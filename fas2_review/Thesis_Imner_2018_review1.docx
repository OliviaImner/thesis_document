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C052D4" w:rsidRDefault="00C052D4">
                            <w:pPr>
                              <w:pStyle w:val="Frontpagetext"/>
                              <w:rPr>
                                <w:sz w:val="28"/>
                                <w:szCs w:val="28"/>
                              </w:rPr>
                            </w:pPr>
                            <w:r>
                              <w:rPr>
                                <w:sz w:val="28"/>
                                <w:szCs w:val="28"/>
                              </w:rPr>
                              <w:t xml:space="preserve">Institutionen för data- </w:t>
                            </w:r>
                            <w:r>
                              <w:rPr>
                                <w:sz w:val="28"/>
                                <w:szCs w:val="28"/>
                              </w:rPr>
                              <w:br/>
                              <w:t>och systemvetenskap</w:t>
                            </w:r>
                          </w:p>
                          <w:p w14:paraId="0DD0DA7D" w14:textId="77777777" w:rsidR="00C052D4" w:rsidRDefault="00C052D4">
                            <w:pPr>
                              <w:pStyle w:val="TextBox"/>
                            </w:pPr>
                            <w:r>
                              <w:t xml:space="preserve">Examensarbete 15 </w:t>
                            </w:r>
                            <w:proofErr w:type="spellStart"/>
                            <w:r>
                              <w:t>hp</w:t>
                            </w:r>
                            <w:proofErr w:type="spellEnd"/>
                          </w:p>
                          <w:p w14:paraId="205AAAC7" w14:textId="77777777" w:rsidR="00C052D4" w:rsidRDefault="00C052D4">
                            <w:pPr>
                              <w:pStyle w:val="TextBox"/>
                            </w:pPr>
                            <w:r>
                              <w:t>Data- och systemvetenskap</w:t>
                            </w:r>
                          </w:p>
                          <w:p w14:paraId="51566511" w14:textId="77777777" w:rsidR="00C052D4" w:rsidRDefault="00C052D4">
                            <w:pPr>
                              <w:pStyle w:val="Textruta"/>
                            </w:pPr>
                            <w:r>
                              <w:t xml:space="preserve">Kurs- eller utbildningsprogram (180 </w:t>
                            </w:r>
                            <w:proofErr w:type="spellStart"/>
                            <w:r>
                              <w:t>hp</w:t>
                            </w:r>
                            <w:proofErr w:type="spellEnd"/>
                            <w:r>
                              <w:t xml:space="preserve">) </w:t>
                            </w:r>
                          </w:p>
                          <w:p w14:paraId="7A700FAB" w14:textId="05793D08" w:rsidR="00C052D4" w:rsidRDefault="00C052D4">
                            <w:pPr>
                              <w:pStyle w:val="Textruta"/>
                            </w:pPr>
                            <w:r>
                              <w:t>Höstterminen 2018</w:t>
                            </w:r>
                          </w:p>
                          <w:p w14:paraId="381612CD" w14:textId="77777777" w:rsidR="00C052D4" w:rsidRDefault="00C052D4">
                            <w:pPr>
                              <w:pStyle w:val="Textruta"/>
                            </w:pPr>
                            <w:r>
                              <w:t>Handledare: Robert Ramberg</w:t>
                            </w:r>
                          </w:p>
                          <w:p w14:paraId="41DC09BB" w14:textId="358B72E7" w:rsidR="00C052D4" w:rsidRDefault="00C052D4">
                            <w:pPr>
                              <w:pStyle w:val="Textruta"/>
                            </w:pPr>
                            <w:r>
                              <w:t>Granskare: Patrik Hernvall</w:t>
                            </w:r>
                          </w:p>
                          <w:p w14:paraId="316E1ACF" w14:textId="77777777" w:rsidR="00C052D4" w:rsidRPr="00EE4EEC" w:rsidRDefault="00C052D4">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052D4" w:rsidRDefault="00C052D4">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011D9B" w:rsidRDefault="00011D9B">
                      <w:pPr>
                        <w:pStyle w:val="Frontpagetext"/>
                        <w:rPr>
                          <w:sz w:val="28"/>
                          <w:szCs w:val="28"/>
                        </w:rPr>
                      </w:pPr>
                      <w:r>
                        <w:rPr>
                          <w:sz w:val="28"/>
                          <w:szCs w:val="28"/>
                        </w:rPr>
                        <w:t xml:space="preserve">Institutionen för data- </w:t>
                      </w:r>
                      <w:r>
                        <w:rPr>
                          <w:sz w:val="28"/>
                          <w:szCs w:val="28"/>
                        </w:rPr>
                        <w:br/>
                        <w:t>och systemvetenskap</w:t>
                      </w:r>
                    </w:p>
                    <w:p w14:paraId="0DD0DA7D" w14:textId="77777777" w:rsidR="00011D9B" w:rsidRDefault="00011D9B">
                      <w:pPr>
                        <w:pStyle w:val="TextBox"/>
                      </w:pPr>
                      <w:r>
                        <w:t xml:space="preserve">Examensarbete 15 </w:t>
                      </w:r>
                      <w:proofErr w:type="spellStart"/>
                      <w:r>
                        <w:t>hp</w:t>
                      </w:r>
                      <w:proofErr w:type="spellEnd"/>
                    </w:p>
                    <w:p w14:paraId="205AAAC7" w14:textId="77777777" w:rsidR="00011D9B" w:rsidRDefault="00011D9B">
                      <w:pPr>
                        <w:pStyle w:val="TextBox"/>
                      </w:pPr>
                      <w:r>
                        <w:t>Data- och systemvetenskap</w:t>
                      </w:r>
                    </w:p>
                    <w:p w14:paraId="51566511" w14:textId="77777777" w:rsidR="00011D9B" w:rsidRDefault="00011D9B">
                      <w:pPr>
                        <w:pStyle w:val="Textruta"/>
                      </w:pPr>
                      <w:r>
                        <w:t xml:space="preserve">Kurs- eller utbildningsprogram (180 </w:t>
                      </w:r>
                      <w:proofErr w:type="spellStart"/>
                      <w:r>
                        <w:t>hp</w:t>
                      </w:r>
                      <w:proofErr w:type="spellEnd"/>
                      <w:r>
                        <w:t xml:space="preserve">) </w:t>
                      </w:r>
                    </w:p>
                    <w:p w14:paraId="7A700FAB" w14:textId="05793D08" w:rsidR="00011D9B" w:rsidRDefault="00011D9B">
                      <w:pPr>
                        <w:pStyle w:val="Textruta"/>
                      </w:pPr>
                      <w:r>
                        <w:t>Höstterminen 2018</w:t>
                      </w:r>
                    </w:p>
                    <w:p w14:paraId="381612CD" w14:textId="77777777" w:rsidR="00011D9B" w:rsidRDefault="00011D9B">
                      <w:pPr>
                        <w:pStyle w:val="Textruta"/>
                      </w:pPr>
                      <w:r>
                        <w:t>Handledare: Robert Ramberg</w:t>
                      </w:r>
                    </w:p>
                    <w:p w14:paraId="41DC09BB" w14:textId="358B72E7" w:rsidR="00011D9B" w:rsidRDefault="00011D9B">
                      <w:pPr>
                        <w:pStyle w:val="Textruta"/>
                      </w:pPr>
                      <w:r>
                        <w:t>Granskare: Patrik Hernvall</w:t>
                      </w:r>
                    </w:p>
                    <w:p w14:paraId="316E1ACF" w14:textId="77777777" w:rsidR="00011D9B" w:rsidRPr="00EE4EEC" w:rsidRDefault="00011D9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011D9B" w:rsidRDefault="00011D9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45599B24" w14:textId="6D8F1BCD"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ökad struktur av kursinnehåll</w:t>
      </w:r>
      <w:del w:id="2" w:author="Jason Serviss" w:date="2018-11-21T18:58:00Z">
        <w:r w:rsidR="00E458F4" w:rsidDel="003A53D6">
          <w:delText>et</w:delText>
        </w:r>
      </w:del>
      <w:r w:rsidR="00E458F4">
        <w:t xml:space="preserve">, </w:t>
      </w:r>
      <w:r w:rsidR="00EF6328">
        <w:t>en mer effektiv lärande</w:t>
      </w:r>
      <w:r w:rsidR="00E458F4">
        <w:t xml:space="preserve"> för studenter med olika bakgrund</w:t>
      </w:r>
      <w:r w:rsidR="00C27B26">
        <w:t>,</w:t>
      </w:r>
      <w:r w:rsidR="009411BD">
        <w:t xml:space="preserve"> </w:t>
      </w:r>
      <w:ins w:id="3" w:author="Jason Serviss" w:date="2018-11-22T11:12:00Z">
        <w:r w:rsidR="00464E06">
          <w:t>bättre</w:t>
        </w:r>
      </w:ins>
      <w:ins w:id="4" w:author="Jason Serviss" w:date="2018-11-22T11:09:00Z">
        <w:r w:rsidR="00464E06">
          <w:t xml:space="preserve"> långvarig inlärning</w:t>
        </w:r>
      </w:ins>
      <w:ins w:id="5" w:author="Jason Serviss" w:date="2018-11-22T11:11:00Z">
        <w:r w:rsidR="00464E06">
          <w:t xml:space="preserve"> för studenterna</w:t>
        </w:r>
      </w:ins>
      <w:ins w:id="6" w:author="Jason Serviss" w:date="2018-11-22T11:09:00Z">
        <w:r w:rsidR="00464E06">
          <w:t xml:space="preserve">, </w:t>
        </w:r>
      </w:ins>
      <w:ins w:id="7" w:author="Jason Serviss" w:date="2018-11-22T11:06:00Z">
        <w:r w:rsidR="00A41CB2">
          <w:t>samt tydligare inlärningsmål</w:t>
        </w:r>
      </w:ins>
      <w:del w:id="8" w:author="Jason Serviss" w:date="2018-11-22T11:08:00Z">
        <w:r w:rsidR="00B639A7" w:rsidDel="00464E06">
          <w:delText xml:space="preserve">samt en </w:delText>
        </w:r>
        <w:r w:rsidR="00E458F4" w:rsidDel="00464E06">
          <w:delText>förbättrad</w:delText>
        </w:r>
        <w:r w:rsidR="00C27B26" w:rsidDel="00464E06">
          <w:delText xml:space="preserve"> </w:delText>
        </w:r>
        <w:r w:rsidR="00035BFB" w:rsidDel="00464E06">
          <w:delText>möjlighet</w:delText>
        </w:r>
        <w:r w:rsidDel="00464E06">
          <w:delText xml:space="preserve"> för e</w:delText>
        </w:r>
        <w:r w:rsidR="00B639A7" w:rsidDel="00464E06">
          <w:delText>-lärande företaget</w:delText>
        </w:r>
        <w:r w:rsidR="00035BFB" w:rsidDel="00464E06">
          <w:delText xml:space="preserve"> att</w:delText>
        </w:r>
        <w:r w:rsidR="00815EFC" w:rsidDel="00464E06">
          <w:delText xml:space="preserve"> kunna </w:delText>
        </w:r>
        <w:r w:rsidR="00A04460" w:rsidDel="00464E06">
          <w:delText>följa</w:delText>
        </w:r>
        <w:r w:rsidR="00815EFC" w:rsidDel="00464E06">
          <w:delText xml:space="preserve"> hur pedag</w:delText>
        </w:r>
        <w:r w:rsidR="00943F6C" w:rsidDel="00464E06">
          <w:delText>ogiken tillhandahålls i kurser</w:delText>
        </w:r>
      </w:del>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del w:id="9" w:author="Jason Serviss" w:date="2018-11-21T17:53:00Z">
        <w:r w:rsidR="00265FDF" w:rsidDel="002C5DCC">
          <w:delText xml:space="preserve">ramverk </w:delText>
        </w:r>
      </w:del>
      <w:ins w:id="10" w:author="Jason Serviss" w:date="2018-11-21T17:53:00Z">
        <w:r w:rsidR="002C5DCC">
          <w:t xml:space="preserve">riktlinjer </w:t>
        </w:r>
      </w:ins>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del w:id="11" w:author="Jason Serviss" w:date="2018-11-21T17:53:00Z">
        <w:r w:rsidR="00D6155F" w:rsidDel="002C5DCC">
          <w:delText>ansats</w:delText>
        </w:r>
      </w:del>
      <w:ins w:id="12" w:author="Jason Serviss" w:date="2018-11-21T17:53:00Z">
        <w:r w:rsidR="002C5DCC">
          <w:t>riktlinjer</w:t>
        </w:r>
      </w:ins>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del w:id="13" w:author="Jason Serviss" w:date="2018-11-21T18:51:00Z">
        <w:r w:rsidR="00A72A42" w:rsidDel="00A512CD">
          <w:delText xml:space="preserve">betecknar </w:delText>
        </w:r>
      </w:del>
      <w:ins w:id="14" w:author="Jason Serviss" w:date="2018-11-21T18:51:00Z">
        <w:r w:rsidR="00A512CD">
          <w:t xml:space="preserve">visar </w:t>
        </w:r>
      </w:ins>
      <w:r w:rsidR="00A72A42">
        <w:t>Grade en stark</w:t>
      </w:r>
      <w:r w:rsidR="00D6155F">
        <w:t xml:space="preserve"> </w:t>
      </w:r>
      <w:del w:id="15" w:author="Jason Serviss" w:date="2018-11-21T18:54:00Z">
        <w:r w:rsidR="00D6155F" w:rsidDel="00A512CD">
          <w:delText xml:space="preserve">kunnighet </w:delText>
        </w:r>
      </w:del>
      <w:ins w:id="16" w:author="Jason Serviss" w:date="2018-11-21T18:54:00Z">
        <w:r w:rsidR="00A512CD">
          <w:t xml:space="preserve">förmåga </w:t>
        </w:r>
      </w:ins>
      <w:r w:rsidR="00D6155F">
        <w:t xml:space="preserve">av att </w:t>
      </w:r>
      <w:r w:rsidR="007466FA">
        <w:t>presentera kurser</w:t>
      </w:r>
      <w:ins w:id="17" w:author="Jason Serviss" w:date="2018-11-21T18:51:00Z">
        <w:r w:rsidR="00A512CD">
          <w:t xml:space="preserve"> genom höga evalueringsresultat i </w:t>
        </w:r>
      </w:ins>
      <w:proofErr w:type="spellStart"/>
      <w:ins w:id="18" w:author="Jason Serviss" w:date="2018-11-21T18:53:00Z">
        <w:r w:rsidR="00A512CD">
          <w:t>DIMs</w:t>
        </w:r>
        <w:proofErr w:type="spellEnd"/>
        <w:r w:rsidR="00A512CD">
          <w:t xml:space="preserve"> </w:t>
        </w:r>
        <w:r w:rsidR="00A512CD">
          <w:rPr>
            <w:i/>
          </w:rPr>
          <w:t xml:space="preserve">Presentations </w:t>
        </w:r>
        <w:r w:rsidR="00A512CD" w:rsidRPr="00A512CD">
          <w:rPr>
            <w:rPrChange w:id="19" w:author="Jason Serviss" w:date="2018-11-21T18:54:00Z">
              <w:rPr>
                <w:i/>
              </w:rPr>
            </w:rPrChange>
          </w:rPr>
          <w:t>fas</w:t>
        </w:r>
      </w:ins>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w:t>
      </w:r>
      <w:del w:id="20" w:author="Jason Serviss" w:date="2018-11-21T17:54:00Z">
        <w:r w:rsidR="00E0678A" w:rsidDel="002C5DCC">
          <w:delText xml:space="preserve">logisk </w:delText>
        </w:r>
      </w:del>
      <w:ins w:id="21" w:author="Jason Serviss" w:date="2018-11-21T17:54:00Z">
        <w:r w:rsidR="002C5DCC">
          <w:t xml:space="preserve">förankrad </w:t>
        </w:r>
      </w:ins>
      <w:r w:rsidR="00E0678A">
        <w:t xml:space="preserve">utgångspunkt för vidare undersökningar kring </w:t>
      </w:r>
      <w:ins w:id="22" w:author="Jason Serviss" w:date="2018-11-21T18:57:00Z">
        <w:r w:rsidR="003A53D6">
          <w:t xml:space="preserve">pedagogiska </w:t>
        </w:r>
      </w:ins>
      <w:del w:id="23" w:author="Jason Serviss" w:date="2018-11-21T18:57:00Z">
        <w:r w:rsidR="0081570D" w:rsidDel="003A53D6">
          <w:delText xml:space="preserve">anpassande </w:delText>
        </w:r>
      </w:del>
      <w:ins w:id="24" w:author="Jason Serviss" w:date="2018-11-21T18:57:00Z">
        <w:r w:rsidR="003A53D6">
          <w:t xml:space="preserve">modeller som skulle tillämpas </w:t>
        </w:r>
      </w:ins>
      <w:del w:id="25" w:author="Jason Serviss" w:date="2018-11-21T18:57:00Z">
        <w:r w:rsidR="0081570D" w:rsidDel="003A53D6">
          <w:delText xml:space="preserve">pedagogiska modeller </w:delText>
        </w:r>
      </w:del>
      <w:r w:rsidR="0081570D">
        <w:t xml:space="preserve">hos </w:t>
      </w:r>
      <w:r w:rsidR="00714353">
        <w:t>Grade</w:t>
      </w:r>
      <w:r w:rsidR="00207601">
        <w:t xml:space="preserve">, samtidigt som det </w:t>
      </w:r>
      <w:r w:rsidR="0081570D">
        <w:t>kartlägger p</w:t>
      </w:r>
      <w:r w:rsidR="001B7295">
        <w:t>otentiella</w:t>
      </w:r>
      <w:r w:rsidR="0081570D">
        <w:t xml:space="preserve"> förbättringar i Grades nuvarande </w:t>
      </w:r>
      <w:ins w:id="26" w:author="Olivia Imner" w:date="2018-11-22T06:43:00Z">
        <w:r w:rsidR="006D6C38">
          <w:t xml:space="preserve">pedagogiska </w:t>
        </w:r>
      </w:ins>
      <w:del w:id="27" w:author="Olivia Imner" w:date="2018-11-22T06:42:00Z">
        <w:r w:rsidR="0081570D" w:rsidDel="006D6C38">
          <w:delText>pedagogik</w:delText>
        </w:r>
      </w:del>
      <w:ins w:id="28" w:author="Olivia Imner" w:date="2018-11-22T06:42:00Z">
        <w:r w:rsidR="006D6C38">
          <w:t>riktlinjer</w:t>
        </w:r>
      </w:ins>
      <w:r w:rsidR="0081570D">
        <w:t>.</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9D27B3">
      <w:pPr>
        <w:pStyle w:val="Heading11"/>
      </w:pPr>
      <w:bookmarkStart w:id="29" w:name="_Toc391456179"/>
      <w:bookmarkStart w:id="30" w:name="_Toc401327935"/>
      <w:bookmarkEnd w:id="29"/>
      <w:r>
        <w:lastRenderedPageBreak/>
        <w:t>Introduktion</w:t>
      </w:r>
      <w:bookmarkEnd w:id="30"/>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D7F13E6" w14:textId="60D2AE36" w:rsidR="00931D44" w:rsidRDefault="00840367" w:rsidP="00A44BD4">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ins w:id="31" w:author="Olivia Imner" w:date="2018-11-22T10:41:00Z">
        <w:del w:id="32" w:author="Jason Serviss" w:date="2018-11-22T11:42:00Z">
          <w:r w:rsidR="00674E90" w:rsidDel="00C052D4">
            <w:delText xml:space="preserve"> </w:delText>
          </w:r>
        </w:del>
      </w:ins>
      <w:proofErr w:type="gramStart"/>
      <w:ins w:id="33" w:author="Jason Serviss" w:date="2018-11-22T11:43:00Z">
        <w:r w:rsidR="00C052D4">
          <w:t xml:space="preserve"> (de Jong, et.al.</w:t>
        </w:r>
        <w:proofErr w:type="gramEnd"/>
        <w:r w:rsidR="00C052D4">
          <w:t xml:space="preserve"> 2013; </w:t>
        </w:r>
        <w:proofErr w:type="spellStart"/>
        <w:r w:rsidR="00C052D4">
          <w:t>Kahlil</w:t>
        </w:r>
        <w:proofErr w:type="spellEnd"/>
        <w:r w:rsidR="00C052D4">
          <w:t xml:space="preserve"> &amp; </w:t>
        </w:r>
        <w:proofErr w:type="spellStart"/>
        <w:r w:rsidR="00C052D4">
          <w:t>Elkhider</w:t>
        </w:r>
        <w:proofErr w:type="spellEnd"/>
        <w:r w:rsidR="00C052D4">
          <w:t xml:space="preserve">, 2016; </w:t>
        </w:r>
        <w:proofErr w:type="spellStart"/>
        <w:r w:rsidR="00C052D4">
          <w:t>Moraros</w:t>
        </w:r>
        <w:proofErr w:type="spellEnd"/>
        <w:r w:rsidR="00C052D4">
          <w:t>, et.al, 2015)</w:t>
        </w:r>
      </w:ins>
      <w:ins w:id="34" w:author="Olivia Imner" w:date="2018-11-22T10:41:00Z">
        <w:del w:id="35" w:author="Jason Serviss" w:date="2018-11-22T11:42:00Z">
          <w:r w:rsidR="00674E90" w:rsidDel="00C052D4">
            <w:fldChar w:fldCharType="begin"/>
          </w:r>
        </w:del>
      </w:ins>
      <w:ins w:id="36" w:author="Olivia Imner" w:date="2018-11-22T10:43:00Z">
        <w:del w:id="37" w:author="Jason Serviss" w:date="2018-11-22T11:42:00Z">
          <w:r w:rsidR="006A5D72" w:rsidDel="00C052D4">
            <w:del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delInstrText>
          </w:r>
        </w:del>
      </w:ins>
      <w:del w:id="38" w:author="Jason Serviss" w:date="2018-11-22T11:42:00Z">
        <w:r w:rsidR="00674E90" w:rsidDel="00C052D4">
          <w:fldChar w:fldCharType="separate"/>
        </w:r>
      </w:del>
      <w:ins w:id="39" w:author="Olivia Imner" w:date="2018-11-22T10:43:00Z">
        <w:del w:id="40" w:author="Jason Serviss" w:date="2018-11-22T11:42:00Z">
          <w:r w:rsidR="006A5D72" w:rsidRPr="00C052D4" w:rsidDel="00C052D4">
            <w:rPr>
              <w:rFonts w:cs="Times New Roman"/>
              <w:szCs w:val="24"/>
              <w:u w:val="dash"/>
            </w:rPr>
            <w:delText>(de Jong, Verstegen, Tan, &amp; O’Connor, 2013; Khalil &amp; Elkhider, 2016; Moraros, Islam, Yu, Banow, &amp; Schindelka, 2015)</w:delText>
          </w:r>
        </w:del>
      </w:ins>
      <w:ins w:id="41" w:author="Olivia Imner" w:date="2018-11-22T10:41:00Z">
        <w:del w:id="42" w:author="Jason Serviss" w:date="2018-11-22T11:42:00Z">
          <w:r w:rsidR="00674E90" w:rsidDel="00C052D4">
            <w:fldChar w:fldCharType="end"/>
          </w:r>
        </w:del>
      </w:ins>
      <w:r w:rsidR="00010A04">
        <w:t>. Kurser</w:t>
      </w:r>
      <w:r w:rsidR="00FF1248">
        <w:t xml:space="preserve"> </w:t>
      </w:r>
      <w:r w:rsidR="007D6050">
        <w:t xml:space="preserve">utformas </w:t>
      </w:r>
      <w:r w:rsidR="00FF1248">
        <w:t xml:space="preserve">som </w:t>
      </w:r>
      <w:r w:rsidR="00652AE0">
        <w:t xml:space="preserve">använder </w:t>
      </w:r>
      <w:r w:rsidR="00FF1248">
        <w:t>en viss lärometod</w:t>
      </w:r>
      <w:r w:rsidR="00010A04">
        <w:t xml:space="preserve"> </w:t>
      </w:r>
      <w:r w:rsidR="007D6050">
        <w:t>och därefter sker ett</w:t>
      </w:r>
      <w:r w:rsidR="00A218A2">
        <w:t xml:space="preserve"> jämförande </w:t>
      </w:r>
      <w:r w:rsidR="004A5707">
        <w:t xml:space="preserve">av </w:t>
      </w:r>
      <w:r w:rsidR="007D6050">
        <w:t xml:space="preserve">inlärningen hos </w:t>
      </w:r>
      <w:r w:rsidR="004A5707">
        <w:t>studen</w:t>
      </w:r>
      <w:r w:rsidR="00A218A2">
        <w:t>ter</w:t>
      </w:r>
      <w:r w:rsidR="00010A04">
        <w:t xml:space="preserve"> som exponeras för lärometoden</w:t>
      </w:r>
      <w:r w:rsidR="00A218A2">
        <w:t xml:space="preserve">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del w:id="43" w:author="Jason Serviss" w:date="2018-11-22T11:14:00Z">
        <w:r w:rsidR="00850895" w:rsidRPr="00C11C02" w:rsidDel="00464E06">
          <w:rPr>
            <w:strike/>
            <w:rPrChange w:id="44" w:author="Jason Serviss" w:date="2018-11-21T19:12:00Z">
              <w:rPr/>
            </w:rPrChange>
          </w:rPr>
          <w:delText xml:space="preserve">Det kan likaså </w:delText>
        </w:r>
        <w:r w:rsidR="0074784D" w:rsidRPr="00C11C02" w:rsidDel="00464E06">
          <w:rPr>
            <w:strike/>
            <w:rPrChange w:id="45" w:author="Jason Serviss" w:date="2018-11-21T19:12:00Z">
              <w:rPr/>
            </w:rPrChange>
          </w:rPr>
          <w:delText>underlätta</w:delText>
        </w:r>
        <w:r w:rsidR="00850895" w:rsidRPr="00C11C02" w:rsidDel="00464E06">
          <w:rPr>
            <w:strike/>
            <w:rPrChange w:id="46" w:author="Jason Serviss" w:date="2018-11-21T19:12:00Z">
              <w:rPr/>
            </w:rPrChange>
          </w:rPr>
          <w:delText xml:space="preserve"> ELF</w:delText>
        </w:r>
        <w:r w:rsidR="00C51B02" w:rsidRPr="00C11C02" w:rsidDel="00464E06">
          <w:rPr>
            <w:strike/>
            <w:rPrChange w:id="47" w:author="Jason Serviss" w:date="2018-11-21T19:12:00Z">
              <w:rPr/>
            </w:rPrChange>
          </w:rPr>
          <w:delText>’</w:delText>
        </w:r>
        <w:r w:rsidR="0074784D" w:rsidRPr="00C11C02" w:rsidDel="00464E06">
          <w:rPr>
            <w:strike/>
            <w:rPrChange w:id="48" w:author="Jason Serviss" w:date="2018-11-21T19:12:00Z">
              <w:rPr/>
            </w:rPrChange>
          </w:rPr>
          <w:delText>s</w:delText>
        </w:r>
        <w:r w:rsidR="00411F1C" w:rsidRPr="00C11C02" w:rsidDel="00464E06">
          <w:rPr>
            <w:strike/>
            <w:rPrChange w:id="49" w:author="Jason Serviss" w:date="2018-11-21T19:12:00Z">
              <w:rPr/>
            </w:rPrChange>
          </w:rPr>
          <w:delText xml:space="preserve"> möjlighet</w:delText>
        </w:r>
        <w:r w:rsidR="00850895" w:rsidRPr="00C11C02" w:rsidDel="00464E06">
          <w:rPr>
            <w:strike/>
            <w:rPrChange w:id="50" w:author="Jason Serviss" w:date="2018-11-21T19:12:00Z">
              <w:rPr/>
            </w:rPrChange>
          </w:rPr>
          <w:delText xml:space="preserve"> att kunna bedöma utefter hur pedagogiken</w:delText>
        </w:r>
        <w:r w:rsidR="00384E49" w:rsidRPr="00C11C02" w:rsidDel="00464E06">
          <w:rPr>
            <w:strike/>
            <w:rPrChange w:id="51" w:author="Jason Serviss" w:date="2018-11-21T19:12:00Z">
              <w:rPr/>
            </w:rPrChange>
          </w:rPr>
          <w:delText xml:space="preserve"> tillhandahålls i sina e-kurser</w:delText>
        </w:r>
        <w:r w:rsidR="00850895" w:rsidRPr="00C11C02" w:rsidDel="00464E06">
          <w:rPr>
            <w:strike/>
            <w:rPrChange w:id="52" w:author="Jason Serviss" w:date="2018-11-21T19:12:00Z">
              <w:rPr/>
            </w:rPrChange>
          </w:rPr>
          <w:delText>.</w:delText>
        </w:r>
        <w:r w:rsidR="00850895" w:rsidDel="00464E06">
          <w:delText xml:space="preserve"> </w:delText>
        </w:r>
      </w:del>
      <w:r w:rsidR="00850895">
        <w:t>Det har uppvisat</w:t>
      </w:r>
      <w:r w:rsidR="0074784D">
        <w:t>s</w:t>
      </w:r>
      <w:r w:rsidR="00850895">
        <w:t xml:space="preserve"> att majoriteten av e-kurser </w:t>
      </w:r>
      <w:proofErr w:type="gramStart"/>
      <w:del w:id="53" w:author="Jason Serviss" w:date="2018-11-21T19:20:00Z">
        <w:r w:rsidR="00850895" w:rsidDel="00C11C02">
          <w:delText>inte har tillräckligt</w:delText>
        </w:r>
        <w:r w:rsidR="000B4763" w:rsidDel="00C11C02">
          <w:delText xml:space="preserve"> med pedagogisk bakgrund</w:delText>
        </w:r>
      </w:del>
      <w:ins w:id="54" w:author="Jason Serviss" w:date="2018-11-21T19:20:00Z">
        <w:r w:rsidR="00C11C02">
          <w:t>bygger</w:t>
        </w:r>
        <w:proofErr w:type="gramEnd"/>
        <w:r w:rsidR="00C11C02">
          <w:t xml:space="preserve"> </w:t>
        </w:r>
        <w:proofErr w:type="gramStart"/>
        <w:r w:rsidR="00C11C02">
          <w:t>inte</w:t>
        </w:r>
        <w:proofErr w:type="gramEnd"/>
        <w:r w:rsidR="00C11C02">
          <w:t xml:space="preserve"> på en antagen pedagogik</w:t>
        </w:r>
      </w:ins>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335C7DB8" w14:textId="77777777" w:rsidR="00A44BD4" w:rsidRDefault="00A44BD4" w:rsidP="00A44BD4">
      <w:pPr>
        <w:spacing w:line="480" w:lineRule="auto"/>
        <w:jc w:val="both"/>
      </w:pPr>
    </w:p>
    <w:p w14:paraId="7E4FC08D" w14:textId="77777777" w:rsidR="00A44BD4" w:rsidRDefault="00A44BD4" w:rsidP="00A44BD4">
      <w:pPr>
        <w:spacing w:line="480" w:lineRule="auto"/>
        <w:jc w:val="both"/>
      </w:pPr>
    </w:p>
    <w:p w14:paraId="3C1539DB" w14:textId="17562938" w:rsidR="00387A03" w:rsidRDefault="00041127" w:rsidP="00EF5A81">
      <w:pPr>
        <w:widowControl w:val="0"/>
        <w:autoSpaceDE w:val="0"/>
        <w:autoSpaceDN w:val="0"/>
        <w:adjustRightInd w:val="0"/>
        <w:spacing w:after="240" w:line="480" w:lineRule="auto"/>
        <w:rPr>
          <w:ins w:id="55" w:author="Jason Serviss" w:date="2018-11-21T20:37:00Z"/>
        </w:rPr>
      </w:pPr>
      <w:r>
        <w:t xml:space="preserve">Enligt vissa ramverk, delas pedagogik upp i ett flertal olika perspektiv där varje perspektiv inkluderar </w:t>
      </w:r>
      <w:r>
        <w:lastRenderedPageBreak/>
        <w:t>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w:t>
      </w:r>
      <w:del w:id="56" w:author="Jason Serviss" w:date="2018-11-22T09:46:00Z">
        <w:r w:rsidR="000132C0" w:rsidRPr="00EF5A81" w:rsidDel="00011D9B">
          <w:delText xml:space="preserve">individuella </w:delText>
        </w:r>
      </w:del>
      <w:r w:rsidR="000132C0" w:rsidRPr="00EF5A81">
        <w:t xml:space="preserve">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449F3933" w14:textId="40CB794C" w:rsidR="00387A03" w:rsidRDefault="00CD7E26" w:rsidP="00EF5A81">
      <w:pPr>
        <w:widowControl w:val="0"/>
        <w:autoSpaceDE w:val="0"/>
        <w:autoSpaceDN w:val="0"/>
        <w:adjustRightInd w:val="0"/>
        <w:spacing w:after="240" w:line="480" w:lineRule="auto"/>
        <w:rPr>
          <w:ins w:id="57" w:author="Jason Serviss" w:date="2018-11-21T20:37:00Z"/>
        </w:rPr>
      </w:pPr>
      <w:ins w:id="58" w:author="Jason Serviss" w:date="2018-11-21T20:48:00Z">
        <w:r>
          <w:t>D</w:t>
        </w:r>
      </w:ins>
      <w:del w:id="59" w:author="Jason Serviss" w:date="2018-11-21T20:48:00Z">
        <w:r w:rsidR="004C23F2" w:rsidRPr="00EF5A81" w:rsidDel="00CD7E26">
          <w:delText>Till exemp</w:delText>
        </w:r>
        <w:r w:rsidR="001F6FE8" w:rsidRPr="00EF5A81" w:rsidDel="00CD7E26">
          <w:delText>e</w:delText>
        </w:r>
        <w:r w:rsidR="00B661EF" w:rsidRPr="00EF5A81" w:rsidDel="00CD7E26">
          <w:delText xml:space="preserve">l </w:delText>
        </w:r>
      </w:del>
      <w:del w:id="60" w:author="Jason Serviss" w:date="2018-11-21T18:00:00Z">
        <w:r w:rsidR="00B661EF" w:rsidRPr="00EF5A81" w:rsidDel="002C5DCC">
          <w:delText>kan</w:delText>
        </w:r>
        <w:r w:rsidR="004C23F2" w:rsidRPr="00EF5A81" w:rsidDel="002C5DCC">
          <w:delText xml:space="preserve"> </w:delText>
        </w:r>
      </w:del>
      <w:del w:id="61" w:author="Jason Serviss" w:date="2018-11-21T20:48:00Z">
        <w:r w:rsidR="0062005C" w:rsidRPr="00EF5A81" w:rsidDel="00CD7E26">
          <w:delText>d</w:delText>
        </w:r>
      </w:del>
      <w:r w:rsidR="0062005C" w:rsidRPr="00EF5A81">
        <w:t>et A</w:t>
      </w:r>
      <w:r w:rsidR="00850895" w:rsidRPr="00EF5A81">
        <w:t>ssociativa perspektivet</w:t>
      </w:r>
      <w:ins w:id="62" w:author="Jason Serviss" w:date="2018-11-21T20:54:00Z">
        <w:r>
          <w:t xml:space="preserve"> är oftast beskriven som </w:t>
        </w:r>
      </w:ins>
      <w:ins w:id="63" w:author="Jason Serviss" w:date="2018-11-21T20:55:00Z">
        <w:r>
          <w:t xml:space="preserve">”lärande </w:t>
        </w:r>
      </w:ins>
      <w:ins w:id="64" w:author="Jason Serviss" w:date="2018-11-22T07:49:00Z">
        <w:r w:rsidR="001B0552">
          <w:t>genom utförande</w:t>
        </w:r>
      </w:ins>
      <w:ins w:id="65" w:author="Jason Serviss" w:date="2018-11-21T20:55:00Z">
        <w:r>
          <w:t xml:space="preserve"> av </w:t>
        </w:r>
      </w:ins>
      <w:ins w:id="66" w:author="Jason Serviss" w:date="2018-11-21T20:56:00Z">
        <w:r>
          <w:t>strukturerade</w:t>
        </w:r>
      </w:ins>
      <w:ins w:id="67" w:author="Jason Serviss" w:date="2018-11-21T20:55:00Z">
        <w:r>
          <w:t xml:space="preserve"> uppgifter”</w:t>
        </w:r>
      </w:ins>
      <w:ins w:id="68" w:author="Jason Serviss" w:date="2018-11-21T20:56:00Z">
        <w:r>
          <w:t xml:space="preserve"> och</w:t>
        </w:r>
      </w:ins>
      <w:r w:rsidR="00850895" w:rsidRPr="00EF5A81">
        <w:t xml:space="preserve"> </w:t>
      </w:r>
      <w:r>
        <w:t>karakterisera</w:t>
      </w:r>
      <w:ins w:id="69" w:author="Olivia Imner" w:date="2018-11-22T09:58:00Z">
        <w:r w:rsidR="00C95447">
          <w:t>s</w:t>
        </w:r>
      </w:ins>
      <w:del w:id="70" w:author="Olivia Imner" w:date="2018-11-22T09:58:00Z">
        <w:r w:rsidDel="00C95447">
          <w:delText>ts</w:delText>
        </w:r>
      </w:del>
      <w:r>
        <w:t xml:space="preserve"> </w:t>
      </w:r>
      <w:ins w:id="71" w:author="Olivia Imner" w:date="2018-11-22T10:00:00Z">
        <w:r w:rsidR="00C95447">
          <w:t>av</w:t>
        </w:r>
      </w:ins>
      <w:ins w:id="72" w:author="Olivia Imner" w:date="2018-11-22T10:02:00Z">
        <w:r w:rsidR="00C95447">
          <w:t>,</w:t>
        </w:r>
      </w:ins>
      <w:ins w:id="73" w:author="Olivia Imner" w:date="2018-11-22T10:00:00Z">
        <w:r w:rsidR="00C95447">
          <w:t xml:space="preserve"> </w:t>
        </w:r>
      </w:ins>
      <w:r>
        <w:t xml:space="preserve">till exempel, beteende modifiering och lärande genom association och förstärkning </w:t>
      </w:r>
      <w:del w:id="74" w:author="Jason Serviss" w:date="2018-11-21T20:49:00Z">
        <w:r w:rsidR="00B661EF" w:rsidRPr="00EF5A81" w:rsidDel="00CD7E26">
          <w:delText xml:space="preserve">få </w:delText>
        </w:r>
        <w:r w:rsidR="00850895" w:rsidRPr="00EF5A81" w:rsidDel="00CD7E26">
          <w:delText xml:space="preserve">studenten </w:delText>
        </w:r>
        <w:r w:rsidR="00B661EF" w:rsidRPr="00EF5A81" w:rsidDel="00CD7E26">
          <w:delText xml:space="preserve">att </w:delText>
        </w:r>
        <w:r w:rsidR="00850895" w:rsidRPr="00EF5A81" w:rsidDel="00CD7E26">
          <w:delText>utföra aktiviteter i form av</w:delText>
        </w:r>
        <w:r w:rsidR="00B661EF" w:rsidRPr="00EF5A81" w:rsidDel="00CD7E26">
          <w:delText xml:space="preserve"> olika</w:delText>
        </w:r>
        <w:r w:rsidR="00850895" w:rsidRPr="00EF5A81" w:rsidDel="00CD7E26">
          <w:delText xml:space="preserve"> uppgifter, som </w:delText>
        </w:r>
        <w:r w:rsidR="004C23F2" w:rsidRPr="00EF5A81" w:rsidDel="00CD7E26">
          <w:delText>e.g.</w:delText>
        </w:r>
        <w:r w:rsidR="00850895" w:rsidRPr="00EF5A81" w:rsidDel="00CD7E26">
          <w:delText xml:space="preserve"> </w:delText>
        </w:r>
        <w:r w:rsidR="00B661EF" w:rsidRPr="00EF5A81" w:rsidDel="00CD7E26">
          <w:delText xml:space="preserve">att </w:delText>
        </w:r>
        <w:r w:rsidR="00850895" w:rsidRPr="00EF5A81" w:rsidDel="00CD7E26">
          <w:delText>läsa ett dokument och svara på t</w:delText>
        </w:r>
        <w:r w:rsidR="00147B30" w:rsidRPr="00EF5A81" w:rsidDel="00CD7E26">
          <w:delText xml:space="preserve">illhörande frågor </w:delText>
        </w:r>
      </w:del>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ins w:id="75" w:author="Jason Serviss" w:date="2018-11-22T09:48:00Z">
        <w:r w:rsidR="00B424BC">
          <w:t xml:space="preserve"> (Bilaga 1)</w:t>
        </w:r>
      </w:ins>
      <w:r w:rsidR="0019256B" w:rsidRPr="00EF5A81">
        <w:t xml:space="preserve">.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p>
    <w:p w14:paraId="17D11437" w14:textId="5696082C" w:rsidR="00387A03" w:rsidRDefault="004822AA" w:rsidP="00EF5A81">
      <w:pPr>
        <w:widowControl w:val="0"/>
        <w:autoSpaceDE w:val="0"/>
        <w:autoSpaceDN w:val="0"/>
        <w:adjustRightInd w:val="0"/>
        <w:spacing w:after="240" w:line="480" w:lineRule="auto"/>
        <w:rPr>
          <w:ins w:id="76" w:author="Jason Serviss" w:date="2018-11-21T20:37:00Z"/>
        </w:rPr>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del w:id="77" w:author="Olivia Imner" w:date="2018-11-22T10:04:00Z">
        <w:r w:rsidR="006C0816" w:rsidDel="00E12474">
          <w:delText>betande</w:delText>
        </w:r>
      </w:del>
      <w:r w:rsidR="006C0816">
        <w:t xml:space="preserve"> för att strukturera kursinnehåll och ge upphov till transformationer i kognitiva strukturer </w:t>
      </w:r>
      <w:del w:id="78" w:author="Jason Serviss" w:date="2018-11-21T21:42:00Z">
        <w:r w:rsidR="00012EE9" w:rsidDel="006C0816">
          <w:delText xml:space="preserve">att </w:delText>
        </w:r>
        <w:r w:rsidR="00B661EF" w:rsidRPr="00EF5A81" w:rsidDel="006C0816">
          <w:delText>lär</w:delText>
        </w:r>
        <w:r w:rsidR="00012EE9" w:rsidDel="006C0816">
          <w:delText>a</w:delText>
        </w:r>
        <w:r w:rsidR="00850895" w:rsidRPr="00EF5A81" w:rsidDel="006C0816">
          <w:delText xml:space="preserve"> sig </w:delText>
        </w:r>
        <w:r w:rsidR="00012EE9" w:rsidRPr="00EF5A81" w:rsidDel="006C0816">
          <w:delText>via</w:delText>
        </w:r>
        <w:r w:rsidR="00012EE9" w:rsidDel="006C0816">
          <w:delText xml:space="preserve"> </w:delText>
        </w:r>
        <w:r w:rsidR="00300501" w:rsidDel="006C0816">
          <w:delText>transformationer</w:delText>
        </w:r>
        <w:r w:rsidR="00012EE9" w:rsidDel="006C0816">
          <w:delText xml:space="preserve"> i kognitiva strukturer</w:delText>
        </w:r>
        <w:r w:rsidR="00CF3F07" w:rsidDel="006C0816">
          <w:delText xml:space="preserve"> och </w:delText>
        </w:r>
      </w:del>
      <w:del w:id="79" w:author="Jason Serviss" w:date="2018-11-21T21:30:00Z">
        <w:r w:rsidR="00CF3F07" w:rsidDel="001558F4">
          <w:delText xml:space="preserve">dela in </w:delText>
        </w:r>
        <w:r w:rsidR="004D2145" w:rsidDel="001558F4">
          <w:delText>undervisningen</w:delText>
        </w:r>
        <w:r w:rsidR="00A6684C" w:rsidDel="001558F4">
          <w:delText xml:space="preserve"> i mindre delar</w:delText>
        </w:r>
      </w:del>
      <w:del w:id="80" w:author="Jason Serviss" w:date="2018-11-21T21:42:00Z">
        <w:r w:rsidR="008E69A9" w:rsidDel="006C0816">
          <w:delText xml:space="preserve"> </w:delText>
        </w:r>
      </w:del>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ins w:id="81" w:author="Jason Serviss" w:date="2018-11-21T21:53:00Z">
        <w:r w:rsidR="00B00BFB">
          <w:t xml:space="preserve"> </w:t>
        </w:r>
      </w:ins>
      <w:ins w:id="82" w:author="Jason Serviss" w:date="2018-11-21T21:57:00Z">
        <w:r w:rsidR="00B00BFB">
          <w:t xml:space="preserve">Studenten lär sig </w:t>
        </w:r>
      </w:ins>
      <w:ins w:id="83" w:author="Jason Serviss" w:date="2018-11-21T21:58:00Z">
        <w:r w:rsidR="00470E31">
          <w:t xml:space="preserve">bl.a. </w:t>
        </w:r>
      </w:ins>
      <w:ins w:id="84" w:author="Jason Serviss" w:date="2018-11-21T21:57:00Z">
        <w:r w:rsidR="00B00BFB">
          <w:t xml:space="preserve">genom omvandling av </w:t>
        </w:r>
      </w:ins>
      <w:ins w:id="85" w:author="Jason Serviss" w:date="2018-11-21T21:58:00Z">
        <w:r w:rsidR="00B00BFB">
          <w:t xml:space="preserve">erfarenhet </w:t>
        </w:r>
        <w:r w:rsidR="00470E31">
          <w:t>till kunskap</w:t>
        </w:r>
      </w:ins>
      <w:ins w:id="86" w:author="Jason Serviss" w:date="2018-11-21T21:59:00Z">
        <w:r w:rsidR="00470E31">
          <w:t xml:space="preserve"> och kompetens</w:t>
        </w:r>
      </w:ins>
      <w:ins w:id="87" w:author="Olivia Imner" w:date="2018-11-22T10:06:00Z">
        <w:r w:rsidR="00E12474">
          <w:t>,</w:t>
        </w:r>
      </w:ins>
      <w:ins w:id="88" w:author="Jason Serviss" w:date="2018-11-21T22:00:00Z">
        <w:r w:rsidR="00470E31">
          <w:t xml:space="preserve"> ofta </w:t>
        </w:r>
      </w:ins>
      <w:ins w:id="89" w:author="Jason Serviss" w:date="2018-11-21T22:01:00Z">
        <w:r w:rsidR="00470E31">
          <w:t>genom</w:t>
        </w:r>
      </w:ins>
      <w:ins w:id="90" w:author="Jason Serviss" w:date="2018-11-21T22:00:00Z">
        <w:r w:rsidR="00470E31">
          <w:t xml:space="preserve"> </w:t>
        </w:r>
      </w:ins>
      <w:ins w:id="91" w:author="Jason Serviss" w:date="2018-11-22T07:29:00Z">
        <w:r w:rsidR="00CB012E" w:rsidRPr="00CB012E">
          <w:t>självstyrd</w:t>
        </w:r>
        <w:r w:rsidR="00CB012E">
          <w:t>a aktivitet</w:t>
        </w:r>
      </w:ins>
      <w:ins w:id="92" w:author="Olivia Imner" w:date="2018-11-22T10:07:00Z">
        <w:r w:rsidR="00E12474">
          <w:t>er</w:t>
        </w:r>
      </w:ins>
      <w:ins w:id="93" w:author="Jason Serviss" w:date="2018-11-22T07:29:00Z">
        <w:r w:rsidR="00CB012E">
          <w:t xml:space="preserve"> och </w:t>
        </w:r>
      </w:ins>
      <w:ins w:id="94" w:author="Jason Serviss" w:date="2018-11-21T22:01:00Z">
        <w:r w:rsidR="00470E31">
          <w:t>lösning av specifika problem</w:t>
        </w:r>
      </w:ins>
      <w:ins w:id="95" w:author="Jason Serviss" w:date="2018-11-22T07:37:00Z">
        <w:r w:rsidR="00DE4DD3">
          <w:t xml:space="preserve"> (Conole, 2010, </w:t>
        </w:r>
        <w:proofErr w:type="spellStart"/>
        <w:r w:rsidR="00DE4DD3">
          <w:t>Brodie</w:t>
        </w:r>
      </w:ins>
      <w:proofErr w:type="spellEnd"/>
      <w:ins w:id="96" w:author="Jason Serviss" w:date="2018-11-22T07:38:00Z">
        <w:r w:rsidR="00DE4DD3">
          <w:t>, 2005</w:t>
        </w:r>
      </w:ins>
      <w:ins w:id="97" w:author="Jason Serviss" w:date="2018-11-22T07:37:00Z">
        <w:r w:rsidR="00DE4DD3">
          <w:t>)</w:t>
        </w:r>
      </w:ins>
      <w:ins w:id="98" w:author="Jason Serviss" w:date="2018-11-21T22:01:00Z">
        <w:r w:rsidR="00470E31">
          <w:t xml:space="preserve">. </w:t>
        </w:r>
      </w:ins>
      <w:del w:id="99" w:author="Jason Serviss" w:date="2018-11-22T09:49:00Z">
        <w:r w:rsidR="00012EE9" w:rsidDel="00B424BC">
          <w:delText xml:space="preserve"> </w:delText>
        </w:r>
        <w:commentRangeStart w:id="100"/>
        <w:r w:rsidR="004D2145" w:rsidDel="00B424BC">
          <w:delText xml:space="preserve">Studenten </w:delText>
        </w:r>
        <w:r w:rsidR="00A6684C" w:rsidDel="00B424BC">
          <w:delText xml:space="preserve">lär sig </w:delText>
        </w:r>
        <w:r w:rsidR="00CF3F07" w:rsidDel="00B424BC">
          <w:delText xml:space="preserve">genom </w:delText>
        </w:r>
        <w:r w:rsidR="00850895" w:rsidRPr="00EF5A81" w:rsidDel="00B424BC">
          <w:delText>förståelse</w:delText>
        </w:r>
        <w:r w:rsidR="00B77B49" w:rsidRPr="00EF5A81" w:rsidDel="00B424BC">
          <w:delText xml:space="preserve"> och det </w:delText>
        </w:r>
        <w:r w:rsidR="00850895" w:rsidRPr="00EF5A81" w:rsidDel="00B424BC">
          <w:delText>innebär att det behövs kommunikation, klargöranden, kontraster, rekombination, problemlösning</w:delText>
        </w:r>
        <w:r w:rsidR="00F90644" w:rsidRPr="00EF5A81" w:rsidDel="00B424BC">
          <w:delText>,</w:delText>
        </w:r>
        <w:r w:rsidR="00850895" w:rsidRPr="00EF5A81" w:rsidDel="00B424BC">
          <w:delText xml:space="preserve"> och slutsatser</w:delText>
        </w:r>
        <w:r w:rsidR="00B661EF" w:rsidRPr="00EF5A81" w:rsidDel="00B424BC">
          <w:delText xml:space="preserve"> </w:delText>
        </w:r>
        <w:r w:rsidR="00413AFC" w:rsidRPr="00EF5A81" w:rsidDel="00B424BC">
          <w:fldChar w:fldCharType="begin"/>
        </w:r>
        <w:r w:rsidR="004D2145" w:rsidDel="00B424BC">
          <w:del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delInstrText>
        </w:r>
        <w:r w:rsidR="00413AFC" w:rsidRPr="00EF5A81" w:rsidDel="00B424BC">
          <w:fldChar w:fldCharType="separate"/>
        </w:r>
        <w:r w:rsidR="00C67983" w:rsidRPr="00EF5A81" w:rsidDel="00B424BC">
          <w:rPr>
            <w:noProof/>
          </w:rPr>
          <w:delText>(Siemens, 2014)</w:delText>
        </w:r>
        <w:r w:rsidR="00413AFC" w:rsidRPr="00EF5A81" w:rsidDel="00B424BC">
          <w:fldChar w:fldCharType="end"/>
        </w:r>
        <w:commentRangeEnd w:id="100"/>
        <w:r w:rsidR="00B00BFB" w:rsidDel="00B424BC">
          <w:rPr>
            <w:rStyle w:val="CommentReference"/>
          </w:rPr>
          <w:commentReference w:id="100"/>
        </w:r>
        <w:r w:rsidR="00850895" w:rsidRPr="00EF5A81" w:rsidDel="00B424BC">
          <w:delText xml:space="preserve">. Dessa punkter behöver bearbetas innan det blir en </w:delText>
        </w:r>
        <w:r w:rsidR="00F611BE" w:rsidRPr="00EF5A81" w:rsidDel="00B424BC">
          <w:delText>vinst</w:delText>
        </w:r>
        <w:r w:rsidR="00850895" w:rsidRPr="00EF5A81" w:rsidDel="00B424BC">
          <w:delText xml:space="preserve"> </w:delText>
        </w:r>
        <w:r w:rsidR="00F611BE" w:rsidRPr="00EF5A81" w:rsidDel="00B424BC">
          <w:delText>från</w:delText>
        </w:r>
        <w:r w:rsidR="00CF5985" w:rsidRPr="00EF5A81" w:rsidDel="00B424BC">
          <w:delText xml:space="preserve"> lärandet. </w:delText>
        </w:r>
      </w:del>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ins w:id="101" w:author="Jason Serviss" w:date="2018-11-22T09:49:00Z">
        <w:r w:rsidR="00B424BC">
          <w:t xml:space="preserve"> (Bilaga 1)</w:t>
        </w:r>
      </w:ins>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ins w:id="102" w:author="Jason Serviss" w:date="2018-11-22T09:49:00Z">
        <w:r w:rsidR="00B424BC">
          <w:t xml:space="preserve"> att</w:t>
        </w:r>
      </w:ins>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p>
    <w:p w14:paraId="67150650" w14:textId="4D44F581" w:rsidR="00CD0280" w:rsidRPr="00EF5A81" w:rsidRDefault="004C23F2" w:rsidP="00EF5A81">
      <w:pPr>
        <w:widowControl w:val="0"/>
        <w:autoSpaceDE w:val="0"/>
        <w:autoSpaceDN w:val="0"/>
        <w:adjustRightInd w:val="0"/>
        <w:spacing w:after="240" w:line="480" w:lineRule="auto"/>
        <w:rPr>
          <w:rFonts w:ascii="Times Roman" w:hAnsi="Times Roman" w:cs="Times Roman"/>
          <w:color w:val="000000"/>
        </w:rPr>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ins w:id="103" w:author="Jason Serviss" w:date="2018-11-22T07:34:00Z">
        <w:r w:rsidR="00CB012E">
          <w:t xml:space="preserve">”lärande genom social </w:t>
        </w:r>
      </w:ins>
      <w:ins w:id="104" w:author="Jason Serviss" w:date="2018-11-22T07:35:00Z">
        <w:r w:rsidR="00CB012E">
          <w:t>interaktion</w:t>
        </w:r>
      </w:ins>
      <w:ins w:id="105" w:author="Jason Serviss" w:date="2018-11-22T07:34:00Z">
        <w:r w:rsidR="00CB012E">
          <w:t xml:space="preserve">” </w:t>
        </w:r>
      </w:ins>
      <w:ins w:id="106" w:author="Jason Serviss" w:date="2018-11-22T07:36:00Z">
        <w:r w:rsidR="00CB012E">
          <w:t xml:space="preserve">det vill säga, </w:t>
        </w:r>
      </w:ins>
      <w:r w:rsidR="00850895" w:rsidRPr="00EF5A81">
        <w:t>att d</w:t>
      </w:r>
      <w:r w:rsidR="00205671" w:rsidRPr="00EF5A81">
        <w:t>elta i sociala sammanhang</w:t>
      </w:r>
      <w:r w:rsidR="00850895" w:rsidRPr="00EF5A81">
        <w:t xml:space="preserve"> för att </w:t>
      </w:r>
      <w:r w:rsidR="00B661EF" w:rsidRPr="00EF5A81">
        <w:t>studenten ska lära sig</w:t>
      </w:r>
      <w:ins w:id="107" w:author="Jason Serviss" w:date="2018-11-22T07:36:00Z">
        <w:r w:rsidR="00DE4DD3">
          <w:t xml:space="preserve"> (Conole, 2010)</w:t>
        </w:r>
      </w:ins>
      <w:r w:rsidR="00B661EF" w:rsidRPr="00EF5A81">
        <w:t>.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ins w:id="108" w:author="Jason Serviss" w:date="2018-11-22T08:07:00Z">
        <w:r w:rsidR="00AD0B2B">
          <w:t xml:space="preserve">I </w:t>
        </w:r>
      </w:ins>
      <w:ins w:id="109" w:author="Olivia Imner" w:date="2018-11-22T10:11:00Z">
        <w:r w:rsidR="00E12474">
          <w:t xml:space="preserve">de </w:t>
        </w:r>
      </w:ins>
      <w:ins w:id="110" w:author="Jason Serviss" w:date="2018-11-22T08:07:00Z">
        <w:r w:rsidR="00AD0B2B">
          <w:t>små studentgrupper</w:t>
        </w:r>
      </w:ins>
      <w:ins w:id="111" w:author="Olivia Imner" w:date="2018-11-22T10:11:00Z">
        <w:r w:rsidR="00E12474">
          <w:t>na</w:t>
        </w:r>
      </w:ins>
      <w:ins w:id="112" w:author="Jason Serviss" w:date="2018-11-22T08:07:00Z">
        <w:r w:rsidR="00AD0B2B">
          <w:t xml:space="preserve">, </w:t>
        </w:r>
        <w:del w:id="113" w:author="Olivia Imner" w:date="2018-11-22T10:11:00Z">
          <w:r w:rsidR="00AD0B2B" w:rsidDel="00E12474">
            <w:delText>s</w:delText>
          </w:r>
          <w:r w:rsidR="00D56AA9" w:rsidDel="00E12474">
            <w:delText xml:space="preserve">tudenten </w:delText>
          </w:r>
        </w:del>
        <w:r w:rsidR="00D56AA9">
          <w:t xml:space="preserve">motiveras </w:t>
        </w:r>
      </w:ins>
      <w:ins w:id="114" w:author="Olivia Imner" w:date="2018-11-22T10:11:00Z">
        <w:r w:rsidR="00E12474">
          <w:t xml:space="preserve">studenten </w:t>
        </w:r>
      </w:ins>
      <w:ins w:id="115" w:author="Jason Serviss" w:date="2018-11-22T08:07:00Z">
        <w:r w:rsidR="00D56AA9">
          <w:t xml:space="preserve">till lärande genom </w:t>
        </w:r>
      </w:ins>
      <w:ins w:id="116" w:author="Jason Serviss" w:date="2018-11-22T08:14:00Z">
        <w:r w:rsidR="00D56AA9">
          <w:t xml:space="preserve">bl.a. </w:t>
        </w:r>
      </w:ins>
      <w:ins w:id="117" w:author="Jason Serviss" w:date="2018-11-22T08:07:00Z">
        <w:r w:rsidR="00D56AA9">
          <w:t>sin motivation att</w:t>
        </w:r>
      </w:ins>
      <w:ins w:id="118" w:author="Jason Serviss" w:date="2018-11-22T08:15:00Z">
        <w:r w:rsidR="00D56AA9">
          <w:t xml:space="preserve"> etablera sig i gruppen med bidrag av sin egen </w:t>
        </w:r>
      </w:ins>
      <w:ins w:id="119" w:author="Jason Serviss" w:date="2018-11-22T08:16:00Z">
        <w:r w:rsidR="00D56AA9">
          <w:t>insats</w:t>
        </w:r>
      </w:ins>
      <w:ins w:id="120" w:author="Jason Serviss" w:date="2018-11-22T08:18:00Z">
        <w:r w:rsidR="00AD0B2B">
          <w:t xml:space="preserve"> och tidigare kunskaper. </w:t>
        </w:r>
      </w:ins>
      <w:ins w:id="121" w:author="Jason Serviss" w:date="2018-11-22T08:07:00Z">
        <w:r w:rsidR="00D56AA9">
          <w:t xml:space="preserve"> </w:t>
        </w:r>
      </w:ins>
      <w:ins w:id="122" w:author="Jason Serviss" w:date="2018-11-22T08:25:00Z">
        <w:r w:rsidR="00AD0B2B">
          <w:t>Samtidigt,</w:t>
        </w:r>
      </w:ins>
      <w:ins w:id="123" w:author="Jason Serviss" w:date="2018-11-22T08:07:00Z">
        <w:r w:rsidR="00D56AA9">
          <w:t xml:space="preserve"> </w:t>
        </w:r>
        <w:del w:id="124" w:author="Olivia Imner" w:date="2018-11-22T10:14:00Z">
          <w:r w:rsidR="00D56AA9" w:rsidDel="00CC42D0">
            <w:delText xml:space="preserve">gruppen </w:delText>
          </w:r>
        </w:del>
      </w:ins>
      <w:ins w:id="125" w:author="Jason Serviss" w:date="2018-11-22T08:25:00Z">
        <w:r w:rsidR="00AD0B2B">
          <w:t>stödjer</w:t>
        </w:r>
      </w:ins>
      <w:ins w:id="126" w:author="Jason Serviss" w:date="2018-11-22T08:07:00Z">
        <w:r w:rsidR="00D56AA9">
          <w:t xml:space="preserve"> </w:t>
        </w:r>
      </w:ins>
      <w:ins w:id="127" w:author="Olivia Imner" w:date="2018-11-22T10:14:00Z">
        <w:r w:rsidR="00CC42D0">
          <w:t xml:space="preserve">gruppen </w:t>
        </w:r>
      </w:ins>
      <w:r w:rsidR="00D56AA9">
        <w:t>läroprocessen genom utveckling av</w:t>
      </w:r>
      <w:r w:rsidR="00AD0B2B">
        <w:t xml:space="preserve"> praxis som delas inom gruppen och </w:t>
      </w:r>
      <w:r w:rsidR="002A4176">
        <w:t>inkluderar</w:t>
      </w:r>
      <w:ins w:id="128" w:author="Olivia Imner" w:date="2018-11-22T10:14:00Z">
        <w:r w:rsidR="00CC42D0">
          <w:t>,</w:t>
        </w:r>
      </w:ins>
      <w:r w:rsidR="00AD0B2B">
        <w:t xml:space="preserve"> t</w:t>
      </w:r>
      <w:ins w:id="129" w:author="Olivia Imner" w:date="2018-11-22T10:13:00Z">
        <w:r w:rsidR="00E12474">
          <w:t>ill exempel</w:t>
        </w:r>
      </w:ins>
      <w:ins w:id="130" w:author="Jason Serviss" w:date="2018-11-22T08:24:00Z">
        <w:del w:id="131" w:author="Olivia Imner" w:date="2018-11-22T10:13:00Z">
          <w:r w:rsidR="00AD0B2B" w:rsidDel="00E12474">
            <w:delText>.ex.</w:delText>
          </w:r>
        </w:del>
      </w:ins>
      <w:ins w:id="132" w:author="Jason Serviss" w:date="2018-11-22T08:11:00Z">
        <w:r w:rsidR="00D56AA9">
          <w:t xml:space="preserve"> </w:t>
        </w:r>
      </w:ins>
      <w:ins w:id="133" w:author="Jason Serviss" w:date="2018-11-22T08:12:00Z">
        <w:r w:rsidR="00D56AA9">
          <w:t>värderingar och specifik kunskap</w:t>
        </w:r>
      </w:ins>
      <w:ins w:id="134" w:author="Jason Serviss" w:date="2018-11-22T08:25:00Z">
        <w:r w:rsidR="00AD0B2B">
          <w:t xml:space="preserve"> </w:t>
        </w:r>
      </w:ins>
      <w:ins w:id="135" w:author="Olivia Imner" w:date="2018-11-22T10:29:00Z">
        <w:r w:rsidR="003727F8">
          <w:fldChar w:fldCharType="begin"/>
        </w:r>
        <w:r w:rsidR="003727F8">
          <w:instrText xml:space="preserve"> ADDIN ZOTERO_ITEM CSL_CITATION {"citationID":"KHBxQuqW","properties":{"formattedCitation":"\\uldash{(Mayes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ins>
      <w:r w:rsidR="003727F8">
        <w:fldChar w:fldCharType="separate"/>
      </w:r>
      <w:ins w:id="136" w:author="Olivia Imner" w:date="2018-11-22T10:29:00Z">
        <w:r w:rsidR="003727F8" w:rsidRPr="003727F8">
          <w:rPr>
            <w:rFonts w:cs="Times New Roman"/>
            <w:szCs w:val="24"/>
            <w:u w:val="dash"/>
            <w:rPrChange w:id="137" w:author="Olivia Imner" w:date="2018-11-22T10:29:00Z">
              <w:rPr>
                <w:sz w:val="24"/>
                <w:szCs w:val="24"/>
                <w:u w:val="dash"/>
              </w:rPr>
            </w:rPrChange>
          </w:rPr>
          <w:t>(Mayes &amp; de Freitas, 2004)</w:t>
        </w:r>
        <w:r w:rsidR="003727F8">
          <w:fldChar w:fldCharType="end"/>
        </w:r>
        <w:r w:rsidR="003727F8">
          <w:t xml:space="preserve">. </w:t>
        </w:r>
      </w:ins>
      <w:ins w:id="138" w:author="Jason Serviss" w:date="2018-11-22T08:25:00Z">
        <w:del w:id="139" w:author="Olivia Imner" w:date="2018-11-22T10:29:00Z">
          <w:r w:rsidR="00AD0B2B" w:rsidDel="003727F8">
            <w:delText>(</w:delText>
          </w:r>
        </w:del>
      </w:ins>
      <w:ins w:id="140" w:author="Jason Serviss" w:date="2018-11-22T08:26:00Z">
        <w:del w:id="141" w:author="Olivia Imner" w:date="2018-11-22T10:29:00Z">
          <w:r w:rsidR="00AD0B2B" w:rsidRPr="00C67983" w:rsidDel="003727F8">
            <w:rPr>
              <w:rFonts w:cs="Times New Roman"/>
              <w:szCs w:val="24"/>
            </w:rPr>
            <w:delText>Mayes &amp; de Freitas, 2004</w:delText>
          </w:r>
        </w:del>
      </w:ins>
      <w:ins w:id="142" w:author="Jason Serviss" w:date="2018-11-22T08:25:00Z">
        <w:del w:id="143" w:author="Olivia Imner" w:date="2018-11-22T10:29:00Z">
          <w:r w:rsidR="00AD0B2B" w:rsidDel="003727F8">
            <w:delText>)</w:delText>
          </w:r>
        </w:del>
      </w:ins>
      <w:ins w:id="144" w:author="Jason Serviss" w:date="2018-11-22T08:12:00Z">
        <w:del w:id="145" w:author="Olivia Imner" w:date="2018-11-22T10:29:00Z">
          <w:r w:rsidR="00D56AA9" w:rsidDel="003727F8">
            <w:delText>.</w:delText>
          </w:r>
        </w:del>
      </w:ins>
      <w:ins w:id="146" w:author="Jason Serviss" w:date="2018-11-22T08:08:00Z">
        <w:del w:id="147" w:author="Olivia Imner" w:date="2018-11-22T10:29:00Z">
          <w:r w:rsidR="00D56AA9" w:rsidDel="003727F8">
            <w:delText xml:space="preserve"> </w:delText>
          </w:r>
        </w:del>
      </w:ins>
      <w:del w:id="148" w:author="Jason Serviss" w:date="2018-11-22T08:29:00Z">
        <w:r w:rsidR="00850895" w:rsidRPr="00AD0B2B" w:rsidDel="002A4176">
          <w:rPr>
            <w:strike/>
            <w:rPrChange w:id="149" w:author="Jason Serviss" w:date="2018-11-22T08:25:00Z">
              <w:rPr/>
            </w:rPrChange>
          </w:rPr>
          <w:delText xml:space="preserve">Målet är att förstå hur meningsfullt innehållet är för lärandet </w:delText>
        </w:r>
        <w:r w:rsidR="004F6381" w:rsidRPr="00AD0B2B" w:rsidDel="002A4176">
          <w:rPr>
            <w:strike/>
            <w:rPrChange w:id="150" w:author="Jason Serviss" w:date="2018-11-22T08:25:00Z">
              <w:rPr/>
            </w:rPrChange>
          </w:rPr>
          <w:fldChar w:fldCharType="begin"/>
        </w:r>
        <w:r w:rsidR="00692DE8" w:rsidRPr="00AD0B2B" w:rsidDel="002A4176">
          <w:rPr>
            <w:strike/>
            <w:rPrChange w:id="151" w:author="Jason Serviss" w:date="2018-11-22T08:25:00Z">
              <w:rPr/>
            </w:rPrChange>
          </w:rPr>
          <w:del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delInstrText>
        </w:r>
        <w:r w:rsidR="004F6381" w:rsidRPr="00AD0B2B" w:rsidDel="002A4176">
          <w:rPr>
            <w:strike/>
            <w:rPrChange w:id="152" w:author="Jason Serviss" w:date="2018-11-22T08:25:00Z">
              <w:rPr/>
            </w:rPrChange>
          </w:rPr>
          <w:fldChar w:fldCharType="separate"/>
        </w:r>
        <w:r w:rsidR="004F6381" w:rsidRPr="00AD0B2B" w:rsidDel="002A4176">
          <w:rPr>
            <w:strike/>
            <w:noProof/>
            <w:rPrChange w:id="153" w:author="Jason Serviss" w:date="2018-11-22T08:25:00Z">
              <w:rPr>
                <w:noProof/>
              </w:rPr>
            </w:rPrChange>
          </w:rPr>
          <w:delText>(Brodie, 2005)</w:delText>
        </w:r>
        <w:r w:rsidR="004F6381" w:rsidRPr="00AD0B2B" w:rsidDel="002A4176">
          <w:rPr>
            <w:strike/>
            <w:rPrChange w:id="154" w:author="Jason Serviss" w:date="2018-11-22T08:25:00Z">
              <w:rPr/>
            </w:rPrChange>
          </w:rPr>
          <w:fldChar w:fldCharType="end"/>
        </w:r>
        <w:r w:rsidR="00CF5985" w:rsidRPr="00AD0B2B" w:rsidDel="002A4176">
          <w:rPr>
            <w:strike/>
            <w:rPrChange w:id="155" w:author="Jason Serviss" w:date="2018-11-22T08:25:00Z">
              <w:rPr/>
            </w:rPrChange>
          </w:rPr>
          <w:delText>.</w:delText>
        </w:r>
        <w:r w:rsidR="00CF5985" w:rsidRPr="00EF5A81" w:rsidDel="002A4176">
          <w:delText xml:space="preserve"> </w:delText>
        </w:r>
      </w:del>
      <w:r w:rsidR="00FC2E6B" w:rsidRPr="00EF5A81">
        <w:t>S</w:t>
      </w:r>
      <w:r w:rsidR="00CF5985" w:rsidRPr="00EF5A81">
        <w:t>ociokulturellt perspektiv</w:t>
      </w:r>
      <w:r w:rsidR="00850895" w:rsidRPr="00EF5A81">
        <w:t xml:space="preserve"> </w:t>
      </w:r>
      <w:r w:rsidR="00744110" w:rsidRPr="00EF5A81">
        <w:lastRenderedPageBreak/>
        <w:t xml:space="preserve">inkluderar </w:t>
      </w:r>
      <w:r w:rsidR="009F664E" w:rsidRPr="00EF5A81">
        <w:t>modellen Aktivitets T</w:t>
      </w:r>
      <w:r w:rsidR="00850895" w:rsidRPr="00EF5A81">
        <w:t>eori (AT</w:t>
      </w:r>
      <w:r w:rsidR="009F664E" w:rsidRPr="00EF5A81">
        <w:t>M</w:t>
      </w:r>
      <w:r w:rsidR="00850895" w:rsidRPr="00EF5A81">
        <w:t>)</w:t>
      </w:r>
      <w:ins w:id="156" w:author="Jason Serviss" w:date="2018-11-22T09:50:00Z">
        <w:r w:rsidR="00B424BC">
          <w:t xml:space="preserve"> </w:t>
        </w:r>
      </w:ins>
      <w:del w:id="157" w:author="Jason Serviss" w:date="2018-11-22T09:50:00Z">
        <w:r w:rsidR="00B661EF" w:rsidRPr="00EF5A81" w:rsidDel="00B424BC">
          <w:delText>,</w:delText>
        </w:r>
        <w:r w:rsidR="00850895" w:rsidRPr="00EF5A81" w:rsidDel="00B424BC">
          <w:delText xml:space="preserve"> </w:delText>
        </w:r>
        <w:r w:rsidR="00850895" w:rsidRPr="00B424BC" w:rsidDel="00B424BC">
          <w:delText>och som även betraktas som ett egen pe</w:delText>
        </w:r>
        <w:r w:rsidR="004F6381" w:rsidRPr="00B424BC" w:rsidDel="00B424BC">
          <w:delText>dagogiskt ramverk</w:delText>
        </w:r>
        <w:r w:rsidR="004F6381" w:rsidRPr="00EF5A81" w:rsidDel="00B424BC">
          <w:delText xml:space="preserve"> </w:delText>
        </w:r>
      </w:del>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ins w:id="158" w:author="Jason Serviss" w:date="2018-11-22T09:49:00Z">
        <w:r w:rsidR="00B424BC">
          <w:t xml:space="preserve"> (Bilaga 1)</w:t>
        </w:r>
      </w:ins>
      <w:r w:rsidR="004F5AA8" w:rsidRPr="00EF5A81">
        <w:t xml:space="preserve">. </w:t>
      </w:r>
      <w:ins w:id="159" w:author="Jason Serviss" w:date="2018-11-22T09:10:00Z">
        <w:r w:rsidR="00FF20FE">
          <w:t>ATM är baserad</w:t>
        </w:r>
        <w:del w:id="160" w:author="Olivia Imner" w:date="2018-11-22T10:29:00Z">
          <w:r w:rsidR="00FF20FE" w:rsidDel="003727F8">
            <w:delText>e</w:delText>
          </w:r>
        </w:del>
        <w:r w:rsidR="00FF20FE">
          <w:t xml:space="preserve"> på sex hörnstenar</w:t>
        </w:r>
      </w:ins>
      <w:ins w:id="161" w:author="Jason Serviss" w:date="2018-11-22T09:16:00Z">
        <w:r w:rsidR="00FF20FE">
          <w:t xml:space="preserve"> som utnyttjas för att </w:t>
        </w:r>
      </w:ins>
      <w:ins w:id="162" w:author="Jason Serviss" w:date="2018-11-22T09:17:00Z">
        <w:r w:rsidR="00C707E6">
          <w:t xml:space="preserve">åstadkomma </w:t>
        </w:r>
      </w:ins>
      <w:ins w:id="163" w:author="Jason Serviss" w:date="2018-11-22T09:19:00Z">
        <w:r w:rsidR="00C707E6">
          <w:t>ett</w:t>
        </w:r>
      </w:ins>
      <w:ins w:id="164" w:author="Jason Serviss" w:date="2018-11-22T09:17:00Z">
        <w:r w:rsidR="00C707E6">
          <w:t xml:space="preserve"> </w:t>
        </w:r>
      </w:ins>
      <w:ins w:id="165" w:author="Jason Serviss" w:date="2018-11-22T09:27:00Z">
        <w:r w:rsidR="00B306BC">
          <w:t>inlärningsresultat</w:t>
        </w:r>
      </w:ins>
      <w:ins w:id="166" w:author="Jason Serviss" w:date="2018-11-22T09:10:00Z">
        <w:r w:rsidR="00FF20FE">
          <w:t xml:space="preserve">: </w:t>
        </w:r>
      </w:ins>
      <w:ins w:id="167" w:author="Jason Serviss" w:date="2018-11-22T09:11:00Z">
        <w:r w:rsidR="00FF20FE" w:rsidRPr="00C707E6">
          <w:rPr>
            <w:i/>
            <w:rPrChange w:id="168" w:author="Jason Serviss" w:date="2018-11-22T09:20:00Z">
              <w:rPr/>
            </w:rPrChange>
          </w:rPr>
          <w:t>verktyg</w:t>
        </w:r>
        <w:r w:rsidR="00FF20FE">
          <w:t xml:space="preserve">, </w:t>
        </w:r>
      </w:ins>
      <w:ins w:id="169" w:author="Jason Serviss" w:date="2018-11-22T09:13:00Z">
        <w:r w:rsidR="00FF20FE" w:rsidRPr="00C707E6">
          <w:rPr>
            <w:i/>
            <w:rPrChange w:id="170" w:author="Jason Serviss" w:date="2018-11-22T09:20:00Z">
              <w:rPr/>
            </w:rPrChange>
          </w:rPr>
          <w:t>deltagare</w:t>
        </w:r>
        <w:r w:rsidR="00FF20FE">
          <w:t xml:space="preserve">, </w:t>
        </w:r>
      </w:ins>
      <w:ins w:id="171" w:author="Jason Serviss" w:date="2018-11-22T09:21:00Z">
        <w:r w:rsidR="00C707E6" w:rsidRPr="00C707E6">
          <w:rPr>
            <w:i/>
            <w:rPrChange w:id="172" w:author="Jason Serviss" w:date="2018-11-22T09:21:00Z">
              <w:rPr/>
            </w:rPrChange>
          </w:rPr>
          <w:t>ändamål</w:t>
        </w:r>
      </w:ins>
      <w:ins w:id="173" w:author="Jason Serviss" w:date="2018-11-22T09:14:00Z">
        <w:r w:rsidR="00FF20FE">
          <w:t xml:space="preserve">, </w:t>
        </w:r>
        <w:r w:rsidR="00FF20FE" w:rsidRPr="00C707E6">
          <w:rPr>
            <w:i/>
            <w:rPrChange w:id="174" w:author="Jason Serviss" w:date="2018-11-22T09:20:00Z">
              <w:rPr/>
            </w:rPrChange>
          </w:rPr>
          <w:t>regler</w:t>
        </w:r>
        <w:r w:rsidR="00FF20FE">
          <w:t xml:space="preserve">, </w:t>
        </w:r>
        <w:r w:rsidR="00FF20FE" w:rsidRPr="00C707E6">
          <w:rPr>
            <w:i/>
            <w:rPrChange w:id="175" w:author="Jason Serviss" w:date="2018-11-22T09:20:00Z">
              <w:rPr/>
            </w:rPrChange>
          </w:rPr>
          <w:t>gemenskap</w:t>
        </w:r>
        <w:r w:rsidR="00FF20FE">
          <w:t xml:space="preserve">, </w:t>
        </w:r>
      </w:ins>
      <w:ins w:id="176" w:author="Jason Serviss" w:date="2018-11-22T09:16:00Z">
        <w:r w:rsidR="00FF20FE">
          <w:t xml:space="preserve">och </w:t>
        </w:r>
      </w:ins>
      <w:ins w:id="177" w:author="Jason Serviss" w:date="2018-11-22T09:43:00Z">
        <w:r w:rsidR="007733D5" w:rsidRPr="007733D5">
          <w:rPr>
            <w:i/>
          </w:rPr>
          <w:t xml:space="preserve">sociala organisationsmodell </w:t>
        </w:r>
      </w:ins>
      <w:ins w:id="178" w:author="Olivia Imner" w:date="2018-11-22T10:27:00Z">
        <w:r w:rsidR="003727F8">
          <w:fldChar w:fldCharType="begin"/>
        </w:r>
        <w:r w:rsidR="003727F8">
          <w:instrText xml:space="preserve"> ADDIN ZOTERO_ITEM CSL_CITATION {"citationID":"t4lmXnmt","properties":{"formattedCitation":"\\uldash{(Engestr\\uc0\\u246{}m,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ins>
      <w:r w:rsidR="003727F8">
        <w:fldChar w:fldCharType="separate"/>
      </w:r>
      <w:ins w:id="179" w:author="Olivia Imner" w:date="2018-11-22T10:27:00Z">
        <w:r w:rsidR="003727F8" w:rsidRPr="003727F8">
          <w:rPr>
            <w:rFonts w:cs="Times New Roman"/>
            <w:szCs w:val="24"/>
            <w:u w:val="dash"/>
            <w:rPrChange w:id="180" w:author="Olivia Imner" w:date="2018-11-22T10:27:00Z">
              <w:rPr>
                <w:sz w:val="24"/>
                <w:szCs w:val="24"/>
                <w:u w:val="dash"/>
              </w:rPr>
            </w:rPrChange>
          </w:rPr>
          <w:t>(Engeström, 1987)</w:t>
        </w:r>
        <w:r w:rsidR="003727F8">
          <w:fldChar w:fldCharType="end"/>
        </w:r>
        <w:r w:rsidR="003727F8">
          <w:t xml:space="preserve">. </w:t>
        </w:r>
      </w:ins>
      <w:ins w:id="181" w:author="Jason Serviss" w:date="2018-11-22T09:31:00Z">
        <w:del w:id="182" w:author="Olivia Imner" w:date="2018-11-22T10:27:00Z">
          <w:r w:rsidR="00B306BC" w:rsidDel="003727F8">
            <w:delText>(</w:delText>
          </w:r>
        </w:del>
      </w:ins>
      <w:ins w:id="183" w:author="Jason Serviss" w:date="2018-11-22T09:32:00Z">
        <w:del w:id="184" w:author="Olivia Imner" w:date="2018-11-22T10:27:00Z">
          <w:r w:rsidR="00B306BC" w:rsidDel="003727F8">
            <w:delText xml:space="preserve">Add source: </w:delText>
          </w:r>
        </w:del>
      </w:ins>
      <w:ins w:id="185" w:author="Jason Serviss" w:date="2018-11-22T09:37:00Z">
        <w:del w:id="186" w:author="Olivia Imner" w:date="2018-11-22T10:27:00Z">
          <w:r w:rsidR="007733D5" w:rsidRPr="007733D5" w:rsidDel="003727F8">
            <w:delText>Engestrom 1987 p. 78</w:delText>
          </w:r>
        </w:del>
      </w:ins>
      <w:ins w:id="187" w:author="Jason Serviss" w:date="2018-11-22T09:32:00Z">
        <w:del w:id="188" w:author="Olivia Imner" w:date="2018-11-22T10:27:00Z">
          <w:r w:rsidR="00B306BC" w:rsidDel="003727F8">
            <w:delText xml:space="preserve">, </w:delText>
          </w:r>
        </w:del>
      </w:ins>
      <w:ins w:id="189" w:author="Jason Serviss" w:date="2018-11-22T09:37:00Z">
        <w:del w:id="190" w:author="Olivia Imner" w:date="2018-11-22T10:27:00Z">
          <w:r w:rsidR="007733D5" w:rsidRPr="007733D5" w:rsidDel="003727F8">
            <w:delText>Learning by expanding: An activity-theoretical approach to developmental research</w:delText>
          </w:r>
          <w:r w:rsidR="007733D5" w:rsidDel="003727F8">
            <w:delText>.</w:delText>
          </w:r>
        </w:del>
      </w:ins>
      <w:ins w:id="191" w:author="Jason Serviss" w:date="2018-11-22T09:31:00Z">
        <w:del w:id="192" w:author="Olivia Imner" w:date="2018-11-22T10:27:00Z">
          <w:r w:rsidR="00B306BC" w:rsidDel="003727F8">
            <w:delText>)</w:delText>
          </w:r>
        </w:del>
      </w:ins>
      <w:ins w:id="193" w:author="Jason Serviss" w:date="2018-11-22T09:16:00Z">
        <w:del w:id="194" w:author="Olivia Imner" w:date="2018-11-22T10:27:00Z">
          <w:r w:rsidR="00FF20FE" w:rsidDel="003727F8">
            <w:delText xml:space="preserve">. </w:delText>
          </w:r>
        </w:del>
      </w:ins>
      <w:ins w:id="195" w:author="Jason Serviss" w:date="2018-11-22T09:09:00Z">
        <w:r w:rsidR="00FF20FE">
          <w:t xml:space="preserve">ATM </w:t>
        </w:r>
      </w:ins>
      <w:ins w:id="196" w:author="Jason Serviss" w:date="2018-11-22T09:10:00Z">
        <w:r w:rsidR="00FF20FE">
          <w:t xml:space="preserve">förutsätter att </w:t>
        </w:r>
      </w:ins>
      <w:ins w:id="197" w:author="Jason Serviss" w:date="2018-11-22T09:20:00Z">
        <w:r w:rsidR="00C707E6" w:rsidRPr="00C707E6">
          <w:rPr>
            <w:i/>
            <w:rPrChange w:id="198" w:author="Jason Serviss" w:date="2018-11-22T09:20:00Z">
              <w:rPr/>
            </w:rPrChange>
          </w:rPr>
          <w:t>deltagare</w:t>
        </w:r>
        <w:r w:rsidR="00C707E6">
          <w:t xml:space="preserve"> </w:t>
        </w:r>
      </w:ins>
      <w:ins w:id="199" w:author="Jason Serviss" w:date="2018-11-22T09:23:00Z">
        <w:r w:rsidR="00C707E6">
          <w:t>jobbar mot</w:t>
        </w:r>
      </w:ins>
      <w:ins w:id="200" w:author="Olivia Imner" w:date="2018-11-22T10:30:00Z">
        <w:r w:rsidR="003727F8">
          <w:t xml:space="preserve"> ett</w:t>
        </w:r>
      </w:ins>
      <w:ins w:id="201" w:author="Jason Serviss" w:date="2018-11-22T09:23:00Z">
        <w:r w:rsidR="00C707E6">
          <w:t xml:space="preserve"> </w:t>
        </w:r>
      </w:ins>
      <w:ins w:id="202" w:author="Jason Serviss" w:date="2018-11-22T09:19:00Z">
        <w:r w:rsidR="00C707E6">
          <w:t>gemensamt</w:t>
        </w:r>
      </w:ins>
      <w:ins w:id="203" w:author="Jason Serviss" w:date="2018-11-22T09:17:00Z">
        <w:r w:rsidR="00C707E6">
          <w:t xml:space="preserve"> </w:t>
        </w:r>
      </w:ins>
      <w:ins w:id="204" w:author="Jason Serviss" w:date="2018-11-22T09:21:00Z">
        <w:r w:rsidR="00C707E6" w:rsidRPr="00527625">
          <w:rPr>
            <w:i/>
          </w:rPr>
          <w:t>ändamål</w:t>
        </w:r>
        <w:r w:rsidR="00C707E6" w:rsidRPr="00EF5A81">
          <w:t xml:space="preserve"> </w:t>
        </w:r>
      </w:ins>
      <w:ins w:id="205" w:author="Jason Serviss" w:date="2018-11-22T09:23:00Z">
        <w:r w:rsidR="00C707E6">
          <w:t>tillsammans (</w:t>
        </w:r>
        <w:r w:rsidR="00C707E6" w:rsidRPr="00527625">
          <w:rPr>
            <w:i/>
          </w:rPr>
          <w:t>gemenskap</w:t>
        </w:r>
        <w:r w:rsidR="00C707E6">
          <w:t xml:space="preserve">). </w:t>
        </w:r>
      </w:ins>
      <w:ins w:id="206" w:author="Jason Serviss" w:date="2018-11-22T09:24:00Z">
        <w:r w:rsidR="00C707E6">
          <w:t xml:space="preserve">Detta </w:t>
        </w:r>
      </w:ins>
      <w:ins w:id="207" w:author="Jason Serviss" w:date="2018-11-22T09:25:00Z">
        <w:r w:rsidR="00C707E6">
          <w:t>sker</w:t>
        </w:r>
      </w:ins>
      <w:ins w:id="208" w:author="Jason Serviss" w:date="2018-11-22T09:24:00Z">
        <w:r w:rsidR="00C707E6">
          <w:t xml:space="preserve"> </w:t>
        </w:r>
      </w:ins>
      <w:ins w:id="209" w:author="Jason Serviss" w:date="2018-11-22T09:26:00Z">
        <w:r w:rsidR="00C707E6">
          <w:t xml:space="preserve">med hjälp av specifika </w:t>
        </w:r>
        <w:r w:rsidR="00C707E6">
          <w:rPr>
            <w:i/>
          </w:rPr>
          <w:t>verktyg</w:t>
        </w:r>
        <w:r w:rsidR="00C707E6">
          <w:t xml:space="preserve"> </w:t>
        </w:r>
      </w:ins>
      <w:ins w:id="210" w:author="Jason Serviss" w:date="2018-11-22T09:27:00Z">
        <w:r w:rsidR="00B306BC">
          <w:t>för</w:t>
        </w:r>
        <w:r w:rsidR="007733D5">
          <w:t xml:space="preserve"> att nå</w:t>
        </w:r>
        <w:del w:id="211" w:author="Olivia Imner" w:date="2018-11-22T10:28:00Z">
          <w:r w:rsidR="007733D5" w:rsidDel="003727F8">
            <w:delText>r</w:delText>
          </w:r>
        </w:del>
        <w:r w:rsidR="007733D5">
          <w:t xml:space="preserve"> ett inlärningsresultat</w:t>
        </w:r>
      </w:ins>
      <w:ins w:id="212" w:author="Jason Serviss" w:date="2018-11-22T09:28:00Z">
        <w:r w:rsidR="00B306BC">
          <w:t xml:space="preserve"> </w:t>
        </w:r>
      </w:ins>
      <w:ins w:id="213" w:author="Jason Serviss" w:date="2018-11-22T09:40:00Z">
        <w:r w:rsidR="007733D5">
          <w:t xml:space="preserve">och </w:t>
        </w:r>
      </w:ins>
      <w:ins w:id="214" w:author="Olivia Imner" w:date="2018-11-22T10:28:00Z">
        <w:r w:rsidR="003727F8">
          <w:t xml:space="preserve">som </w:t>
        </w:r>
      </w:ins>
      <w:ins w:id="215" w:author="Jason Serviss" w:date="2018-11-22T09:28:00Z">
        <w:r w:rsidR="00B306BC">
          <w:t>är</w:t>
        </w:r>
      </w:ins>
      <w:ins w:id="216" w:author="Jason Serviss" w:date="2018-11-22T09:40:00Z">
        <w:r w:rsidR="007733D5">
          <w:t xml:space="preserve"> styrd</w:t>
        </w:r>
      </w:ins>
      <w:ins w:id="217" w:author="Jason Serviss" w:date="2018-11-22T09:28:00Z">
        <w:r w:rsidR="00B306BC">
          <w:t xml:space="preserve"> av </w:t>
        </w:r>
        <w:r w:rsidR="00B306BC">
          <w:rPr>
            <w:i/>
          </w:rPr>
          <w:t xml:space="preserve">regler </w:t>
        </w:r>
      </w:ins>
      <w:ins w:id="218" w:author="Jason Serviss" w:date="2018-11-22T09:29:00Z">
        <w:r w:rsidR="00B306BC">
          <w:t>och</w:t>
        </w:r>
      </w:ins>
      <w:ins w:id="219" w:author="Jason Serviss" w:date="2018-11-22T09:28:00Z">
        <w:r w:rsidR="00B306BC">
          <w:rPr>
            <w:i/>
          </w:rPr>
          <w:t xml:space="preserve"> </w:t>
        </w:r>
      </w:ins>
      <w:ins w:id="220" w:author="Jason Serviss" w:date="2018-11-22T09:43:00Z">
        <w:r w:rsidR="007733D5" w:rsidRPr="007733D5">
          <w:rPr>
            <w:i/>
          </w:rPr>
          <w:t>sociala organisationsmodell</w:t>
        </w:r>
        <w:r w:rsidR="007733D5">
          <w:rPr>
            <w:i/>
          </w:rPr>
          <w:t>er</w:t>
        </w:r>
      </w:ins>
      <w:ins w:id="221" w:author="Jason Serviss" w:date="2018-11-22T09:29:00Z">
        <w:r w:rsidR="00B306BC">
          <w:t>.</w:t>
        </w:r>
      </w:ins>
      <w:ins w:id="222" w:author="Jason Serviss" w:date="2018-11-22T09:28:00Z">
        <w:r w:rsidR="00B306BC">
          <w:t xml:space="preserve"> </w:t>
        </w:r>
      </w:ins>
      <w:del w:id="223" w:author="Jason Serviss" w:date="2018-11-22T09:44:00Z">
        <w:r w:rsidR="00850895" w:rsidRPr="00EF5A81" w:rsidDel="007733D5">
          <w:delText>AT</w:delText>
        </w:r>
        <w:r w:rsidR="009F664E" w:rsidRPr="00EF5A81" w:rsidDel="007733D5">
          <w:delText>M</w:delText>
        </w:r>
        <w:r w:rsidR="00B661EF" w:rsidRPr="00EF5A81" w:rsidDel="007733D5">
          <w:delText xml:space="preserve"> förutsätter att lärande</w:delText>
        </w:r>
        <w:r w:rsidR="00850895" w:rsidRPr="00EF5A81" w:rsidDel="007733D5">
          <w:delText>kontexten behöver vara en redogörelse</w:delText>
        </w:r>
        <w:r w:rsidR="00B661EF" w:rsidRPr="00EF5A81" w:rsidDel="007733D5">
          <w:delText>.</w:delText>
        </w:r>
        <w:r w:rsidR="00850895" w:rsidRPr="00EF5A81" w:rsidDel="007733D5">
          <w:delText xml:space="preserve"> </w:delText>
        </w:r>
        <w:r w:rsidR="00B661EF" w:rsidRPr="00EF5A81" w:rsidDel="007733D5">
          <w:delText>S</w:delText>
        </w:r>
        <w:r w:rsidR="00850895" w:rsidRPr="00EF5A81" w:rsidDel="007733D5">
          <w:delText xml:space="preserve">tudenten </w:delText>
        </w:r>
        <w:r w:rsidR="00B661EF" w:rsidRPr="00EF5A81" w:rsidDel="007733D5">
          <w:delText>behöver förstå innebörden</w:delText>
        </w:r>
        <w:r w:rsidR="00850895" w:rsidRPr="00EF5A81" w:rsidDel="007733D5">
          <w:delText xml:space="preserve"> av situationen och </w:delText>
        </w:r>
        <w:r w:rsidR="00B661EF" w:rsidRPr="00EF5A81" w:rsidDel="007733D5">
          <w:delText xml:space="preserve">därefter </w:delText>
        </w:r>
        <w:r w:rsidR="00850895" w:rsidRPr="00EF5A81" w:rsidDel="007733D5">
          <w:delText>göra lämpliga tolkningar av resultatet</w:delText>
        </w:r>
        <w:r w:rsidR="0050514C" w:rsidRPr="00EF5A81" w:rsidDel="007733D5">
          <w:delText xml:space="preserve"> </w:delText>
        </w:r>
        <w:r w:rsidR="00BA0F17" w:rsidRPr="00EF5A81" w:rsidDel="007733D5">
          <w:fldChar w:fldCharType="begin"/>
        </w:r>
        <w:r w:rsidR="00BA0F17" w:rsidRPr="00EF5A81" w:rsidDel="007733D5">
          <w:del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delInstrText>
        </w:r>
        <w:r w:rsidR="00BA0F17" w:rsidRPr="00EF5A81" w:rsidDel="007733D5">
          <w:fldChar w:fldCharType="separate"/>
        </w:r>
        <w:r w:rsidR="00BA0F17" w:rsidRPr="00EF5A81" w:rsidDel="007733D5">
          <w:rPr>
            <w:noProof/>
          </w:rPr>
          <w:delText>(Olaniran, 2010)</w:delText>
        </w:r>
        <w:r w:rsidR="00BA0F17" w:rsidRPr="00EF5A81" w:rsidDel="007733D5">
          <w:fldChar w:fldCharType="end"/>
        </w:r>
        <w:r w:rsidR="00850895" w:rsidRPr="00EF5A81" w:rsidDel="007733D5">
          <w:delText xml:space="preserve">. </w:delText>
        </w:r>
      </w:del>
      <w:ins w:id="224" w:author="Jason Serviss" w:date="2018-11-22T09:44:00Z">
        <w:r w:rsidR="007733D5">
          <w:t>ATM-baserad</w:t>
        </w:r>
      </w:ins>
      <w:ins w:id="225" w:author="Olivia Imner" w:date="2018-11-22T10:28:00Z">
        <w:r w:rsidR="003727F8">
          <w:t xml:space="preserve"> </w:t>
        </w:r>
      </w:ins>
      <w:ins w:id="226" w:author="Jason Serviss" w:date="2018-11-22T09:44:00Z">
        <w:del w:id="227" w:author="Olivia Imner" w:date="2018-11-22T10:28:00Z">
          <w:r w:rsidR="007733D5" w:rsidDel="003727F8">
            <w:delText xml:space="preserve">e </w:delText>
          </w:r>
        </w:del>
        <w:r w:rsidR="007733D5">
          <w:t>inlärning</w:t>
        </w:r>
      </w:ins>
      <w:del w:id="228" w:author="Jason Serviss" w:date="2018-11-22T09:44:00Z">
        <w:r w:rsidR="00850895" w:rsidRPr="00EF5A81" w:rsidDel="007733D5">
          <w:delText>Detta</w:delText>
        </w:r>
      </w:del>
      <w:r w:rsidR="00850895" w:rsidRPr="00EF5A81">
        <w:t xml:space="preserve"> gör att förståelse uppstår både individuellt och gemensamt när det arbetas praktiskt i ett socialt sammanhang.</w:t>
      </w:r>
      <w:bookmarkStart w:id="229" w:name="_Toc391456180"/>
      <w:bookmarkStart w:id="230"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229"/>
      <w:bookmarkEnd w:id="230"/>
      <w:r w:rsidRPr="00CA1731">
        <w:rPr>
          <w:rFonts w:cs="Times New Roman"/>
          <w:b/>
          <w:sz w:val="24"/>
          <w:szCs w:val="24"/>
        </w:rPr>
        <w:t xml:space="preserve"> </w:t>
      </w:r>
    </w:p>
    <w:p w14:paraId="4F9B570B" w14:textId="075C7D6F"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ins w:id="231" w:author="Jason Serviss" w:date="2018-11-21T18:02:00Z">
        <w:r w:rsidR="002C5DCC">
          <w:rPr>
            <w:rFonts w:cs="Times New Roman"/>
          </w:rPr>
          <w:t>en</w:t>
        </w:r>
      </w:ins>
      <w:del w:id="232" w:author="Jason Serviss" w:date="2018-11-21T18:02:00Z">
        <w:r w:rsidR="009562B9" w:rsidRPr="00713E7C" w:rsidDel="002C5DCC">
          <w:rPr>
            <w:rFonts w:cs="Times New Roman"/>
          </w:rPr>
          <w:delText>ett</w:delText>
        </w:r>
      </w:del>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ins w:id="233" w:author="Jason Serviss" w:date="2018-11-22T07:16:00Z"/>
          <w:rFonts w:cs="Times New Roman"/>
        </w:rPr>
      </w:pPr>
    </w:p>
    <w:p w14:paraId="3E8A722E" w14:textId="42814BD3" w:rsidR="007131A3" w:rsidRPr="007131A3" w:rsidRDefault="007131A3">
      <w:pPr>
        <w:tabs>
          <w:tab w:val="left" w:pos="1134"/>
        </w:tabs>
        <w:spacing w:line="360" w:lineRule="auto"/>
        <w:rPr>
          <w:rFonts w:cs="Times New Roman"/>
          <w:b/>
          <w:sz w:val="24"/>
          <w:szCs w:val="24"/>
          <w:rPrChange w:id="234" w:author="Jason Serviss" w:date="2018-11-22T07:16:00Z">
            <w:rPr>
              <w:rFonts w:cs="Times New Roman"/>
            </w:rPr>
          </w:rPrChange>
        </w:rPr>
        <w:pPrChange w:id="235" w:author="Jason Serviss" w:date="2018-11-22T07:16:00Z">
          <w:pPr>
            <w:spacing w:line="480" w:lineRule="auto"/>
            <w:jc w:val="both"/>
          </w:pPr>
        </w:pPrChange>
      </w:pPr>
      <w:ins w:id="236" w:author="Jason Serviss" w:date="2018-11-22T07:16:00Z">
        <w:r>
          <w:rPr>
            <w:rFonts w:cs="Times New Roman"/>
            <w:b/>
            <w:sz w:val="24"/>
            <w:szCs w:val="24"/>
          </w:rPr>
          <w:t>Resultat sammanfattning</w:t>
        </w:r>
        <w:r w:rsidRPr="00CA1731">
          <w:rPr>
            <w:rFonts w:cs="Times New Roman"/>
            <w:b/>
            <w:sz w:val="24"/>
            <w:szCs w:val="24"/>
          </w:rPr>
          <w:t xml:space="preserve"> </w:t>
        </w:r>
      </w:ins>
    </w:p>
    <w:p w14:paraId="3EC0EA8E" w14:textId="513CDD9A"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w:t>
      </w:r>
      <w:del w:id="237" w:author="Olivia Imner" w:date="2018-11-22T06:42:00Z">
        <w:r w:rsidRPr="00713E7C" w:rsidDel="006D6C38">
          <w:rPr>
            <w:rFonts w:cs="Times New Roman"/>
          </w:rPr>
          <w:delText>pedagogik</w:delText>
        </w:r>
      </w:del>
      <w:ins w:id="238" w:author="Jason Serviss" w:date="2018-11-21T18:05:00Z">
        <w:del w:id="239" w:author="Olivia Imner" w:date="2018-11-22T06:42:00Z">
          <w:r w:rsidR="00442178" w:rsidDel="006D6C38">
            <w:rPr>
              <w:rFonts w:cs="Times New Roman"/>
            </w:rPr>
            <w:delText>a</w:delText>
          </w:r>
        </w:del>
      </w:ins>
      <w:ins w:id="240" w:author="Olivia Imner" w:date="2018-11-22T06:42:00Z">
        <w:r w:rsidR="006D6C38" w:rsidRPr="00713E7C">
          <w:rPr>
            <w:rFonts w:cs="Times New Roman"/>
          </w:rPr>
          <w:t>pedagogis</w:t>
        </w:r>
        <w:r w:rsidR="006D6C38">
          <w:rPr>
            <w:rFonts w:cs="Times New Roman"/>
          </w:rPr>
          <w:t>ka</w:t>
        </w:r>
      </w:ins>
      <w:ins w:id="241" w:author="Jason Serviss" w:date="2018-11-21T18:05:00Z">
        <w:r w:rsidR="00442178">
          <w:rPr>
            <w:rFonts w:cs="Times New Roman"/>
          </w:rPr>
          <w:t xml:space="preserve"> riktlinjer</w:t>
        </w:r>
      </w:ins>
      <w:r w:rsidRPr="00713E7C">
        <w:rPr>
          <w:rFonts w:cs="Times New Roman"/>
        </w:rPr>
        <w:t xml:space="preserve">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w:t>
      </w:r>
      <w:del w:id="242" w:author="Jason Serviss" w:date="2018-11-21T18:05:00Z">
        <w:r w:rsidRPr="00713E7C" w:rsidDel="00442178">
          <w:rPr>
            <w:rFonts w:cs="Times New Roman"/>
          </w:rPr>
          <w:delText xml:space="preserve">strategi </w:delText>
        </w:r>
      </w:del>
      <w:ins w:id="243" w:author="Jason Serviss" w:date="2018-11-21T18:05:00Z">
        <w:r w:rsidR="00442178">
          <w:rPr>
            <w:rFonts w:cs="Times New Roman"/>
          </w:rPr>
          <w:t>riktlinjer</w:t>
        </w:r>
        <w:r w:rsidR="00442178" w:rsidRPr="00713E7C">
          <w:rPr>
            <w:rFonts w:cs="Times New Roman"/>
          </w:rPr>
          <w:t xml:space="preserve"> </w:t>
        </w:r>
      </w:ins>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del w:id="244" w:author="Jason Serviss" w:date="2018-11-21T18:05:00Z">
        <w:r w:rsidRPr="00713E7C" w:rsidDel="00442178">
          <w:rPr>
            <w:rFonts w:cs="Times New Roman"/>
          </w:rPr>
          <w:delText xml:space="preserve">strategi </w:delText>
        </w:r>
      </w:del>
      <w:ins w:id="245" w:author="Jason Serviss" w:date="2018-11-21T18:05:00Z">
        <w:r w:rsidR="00442178">
          <w:rPr>
            <w:rFonts w:cs="Times New Roman"/>
          </w:rPr>
          <w:t>riktlinjer</w:t>
        </w:r>
        <w:r w:rsidR="00442178" w:rsidRPr="00713E7C">
          <w:rPr>
            <w:rFonts w:cs="Times New Roman"/>
          </w:rPr>
          <w:t xml:space="preserve"> </w:t>
        </w:r>
      </w:ins>
      <w:r w:rsidR="00EB72CF">
        <w:rPr>
          <w:rFonts w:cs="Times New Roman"/>
        </w:rPr>
        <w:t>samt</w:t>
      </w:r>
      <w:r w:rsidRPr="00713E7C">
        <w:rPr>
          <w:rFonts w:cs="Times New Roman"/>
        </w:rPr>
        <w:t xml:space="preserve"> att DIM </w:t>
      </w:r>
      <w:r w:rsidRPr="00713E7C">
        <w:rPr>
          <w:rFonts w:cs="Times New Roman"/>
        </w:rPr>
        <w:lastRenderedPageBreak/>
        <w:t>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w:t>
      </w:r>
      <w:del w:id="246" w:author="Jason Serviss" w:date="2018-11-21T18:06:00Z">
        <w:r w:rsidRPr="00713E7C" w:rsidDel="00442178">
          <w:rPr>
            <w:rFonts w:cs="Times New Roman"/>
          </w:rPr>
          <w:delText xml:space="preserve">logisk </w:delText>
        </w:r>
      </w:del>
      <w:ins w:id="247" w:author="Jason Serviss" w:date="2018-11-21T18:06:00Z">
        <w:r w:rsidR="00442178">
          <w:rPr>
            <w:rFonts w:cs="Times New Roman"/>
          </w:rPr>
          <w:t>förankrad</w:t>
        </w:r>
        <w:r w:rsidR="00442178" w:rsidRPr="00713E7C">
          <w:rPr>
            <w:rFonts w:cs="Times New Roman"/>
          </w:rPr>
          <w:t xml:space="preserve"> </w:t>
        </w:r>
      </w:ins>
      <w:r w:rsidRPr="00713E7C">
        <w:rPr>
          <w:rFonts w:cs="Times New Roman"/>
        </w:rPr>
        <w:t>utgångspunkt för att fortsätta undersöka vilka modeller som skulle kunna impl</w:t>
      </w:r>
      <w:r w:rsidR="007466FA">
        <w:rPr>
          <w:rFonts w:cs="Times New Roman"/>
        </w:rPr>
        <w:t xml:space="preserve">ementeras i framtiden på Grade. </w:t>
      </w:r>
      <w:r w:rsidR="008670D1">
        <w:rPr>
          <w:rFonts w:cs="Times New Roman"/>
        </w:rPr>
        <w:t>För</w:t>
      </w:r>
      <w:r w:rsidR="00F96BD6">
        <w:rPr>
          <w:rFonts w:cs="Times New Roman"/>
        </w:rPr>
        <w:t xml:space="preserve"> att </w:t>
      </w:r>
      <w:r w:rsidR="008670D1">
        <w:rPr>
          <w:rFonts w:cs="Times New Roman"/>
        </w:rPr>
        <w:t>förstå vilka för och- nackdelar</w:t>
      </w:r>
      <w:r w:rsidR="00EA50F0">
        <w:rPr>
          <w:rFonts w:cs="Times New Roman"/>
        </w:rPr>
        <w:t xml:space="preserve"> </w:t>
      </w:r>
      <w:r w:rsidR="008670D1">
        <w:rPr>
          <w:rFonts w:cs="Times New Roman"/>
        </w:rPr>
        <w:t xml:space="preserve">med Grades nuvarande pedagogiska </w:t>
      </w:r>
      <w:del w:id="248" w:author="Olivia Imner" w:date="2018-11-22T06:42:00Z">
        <w:r w:rsidR="008670D1" w:rsidDel="006D6C38">
          <w:rPr>
            <w:rFonts w:cs="Times New Roman"/>
          </w:rPr>
          <w:delText>strategi</w:delText>
        </w:r>
      </w:del>
      <w:ins w:id="249" w:author="Olivia Imner" w:date="2018-11-22T06:42:00Z">
        <w:r w:rsidR="006D6C38">
          <w:rPr>
            <w:rFonts w:cs="Times New Roman"/>
          </w:rPr>
          <w:t>riktlinjer</w:t>
        </w:r>
      </w:ins>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lket modell fas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9D27B3">
      <w:pPr>
        <w:pStyle w:val="Heading11"/>
      </w:pPr>
      <w:bookmarkStart w:id="250" w:name="_Toc391456181"/>
      <w:bookmarkStart w:id="251" w:name="_Toc401327937"/>
      <w:bookmarkEnd w:id="250"/>
      <w:r>
        <w:t>Metod</w:t>
      </w:r>
      <w:bookmarkStart w:id="252" w:name="_Toc391456182"/>
      <w:bookmarkStart w:id="253" w:name="_Toc401327938"/>
      <w:bookmarkEnd w:id="251"/>
      <w:bookmarkEnd w:id="252"/>
    </w:p>
    <w:p w14:paraId="4F1EA438" w14:textId="4F3DF2B1" w:rsidR="00D45847" w:rsidRPr="00CA1731" w:rsidRDefault="00E30B7E" w:rsidP="00CA1731">
      <w:pPr>
        <w:tabs>
          <w:tab w:val="left" w:pos="1134"/>
        </w:tabs>
        <w:spacing w:line="360" w:lineRule="auto"/>
        <w:rPr>
          <w:rFonts w:cs="Times New Roman"/>
          <w:b/>
          <w:sz w:val="24"/>
          <w:szCs w:val="24"/>
        </w:rPr>
      </w:pPr>
      <w:ins w:id="254" w:author="Jason Serviss" w:date="2018-11-21T19:45:00Z">
        <w:r>
          <w:rPr>
            <w:rFonts w:cs="Times New Roman"/>
            <w:b/>
            <w:sz w:val="24"/>
            <w:szCs w:val="24"/>
          </w:rPr>
          <w:t>Framtagande av intervju frågor</w:t>
        </w:r>
      </w:ins>
      <w:del w:id="255" w:author="Jason Serviss" w:date="2018-11-21T19:45:00Z">
        <w:r w:rsidR="00850895" w:rsidRPr="00CA1731" w:rsidDel="00D36F1C">
          <w:rPr>
            <w:rFonts w:cs="Times New Roman"/>
            <w:b/>
            <w:sz w:val="24"/>
            <w:szCs w:val="24"/>
          </w:rPr>
          <w:delText>I</w:delText>
        </w:r>
      </w:del>
      <w:del w:id="256" w:author="Jason Serviss" w:date="2018-11-21T20:34:00Z">
        <w:r w:rsidR="00850895" w:rsidRPr="00CA1731" w:rsidDel="00E30B7E">
          <w:rPr>
            <w:rFonts w:cs="Times New Roman"/>
            <w:b/>
            <w:sz w:val="24"/>
            <w:szCs w:val="24"/>
          </w:rPr>
          <w:delText>ntervjun</w:delText>
        </w:r>
      </w:del>
      <w:bookmarkEnd w:id="253"/>
    </w:p>
    <w:p w14:paraId="25D56B1E" w14:textId="76B8E79C" w:rsidR="00E41077" w:rsidRDefault="00850895" w:rsidP="000B1921">
      <w:pPr>
        <w:tabs>
          <w:tab w:val="left" w:pos="1134"/>
        </w:tabs>
        <w:spacing w:line="480" w:lineRule="auto"/>
        <w:jc w:val="both"/>
        <w:rPr>
          <w:ins w:id="257" w:author="Jason Serviss" w:date="2018-11-21T20:25:00Z"/>
          <w:rFonts w:eastAsia="Times New Roman" w:cs="Times New Roman"/>
          <w:lang w:eastAsia="sv-SE"/>
        </w:rPr>
      </w:pPr>
      <w:r>
        <w:rPr>
          <w:rFonts w:cs="Times New Roman"/>
        </w:rPr>
        <w:t>Målet med att göra en intervju var att utvärdera vilket pedagogiskt perspektiv som ligger närmast de</w:t>
      </w:r>
      <w:del w:id="258" w:author="Jason Serviss" w:date="2018-11-21T18:29:00Z">
        <w:r w:rsidDel="003F0E92">
          <w:rPr>
            <w:rFonts w:cs="Times New Roman"/>
          </w:rPr>
          <w:delText>n</w:delText>
        </w:r>
      </w:del>
      <w:r>
        <w:rPr>
          <w:rFonts w:cs="Times New Roman"/>
        </w:rPr>
        <w:t xml:space="preserve"> </w:t>
      </w:r>
      <w:r w:rsidR="009A74A3">
        <w:rPr>
          <w:rFonts w:cs="Times New Roman"/>
        </w:rPr>
        <w:t>pedagogisk</w:t>
      </w:r>
      <w:ins w:id="259" w:author="Jason Serviss" w:date="2018-11-21T18:29:00Z">
        <w:r w:rsidR="003F0E92">
          <w:rPr>
            <w:rFonts w:cs="Times New Roman"/>
          </w:rPr>
          <w:t>a</w:t>
        </w:r>
      </w:ins>
      <w:r w:rsidR="009A74A3">
        <w:rPr>
          <w:rFonts w:cs="Times New Roman"/>
        </w:rPr>
        <w:t xml:space="preserve"> </w:t>
      </w:r>
      <w:del w:id="260" w:author="Jason Serviss" w:date="2018-11-21T18:29:00Z">
        <w:r w:rsidDel="003F0E92">
          <w:rPr>
            <w:rFonts w:cs="Times New Roman"/>
          </w:rPr>
          <w:delText>s</w:delText>
        </w:r>
        <w:r w:rsidR="00545510" w:rsidDel="003F0E92">
          <w:rPr>
            <w:rFonts w:cs="Times New Roman"/>
          </w:rPr>
          <w:delText xml:space="preserve">trategi </w:delText>
        </w:r>
      </w:del>
      <w:ins w:id="261" w:author="Jason Serviss" w:date="2018-11-21T18:29:00Z">
        <w:r w:rsidR="003F0E92">
          <w:rPr>
            <w:rFonts w:cs="Times New Roman"/>
          </w:rPr>
          <w:t xml:space="preserve">riktlinjer </w:t>
        </w:r>
      </w:ins>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w:t>
      </w:r>
      <w:del w:id="262" w:author="Jason Serviss" w:date="2018-11-22T10:52:00Z">
        <w:r w:rsidDel="00080C1A">
          <w:rPr>
            <w:rFonts w:cs="Times New Roman"/>
          </w:rPr>
          <w:delText xml:space="preserve">inom lärandet </w:delText>
        </w:r>
      </w:del>
      <w:r>
        <w:rPr>
          <w:rFonts w:cs="Times New Roman"/>
        </w:rPr>
        <w:t xml:space="preserve">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w:t>
      </w:r>
      <w:r w:rsidR="00BE6335">
        <w:lastRenderedPageBreak/>
        <w:t xml:space="preserve">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8519F">
        <w:t xml:space="preserve"> fas</w:t>
      </w:r>
      <w:r w:rsidR="0079274D">
        <w:t xml:space="preserve"> </w:t>
      </w:r>
      <w:r w:rsidR="007F5A31">
        <w:t xml:space="preserve">enligt Grades pedagogiska riktlinjer </w:t>
      </w:r>
      <w:r w:rsidR="0079274D">
        <w:t>(Bilaga 2)</w:t>
      </w:r>
      <w:r>
        <w:t>.</w:t>
      </w:r>
      <w:r w:rsidR="00BC609E">
        <w:t xml:space="preserve"> </w:t>
      </w:r>
      <w:moveFromRangeStart w:id="263" w:author="Jason Serviss" w:date="2018-11-21T20:22:00Z" w:name="move404451099"/>
      <w:moveFrom w:id="264" w:author="Jason Serviss" w:date="2018-11-21T20:22:00Z">
        <w:r w:rsidR="00BC609E" w:rsidDel="00E41077">
          <w:t xml:space="preserve">För att säkerställa att ingen del av Grades pedagogiska riktlinjer hade missats i frågekonstruktionerna, </w:t>
        </w:r>
        <w:r w:rsidR="00244800" w:rsidDel="00E41077">
          <w:rPr>
            <w:rFonts w:eastAsia="Times New Roman" w:cs="Times New Roman"/>
            <w:lang w:eastAsia="sv-SE"/>
          </w:rPr>
          <w:t xml:space="preserve">avslutades </w:t>
        </w:r>
        <w:r w:rsidR="00BC609E" w:rsidDel="00E41077">
          <w:rPr>
            <w:rFonts w:eastAsia="Times New Roman" w:cs="Times New Roman"/>
            <w:lang w:eastAsia="sv-SE"/>
          </w:rPr>
          <w:t xml:space="preserve">intervjun </w:t>
        </w:r>
        <w:r w:rsidR="00244800" w:rsidDel="00E41077">
          <w:rPr>
            <w:rFonts w:eastAsia="Times New Roman" w:cs="Times New Roman"/>
            <w:lang w:eastAsia="sv-SE"/>
          </w:rPr>
          <w:t xml:space="preserve">med en öppen fråga </w:t>
        </w:r>
        <w:r w:rsidR="00BC609E" w:rsidDel="00E41077">
          <w:rPr>
            <w:rFonts w:eastAsia="Times New Roman" w:cs="Times New Roman"/>
            <w:lang w:eastAsia="sv-SE"/>
          </w:rPr>
          <w:t xml:space="preserve">där </w:t>
        </w:r>
        <w:r w:rsidR="00B33CEE" w:rsidDel="00E41077">
          <w:rPr>
            <w:rFonts w:eastAsia="Times New Roman" w:cs="Times New Roman"/>
            <w:lang w:eastAsia="sv-SE"/>
          </w:rPr>
          <w:t>respondenten</w:t>
        </w:r>
        <w:r w:rsidR="00BC609E" w:rsidDel="00E41077">
          <w:rPr>
            <w:rFonts w:eastAsia="Times New Roman" w:cs="Times New Roman"/>
            <w:lang w:eastAsia="sv-SE"/>
          </w:rPr>
          <w:t xml:space="preserve"> </w:t>
        </w:r>
        <w:r w:rsidR="008670D1" w:rsidDel="00E41077">
          <w:rPr>
            <w:rFonts w:eastAsia="Times New Roman" w:cs="Times New Roman"/>
            <w:lang w:eastAsia="sv-SE"/>
          </w:rPr>
          <w:t>hade möjligheten att</w:t>
        </w:r>
        <w:r w:rsidR="00BC609E" w:rsidDel="00E41077">
          <w:rPr>
            <w:rFonts w:eastAsia="Times New Roman" w:cs="Times New Roman"/>
            <w:lang w:eastAsia="sv-SE"/>
          </w:rPr>
          <w:t xml:space="preserve"> bidra med ytterligare information </w:t>
        </w:r>
        <w:r w:rsidR="00244800" w:rsidDel="00E41077">
          <w:rPr>
            <w:rFonts w:eastAsia="Times New Roman" w:cs="Times New Roman"/>
            <w:lang w:eastAsia="sv-SE"/>
          </w:rPr>
          <w:t>angående riktlinjer</w:t>
        </w:r>
        <w:r w:rsidR="00B33CEE" w:rsidDel="00E41077">
          <w:rPr>
            <w:rFonts w:eastAsia="Times New Roman" w:cs="Times New Roman"/>
            <w:lang w:eastAsia="sv-SE"/>
          </w:rPr>
          <w:t>na</w:t>
        </w:r>
        <w:r w:rsidR="008670D1" w:rsidDel="00E41077">
          <w:rPr>
            <w:rFonts w:eastAsia="Times New Roman" w:cs="Times New Roman"/>
            <w:lang w:eastAsia="sv-SE"/>
          </w:rPr>
          <w:t xml:space="preserve"> om </w:t>
        </w:r>
        <w:r w:rsidR="00002ECD" w:rsidDel="00E41077">
          <w:rPr>
            <w:rFonts w:eastAsia="Times New Roman" w:cs="Times New Roman"/>
            <w:lang w:eastAsia="sv-SE"/>
          </w:rPr>
          <w:t>de kände att något saknades</w:t>
        </w:r>
        <w:r w:rsidR="00244800" w:rsidDel="00E41077">
          <w:rPr>
            <w:rFonts w:eastAsia="Times New Roman" w:cs="Times New Roman"/>
            <w:lang w:eastAsia="sv-SE"/>
          </w:rPr>
          <w:t>.</w:t>
        </w:r>
        <w:r w:rsidR="00C564E9" w:rsidDel="00E41077">
          <w:t xml:space="preserve"> </w:t>
        </w:r>
      </w:moveFrom>
      <w:moveFromRangeEnd w:id="263"/>
      <w:r w:rsidR="00673314">
        <w:t>Frågekonstruktioner</w:t>
      </w:r>
      <w:r w:rsidR="002705D4">
        <w:t>na</w:t>
      </w:r>
      <w:r w:rsidR="00673314">
        <w:t xml:space="preserve"> i intervjun var designade till att bli bedömd på en skala mellan 1 (inte alls viktigt) till 5 (mycket viktigt)</w:t>
      </w:r>
      <w:r w:rsidR="0028519F">
        <w:t xml:space="preserve"> och poängsätts av respondenten</w:t>
      </w:r>
      <w:r w:rsidR="00673314">
        <w:t xml:space="preserve">. </w:t>
      </w:r>
      <w:r>
        <w:t xml:space="preserve"> </w:t>
      </w:r>
      <w:r w:rsidR="00A74157">
        <w:t xml:space="preserve">Antalet frågor per modell och element </w:t>
      </w:r>
      <w:r w:rsidR="00C05B0F">
        <w:t>reflekterar den mängd frågo</w:t>
      </w:r>
      <w:r w:rsidR="00A74157">
        <w:t xml:space="preserve">r som </w:t>
      </w:r>
      <w:del w:id="265" w:author="Jason Serviss" w:date="2018-11-22T10:53:00Z">
        <w:r w:rsidR="00A74157" w:rsidDel="00080C1A">
          <w:delText xml:space="preserve">bedömdes </w:delText>
        </w:r>
      </w:del>
      <w:r w:rsidR="00A74157">
        <w:t>var</w:t>
      </w:r>
      <w:del w:id="266" w:author="Jason Serviss" w:date="2018-11-22T10:53:00Z">
        <w:r w:rsidR="00A74157" w:rsidDel="00080C1A">
          <w:delText>a</w:delText>
        </w:r>
      </w:del>
      <w:r w:rsidR="00A74157">
        <w:t xml:space="preserve"> nödvändigt </w:t>
      </w:r>
      <w:r w:rsidR="002705D4">
        <w:t xml:space="preserve">för </w:t>
      </w:r>
      <w:r w:rsidR="00A74157">
        <w:t xml:space="preserve">att urskilja vilken modell som passade bäst för de </w:t>
      </w:r>
      <w:r w:rsidR="0028519F">
        <w:t>fas</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ins w:id="267" w:author="Olivia Imner" w:date="2018-11-22T06:43:00Z">
        <w:r w:rsidR="006D6C38">
          <w:rPr>
            <w:rFonts w:eastAsia="Times New Roman" w:cs="Times New Roman"/>
            <w:lang w:eastAsia="sv-SE"/>
          </w:rPr>
          <w:t xml:space="preserve"> riktlinjer</w:t>
        </w:r>
      </w:ins>
      <w:r>
        <w:rPr>
          <w:rFonts w:eastAsia="Times New Roman" w:cs="Times New Roman"/>
          <w:lang w:eastAsia="sv-SE"/>
        </w:rPr>
        <w:t>.</w:t>
      </w:r>
    </w:p>
    <w:p w14:paraId="47890A27" w14:textId="77777777" w:rsidR="00E30B7E" w:rsidRDefault="00E30B7E" w:rsidP="000B1921">
      <w:pPr>
        <w:tabs>
          <w:tab w:val="left" w:pos="1134"/>
        </w:tabs>
        <w:spacing w:line="480" w:lineRule="auto"/>
        <w:jc w:val="both"/>
        <w:rPr>
          <w:ins w:id="268" w:author="Jason Serviss" w:date="2018-11-21T20:34:00Z"/>
          <w:rFonts w:eastAsia="Times New Roman" w:cs="Times New Roman"/>
          <w:lang w:eastAsia="sv-SE"/>
        </w:rPr>
      </w:pPr>
    </w:p>
    <w:p w14:paraId="32BAAB67" w14:textId="1AD6BE67" w:rsidR="00D45847" w:rsidRPr="00E30B7E" w:rsidRDefault="00E30B7E">
      <w:pPr>
        <w:tabs>
          <w:tab w:val="left" w:pos="1134"/>
        </w:tabs>
        <w:spacing w:line="360" w:lineRule="auto"/>
        <w:rPr>
          <w:rFonts w:cs="Times New Roman"/>
          <w:b/>
          <w:sz w:val="24"/>
          <w:szCs w:val="24"/>
          <w:rPrChange w:id="269" w:author="Jason Serviss" w:date="2018-11-21T20:34:00Z">
            <w:rPr>
              <w:rFonts w:eastAsia="Times New Roman" w:cs="Times New Roman"/>
              <w:lang w:eastAsia="sv-SE"/>
            </w:rPr>
          </w:rPrChange>
        </w:rPr>
        <w:pPrChange w:id="270" w:author="Jason Serviss" w:date="2018-11-21T20:34:00Z">
          <w:pPr>
            <w:tabs>
              <w:tab w:val="left" w:pos="1134"/>
            </w:tabs>
            <w:spacing w:line="480" w:lineRule="auto"/>
            <w:jc w:val="both"/>
          </w:pPr>
        </w:pPrChange>
      </w:pPr>
      <w:ins w:id="271" w:author="Jason Serviss" w:date="2018-11-21T20:34:00Z">
        <w:r>
          <w:rPr>
            <w:rFonts w:cs="Times New Roman"/>
            <w:b/>
            <w:sz w:val="24"/>
            <w:szCs w:val="24"/>
          </w:rPr>
          <w:t>Intervjun</w:t>
        </w:r>
      </w:ins>
      <w:del w:id="272" w:author="Jason Serviss" w:date="2018-11-21T20:25:00Z">
        <w:r w:rsidR="005471EB" w:rsidDel="00E41077">
          <w:rPr>
            <w:rFonts w:eastAsia="Times New Roman" w:cs="Times New Roman"/>
            <w:lang w:eastAsia="sv-SE"/>
          </w:rPr>
          <w:delText xml:space="preserve"> </w:delText>
        </w:r>
      </w:del>
      <w:moveFromRangeStart w:id="273" w:author="Jason Serviss" w:date="2018-11-21T20:25:00Z" w:name="move404451235"/>
      <w:moveFrom w:id="274" w:author="Jason Serviss" w:date="2018-11-21T20:25:00Z">
        <w:r w:rsidR="006D5856" w:rsidDel="00E41077">
          <w:rPr>
            <w:rFonts w:eastAsia="Times New Roman" w:cs="Times New Roman"/>
            <w:lang w:eastAsia="sv-SE"/>
          </w:rPr>
          <w:t>Respondenten gav sitt godkännande att använda sina intervjusvar i denna studie</w:t>
        </w:r>
        <w:del w:id="275" w:author="Jason Serviss" w:date="2018-11-21T20:34:00Z">
          <w:r w:rsidR="006D5856" w:rsidDel="00E30B7E">
            <w:rPr>
              <w:rFonts w:eastAsia="Times New Roman" w:cs="Times New Roman"/>
              <w:lang w:eastAsia="sv-SE"/>
            </w:rPr>
            <w:delText>.</w:delText>
          </w:r>
        </w:del>
      </w:moveFrom>
      <w:moveFromRangeEnd w:id="273"/>
    </w:p>
    <w:p w14:paraId="6C371707" w14:textId="5633321F" w:rsidR="00E41077" w:rsidRPr="00E41077" w:rsidRDefault="00E41077" w:rsidP="00E41077">
      <w:pPr>
        <w:tabs>
          <w:tab w:val="left" w:pos="1134"/>
        </w:tabs>
        <w:spacing w:line="480" w:lineRule="auto"/>
        <w:jc w:val="both"/>
        <w:rPr>
          <w:rFonts w:eastAsia="Times New Roman" w:cs="Times New Roman"/>
          <w:lang w:eastAsia="sv-SE"/>
        </w:rPr>
      </w:pPr>
      <w:ins w:id="276" w:author="Jason Serviss" w:date="2018-11-21T20:25:00Z">
        <w:r>
          <w:t>Intervjun skedde på Grades kontor</w:t>
        </w:r>
        <w:del w:id="277" w:author="Olivia Imner" w:date="2018-11-22T06:44:00Z">
          <w:r w:rsidDel="006D6C38">
            <w:delText>et</w:delText>
          </w:r>
        </w:del>
        <w:r>
          <w:t xml:space="preserve"> i Stockholm i en tyst lokal utan </w:t>
        </w:r>
      </w:ins>
      <w:ins w:id="278" w:author="Jason Serviss" w:date="2018-11-21T20:26:00Z">
        <w:r>
          <w:t xml:space="preserve">möjlighet för avbrytande. </w:t>
        </w:r>
      </w:ins>
      <w:ins w:id="279" w:author="Jason Serviss" w:date="2018-11-21T20:27:00Z">
        <w:r>
          <w:t xml:space="preserve">Intervjun började med att förklara till respondenten </w:t>
        </w:r>
        <w:r w:rsidR="00E30B7E">
          <w:t>att frågekonstrukt</w:t>
        </w:r>
        <w:r w:rsidR="007E2E4F">
          <w:t>ionerna skulle ställas en i tagit</w:t>
        </w:r>
        <w:r w:rsidR="00E30B7E">
          <w:t xml:space="preserve"> och skulle besvaras enligt </w:t>
        </w:r>
      </w:ins>
      <w:ins w:id="280" w:author="Jason Serviss" w:date="2018-11-21T20:28:00Z">
        <w:r w:rsidR="00E30B7E">
          <w:t>bedömningsskala</w:t>
        </w:r>
      </w:ins>
      <w:ins w:id="281" w:author="Jason Serviss" w:date="2018-11-22T11:26:00Z">
        <w:r w:rsidR="000D6D5B">
          <w:t>n</w:t>
        </w:r>
      </w:ins>
      <w:ins w:id="282" w:author="Jason Serviss" w:date="2018-11-21T20:28:00Z">
        <w:r w:rsidR="00E30B7E">
          <w:t xml:space="preserve">. </w:t>
        </w:r>
      </w:ins>
      <w:ins w:id="283" w:author="Jason Serviss" w:date="2018-11-21T20:31:00Z">
        <w:r w:rsidR="00E30B7E">
          <w:t xml:space="preserve">Bedömningsskalan förklarades </w:t>
        </w:r>
      </w:ins>
      <w:ins w:id="284" w:author="Jason Serviss" w:date="2018-11-22T11:28:00Z">
        <w:r w:rsidR="007E2E4F">
          <w:t xml:space="preserve">också </w:t>
        </w:r>
      </w:ins>
      <w:ins w:id="285" w:author="Jason Serviss" w:date="2018-11-21T20:31:00Z">
        <w:r w:rsidR="00E30B7E">
          <w:t xml:space="preserve">för respondenten. </w:t>
        </w:r>
      </w:ins>
      <w:ins w:id="286" w:author="Jason Serviss" w:date="2018-11-21T20:28:00Z">
        <w:r w:rsidR="00E30B7E">
          <w:t xml:space="preserve">Respondenten </w:t>
        </w:r>
      </w:ins>
      <w:ins w:id="287" w:author="Jason Serviss" w:date="2018-11-21T20:31:00Z">
        <w:r w:rsidR="00E30B7E">
          <w:t>var</w:t>
        </w:r>
      </w:ins>
      <w:ins w:id="288" w:author="Jason Serviss" w:date="2018-11-21T20:28:00Z">
        <w:r w:rsidR="00E30B7E">
          <w:t xml:space="preserve"> informerad att om det var något oklarheter i frågekonstruktionen att de hade möjlighet att fråga efter </w:t>
        </w:r>
      </w:ins>
      <w:ins w:id="289" w:author="Jason Serviss" w:date="2018-11-22T11:28:00Z">
        <w:r w:rsidR="007E2E4F">
          <w:t>ytterligare</w:t>
        </w:r>
      </w:ins>
      <w:ins w:id="290" w:author="Jason Serviss" w:date="2018-11-21T20:28:00Z">
        <w:r w:rsidR="00E30B7E">
          <w:t xml:space="preserve"> förklaring. Frågekonstruktionerna </w:t>
        </w:r>
      </w:ins>
      <w:ins w:id="291" w:author="Jason Serviss" w:date="2018-11-21T20:29:00Z">
        <w:r w:rsidR="00E30B7E">
          <w:t xml:space="preserve">där respondenten bad om </w:t>
        </w:r>
      </w:ins>
      <w:ins w:id="292" w:author="Jason Serviss" w:date="2018-11-22T11:28:00Z">
        <w:r w:rsidR="007E2E4F">
          <w:t>ytterligare</w:t>
        </w:r>
      </w:ins>
      <w:ins w:id="293" w:author="Jason Serviss" w:date="2018-11-21T20:29:00Z">
        <w:r w:rsidR="00E30B7E">
          <w:t xml:space="preserve"> förklaring och den förklaring som gavs är inkluderade i Bilaga 2.</w:t>
        </w:r>
      </w:ins>
      <w:ins w:id="294" w:author="Jason Serviss" w:date="2018-11-21T20:27:00Z">
        <w:r>
          <w:t xml:space="preserve"> </w:t>
        </w:r>
      </w:ins>
      <w:moveToRangeStart w:id="295" w:author="Jason Serviss" w:date="2018-11-21T20:22:00Z" w:name="move404451099"/>
      <w:moveTo w:id="296" w:author="Jason Serviss" w:date="2018-11-21T20:22:00Z">
        <w:r>
          <w:t xml:space="preserve">För att säkerställa att ingen del av Grades pedagogiska riktlinjer hade missats i frågekonstruktionerna, </w:t>
        </w:r>
        <w:r>
          <w:rPr>
            <w:rFonts w:eastAsia="Times New Roman" w:cs="Times New Roman"/>
            <w:lang w:eastAsia="sv-SE"/>
          </w:rPr>
          <w:t xml:space="preserve">avslutades intervjun </w:t>
        </w:r>
        <w:r>
          <w:rPr>
            <w:rFonts w:eastAsia="Times New Roman" w:cs="Times New Roman"/>
            <w:lang w:eastAsia="sv-SE"/>
          </w:rPr>
          <w:lastRenderedPageBreak/>
          <w:t>med en öppen fråga där respondenten hade möjligheten att bidra med ytterligare information angående riktlinjerna om de kände att något saknades.</w:t>
        </w:r>
      </w:moveTo>
      <w:moveToRangeEnd w:id="295"/>
      <w:ins w:id="297" w:author="Jason Serviss" w:date="2018-11-21T20:33:00Z">
        <w:r w:rsidR="00E30B7E">
          <w:rPr>
            <w:rFonts w:eastAsia="Times New Roman" w:cs="Times New Roman"/>
            <w:lang w:eastAsia="sv-SE"/>
          </w:rPr>
          <w:t xml:space="preserve"> Ingen ytterligare information </w:t>
        </w:r>
      </w:ins>
      <w:ins w:id="298" w:author="Jason Serviss" w:date="2018-11-21T20:34:00Z">
        <w:r w:rsidR="00E30B7E">
          <w:rPr>
            <w:rFonts w:eastAsia="Times New Roman" w:cs="Times New Roman"/>
            <w:lang w:eastAsia="sv-SE"/>
          </w:rPr>
          <w:t>gavs av respondenten vid detta moment.</w:t>
        </w:r>
      </w:ins>
      <w:ins w:id="299" w:author="Jason Serviss" w:date="2018-11-21T20:25:00Z">
        <w:r>
          <w:rPr>
            <w:rFonts w:eastAsia="Times New Roman" w:cs="Times New Roman"/>
            <w:lang w:eastAsia="sv-SE"/>
          </w:rPr>
          <w:t xml:space="preserve"> </w:t>
        </w:r>
      </w:ins>
      <w:moveToRangeStart w:id="300" w:author="Jason Serviss" w:date="2018-11-21T20:25:00Z" w:name="move404451235"/>
      <w:moveTo w:id="301" w:author="Jason Serviss" w:date="2018-11-21T20:25:00Z">
        <w:r>
          <w:rPr>
            <w:rFonts w:eastAsia="Times New Roman" w:cs="Times New Roman"/>
            <w:lang w:eastAsia="sv-SE"/>
          </w:rPr>
          <w:t>Respondenten gav sitt godkännande att använda sina intervjusvar i denna studie.</w:t>
        </w:r>
      </w:moveTo>
    </w:p>
    <w:moveToRangeEnd w:id="300"/>
    <w:p w14:paraId="4D6BD85E" w14:textId="57A190A6"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302" w:name="_Toc391456183"/>
      <w:bookmarkStart w:id="303" w:name="_Toc401327939"/>
      <w:r w:rsidRPr="000B1921">
        <w:rPr>
          <w:rFonts w:cs="Times New Roman"/>
          <w:b/>
          <w:sz w:val="24"/>
          <w:szCs w:val="24"/>
        </w:rPr>
        <w:t>Utvärdering</w:t>
      </w:r>
      <w:bookmarkEnd w:id="302"/>
      <w:bookmarkEnd w:id="303"/>
    </w:p>
    <w:p w14:paraId="58B6265B" w14:textId="5F57F232"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del w:id="304" w:author="Olivia Imner" w:date="2018-11-22T06:44:00Z">
        <w:r w:rsidR="00FE505A" w:rsidDel="006D6C38">
          <w:rPr>
            <w:rFonts w:eastAsia="Times New Roman" w:cs="Times New Roman"/>
            <w:lang w:eastAsia="sv-SE"/>
          </w:rPr>
          <w:delText>pedagogi</w:delText>
        </w:r>
        <w:r w:rsidR="008709DF" w:rsidDel="006D6C38">
          <w:rPr>
            <w:rFonts w:eastAsia="Times New Roman" w:cs="Times New Roman"/>
            <w:lang w:eastAsia="sv-SE"/>
          </w:rPr>
          <w:delText>k</w:delText>
        </w:r>
      </w:del>
      <w:ins w:id="305" w:author="Olivia Imner" w:date="2018-11-22T06:44:00Z">
        <w:r w:rsidR="006D6C38">
          <w:rPr>
            <w:rFonts w:eastAsia="Times New Roman" w:cs="Times New Roman"/>
            <w:lang w:eastAsia="sv-SE"/>
          </w:rPr>
          <w:t>pedagogiska riktlinjer</w:t>
        </w:r>
      </w:ins>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w:t>
      </w:r>
      <w:del w:id="306" w:author="Jason Serviss" w:date="2018-11-22T10:54:00Z">
        <w:r w:rsidR="00850895" w:rsidDel="00080C1A">
          <w:rPr>
            <w:rFonts w:eastAsia="Times New Roman" w:cs="Times New Roman"/>
            <w:lang w:eastAsia="sv-SE"/>
          </w:rPr>
          <w:delText xml:space="preserve">djupgående </w:delText>
        </w:r>
      </w:del>
      <w:r w:rsidR="00850895">
        <w:rPr>
          <w:rFonts w:eastAsia="Times New Roman" w:cs="Times New Roman"/>
          <w:lang w:eastAsia="sv-SE"/>
        </w:rPr>
        <w:t>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w:t>
      </w:r>
      <w:bookmarkStart w:id="307" w:name="_GoBack"/>
      <w:bookmarkEnd w:id="307"/>
      <w:r w:rsidR="00850895">
        <w:rPr>
          <w:rFonts w:eastAsia="Times New Roman" w:cs="Times New Roman"/>
          <w:lang w:eastAsia="sv-SE"/>
        </w:rPr>
        <w:t>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ins w:id="308" w:author="Jason Serviss" w:date="2018-11-22T10:55:00Z">
        <w:r w:rsidR="00080C1A">
          <w:rPr>
            <w:rFonts w:eastAsia="Times New Roman" w:cs="Times New Roman"/>
            <w:lang w:eastAsia="sv-SE"/>
          </w:rPr>
          <w:t>för varje av de tidigare kurserna uppdelade utefter</w:t>
        </w:r>
      </w:ins>
      <w:del w:id="309" w:author="Jason Serviss" w:date="2018-11-22T10:55:00Z">
        <w:r w:rsidR="00850895" w:rsidDel="00080C1A">
          <w:rPr>
            <w:rFonts w:eastAsia="Times New Roman" w:cs="Times New Roman"/>
            <w:lang w:eastAsia="sv-SE"/>
          </w:rPr>
          <w:delText>per</w:delText>
        </w:r>
      </w:del>
      <w:r w:rsidR="00850895">
        <w:rPr>
          <w:rFonts w:eastAsia="Times New Roman" w:cs="Times New Roman"/>
          <w:lang w:eastAsia="sv-SE"/>
        </w:rPr>
        <w:t xml:space="preserve"> DIM’s faser/element</w:t>
      </w:r>
      <w:del w:id="310" w:author="Jason Serviss" w:date="2018-11-22T10:55:00Z">
        <w:r w:rsidR="00850895" w:rsidDel="00080C1A">
          <w:rPr>
            <w:rFonts w:eastAsia="Times New Roman" w:cs="Times New Roman"/>
            <w:lang w:eastAsia="sv-SE"/>
          </w:rPr>
          <w:delText xml:space="preserve"> och de tidigare kurserna</w:delText>
        </w:r>
      </w:del>
      <w:r w:rsidR="00850895">
        <w:rPr>
          <w:rFonts w:eastAsia="Times New Roman" w:cs="Times New Roman"/>
          <w:lang w:eastAsia="sv-SE"/>
        </w:rPr>
        <w:t xml:space="preserve">. </w:t>
      </w:r>
    </w:p>
    <w:p w14:paraId="650E9956" w14:textId="7B631B81" w:rsidR="00582DFC" w:rsidRPr="009B18DA" w:rsidRDefault="00850895" w:rsidP="009D27B3">
      <w:pPr>
        <w:pStyle w:val="Heading11"/>
      </w:pPr>
      <w:bookmarkStart w:id="311" w:name="_Toc391456184"/>
      <w:bookmarkStart w:id="312" w:name="_Toc401327940"/>
      <w:bookmarkEnd w:id="311"/>
      <w:r w:rsidRPr="00E43D1C">
        <w:t>Resultat</w:t>
      </w:r>
      <w:bookmarkEnd w:id="312"/>
    </w:p>
    <w:p w14:paraId="181AF975" w14:textId="26739F5A" w:rsidR="00D45847" w:rsidRPr="000B1921" w:rsidRDefault="00850895" w:rsidP="000B1921">
      <w:pPr>
        <w:pStyle w:val="BodyText"/>
        <w:spacing w:line="360" w:lineRule="auto"/>
        <w:rPr>
          <w:b/>
          <w:sz w:val="24"/>
        </w:rPr>
      </w:pPr>
      <w:r w:rsidRPr="000B1921">
        <w:rPr>
          <w:b/>
          <w:sz w:val="24"/>
        </w:rPr>
        <w:t>Associativt perspektiv och DIM motsvarar Grades nuvarande pedagogi</w:t>
      </w:r>
      <w:ins w:id="313" w:author="Olivia Imner" w:date="2018-11-22T06:45:00Z">
        <w:r w:rsidR="006D6C38">
          <w:rPr>
            <w:b/>
            <w:sz w:val="24"/>
          </w:rPr>
          <w:t>ska riktlinjer</w:t>
        </w:r>
      </w:ins>
      <w:del w:id="314" w:author="Olivia Imner" w:date="2018-11-22T06:45:00Z">
        <w:r w:rsidRPr="000B1921" w:rsidDel="006D6C38">
          <w:rPr>
            <w:b/>
            <w:sz w:val="24"/>
          </w:rPr>
          <w:delText>k</w:delText>
        </w:r>
      </w:del>
      <w:r w:rsidRPr="000B1921">
        <w:rPr>
          <w:b/>
          <w:sz w:val="24"/>
        </w:rPr>
        <w:t xml:space="preserve">  </w:t>
      </w:r>
    </w:p>
    <w:p w14:paraId="022FF46B" w14:textId="66BEB61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DE0A969" w14:textId="6684BAEA"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del w:id="315" w:author="Olivia Imner" w:date="2018-11-22T06:45:00Z">
        <w:r w:rsidDel="006D6C38">
          <w:delText>ansats</w:delText>
        </w:r>
      </w:del>
      <w:ins w:id="316" w:author="Olivia Imner" w:date="2018-11-22T06:45:00Z">
        <w:r w:rsidR="006D6C38">
          <w:t>riktlinjer</w:t>
        </w:r>
      </w:ins>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ins w:id="317" w:author="Olivia Imner" w:date="2018-11-22T06:46:00Z">
        <w:r w:rsidR="006D6C38">
          <w:t>ska riktlinjer</w:t>
        </w:r>
      </w:ins>
      <w:del w:id="318" w:author="Olivia Imner" w:date="2018-11-22T06:46:00Z">
        <w:r w:rsidR="00A80803" w:rsidDel="006D6C38">
          <w:delText>k</w:delText>
        </w:r>
      </w:del>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ins w:id="319" w:author="Olivia Imner" w:date="2018-11-22T06:46:00Z">
        <w:r w:rsidR="006D6C38">
          <w:t>iska riktlinjer</w:t>
        </w:r>
      </w:ins>
      <w:del w:id="320" w:author="Olivia Imner" w:date="2018-11-22T06:46:00Z">
        <w:r w:rsidR="00FC2E6B" w:rsidDel="006D6C38">
          <w:delText>ik</w:delText>
        </w:r>
      </w:del>
      <w:r w:rsidR="00255B32">
        <w:t>, vilket</w:t>
      </w:r>
      <w:r w:rsidR="00FC2E6B">
        <w:t xml:space="preserve"> innebär att det A</w:t>
      </w:r>
      <w:r w:rsidR="004A08DF">
        <w:t>ssociativa perspektivet representera</w:t>
      </w:r>
      <w:r w:rsidR="00255B32">
        <w:t>r</w:t>
      </w:r>
      <w:r w:rsidR="004A08DF">
        <w:t xml:space="preserve"> en </w:t>
      </w:r>
      <w:del w:id="321" w:author="Jason Serviss" w:date="2018-11-21T18:34:00Z">
        <w:r w:rsidR="004A08DF" w:rsidDel="003F0E92">
          <w:delText xml:space="preserve">logisk </w:delText>
        </w:r>
      </w:del>
      <w:ins w:id="322" w:author="Jason Serviss" w:date="2018-11-21T18:34:00Z">
        <w:r w:rsidR="003F0E92">
          <w:t xml:space="preserve">rimlig </w:t>
        </w:r>
      </w:ins>
      <w:r w:rsidR="004A08DF">
        <w:t xml:space="preserve">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lastRenderedPageBreak/>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313AFCAB" w14:textId="4FDB5148" w:rsidR="00F5632E" w:rsidRPr="009D27B3" w:rsidRDefault="00AE48F8" w:rsidP="009D27B3">
      <w:pPr>
        <w:spacing w:line="360" w:lineRule="auto"/>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w:t>
      </w:r>
      <w:ins w:id="323" w:author="Olivia Imner" w:date="2018-11-22T06:47:00Z">
        <w:r w:rsidR="006D6C38">
          <w:rPr>
            <w:b/>
            <w:sz w:val="24"/>
          </w:rPr>
          <w:t>iska riktlinjer</w:t>
        </w:r>
      </w:ins>
      <w:del w:id="324" w:author="Olivia Imner" w:date="2018-11-22T06:47:00Z">
        <w:r w:rsidDel="006D6C38">
          <w:rPr>
            <w:b/>
            <w:sz w:val="24"/>
          </w:rPr>
          <w:delText>ik</w:delText>
        </w:r>
      </w:del>
      <w:r>
        <w:rPr>
          <w:b/>
          <w:sz w:val="24"/>
        </w:rPr>
        <w:t xml:space="preserve"> enligt DIM</w:t>
      </w:r>
    </w:p>
    <w:p w14:paraId="29EBCC13" w14:textId="1FB1E62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w:t>
      </w:r>
      <w:r w:rsidR="00971948">
        <w:lastRenderedPageBreak/>
        <w:t xml:space="preserve">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78E9FC11" w:rsidR="00E2013D" w:rsidRDefault="007C7515" w:rsidP="00CA1731">
      <w:pPr>
        <w:spacing w:line="480" w:lineRule="auto"/>
        <w:jc w:val="both"/>
      </w:pPr>
      <w:r>
        <w:lastRenderedPageBreak/>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325" w:name="_Toc489811950"/>
      <w:bookmarkStart w:id="32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325"/>
      <w:bookmarkEnd w:id="32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327" w:name="_Toc391456185"/>
      <w:bookmarkStart w:id="328" w:name="_Toc401327941"/>
      <w:bookmarkEnd w:id="327"/>
      <w:r w:rsidRPr="004E58AD">
        <w:lastRenderedPageBreak/>
        <w:t>Diskussion</w:t>
      </w:r>
      <w:bookmarkEnd w:id="328"/>
    </w:p>
    <w:p w14:paraId="6D0F922C" w14:textId="2FC59382"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del w:id="329" w:author="Olivia Imner" w:date="2018-11-22T06:47:00Z">
        <w:r w:rsidR="000C1D43" w:rsidDel="006D6C38">
          <w:delText>ansats</w:delText>
        </w:r>
      </w:del>
      <w:ins w:id="330" w:author="Olivia Imner" w:date="2018-11-22T06:47:00Z">
        <w:r w:rsidR="006D6C38">
          <w:t>riktlinjer</w:t>
        </w:r>
      </w:ins>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6494C955" w:rsidR="00AC7484" w:rsidRPr="00802217" w:rsidRDefault="008227FA" w:rsidP="00CA1731">
      <w:pPr>
        <w:spacing w:line="480" w:lineRule="auto"/>
        <w:jc w:val="both"/>
        <w:rPr>
          <w:rFonts w:cs="Times New Roman"/>
        </w:rPr>
      </w:pPr>
      <w:r>
        <w:t>Intervjuresultatet visade att det Associativa perspektivet passade bäst in på Grades</w:t>
      </w:r>
      <w:r w:rsidR="006764D6">
        <w:t xml:space="preserve"> pedagogi</w:t>
      </w:r>
      <w:ins w:id="331" w:author="Olivia Imner" w:date="2018-11-22T06:48:00Z">
        <w:r w:rsidR="006D6C38">
          <w:t>ska riktlinjer</w:t>
        </w:r>
      </w:ins>
      <w:del w:id="332" w:author="Olivia Imner" w:date="2018-11-22T06:48:00Z">
        <w:r w:rsidR="006764D6" w:rsidDel="006D6C38">
          <w:delText>k</w:delText>
        </w:r>
      </w:del>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ins w:id="333" w:author="Olivia Imner" w:date="2018-11-22T06:48:00Z">
        <w:r w:rsidR="006D6C38">
          <w:t>ska riktlinjer</w:t>
        </w:r>
      </w:ins>
      <w:del w:id="334" w:author="Olivia Imner" w:date="2018-11-22T06:48:00Z">
        <w:r w:rsidR="00AC7484" w:rsidDel="006D6C38">
          <w:delText>k</w:delText>
        </w:r>
      </w:del>
      <w:r w:rsidR="00AC7484">
        <w:t xml:space="preserve">. </w:t>
      </w:r>
      <w:r w:rsidR="00047967">
        <w:t xml:space="preserve">I studien utnyttjades en </w:t>
      </w:r>
      <w:r w:rsidR="00A51BA1">
        <w:t>kvalitativ intervju</w:t>
      </w:r>
      <w:r w:rsidR="0015775D">
        <w:t xml:space="preserve"> </w:t>
      </w:r>
      <w:r w:rsidR="00047967">
        <w:t>för att</w:t>
      </w:r>
      <w:r w:rsidR="00A51BA1">
        <w:t xml:space="preserve"> </w:t>
      </w:r>
      <w:r w:rsidR="00401673">
        <w:t xml:space="preserve">utföra </w:t>
      </w:r>
      <w:r w:rsidR="00A51BA1">
        <w:t>studien</w:t>
      </w:r>
      <w:r w:rsidR="0015775D">
        <w:t xml:space="preserve"> och uppnå de mål som angivits</w:t>
      </w:r>
      <w:r w:rsidR="00047967">
        <w:t xml:space="preserve">. </w:t>
      </w:r>
      <w:r w:rsidR="005E4262">
        <w:rPr>
          <w:rFonts w:cs="Times New Roman"/>
        </w:rPr>
        <w:t xml:space="preserve">Ett alternativ forskningsmetod </w:t>
      </w:r>
      <w:r w:rsidR="00401673">
        <w:rPr>
          <w:rFonts w:cs="Times New Roman"/>
        </w:rPr>
        <w:t xml:space="preserve">skulle kunna </w:t>
      </w:r>
      <w:r w:rsidR="005E4262">
        <w:rPr>
          <w:rFonts w:cs="Times New Roman"/>
        </w:rPr>
        <w:t xml:space="preserve">vara att använda en enkät </w:t>
      </w:r>
      <w:r w:rsidR="00841C6E">
        <w:rPr>
          <w:rFonts w:cs="Times New Roman"/>
        </w:rPr>
        <w:t>för att utvinna en större bredd på informationsflödet</w:t>
      </w:r>
      <w:r w:rsidR="00841C6E">
        <w:t xml:space="preserve">, </w:t>
      </w:r>
      <w:r w:rsidR="00FC6287">
        <w:rPr>
          <w:rFonts w:cs="Times New Roman"/>
        </w:rPr>
        <w:t>eftersom fler frågekonstrukti</w:t>
      </w:r>
      <w:r w:rsidR="00841C6E">
        <w:rPr>
          <w:rFonts w:cs="Times New Roman"/>
        </w:rPr>
        <w:t>oner kan skapas.</w:t>
      </w:r>
      <w:r w:rsidR="00AC1E16">
        <w:rPr>
          <w:rFonts w:cs="Times New Roman"/>
        </w:rPr>
        <w:t xml:space="preserve"> </w:t>
      </w:r>
      <w:r w:rsidR="00B33CEE">
        <w:rPr>
          <w:rFonts w:cs="Times New Roman"/>
        </w:rPr>
        <w:t xml:space="preserve">Dock finns </w:t>
      </w:r>
      <w:r w:rsidR="001A5D5F">
        <w:rPr>
          <w:rFonts w:cs="Times New Roman"/>
        </w:rPr>
        <w:t>risken</w:t>
      </w:r>
      <w:r w:rsidR="00B33CEE">
        <w:rPr>
          <w:rFonts w:cs="Times New Roman"/>
        </w:rPr>
        <w:t xml:space="preserve"> för </w:t>
      </w:r>
      <w:r w:rsidR="001A5D5F">
        <w:rPr>
          <w:rFonts w:cs="Times New Roman"/>
        </w:rPr>
        <w:t xml:space="preserve">att </w:t>
      </w:r>
      <w:r w:rsidR="00B33CEE">
        <w:rPr>
          <w:rFonts w:cs="Times New Roman"/>
        </w:rPr>
        <w:t xml:space="preserve">missförstånd av </w:t>
      </w:r>
      <w:r w:rsidR="00AC1E16">
        <w:rPr>
          <w:rFonts w:cs="Times New Roman"/>
        </w:rPr>
        <w:t>frågekonstruktioner</w:t>
      </w:r>
      <w:r w:rsidR="00003F6D">
        <w:rPr>
          <w:rFonts w:cs="Times New Roman"/>
        </w:rPr>
        <w:t xml:space="preserve"> </w:t>
      </w:r>
      <w:r w:rsidR="00002ECD">
        <w:rPr>
          <w:rFonts w:cs="Times New Roman"/>
        </w:rPr>
        <w:t xml:space="preserve">ökar </w:t>
      </w:r>
      <w:r w:rsidR="00B33CEE">
        <w:rPr>
          <w:rFonts w:cs="Times New Roman"/>
        </w:rPr>
        <w:t xml:space="preserve">med en enkät, eftersom det inte finns någon chans för vidare förklaringar. Med tanke på att </w:t>
      </w:r>
      <w:r w:rsidR="00002ECD">
        <w:rPr>
          <w:rFonts w:cs="Times New Roman"/>
        </w:rPr>
        <w:t xml:space="preserve">frågekonstruktionerna </w:t>
      </w:r>
      <w:r w:rsidR="00B33CEE">
        <w:rPr>
          <w:rFonts w:cs="Times New Roman"/>
        </w:rPr>
        <w:t xml:space="preserve">utvecklades av enbart </w:t>
      </w:r>
      <w:r w:rsidR="001A5D5F">
        <w:rPr>
          <w:rFonts w:cs="Times New Roman"/>
        </w:rPr>
        <w:t xml:space="preserve">en person bedömdes </w:t>
      </w:r>
      <w:r w:rsidR="00003F6D">
        <w:rPr>
          <w:rFonts w:cs="Times New Roman"/>
        </w:rPr>
        <w:t xml:space="preserve">risken </w:t>
      </w:r>
      <w:r w:rsidR="001A5D5F">
        <w:rPr>
          <w:rFonts w:cs="Times New Roman"/>
        </w:rPr>
        <w:t>för</w:t>
      </w:r>
      <w:r w:rsidR="00003F6D">
        <w:rPr>
          <w:rFonts w:cs="Times New Roman"/>
        </w:rPr>
        <w:t xml:space="preserve"> missförstånd </w:t>
      </w:r>
      <w:r w:rsidR="001A5D5F">
        <w:rPr>
          <w:rFonts w:cs="Times New Roman"/>
        </w:rPr>
        <w:t xml:space="preserve">att växa ytterligare och därmed utsågs en intervju som en mer precist metod för att uppnå de angivna målen. </w:t>
      </w:r>
      <w:r w:rsidR="00002ECD">
        <w:rPr>
          <w:rFonts w:cs="Times New Roman"/>
          <w:color w:val="353535"/>
        </w:rPr>
        <w:t xml:space="preserve">Fast </w:t>
      </w:r>
      <w:r w:rsidR="001E114D">
        <w:rPr>
          <w:rFonts w:cs="Times New Roman"/>
          <w:color w:val="353535"/>
        </w:rPr>
        <w:t xml:space="preserve">en </w:t>
      </w:r>
      <w:r w:rsidR="00002ECD">
        <w:rPr>
          <w:rFonts w:cs="Times New Roman"/>
          <w:color w:val="353535"/>
        </w:rPr>
        <w:t xml:space="preserve">intervju bedömdes att vara </w:t>
      </w:r>
      <w:r w:rsidR="001E114D">
        <w:rPr>
          <w:rFonts w:cs="Times New Roman"/>
          <w:color w:val="353535"/>
        </w:rPr>
        <w:t xml:space="preserve">den mest lämpliga metoden att använda, </w:t>
      </w:r>
      <w:r w:rsidR="00802217" w:rsidRPr="001E114D">
        <w:rPr>
          <w:rFonts w:cs="Times New Roman"/>
          <w:color w:val="353535"/>
        </w:rPr>
        <w:t>finns det vissa faktorer som</w:t>
      </w:r>
      <w:r w:rsidR="00802217" w:rsidRPr="00802217">
        <w:rPr>
          <w:rFonts w:cs="Times New Roman"/>
          <w:color w:val="353535"/>
        </w:rPr>
        <w:t xml:space="preserve"> kan ha påverkat intervjuresultatet på ett okänt sätt.</w:t>
      </w:r>
      <w:r w:rsidR="00802217">
        <w:rPr>
          <w:rFonts w:ascii="AppleSystemUIFont" w:hAnsi="AppleSystemUIFont" w:cs="AppleSystemUIFont"/>
          <w:color w:val="353535"/>
          <w:sz w:val="24"/>
          <w:szCs w:val="24"/>
        </w:rPr>
        <w:t xml:space="preserve"> </w:t>
      </w:r>
      <w:r w:rsidR="00002ECD">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lastRenderedPageBreak/>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w:t>
      </w:r>
      <w:r w:rsidR="00753381">
        <w:t xml:space="preserve"> åtskilliga</w:t>
      </w:r>
      <w:r w:rsidR="00BB10E9">
        <w:t xml:space="preserve"> </w:t>
      </w:r>
      <w:r w:rsidR="00F358E4">
        <w:t>på Grade som utvecklar kurser utöver</w:t>
      </w:r>
      <w:r w:rsidR="00BB10E9">
        <w:t xml:space="preserve">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29FAC4A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r w:rsidR="00BC2F57">
        <w:t>personer</w:t>
      </w:r>
      <w:r w:rsidR="00DB3CC8">
        <w:t xml:space="preserve"> hanterar </w:t>
      </w:r>
      <w:r w:rsidR="00674179">
        <w:t>påståenden</w:t>
      </w:r>
      <w:r w:rsidR="002E3DAC">
        <w:t>.</w:t>
      </w:r>
    </w:p>
    <w:p w14:paraId="211E84E5" w14:textId="77777777" w:rsidR="00C67B0B" w:rsidRDefault="00C67B0B" w:rsidP="00CA1731">
      <w:pPr>
        <w:spacing w:line="480" w:lineRule="auto"/>
        <w:jc w:val="both"/>
      </w:pPr>
    </w:p>
    <w:p w14:paraId="04042C3D" w14:textId="07DA8B53"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lastRenderedPageBreak/>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3F4C28F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ins w:id="335" w:author="Olivia Imner" w:date="2018-11-22T06:49:00Z">
        <w:r w:rsidR="006D6C38">
          <w:t>ska riktlinjer</w:t>
        </w:r>
      </w:ins>
      <w:del w:id="336" w:author="Olivia Imner" w:date="2018-11-22T06:49:00Z">
        <w:r w:rsidR="007E6083" w:rsidDel="006D6C38">
          <w:delText>k</w:delText>
        </w:r>
      </w:del>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9D27B3">
      <w:pPr>
        <w:pStyle w:val="Heading11"/>
      </w:pPr>
      <w:bookmarkStart w:id="337" w:name="_Toc401327942"/>
      <w:r w:rsidRPr="004E58AD">
        <w:lastRenderedPageBreak/>
        <w:t>Tack</w:t>
      </w:r>
      <w:bookmarkEnd w:id="337"/>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338" w:name="_Toc391456186"/>
      <w:bookmarkStart w:id="339" w:name="_Toc401327943"/>
      <w:bookmarkEnd w:id="338"/>
      <w:r w:rsidRPr="004E58AD">
        <w:t>Referenser</w:t>
      </w:r>
      <w:bookmarkEnd w:id="339"/>
    </w:p>
    <w:p w14:paraId="09346966" w14:textId="6DC1281C" w:rsidR="004D2145" w:rsidRPr="006A5D72" w:rsidDel="003727F8" w:rsidRDefault="00B67ECD">
      <w:pPr>
        <w:widowControl w:val="0"/>
        <w:autoSpaceDE w:val="0"/>
        <w:autoSpaceDN w:val="0"/>
        <w:adjustRightInd w:val="0"/>
        <w:rPr>
          <w:del w:id="340" w:author="Olivia Imner" w:date="2018-11-22T10:27:00Z"/>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ins w:id="341" w:author="Olivia Imner" w:date="2018-11-22T10:43:00Z">
        <w:r w:rsidR="006A5D72">
          <w:rPr>
            <w:rFonts w:cs="Times New Roman"/>
            <w:color w:val="000000"/>
          </w:rPr>
          <w:t>Automatic citation updates are disabled. To see the bibliography, click Refresh in the Zotero toolbar.</w:t>
        </w:r>
      </w:ins>
      <w:del w:id="342" w:author="Olivia Imner" w:date="2018-11-22T10:27:00Z">
        <w:r w:rsidR="004D2145" w:rsidRPr="006A5D72" w:rsidDel="003727F8">
          <w:rPr>
            <w:rFonts w:cs="Times New Roman"/>
            <w:color w:val="000000"/>
          </w:rPr>
          <w:delText xml:space="preserve">Brodie, K. (2005). Using Cognitive and Situative Perspectives to Understand Teacher Interactions with Learner Errors. </w:delText>
        </w:r>
        <w:r w:rsidR="004D2145" w:rsidRPr="006A5D72" w:rsidDel="003727F8">
          <w:rPr>
            <w:rFonts w:cs="Times New Roman"/>
            <w:i/>
            <w:iCs/>
            <w:color w:val="000000"/>
          </w:rPr>
          <w:delText>International Group for the Psychology of Mathematics Education 2</w:delText>
        </w:r>
        <w:r w:rsidR="004D2145" w:rsidRPr="006A5D72" w:rsidDel="003727F8">
          <w:rPr>
            <w:rFonts w:cs="Times New Roman"/>
            <w:color w:val="000000"/>
          </w:rPr>
          <w:delText>, 177–184. Retrieved from goo.gl/wKHNCa</w:delText>
        </w:r>
      </w:del>
    </w:p>
    <w:p w14:paraId="3ABC2308" w14:textId="3BE2560D" w:rsidR="004D2145" w:rsidRPr="006A5D72" w:rsidDel="003727F8" w:rsidRDefault="004D2145">
      <w:pPr>
        <w:widowControl w:val="0"/>
        <w:autoSpaceDE w:val="0"/>
        <w:autoSpaceDN w:val="0"/>
        <w:adjustRightInd w:val="0"/>
        <w:rPr>
          <w:del w:id="343" w:author="Olivia Imner" w:date="2018-11-22T10:27:00Z"/>
          <w:rFonts w:cs="Times New Roman"/>
          <w:color w:val="000000"/>
        </w:rPr>
      </w:pPr>
      <w:del w:id="344" w:author="Olivia Imner" w:date="2018-11-22T10:27:00Z">
        <w:r w:rsidRPr="006A5D72" w:rsidDel="003727F8">
          <w:rPr>
            <w:rFonts w:cs="Times New Roman"/>
            <w:color w:val="000000"/>
          </w:rPr>
          <w:delText>Businessreflex. (2016, December 2). E-learning – mer lärande på effektivare sätt? Retrieved August 31, 2018, from goo.gl/SbUuNe</w:delText>
        </w:r>
      </w:del>
    </w:p>
    <w:p w14:paraId="5E98B8FE" w14:textId="750C15F3" w:rsidR="004D2145" w:rsidRPr="006A5D72" w:rsidDel="003727F8" w:rsidRDefault="004D2145">
      <w:pPr>
        <w:widowControl w:val="0"/>
        <w:autoSpaceDE w:val="0"/>
        <w:autoSpaceDN w:val="0"/>
        <w:adjustRightInd w:val="0"/>
        <w:rPr>
          <w:del w:id="345" w:author="Olivia Imner" w:date="2018-11-22T10:27:00Z"/>
          <w:rFonts w:cs="Times New Roman"/>
          <w:color w:val="000000"/>
        </w:rPr>
      </w:pPr>
      <w:del w:id="346" w:author="Olivia Imner" w:date="2018-11-22T10:27:00Z">
        <w:r w:rsidRPr="006A5D72" w:rsidDel="003727F8">
          <w:rPr>
            <w:rFonts w:cs="Times New Roman"/>
            <w:color w:val="000000"/>
          </w:rPr>
          <w:delText>Carlberg, N. (2017, March 5). Branschanalys e-learning Sverige 2015. Retrieved October 7, 2018, from goo.gl/ZU9VLM</w:delText>
        </w:r>
      </w:del>
    </w:p>
    <w:p w14:paraId="23FDCA95" w14:textId="6D7871FF" w:rsidR="004D2145" w:rsidRPr="006A5D72" w:rsidDel="003727F8" w:rsidRDefault="004D2145">
      <w:pPr>
        <w:widowControl w:val="0"/>
        <w:autoSpaceDE w:val="0"/>
        <w:autoSpaceDN w:val="0"/>
        <w:adjustRightInd w:val="0"/>
        <w:rPr>
          <w:del w:id="347" w:author="Olivia Imner" w:date="2018-11-22T10:27:00Z"/>
          <w:rFonts w:cs="Times New Roman"/>
          <w:color w:val="000000"/>
        </w:rPr>
      </w:pPr>
      <w:del w:id="348" w:author="Olivia Imner" w:date="2018-11-22T10:27:00Z">
        <w:r w:rsidRPr="006A5D72" w:rsidDel="003727F8">
          <w:rPr>
            <w:rFonts w:cs="Times New Roman"/>
            <w:color w:val="000000"/>
          </w:rPr>
          <w:delText xml:space="preserve">Clark, R. C., &amp; Mayer, R. E. (2012). </w:delText>
        </w:r>
        <w:r w:rsidRPr="006A5D72" w:rsidDel="003727F8">
          <w:rPr>
            <w:rFonts w:cs="Times New Roman"/>
            <w:i/>
            <w:iCs/>
            <w:color w:val="000000"/>
          </w:rPr>
          <w:delText>Scenario-based e-Learning: Evidence-Based Guidelines for Online Workforce Learning</w:delText>
        </w:r>
        <w:r w:rsidRPr="006A5D72" w:rsidDel="003727F8">
          <w:rPr>
            <w:rFonts w:cs="Times New Roman"/>
            <w:color w:val="000000"/>
          </w:rPr>
          <w:delText>. John Wiley &amp; Sons.</w:delText>
        </w:r>
      </w:del>
    </w:p>
    <w:p w14:paraId="5A517598" w14:textId="5BCDFE88" w:rsidR="004D2145" w:rsidRPr="006A5D72" w:rsidDel="003727F8" w:rsidRDefault="004D2145">
      <w:pPr>
        <w:widowControl w:val="0"/>
        <w:autoSpaceDE w:val="0"/>
        <w:autoSpaceDN w:val="0"/>
        <w:adjustRightInd w:val="0"/>
        <w:rPr>
          <w:del w:id="349" w:author="Olivia Imner" w:date="2018-11-22T10:27:00Z"/>
          <w:rFonts w:cs="Times New Roman"/>
          <w:color w:val="000000"/>
        </w:rPr>
      </w:pPr>
      <w:del w:id="350" w:author="Olivia Imner" w:date="2018-11-22T10:27:00Z">
        <w:r w:rsidRPr="006A5D72" w:rsidDel="003727F8">
          <w:rPr>
            <w:rFonts w:cs="Times New Roman"/>
            <w:color w:val="000000"/>
          </w:rPr>
          <w:delText xml:space="preserve">Conole, G., Dyke, M., Oliver, M., &amp; Seale, J. (2004). Mapping pedagogy and tools for effective learning design. </w:delText>
        </w:r>
        <w:r w:rsidRPr="006A5D72" w:rsidDel="003727F8">
          <w:rPr>
            <w:rFonts w:cs="Times New Roman"/>
            <w:i/>
            <w:iCs/>
            <w:color w:val="000000"/>
          </w:rPr>
          <w:delText>Computers &amp; Education</w:delText>
        </w:r>
        <w:r w:rsidRPr="006A5D72" w:rsidDel="003727F8">
          <w:rPr>
            <w:rFonts w:cs="Times New Roman"/>
            <w:color w:val="000000"/>
          </w:rPr>
          <w:delText xml:space="preserve">, </w:delText>
        </w:r>
        <w:r w:rsidRPr="006A5D72" w:rsidDel="003727F8">
          <w:rPr>
            <w:rFonts w:cs="Times New Roman"/>
            <w:i/>
            <w:iCs/>
            <w:color w:val="000000"/>
          </w:rPr>
          <w:delText>43</w:delText>
        </w:r>
        <w:r w:rsidRPr="006A5D72" w:rsidDel="003727F8">
          <w:rPr>
            <w:rFonts w:cs="Times New Roman"/>
            <w:color w:val="000000"/>
          </w:rPr>
          <w:delText>(1–2), 17–33. https://doi.org/10.1016/j.compedu.2003.12.018</w:delText>
        </w:r>
      </w:del>
    </w:p>
    <w:p w14:paraId="02191C4B" w14:textId="06440476" w:rsidR="004D2145" w:rsidRPr="006A5D72" w:rsidDel="003727F8" w:rsidRDefault="004D2145">
      <w:pPr>
        <w:widowControl w:val="0"/>
        <w:autoSpaceDE w:val="0"/>
        <w:autoSpaceDN w:val="0"/>
        <w:adjustRightInd w:val="0"/>
        <w:rPr>
          <w:del w:id="351" w:author="Olivia Imner" w:date="2018-11-22T10:27:00Z"/>
          <w:rFonts w:cs="Times New Roman"/>
          <w:color w:val="000000"/>
        </w:rPr>
      </w:pPr>
      <w:del w:id="352" w:author="Olivia Imner" w:date="2018-11-22T10:27:00Z">
        <w:r w:rsidRPr="006A5D72" w:rsidDel="003727F8">
          <w:rPr>
            <w:rFonts w:cs="Times New Roman"/>
            <w:color w:val="000000"/>
          </w:rPr>
          <w:delText xml:space="preserve">Conole, Gráinne. (2010). </w:delText>
        </w:r>
        <w:r w:rsidRPr="006A5D72" w:rsidDel="003727F8">
          <w:rPr>
            <w:rFonts w:cs="Times New Roman"/>
            <w:i/>
            <w:iCs/>
            <w:color w:val="000000"/>
          </w:rPr>
          <w:delText>Review of Pedagogical Models and their use in e-learning</w:delText>
        </w:r>
        <w:r w:rsidRPr="006A5D72" w:rsidDel="003727F8">
          <w:rPr>
            <w:rFonts w:cs="Times New Roman"/>
            <w:color w:val="000000"/>
          </w:rPr>
          <w:delText>. Milton Keynes: Open University. Retrieved from goo.gl/AfBK7R</w:delText>
        </w:r>
      </w:del>
    </w:p>
    <w:p w14:paraId="185F1515" w14:textId="00E8FE88" w:rsidR="004D2145" w:rsidRPr="006A5D72" w:rsidDel="003727F8" w:rsidRDefault="004D2145">
      <w:pPr>
        <w:widowControl w:val="0"/>
        <w:autoSpaceDE w:val="0"/>
        <w:autoSpaceDN w:val="0"/>
        <w:adjustRightInd w:val="0"/>
        <w:rPr>
          <w:del w:id="353" w:author="Olivia Imner" w:date="2018-11-22T10:27:00Z"/>
          <w:rFonts w:cs="Times New Roman"/>
          <w:color w:val="000000"/>
        </w:rPr>
      </w:pPr>
      <w:del w:id="354" w:author="Olivia Imner" w:date="2018-11-22T10:27:00Z">
        <w:r w:rsidRPr="006A5D72" w:rsidDel="003727F8">
          <w:rPr>
            <w:rFonts w:cs="Times New Roman"/>
            <w:color w:val="000000"/>
          </w:rPr>
          <w:delText xml:space="preserve">Dabbagh, N. (2005). Pedagogical models for E-Learning: A theory-based design framework. In </w:delText>
        </w:r>
        <w:r w:rsidRPr="006A5D72" w:rsidDel="003727F8">
          <w:rPr>
            <w:rFonts w:cs="Times New Roman"/>
            <w:i/>
            <w:iCs/>
            <w:color w:val="000000"/>
          </w:rPr>
          <w:delText>In International Journal of Technology in Teaching and Learning</w:delText>
        </w:r>
        <w:r w:rsidRPr="006A5D72" w:rsidDel="003727F8">
          <w:rPr>
            <w:rFonts w:cs="Times New Roman"/>
            <w:color w:val="000000"/>
          </w:rPr>
          <w:delText xml:space="preserve"> (pp. 25–44).</w:delText>
        </w:r>
      </w:del>
    </w:p>
    <w:p w14:paraId="12B88413" w14:textId="46A2C45A" w:rsidR="004D2145" w:rsidRPr="006A5D72" w:rsidDel="003727F8" w:rsidRDefault="004D2145">
      <w:pPr>
        <w:widowControl w:val="0"/>
        <w:autoSpaceDE w:val="0"/>
        <w:autoSpaceDN w:val="0"/>
        <w:adjustRightInd w:val="0"/>
        <w:rPr>
          <w:del w:id="355" w:author="Olivia Imner" w:date="2018-11-22T10:27:00Z"/>
          <w:rFonts w:cs="Times New Roman"/>
          <w:color w:val="000000"/>
        </w:rPr>
      </w:pPr>
      <w:del w:id="356" w:author="Olivia Imner" w:date="2018-11-22T10:27:00Z">
        <w:r w:rsidRPr="006A5D72" w:rsidDel="003727F8">
          <w:rPr>
            <w:rFonts w:cs="Times New Roman"/>
            <w:color w:val="000000"/>
          </w:rPr>
          <w:delText xml:space="preserve">Dalsgaard, C. (2005). Pedagogical quality in e-learning. </w:delText>
        </w:r>
        <w:r w:rsidRPr="006A5D72" w:rsidDel="003727F8">
          <w:rPr>
            <w:rFonts w:cs="Times New Roman"/>
            <w:i/>
            <w:iCs/>
            <w:color w:val="000000"/>
          </w:rPr>
          <w:delText>Eleed</w:delText>
        </w:r>
        <w:r w:rsidRPr="006A5D72" w:rsidDel="003727F8">
          <w:rPr>
            <w:rFonts w:cs="Times New Roman"/>
            <w:color w:val="000000"/>
          </w:rPr>
          <w:delText xml:space="preserve">, </w:delText>
        </w:r>
        <w:r w:rsidRPr="006A5D72" w:rsidDel="003727F8">
          <w:rPr>
            <w:rFonts w:cs="Times New Roman"/>
            <w:i/>
            <w:iCs/>
            <w:color w:val="000000"/>
          </w:rPr>
          <w:delText>1</w:delText>
        </w:r>
        <w:r w:rsidRPr="006A5D72" w:rsidDel="003727F8">
          <w:rPr>
            <w:rFonts w:cs="Times New Roman"/>
            <w:color w:val="000000"/>
          </w:rPr>
          <w:delText>(1). Retrieved from https://eleed.campussource.de/archive/1/78/index_html</w:delText>
        </w:r>
      </w:del>
    </w:p>
    <w:p w14:paraId="4BAF9548" w14:textId="11E6193A" w:rsidR="004D2145" w:rsidRPr="006A5D72" w:rsidDel="003727F8" w:rsidRDefault="004D2145">
      <w:pPr>
        <w:widowControl w:val="0"/>
        <w:autoSpaceDE w:val="0"/>
        <w:autoSpaceDN w:val="0"/>
        <w:adjustRightInd w:val="0"/>
        <w:rPr>
          <w:del w:id="357" w:author="Olivia Imner" w:date="2018-11-22T10:27:00Z"/>
          <w:rFonts w:cs="Times New Roman"/>
          <w:color w:val="000000"/>
        </w:rPr>
      </w:pPr>
      <w:del w:id="358" w:author="Olivia Imner" w:date="2018-11-22T10:27:00Z">
        <w:r w:rsidRPr="006A5D72" w:rsidDel="003727F8">
          <w:rPr>
            <w:rFonts w:cs="Times New Roman"/>
            <w:color w:val="000000"/>
          </w:rPr>
          <w:delText xml:space="preserve">European Union Reference Laboratories. (2001). </w:delText>
        </w:r>
        <w:r w:rsidRPr="006A5D72" w:rsidDel="003727F8">
          <w:rPr>
            <w:rFonts w:cs="Times New Roman"/>
            <w:i/>
            <w:iCs/>
            <w:color w:val="000000"/>
          </w:rPr>
          <w:delText>eLearning : Designing Tomorrow’s Education An Interim Report</w:delText>
        </w:r>
        <w:r w:rsidRPr="006A5D72" w:rsidDel="003727F8">
          <w:rPr>
            <w:rFonts w:cs="Times New Roman"/>
            <w:color w:val="000000"/>
          </w:rPr>
          <w:delText>. International Co-operation Europe Ltd: Commission Of The European Communities. Retrieved from goo.gl/nhn8QH</w:delText>
        </w:r>
      </w:del>
    </w:p>
    <w:p w14:paraId="29FED6D4" w14:textId="086C8E03" w:rsidR="004D2145" w:rsidRPr="006A5D72" w:rsidDel="003727F8" w:rsidRDefault="004D2145">
      <w:pPr>
        <w:widowControl w:val="0"/>
        <w:autoSpaceDE w:val="0"/>
        <w:autoSpaceDN w:val="0"/>
        <w:adjustRightInd w:val="0"/>
        <w:rPr>
          <w:del w:id="359" w:author="Olivia Imner" w:date="2018-11-22T10:27:00Z"/>
          <w:rFonts w:cs="Times New Roman"/>
          <w:color w:val="000000"/>
        </w:rPr>
      </w:pPr>
      <w:del w:id="360" w:author="Olivia Imner" w:date="2018-11-22T10:27:00Z">
        <w:r w:rsidRPr="006A5D72" w:rsidDel="003727F8">
          <w:rPr>
            <w:rFonts w:cs="Times New Roman"/>
            <w:color w:val="000000"/>
          </w:rPr>
          <w:delText xml:space="preserve">Kauchak, D. P., &amp; Eggen, P. D. (2011). </w:delText>
        </w:r>
        <w:r w:rsidRPr="006A5D72" w:rsidDel="003727F8">
          <w:rPr>
            <w:rFonts w:cs="Times New Roman"/>
            <w:i/>
            <w:iCs/>
            <w:color w:val="000000"/>
          </w:rPr>
          <w:delText>Learning and teaching: research-based methods</w:delText>
        </w:r>
        <w:r w:rsidRPr="006A5D72" w:rsidDel="003727F8">
          <w:rPr>
            <w:rFonts w:cs="Times New Roman"/>
            <w:color w:val="000000"/>
          </w:rPr>
          <w:delText>. Boston: Pearson.</w:delText>
        </w:r>
      </w:del>
    </w:p>
    <w:p w14:paraId="30845D88" w14:textId="6140D4E6" w:rsidR="004D2145" w:rsidRPr="006A5D72" w:rsidDel="003727F8" w:rsidRDefault="004D2145">
      <w:pPr>
        <w:widowControl w:val="0"/>
        <w:autoSpaceDE w:val="0"/>
        <w:autoSpaceDN w:val="0"/>
        <w:adjustRightInd w:val="0"/>
        <w:rPr>
          <w:del w:id="361" w:author="Olivia Imner" w:date="2018-11-22T10:27:00Z"/>
          <w:rFonts w:cs="Times New Roman"/>
          <w:color w:val="000000"/>
        </w:rPr>
      </w:pPr>
      <w:del w:id="362" w:author="Olivia Imner" w:date="2018-11-22T10:27:00Z">
        <w:r w:rsidRPr="006A5D72" w:rsidDel="003727F8">
          <w:rPr>
            <w:rFonts w:cs="Times New Roman"/>
            <w:color w:val="000000"/>
          </w:rPr>
          <w:delText xml:space="preserve">Magliaro, S. G., Lockee, B. B., &amp; Burton, J. K. (2005). Direct instruction revisited: A key model for instructional technology. </w:delText>
        </w:r>
        <w:r w:rsidRPr="006A5D72" w:rsidDel="003727F8">
          <w:rPr>
            <w:rFonts w:cs="Times New Roman"/>
            <w:i/>
            <w:iCs/>
            <w:color w:val="000000"/>
          </w:rPr>
          <w:delText>Educational Technology Research and Development</w:delText>
        </w:r>
        <w:r w:rsidRPr="006A5D72" w:rsidDel="003727F8">
          <w:rPr>
            <w:rFonts w:cs="Times New Roman"/>
            <w:color w:val="000000"/>
          </w:rPr>
          <w:delText xml:space="preserve">, </w:delText>
        </w:r>
        <w:r w:rsidRPr="006A5D72" w:rsidDel="003727F8">
          <w:rPr>
            <w:rFonts w:cs="Times New Roman"/>
            <w:i/>
            <w:iCs/>
            <w:color w:val="000000"/>
          </w:rPr>
          <w:delText>53</w:delText>
        </w:r>
        <w:r w:rsidRPr="006A5D72" w:rsidDel="003727F8">
          <w:rPr>
            <w:rFonts w:cs="Times New Roman"/>
            <w:color w:val="000000"/>
          </w:rPr>
          <w:delText>(4), 41–55. https://doi.org/10.1007/BF02504684</w:delText>
        </w:r>
      </w:del>
    </w:p>
    <w:p w14:paraId="6104EE11" w14:textId="089B144B" w:rsidR="004D2145" w:rsidRPr="006A5D72" w:rsidDel="003727F8" w:rsidRDefault="004D2145">
      <w:pPr>
        <w:widowControl w:val="0"/>
        <w:autoSpaceDE w:val="0"/>
        <w:autoSpaceDN w:val="0"/>
        <w:adjustRightInd w:val="0"/>
        <w:rPr>
          <w:del w:id="363" w:author="Olivia Imner" w:date="2018-11-22T10:27:00Z"/>
          <w:rFonts w:cs="Times New Roman"/>
          <w:color w:val="000000"/>
        </w:rPr>
      </w:pPr>
      <w:del w:id="364" w:author="Olivia Imner" w:date="2018-11-22T10:27:00Z">
        <w:r w:rsidRPr="006A5D72" w:rsidDel="003727F8">
          <w:rPr>
            <w:rFonts w:cs="Times New Roman"/>
            <w:color w:val="000000"/>
          </w:rPr>
          <w:delText xml:space="preserve">Mayes, T., &amp; de Freitas, S. (2004). Review of e-learning theories, frameworks and models. </w:delText>
        </w:r>
        <w:r w:rsidRPr="006A5D72" w:rsidDel="003727F8">
          <w:rPr>
            <w:rFonts w:cs="Times New Roman"/>
            <w:i/>
            <w:iCs/>
            <w:color w:val="000000"/>
          </w:rPr>
          <w:delText>JISC E-Learning Models Desk Study</w:delText>
        </w:r>
        <w:r w:rsidRPr="006A5D72" w:rsidDel="003727F8">
          <w:rPr>
            <w:rFonts w:cs="Times New Roman"/>
            <w:color w:val="000000"/>
          </w:rPr>
          <w:delText>, (1).</w:delText>
        </w:r>
      </w:del>
    </w:p>
    <w:p w14:paraId="152DDCD8" w14:textId="2878FD64" w:rsidR="004D2145" w:rsidRPr="006A5D72" w:rsidDel="003727F8" w:rsidRDefault="004D2145">
      <w:pPr>
        <w:widowControl w:val="0"/>
        <w:autoSpaceDE w:val="0"/>
        <w:autoSpaceDN w:val="0"/>
        <w:adjustRightInd w:val="0"/>
        <w:rPr>
          <w:del w:id="365" w:author="Olivia Imner" w:date="2018-11-22T10:27:00Z"/>
          <w:rFonts w:cs="Times New Roman"/>
          <w:color w:val="000000"/>
        </w:rPr>
      </w:pPr>
      <w:del w:id="366" w:author="Olivia Imner" w:date="2018-11-22T10:27:00Z">
        <w:r w:rsidRPr="006A5D72" w:rsidDel="003727F8">
          <w:rPr>
            <w:rFonts w:cs="Times New Roman"/>
            <w:color w:val="000000"/>
          </w:rPr>
          <w:delText xml:space="preserve">Olaniran, B. A. (Ed.). (2010). </w:delText>
        </w:r>
        <w:r w:rsidRPr="006A5D72" w:rsidDel="003727F8">
          <w:rPr>
            <w:rFonts w:cs="Times New Roman"/>
            <w:i/>
            <w:iCs/>
            <w:color w:val="000000"/>
          </w:rPr>
          <w:delText>Cases on Successful E-Learning Practices in the Developed and Developing World: Methods for the Global Information Economy</w:delText>
        </w:r>
        <w:r w:rsidRPr="006A5D72" w:rsidDel="003727F8">
          <w:rPr>
            <w:rFonts w:cs="Times New Roman"/>
            <w:color w:val="000000"/>
          </w:rPr>
          <w:delText>. IGI Global. https://doi.org/10.4018/978-1-60566-942-7</w:delText>
        </w:r>
      </w:del>
    </w:p>
    <w:p w14:paraId="1B7DF5B4" w14:textId="7160B512" w:rsidR="004D2145" w:rsidRPr="006A5D72" w:rsidDel="003727F8" w:rsidRDefault="004D2145">
      <w:pPr>
        <w:widowControl w:val="0"/>
        <w:autoSpaceDE w:val="0"/>
        <w:autoSpaceDN w:val="0"/>
        <w:adjustRightInd w:val="0"/>
        <w:rPr>
          <w:del w:id="367" w:author="Olivia Imner" w:date="2018-11-22T10:27:00Z"/>
          <w:rFonts w:cs="Times New Roman"/>
          <w:color w:val="000000"/>
        </w:rPr>
      </w:pPr>
      <w:del w:id="368" w:author="Olivia Imner" w:date="2018-11-22T10:27:00Z">
        <w:r w:rsidRPr="006A5D72" w:rsidDel="003727F8">
          <w:rPr>
            <w:rFonts w:cs="Times New Roman"/>
            <w:color w:val="000000"/>
          </w:rPr>
          <w:delText xml:space="preserve">Pange, A., &amp; Pange, J. (2011). Is E-learning Based On Learning Theories? A Literature Review. </w:delText>
        </w:r>
        <w:r w:rsidRPr="006A5D72" w:rsidDel="003727F8">
          <w:rPr>
            <w:rFonts w:cs="Times New Roman"/>
            <w:i/>
            <w:iCs/>
            <w:color w:val="000000"/>
          </w:rPr>
          <w:delText>World Academy of Science, Engineering &amp; Technology</w:delText>
        </w:r>
        <w:r w:rsidRPr="006A5D72" w:rsidDel="003727F8">
          <w:rPr>
            <w:rFonts w:cs="Times New Roman"/>
            <w:color w:val="000000"/>
          </w:rPr>
          <w:delText xml:space="preserve">, </w:delText>
        </w:r>
        <w:r w:rsidRPr="006A5D72" w:rsidDel="003727F8">
          <w:rPr>
            <w:rFonts w:cs="Times New Roman"/>
            <w:i/>
            <w:iCs/>
            <w:color w:val="000000"/>
          </w:rPr>
          <w:delText>5</w:delText>
        </w:r>
        <w:r w:rsidRPr="006A5D72" w:rsidDel="003727F8">
          <w:rPr>
            <w:rFonts w:cs="Times New Roman"/>
            <w:color w:val="000000"/>
          </w:rPr>
          <w:delText>(8).</w:delText>
        </w:r>
      </w:del>
    </w:p>
    <w:p w14:paraId="4A47CCD0" w14:textId="3593C2EA" w:rsidR="004D2145" w:rsidRPr="006A5D72" w:rsidDel="003727F8" w:rsidRDefault="004D2145">
      <w:pPr>
        <w:widowControl w:val="0"/>
        <w:autoSpaceDE w:val="0"/>
        <w:autoSpaceDN w:val="0"/>
        <w:adjustRightInd w:val="0"/>
        <w:rPr>
          <w:del w:id="369" w:author="Olivia Imner" w:date="2018-11-22T10:27:00Z"/>
          <w:rFonts w:cs="Times New Roman"/>
          <w:color w:val="000000"/>
        </w:rPr>
      </w:pPr>
      <w:del w:id="370" w:author="Olivia Imner" w:date="2018-11-22T10:27:00Z">
        <w:r w:rsidRPr="006A5D72" w:rsidDel="003727F8">
          <w:rPr>
            <w:rFonts w:cs="Times New Roman"/>
            <w:color w:val="000000"/>
          </w:rPr>
          <w:delText>Siemens, G. (2014). Connectivism: A Learning Theory for the Digital Age, 8.</w:delText>
        </w:r>
      </w:del>
    </w:p>
    <w:p w14:paraId="3F8919E9" w14:textId="12696A1A" w:rsidR="004D2145" w:rsidRPr="006A5D72" w:rsidDel="003727F8" w:rsidRDefault="004D2145">
      <w:pPr>
        <w:widowControl w:val="0"/>
        <w:autoSpaceDE w:val="0"/>
        <w:autoSpaceDN w:val="0"/>
        <w:adjustRightInd w:val="0"/>
        <w:rPr>
          <w:del w:id="371" w:author="Olivia Imner" w:date="2018-11-22T10:27:00Z"/>
          <w:rFonts w:cs="Times New Roman"/>
          <w:color w:val="000000"/>
        </w:rPr>
      </w:pPr>
      <w:del w:id="372" w:author="Olivia Imner" w:date="2018-11-22T10:27:00Z">
        <w:r w:rsidRPr="006A5D72" w:rsidDel="003727F8">
          <w:rPr>
            <w:rFonts w:cs="Times New Roman"/>
            <w:color w:val="000000"/>
          </w:rPr>
          <w:delText xml:space="preserve">Yeh, Y.-C. (2009). Integrating e-learning into the Direct-instruction Model to enhance the effectiveness of critical-thinking instruction. </w:delText>
        </w:r>
        <w:r w:rsidRPr="006A5D72" w:rsidDel="003727F8">
          <w:rPr>
            <w:rFonts w:cs="Times New Roman"/>
            <w:i/>
            <w:iCs/>
            <w:color w:val="000000"/>
          </w:rPr>
          <w:delText>Instructional Science</w:delText>
        </w:r>
        <w:r w:rsidRPr="006A5D72" w:rsidDel="003727F8">
          <w:rPr>
            <w:rFonts w:cs="Times New Roman"/>
            <w:color w:val="000000"/>
          </w:rPr>
          <w:delText xml:space="preserve">, </w:delText>
        </w:r>
        <w:r w:rsidRPr="006A5D72" w:rsidDel="003727F8">
          <w:rPr>
            <w:rFonts w:cs="Times New Roman"/>
            <w:i/>
            <w:iCs/>
            <w:color w:val="000000"/>
          </w:rPr>
          <w:delText>37</w:delText>
        </w:r>
        <w:r w:rsidRPr="006A5D72" w:rsidDel="003727F8">
          <w:rPr>
            <w:rFonts w:cs="Times New Roman"/>
            <w:color w:val="000000"/>
          </w:rPr>
          <w:delText>(2), 185–203. Retrieved from goo.gl/Lo4tFB</w:delText>
        </w:r>
      </w:del>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373" w:name="_Toc391456187"/>
      <w:bookmarkStart w:id="374" w:name="_Toc401327944"/>
      <w:bookmarkEnd w:id="373"/>
      <w:r w:rsidRPr="009F3187">
        <w:lastRenderedPageBreak/>
        <w:t>Bilagor</w:t>
      </w:r>
      <w:bookmarkEnd w:id="374"/>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7A0B1F3A"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375" w:name="_Toc391456188"/>
      <w:bookmarkEnd w:id="375"/>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549AD0B7" w14:textId="5245E11C" w:rsidR="00A44BD4"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6241BFA6" w14:textId="77777777" w:rsidR="00BC101F" w:rsidRDefault="00BC101F" w:rsidP="003A56C6">
      <w:pPr>
        <w:jc w:val="both"/>
        <w:rPr>
          <w:rFonts w:ascii="Verdana" w:eastAsia="Times New Roman" w:hAnsi="Verdana" w:cs="Times New Roman"/>
          <w:b/>
          <w:color w:val="333333"/>
          <w:sz w:val="16"/>
          <w:szCs w:val="16"/>
        </w:rPr>
      </w:pPr>
    </w:p>
    <w:p w14:paraId="1283CEB4" w14:textId="38529D18"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4A0102">
        <w:rPr>
          <w:rFonts w:ascii="Verdana" w:hAnsi="Verdana"/>
          <w:sz w:val="16"/>
          <w:szCs w:val="16"/>
        </w:rPr>
        <w:t xml:space="preserve">Frågekonstruktioner 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376" w:name="_Toc391456189"/>
      <w:bookmarkEnd w:id="376"/>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0" w:author="Jason Serviss" w:date="2018-11-21T21:53:00Z" w:initials="JS">
    <w:p w14:paraId="501E31D9" w14:textId="3A7F48F0" w:rsidR="00C052D4" w:rsidRDefault="00C052D4">
      <w:pPr>
        <w:pStyle w:val="CommentText"/>
      </w:pPr>
      <w:r>
        <w:rPr>
          <w:rStyle w:val="CommentReference"/>
        </w:rPr>
        <w:annotationRef/>
      </w:r>
      <w:proofErr w:type="spellStart"/>
      <w:r>
        <w:t>Cannot</w:t>
      </w:r>
      <w:proofErr w:type="spellEnd"/>
      <w:r>
        <w:t xml:space="preserve"> </w:t>
      </w:r>
      <w:proofErr w:type="spellStart"/>
      <w:r>
        <w:t>find</w:t>
      </w:r>
      <w:proofErr w:type="spellEnd"/>
      <w:r>
        <w:t xml:space="preserve"> </w:t>
      </w:r>
      <w:proofErr w:type="spellStart"/>
      <w:r>
        <w:t>this</w:t>
      </w:r>
      <w:proofErr w:type="spellEnd"/>
      <w:r>
        <w:t xml:space="preserve"> in </w:t>
      </w:r>
      <w:proofErr w:type="spellStart"/>
      <w:r>
        <w:t>cited</w:t>
      </w:r>
      <w:proofErr w:type="spellEnd"/>
      <w:r>
        <w:t xml:space="preserve"> source. </w:t>
      </w:r>
      <w:proofErr w:type="spellStart"/>
      <w:r>
        <w:t>Furthermore</w:t>
      </w:r>
      <w:proofErr w:type="spellEnd"/>
      <w:r>
        <w:t xml:space="preserve">, source is </w:t>
      </w:r>
      <w:proofErr w:type="spellStart"/>
      <w:r>
        <w:t>about</w:t>
      </w:r>
      <w:proofErr w:type="spellEnd"/>
      <w:r>
        <w:t xml:space="preserve"> ”</w:t>
      </w:r>
      <w:proofErr w:type="spellStart"/>
      <w:r w:rsidRPr="00B00BFB">
        <w:t>Connectivism</w:t>
      </w:r>
      <w:proofErr w:type="spellEnd"/>
      <w:r>
        <w:t>” not ”</w:t>
      </w:r>
      <w:proofErr w:type="spellStart"/>
      <w:r>
        <w:t>cognative</w:t>
      </w:r>
      <w:proofErr w:type="spellEnd"/>
      <w:r>
        <w:t>” and not ”</w:t>
      </w:r>
      <w:proofErr w:type="spellStart"/>
      <w:r w:rsidRPr="00B00BFB">
        <w:t>constructivism</w:t>
      </w:r>
      <w:proofErr w:type="spellEnd"/>
      <w:r>
        <w:t>”!! REMOVE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C052D4" w:rsidRDefault="00C052D4">
      <w:r>
        <w:separator/>
      </w:r>
    </w:p>
  </w:endnote>
  <w:endnote w:type="continuationSeparator" w:id="0">
    <w:p w14:paraId="4F768654" w14:textId="77777777" w:rsidR="00C052D4" w:rsidRDefault="00C052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C052D4" w:rsidRDefault="00C052D4">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C052D4" w:rsidRDefault="00C052D4">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C052D4" w:rsidRDefault="00C052D4">
        <w:pPr>
          <w:pStyle w:val="Footer1"/>
          <w:jc w:val="center"/>
        </w:pPr>
        <w:r>
          <w:fldChar w:fldCharType="begin"/>
        </w:r>
        <w:r>
          <w:instrText>PAGE</w:instrText>
        </w:r>
        <w:r>
          <w:fldChar w:fldCharType="separate"/>
        </w:r>
        <w:r w:rsidR="00326CF3">
          <w:rPr>
            <w:noProof/>
          </w:rPr>
          <w:t>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C052D4" w:rsidRDefault="00C052D4">
        <w:pPr>
          <w:pStyle w:val="Footer1"/>
          <w:jc w:val="center"/>
        </w:pPr>
        <w:r>
          <w:fldChar w:fldCharType="begin"/>
        </w:r>
        <w:r>
          <w:instrText>PAGE</w:instrText>
        </w:r>
        <w:r>
          <w:fldChar w:fldCharType="separate"/>
        </w:r>
        <w:r w:rsidR="00326CF3">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C052D4" w:rsidRDefault="00C052D4">
      <w:r>
        <w:separator/>
      </w:r>
    </w:p>
  </w:footnote>
  <w:footnote w:type="continuationSeparator" w:id="0">
    <w:p w14:paraId="71DB8F98" w14:textId="77777777" w:rsidR="00C052D4" w:rsidRDefault="00C052D4">
      <w:r>
        <w:continuationSeparator/>
      </w:r>
    </w:p>
  </w:footnote>
  <w:footnote w:id="1">
    <w:p w14:paraId="5824ECF3" w14:textId="4B98B15A" w:rsidR="00C052D4" w:rsidRPr="005D1A1C" w:rsidRDefault="00C052D4"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C052D4" w:rsidRPr="005D1A1C" w:rsidRDefault="00C052D4"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C052D4" w:rsidRPr="005D1A1C" w:rsidRDefault="00C052D4"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C052D4" w:rsidRPr="005D1A1C" w:rsidRDefault="00C052D4"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C052D4" w:rsidRPr="005D1A1C" w:rsidRDefault="00C052D4"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C052D4" w:rsidRDefault="00C052D4"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47967"/>
    <w:rsid w:val="00052213"/>
    <w:rsid w:val="000531A0"/>
    <w:rsid w:val="000539E0"/>
    <w:rsid w:val="00054BE5"/>
    <w:rsid w:val="00063F85"/>
    <w:rsid w:val="000663F2"/>
    <w:rsid w:val="00075949"/>
    <w:rsid w:val="000775EB"/>
    <w:rsid w:val="00080C1A"/>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5B"/>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90936"/>
    <w:rsid w:val="00191B85"/>
    <w:rsid w:val="0019256B"/>
    <w:rsid w:val="001974A0"/>
    <w:rsid w:val="00197B05"/>
    <w:rsid w:val="001A09C0"/>
    <w:rsid w:val="001A34FF"/>
    <w:rsid w:val="001A5D5F"/>
    <w:rsid w:val="001B0552"/>
    <w:rsid w:val="001B1EAE"/>
    <w:rsid w:val="001B244D"/>
    <w:rsid w:val="001B45BB"/>
    <w:rsid w:val="001B6E2D"/>
    <w:rsid w:val="001B7295"/>
    <w:rsid w:val="001C0112"/>
    <w:rsid w:val="001C5B3A"/>
    <w:rsid w:val="001C73C5"/>
    <w:rsid w:val="001D0E51"/>
    <w:rsid w:val="001D31E9"/>
    <w:rsid w:val="001D37D5"/>
    <w:rsid w:val="001D3A85"/>
    <w:rsid w:val="001D42D7"/>
    <w:rsid w:val="001D4C6E"/>
    <w:rsid w:val="001D68A2"/>
    <w:rsid w:val="001D7AAB"/>
    <w:rsid w:val="001E114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54A6"/>
    <w:rsid w:val="00227C61"/>
    <w:rsid w:val="00227C8F"/>
    <w:rsid w:val="00230FB4"/>
    <w:rsid w:val="00231746"/>
    <w:rsid w:val="00233434"/>
    <w:rsid w:val="00234C76"/>
    <w:rsid w:val="0023519E"/>
    <w:rsid w:val="00235307"/>
    <w:rsid w:val="00235908"/>
    <w:rsid w:val="00242648"/>
    <w:rsid w:val="002427A4"/>
    <w:rsid w:val="002435CA"/>
    <w:rsid w:val="00244800"/>
    <w:rsid w:val="002464E9"/>
    <w:rsid w:val="002468FE"/>
    <w:rsid w:val="00253BB6"/>
    <w:rsid w:val="00255B32"/>
    <w:rsid w:val="00256B80"/>
    <w:rsid w:val="002578D6"/>
    <w:rsid w:val="00257CB5"/>
    <w:rsid w:val="00257DD5"/>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4A17"/>
    <w:rsid w:val="002C5DCC"/>
    <w:rsid w:val="002C6BFF"/>
    <w:rsid w:val="002D30EE"/>
    <w:rsid w:val="002D38C1"/>
    <w:rsid w:val="002D66C8"/>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26CF3"/>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53D6"/>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3AFC"/>
    <w:rsid w:val="00413C7D"/>
    <w:rsid w:val="004146EF"/>
    <w:rsid w:val="00424655"/>
    <w:rsid w:val="00424D19"/>
    <w:rsid w:val="00425275"/>
    <w:rsid w:val="0043087E"/>
    <w:rsid w:val="004317DB"/>
    <w:rsid w:val="00435E89"/>
    <w:rsid w:val="00436625"/>
    <w:rsid w:val="00442178"/>
    <w:rsid w:val="0044320B"/>
    <w:rsid w:val="0045054A"/>
    <w:rsid w:val="00451DEF"/>
    <w:rsid w:val="00452D11"/>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62A6"/>
    <w:rsid w:val="00491CC8"/>
    <w:rsid w:val="00493097"/>
    <w:rsid w:val="004979BB"/>
    <w:rsid w:val="004A0102"/>
    <w:rsid w:val="004A010C"/>
    <w:rsid w:val="004A07F5"/>
    <w:rsid w:val="004A08DF"/>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4761"/>
    <w:rsid w:val="005B491B"/>
    <w:rsid w:val="005B4A1A"/>
    <w:rsid w:val="005B77FC"/>
    <w:rsid w:val="005C02EC"/>
    <w:rsid w:val="005C19E9"/>
    <w:rsid w:val="005D0C05"/>
    <w:rsid w:val="005D1A1C"/>
    <w:rsid w:val="005D2977"/>
    <w:rsid w:val="005E1416"/>
    <w:rsid w:val="005E268B"/>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168E"/>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3FF0"/>
    <w:rsid w:val="006D25B0"/>
    <w:rsid w:val="006D4004"/>
    <w:rsid w:val="006D458A"/>
    <w:rsid w:val="006D5856"/>
    <w:rsid w:val="006D6AE3"/>
    <w:rsid w:val="006D6C38"/>
    <w:rsid w:val="006E30FA"/>
    <w:rsid w:val="006E59A9"/>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365C"/>
    <w:rsid w:val="00731293"/>
    <w:rsid w:val="00735C7B"/>
    <w:rsid w:val="007367F0"/>
    <w:rsid w:val="0074168A"/>
    <w:rsid w:val="00743622"/>
    <w:rsid w:val="00744110"/>
    <w:rsid w:val="00746296"/>
    <w:rsid w:val="007466FA"/>
    <w:rsid w:val="0074784D"/>
    <w:rsid w:val="00747A26"/>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D6050"/>
    <w:rsid w:val="007D7DFC"/>
    <w:rsid w:val="007E24A5"/>
    <w:rsid w:val="007E2E4F"/>
    <w:rsid w:val="007E6083"/>
    <w:rsid w:val="007E6327"/>
    <w:rsid w:val="007F0323"/>
    <w:rsid w:val="007F11CF"/>
    <w:rsid w:val="007F1B19"/>
    <w:rsid w:val="007F35F0"/>
    <w:rsid w:val="007F5594"/>
    <w:rsid w:val="007F5A31"/>
    <w:rsid w:val="007F5F1C"/>
    <w:rsid w:val="007F6CEC"/>
    <w:rsid w:val="00802217"/>
    <w:rsid w:val="008040AF"/>
    <w:rsid w:val="0080525B"/>
    <w:rsid w:val="00806CE6"/>
    <w:rsid w:val="00811153"/>
    <w:rsid w:val="00813E12"/>
    <w:rsid w:val="00814553"/>
    <w:rsid w:val="0081570D"/>
    <w:rsid w:val="00815EFC"/>
    <w:rsid w:val="00817367"/>
    <w:rsid w:val="008173CC"/>
    <w:rsid w:val="0082040C"/>
    <w:rsid w:val="00821F45"/>
    <w:rsid w:val="008227FA"/>
    <w:rsid w:val="00824AFB"/>
    <w:rsid w:val="008264C6"/>
    <w:rsid w:val="00830D00"/>
    <w:rsid w:val="00840367"/>
    <w:rsid w:val="00841C6E"/>
    <w:rsid w:val="00846D95"/>
    <w:rsid w:val="00850895"/>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B38B8"/>
    <w:rsid w:val="008C3521"/>
    <w:rsid w:val="008C6C9D"/>
    <w:rsid w:val="008D01A7"/>
    <w:rsid w:val="008D175A"/>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479D"/>
    <w:rsid w:val="00915D89"/>
    <w:rsid w:val="009306F9"/>
    <w:rsid w:val="00931D44"/>
    <w:rsid w:val="009338BC"/>
    <w:rsid w:val="0093589A"/>
    <w:rsid w:val="009367D6"/>
    <w:rsid w:val="00937404"/>
    <w:rsid w:val="009411BD"/>
    <w:rsid w:val="00941862"/>
    <w:rsid w:val="00943F6C"/>
    <w:rsid w:val="0095154D"/>
    <w:rsid w:val="00951E2F"/>
    <w:rsid w:val="00953C45"/>
    <w:rsid w:val="009562B9"/>
    <w:rsid w:val="00957CC5"/>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18DA"/>
    <w:rsid w:val="009B2638"/>
    <w:rsid w:val="009B5FD4"/>
    <w:rsid w:val="009C0163"/>
    <w:rsid w:val="009C63F0"/>
    <w:rsid w:val="009D10D5"/>
    <w:rsid w:val="009D27B3"/>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7099"/>
    <w:rsid w:val="00AC1E16"/>
    <w:rsid w:val="00AC7484"/>
    <w:rsid w:val="00AC7B85"/>
    <w:rsid w:val="00AC7EB3"/>
    <w:rsid w:val="00AD0B2B"/>
    <w:rsid w:val="00AD2433"/>
    <w:rsid w:val="00AD2787"/>
    <w:rsid w:val="00AD4ABC"/>
    <w:rsid w:val="00AD4C61"/>
    <w:rsid w:val="00AD4EB2"/>
    <w:rsid w:val="00AE0EFD"/>
    <w:rsid w:val="00AE32D0"/>
    <w:rsid w:val="00AE472E"/>
    <w:rsid w:val="00AE48F8"/>
    <w:rsid w:val="00AE5BA4"/>
    <w:rsid w:val="00AF577B"/>
    <w:rsid w:val="00AF601B"/>
    <w:rsid w:val="00B00BFB"/>
    <w:rsid w:val="00B04C77"/>
    <w:rsid w:val="00B06ECC"/>
    <w:rsid w:val="00B1197D"/>
    <w:rsid w:val="00B17BFA"/>
    <w:rsid w:val="00B2517C"/>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D0BAF"/>
    <w:rsid w:val="00BD2BD1"/>
    <w:rsid w:val="00BD5132"/>
    <w:rsid w:val="00BE2E0E"/>
    <w:rsid w:val="00BE4185"/>
    <w:rsid w:val="00BE6335"/>
    <w:rsid w:val="00BF2EDC"/>
    <w:rsid w:val="00C00002"/>
    <w:rsid w:val="00C052D4"/>
    <w:rsid w:val="00C05B0F"/>
    <w:rsid w:val="00C11C02"/>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446B"/>
    <w:rsid w:val="00C944C6"/>
    <w:rsid w:val="00C94971"/>
    <w:rsid w:val="00C95447"/>
    <w:rsid w:val="00C976EE"/>
    <w:rsid w:val="00C9778A"/>
    <w:rsid w:val="00CA033B"/>
    <w:rsid w:val="00CA160B"/>
    <w:rsid w:val="00CA1731"/>
    <w:rsid w:val="00CA2D4A"/>
    <w:rsid w:val="00CA30F3"/>
    <w:rsid w:val="00CA3AE8"/>
    <w:rsid w:val="00CA3E3D"/>
    <w:rsid w:val="00CA4A2A"/>
    <w:rsid w:val="00CA592B"/>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3C8B"/>
    <w:rsid w:val="00EA50F0"/>
    <w:rsid w:val="00EA5670"/>
    <w:rsid w:val="00EA7A8A"/>
    <w:rsid w:val="00EB1E68"/>
    <w:rsid w:val="00EB1EBB"/>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7215"/>
    <w:rsid w:val="00FB77D5"/>
    <w:rsid w:val="00FC2E6B"/>
    <w:rsid w:val="00FC6287"/>
    <w:rsid w:val="00FD48CF"/>
    <w:rsid w:val="00FD5664"/>
    <w:rsid w:val="00FE034F"/>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9D27B3"/>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661CF09B-2E80-B54B-8F54-B70DFA86B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25</Pages>
  <Words>13560</Words>
  <Characters>77293</Characters>
  <Application>Microsoft Macintosh Word</Application>
  <DocSecurity>0</DocSecurity>
  <Lines>644</Lines>
  <Paragraphs>181</Paragraphs>
  <ScaleCrop>false</ScaleCrop>
  <Company>Stockholms universitetsbibliotek</Company>
  <LinksUpToDate>false</LinksUpToDate>
  <CharactersWithSpaces>90672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15</cp:revision>
  <cp:lastPrinted>2018-11-06T10:11:00Z</cp:lastPrinted>
  <dcterms:created xsi:type="dcterms:W3CDTF">2018-11-21T16:49:00Z</dcterms:created>
  <dcterms:modified xsi:type="dcterms:W3CDTF">2018-11-22T11:09:00Z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zotero-version="5.0.57"&gt;&lt;session id="8MKwawWq"/&gt;&lt;style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