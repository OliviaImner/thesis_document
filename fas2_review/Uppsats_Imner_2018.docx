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Utvärdering av pedagogiska modeller som en plattform för förädling av kurser inom e-lärande företaget Grade</w:t>
      </w:r>
      <w:commentRangeEnd w:id="0"/>
      <w:r w:rsidR="006C1E64">
        <w:rPr>
          <w:rStyle w:val="Kommentarsreferens"/>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48422A" w:rsidRDefault="0048422A">
                            <w:pPr>
                              <w:pStyle w:val="Frontpagetext"/>
                              <w:rPr>
                                <w:sz w:val="28"/>
                                <w:szCs w:val="28"/>
                              </w:rPr>
                            </w:pPr>
                            <w:r>
                              <w:rPr>
                                <w:sz w:val="28"/>
                                <w:szCs w:val="28"/>
                              </w:rPr>
                              <w:t xml:space="preserve">Institutionen för data- </w:t>
                            </w:r>
                            <w:r>
                              <w:rPr>
                                <w:sz w:val="28"/>
                                <w:szCs w:val="28"/>
                              </w:rPr>
                              <w:br/>
                              <w:t>och systemvetenskap</w:t>
                            </w:r>
                          </w:p>
                          <w:p w14:paraId="0DD0DA7D" w14:textId="77777777" w:rsidR="0048422A" w:rsidRDefault="0048422A">
                            <w:pPr>
                              <w:pStyle w:val="TextBox"/>
                            </w:pPr>
                            <w:r>
                              <w:t xml:space="preserve">Examensarbete 15 </w:t>
                            </w:r>
                            <w:proofErr w:type="spellStart"/>
                            <w:r>
                              <w:t>hp</w:t>
                            </w:r>
                            <w:proofErr w:type="spellEnd"/>
                          </w:p>
                          <w:p w14:paraId="205AAAC7" w14:textId="77777777" w:rsidR="0048422A" w:rsidRDefault="0048422A">
                            <w:pPr>
                              <w:pStyle w:val="TextBox"/>
                            </w:pPr>
                            <w:r>
                              <w:t>Data- och systemvetenskap</w:t>
                            </w:r>
                          </w:p>
                          <w:p w14:paraId="51566511" w14:textId="77777777" w:rsidR="0048422A" w:rsidRDefault="0048422A">
                            <w:pPr>
                              <w:pStyle w:val="Textruta"/>
                            </w:pPr>
                            <w:r>
                              <w:t xml:space="preserve">Kurs- eller utbildningsprogram (180 </w:t>
                            </w:r>
                            <w:proofErr w:type="spellStart"/>
                            <w:r>
                              <w:t>hp</w:t>
                            </w:r>
                            <w:proofErr w:type="spellEnd"/>
                            <w:r>
                              <w:t xml:space="preserve">) </w:t>
                            </w:r>
                          </w:p>
                          <w:p w14:paraId="7A700FAB" w14:textId="05793D08" w:rsidR="0048422A" w:rsidRDefault="0048422A">
                            <w:pPr>
                              <w:pStyle w:val="Textruta"/>
                            </w:pPr>
                            <w:r>
                              <w:t>Höstterminen 2018</w:t>
                            </w:r>
                          </w:p>
                          <w:p w14:paraId="381612CD" w14:textId="77777777" w:rsidR="0048422A" w:rsidRDefault="0048422A">
                            <w:pPr>
                              <w:pStyle w:val="Textruta"/>
                            </w:pPr>
                            <w:r>
                              <w:t>Handledare: Robert Ramberg</w:t>
                            </w:r>
                          </w:p>
                          <w:p w14:paraId="41DC09BB" w14:textId="358B72E7" w:rsidR="0048422A" w:rsidRDefault="0048422A">
                            <w:pPr>
                              <w:pStyle w:val="Textruta"/>
                            </w:pPr>
                            <w:r>
                              <w:t>Granskare: Patrik Hernvall</w:t>
                            </w:r>
                          </w:p>
                          <w:p w14:paraId="316E1ACF" w14:textId="77777777" w:rsidR="0048422A" w:rsidRPr="00EE4EEC" w:rsidRDefault="0048422A">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48422A" w:rsidRDefault="0048422A">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1" w:name="_Toc391456178"/>
      <w:bookmarkStart w:id="2" w:name="_Toc401327934"/>
      <w:bookmarkEnd w:id="1"/>
      <w:r>
        <w:lastRenderedPageBreak/>
        <w:t>Synopsis</w:t>
      </w:r>
      <w:bookmarkEnd w:id="2"/>
    </w:p>
    <w:p w14:paraId="0587F940" w14:textId="4B38842A"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3AA9B26C"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w:t>
      </w:r>
      <w:del w:id="5" w:author="Olivia Imner" w:date="2018-11-27T08:58:00Z">
        <w:r w:rsidRPr="00713E7C" w:rsidDel="0048422A">
          <w:rPr>
            <w:rFonts w:cs="Times New Roman"/>
          </w:rPr>
          <w:delText xml:space="preserve">en </w:delText>
        </w:r>
      </w:del>
      <w:r w:rsidRPr="00713E7C">
        <w:rPr>
          <w:rFonts w:cs="Times New Roman"/>
        </w:rPr>
        <w:t>modellbaserad</w:t>
      </w:r>
      <w:ins w:id="6" w:author="Olivia Imner" w:date="2018-11-27T08:58:00Z">
        <w:r w:rsidR="0048422A">
          <w:rPr>
            <w:rFonts w:cs="Times New Roman"/>
          </w:rPr>
          <w:t xml:space="preserve">e riktlinjer </w:t>
        </w:r>
      </w:ins>
      <w:del w:id="7" w:author="Olivia Imner" w:date="2018-11-27T08:58:00Z">
        <w:r w:rsidRPr="00713E7C" w:rsidDel="0048422A">
          <w:rPr>
            <w:rFonts w:cs="Times New Roman"/>
          </w:rPr>
          <w:delText xml:space="preserve"> strategi </w:delText>
        </w:r>
      </w:del>
      <w:r w:rsidRPr="00713E7C">
        <w:rPr>
          <w:rFonts w:cs="Times New Roman"/>
        </w:rPr>
        <w:t xml:space="preserve">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w:t>
      </w:r>
      <w:r w:rsidRPr="00713E7C">
        <w:rPr>
          <w:rFonts w:cs="Times New Roman"/>
        </w:rPr>
        <w:lastRenderedPageBreak/>
        <w:t>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w:t>
      </w:r>
      <w:del w:id="8" w:author="Olivia Imner" w:date="2018-11-27T08:59:00Z">
        <w:r w:rsidR="003B34BD" w:rsidDel="0048422A">
          <w:rPr>
            <w:lang w:eastAsia="sv-SE"/>
          </w:rPr>
          <w:delText xml:space="preserve"> en</w:delText>
        </w:r>
      </w:del>
      <w:r w:rsidR="003B34BD">
        <w:rPr>
          <w:lang w:eastAsia="sv-SE"/>
        </w:rPr>
        <w:t xml:space="preserve"> anpassad</w:t>
      </w:r>
      <w:ins w:id="9" w:author="Olivia Imner" w:date="2018-11-27T08:59:00Z">
        <w:r w:rsidR="0048422A">
          <w:rPr>
            <w:lang w:eastAsia="sv-SE"/>
          </w:rPr>
          <w:t>e</w:t>
        </w:r>
      </w:ins>
      <w:r w:rsidR="003B34BD">
        <w:rPr>
          <w:lang w:eastAsia="sv-SE"/>
        </w:rPr>
        <w:t xml:space="preserve"> pedagogisk</w:t>
      </w:r>
      <w:ins w:id="10" w:author="Olivia Imner" w:date="2018-11-27T09:00:00Z">
        <w:r w:rsidR="0048422A">
          <w:rPr>
            <w:lang w:eastAsia="sv-SE"/>
          </w:rPr>
          <w:t>a</w:t>
        </w:r>
      </w:ins>
      <w:r w:rsidR="003B34BD">
        <w:rPr>
          <w:lang w:eastAsia="sv-SE"/>
        </w:rPr>
        <w:t xml:space="preserve"> </w:t>
      </w:r>
      <w:del w:id="11" w:author="Olivia Imner" w:date="2018-11-27T08:59:00Z">
        <w:r w:rsidR="003B34BD" w:rsidDel="0048422A">
          <w:rPr>
            <w:lang w:eastAsia="sv-SE"/>
          </w:rPr>
          <w:delText>strategi/modell</w:delText>
        </w:r>
      </w:del>
      <w:ins w:id="12" w:author="Olivia Imner" w:date="2018-11-27T08:59:00Z">
        <w:r w:rsidR="0048422A">
          <w:rPr>
            <w:lang w:eastAsia="sv-SE"/>
          </w:rPr>
          <w:t>riktlinjer</w:t>
        </w:r>
      </w:ins>
      <w:r w:rsidR="003B34BD">
        <w:rPr>
          <w:lang w:eastAsia="sv-SE"/>
        </w:rPr>
        <w:t xml:space="preserve"> för varje kurs.</w:t>
      </w:r>
    </w:p>
    <w:p w14:paraId="1897F9F4" w14:textId="70CE0C18" w:rsidR="00582DFC" w:rsidRDefault="00850895" w:rsidP="009D27B3">
      <w:pPr>
        <w:pStyle w:val="Heading11"/>
      </w:pPr>
      <w:bookmarkStart w:id="13" w:name="_Toc391456181"/>
      <w:bookmarkStart w:id="14" w:name="_Toc401327937"/>
      <w:bookmarkEnd w:id="13"/>
      <w:r>
        <w:t>Metod</w:t>
      </w:r>
      <w:bookmarkStart w:id="15" w:name="_Toc391456182"/>
      <w:bookmarkStart w:id="16" w:name="_Toc401327938"/>
      <w:bookmarkEnd w:id="14"/>
      <w:bookmarkEnd w:id="15"/>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16"/>
    </w:p>
    <w:p w14:paraId="25D56B1E" w14:textId="2456A04E"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11EE8D4"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7" w:name="_Toc391456183"/>
      <w:bookmarkStart w:id="18" w:name="_Toc401327939"/>
      <w:r w:rsidRPr="000B1921">
        <w:rPr>
          <w:rFonts w:cs="Times New Roman"/>
          <w:b/>
          <w:sz w:val="24"/>
          <w:szCs w:val="24"/>
        </w:rPr>
        <w:t>Utvärdering</w:t>
      </w:r>
      <w:bookmarkEnd w:id="17"/>
      <w:bookmarkEnd w:id="18"/>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9" w:name="_Toc391456184"/>
      <w:bookmarkStart w:id="20" w:name="_Toc401327940"/>
      <w:bookmarkEnd w:id="19"/>
      <w:r w:rsidRPr="00E43D1C">
        <w:t>Resultat</w:t>
      </w:r>
      <w:bookmarkEnd w:id="2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21" w:author="Olivia Imner" w:date="2018-11-27T09:04:00Z">
        <w:r w:rsidR="00874DE4" w:rsidDel="0048422A">
          <w:delText>materiella</w:delText>
        </w:r>
        <w:r w:rsidR="00D808DD" w:rsidDel="0048422A">
          <w:delText xml:space="preserve"> </w:delText>
        </w:r>
      </w:del>
      <w:r w:rsidR="00D808DD">
        <w:t xml:space="preserve">sammanfattningar </w:t>
      </w:r>
      <w:ins w:id="22" w:author="Olivia Imner" w:date="2018-11-27T09:05:00Z">
        <w:r w:rsidR="0048422A">
          <w:t xml:space="preserve">av materialet </w:t>
        </w:r>
      </w:ins>
      <w:r w:rsidR="00D808DD">
        <w:t xml:space="preserve">och övningar. </w:t>
      </w:r>
      <w:r w:rsidR="00234C76">
        <w:t xml:space="preserve">Samtidigt </w:t>
      </w:r>
      <w:bookmarkStart w:id="23" w:name="_GoBack"/>
      <w:r w:rsidR="00234C76">
        <w:t>vi</w:t>
      </w:r>
      <w:bookmarkEnd w:id="23"/>
      <w:r w:rsidR="00234C76">
        <w:t xml:space="preserve">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5B629E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commentRangeStart w:id="24"/>
      <w:r w:rsidR="00EA1899">
        <w:t xml:space="preserve">att </w:t>
      </w:r>
      <w:r w:rsidR="00694336">
        <w:t>en utvärdering av</w:t>
      </w:r>
      <w:r w:rsidR="00EA1899">
        <w:t xml:space="preserve"> </w:t>
      </w:r>
      <w:del w:id="25" w:author="Olivia Imner" w:date="2018-11-27T08:47:00Z">
        <w:r w:rsidR="00EA1899" w:rsidDel="00644DF9">
          <w:delText>en anpassa</w:delText>
        </w:r>
        <w:r w:rsidR="00D90862" w:rsidDel="00644DF9">
          <w:delText>d</w:delText>
        </w:r>
      </w:del>
      <w:r w:rsidR="00644DF9">
        <w:t>anpassade</w:t>
      </w:r>
      <w:r w:rsidR="00D90862">
        <w:t xml:space="preserve"> pedagogisk</w:t>
      </w:r>
      <w:ins w:id="26" w:author="Olivia Imner" w:date="2018-11-27T08:48:00Z">
        <w:r w:rsidR="00644DF9">
          <w:t>a riktlinjer</w:t>
        </w:r>
      </w:ins>
      <w:r w:rsidR="00D90862">
        <w:t xml:space="preserve"> </w:t>
      </w:r>
      <w:del w:id="27" w:author="Olivia Imner" w:date="2018-11-27T08:48:00Z">
        <w:r w:rsidR="00D90862" w:rsidDel="00644DF9">
          <w:delText>strategi</w:delText>
        </w:r>
        <w:r w:rsidR="00EA1899" w:rsidDel="00644DF9">
          <w:delText xml:space="preserve">/modell </w:delText>
        </w:r>
      </w:del>
      <w:r w:rsidR="00E86D52">
        <w:t>för va</w:t>
      </w:r>
      <w:r w:rsidR="00EA1899">
        <w:t xml:space="preserve">rje kurs </w:t>
      </w:r>
      <w:ins w:id="28" w:author="Olivia Imner" w:date="2018-11-27T08:50:00Z">
        <w:r w:rsidR="00644DF9">
          <w:t xml:space="preserve">förmodligen </w:t>
        </w:r>
      </w:ins>
      <w:r w:rsidR="00EA1899">
        <w:t xml:space="preserve">inte </w:t>
      </w:r>
      <w:r w:rsidR="00694336">
        <w:t xml:space="preserve">är </w:t>
      </w:r>
      <w:del w:id="29" w:author="Olivia Imner" w:date="2018-11-27T08:52:00Z">
        <w:r w:rsidR="00EA1899" w:rsidDel="00644DF9">
          <w:delText>nödvändigt</w:delText>
        </w:r>
        <w:commentRangeEnd w:id="24"/>
        <w:r w:rsidR="00AC33AB" w:rsidDel="00644DF9">
          <w:rPr>
            <w:rStyle w:val="Kommentarsreferens"/>
          </w:rPr>
          <w:commentReference w:id="24"/>
        </w:r>
      </w:del>
      <w:ins w:id="30" w:author="Olivia Imner" w:date="2018-11-27T08:52:00Z">
        <w:r w:rsidR="00644DF9">
          <w:t>väsentlig</w:t>
        </w:r>
      </w:ins>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1" w:name="_Toc489811950"/>
      <w:bookmarkStart w:id="3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1"/>
      <w:bookmarkEnd w:id="3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33" w:name="_Toc391456185"/>
      <w:bookmarkStart w:id="34" w:name="_Toc401327941"/>
      <w:bookmarkEnd w:id="33"/>
      <w:r w:rsidRPr="004E58AD">
        <w:lastRenderedPageBreak/>
        <w:t>Diskussion</w:t>
      </w:r>
      <w:bookmarkEnd w:id="34"/>
    </w:p>
    <w:p w14:paraId="6D0F922C" w14:textId="67181016"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del w:id="35" w:author="Olivia Imner" w:date="2018-11-27T08:53:00Z">
        <w:r w:rsidR="00A71251" w:rsidDel="00644DF9">
          <w:delText xml:space="preserve">strategi </w:delText>
        </w:r>
      </w:del>
      <w:ins w:id="36" w:author="Olivia Imner" w:date="2018-11-27T08:53:00Z">
        <w:r w:rsidR="00644DF9">
          <w:t xml:space="preserve">riktlinjer </w:t>
        </w:r>
      </w:ins>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commentRangeStart w:id="37"/>
      <w:r w:rsidR="00551BEB">
        <w:t>V</w:t>
      </w:r>
      <w:commentRangeEnd w:id="37"/>
      <w:r w:rsidR="008265DC">
        <w:rPr>
          <w:rStyle w:val="Kommentarsreferens"/>
        </w:rPr>
        <w:commentReference w:id="37"/>
      </w:r>
      <w:r w:rsidR="00551BEB">
        <w:t xml:space="preserve">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70EE9A4"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A74D2E5"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w:t>
      </w:r>
      <w:del w:id="38" w:author="Olivia Imner" w:date="2018-11-27T08:57:00Z">
        <w:r w:rsidR="00590E58" w:rsidDel="0048422A">
          <w:delText xml:space="preserve"> en</w:delText>
        </w:r>
      </w:del>
      <w:r w:rsidR="00590E58">
        <w:t xml:space="preserve"> </w:t>
      </w:r>
      <w:ins w:id="39" w:author="Olivia Imner" w:date="2018-11-27T08:56:00Z">
        <w:r w:rsidR="0048422A">
          <w:t xml:space="preserve">modellbaserade </w:t>
        </w:r>
      </w:ins>
      <w:r w:rsidR="00590E58">
        <w:t>pedagogisk</w:t>
      </w:r>
      <w:ins w:id="40" w:author="Olivia Imner" w:date="2018-11-27T08:57:00Z">
        <w:r w:rsidR="0048422A">
          <w:t>a</w:t>
        </w:r>
      </w:ins>
      <w:r w:rsidR="002B1E41">
        <w:t xml:space="preserve"> </w:t>
      </w:r>
      <w:del w:id="41" w:author="Olivia Imner" w:date="2018-11-27T08:57:00Z">
        <w:r w:rsidR="002B1E41" w:rsidDel="0048422A">
          <w:delText>strategi/modell</w:delText>
        </w:r>
      </w:del>
      <w:ins w:id="42" w:author="Olivia Imner" w:date="2018-11-27T08:57:00Z">
        <w:r w:rsidR="0048422A">
          <w:t>riktlinjer</w:t>
        </w:r>
      </w:ins>
      <w:r w:rsidR="002B1E41">
        <w:t xml:space="preserve">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44DE9D72" w:rsidR="00035BFB" w:rsidRPr="00035BFB" w:rsidRDefault="00E75C4C" w:rsidP="00CA1731">
      <w:pPr>
        <w:spacing w:line="480" w:lineRule="auto"/>
        <w:jc w:val="both"/>
      </w:pPr>
      <w:r>
        <w:t>Sammanfattningsvis ger resultatet från studien en tydlig riktlinje för modeller som skulle underlätta Grades övergång till en modellbasera</w:t>
      </w:r>
      <w:ins w:id="43" w:author="Olivia Imner" w:date="2018-11-27T08:57:00Z">
        <w:r w:rsidR="0048422A">
          <w:t>de riktlinjer</w:t>
        </w:r>
      </w:ins>
      <w:del w:id="44" w:author="Olivia Imner" w:date="2018-11-27T08:57:00Z">
        <w:r w:rsidDel="0048422A">
          <w:delText>t strategi</w:delText>
        </w:r>
      </w:del>
      <w:r>
        <w:t xml:space="preserve">.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45" w:name="_Toc401327942"/>
      <w:r w:rsidRPr="004E58AD">
        <w:lastRenderedPageBreak/>
        <w:t>Tack</w:t>
      </w:r>
      <w:bookmarkEnd w:id="45"/>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46" w:name="_Toc391456186"/>
      <w:bookmarkStart w:id="47" w:name="_Toc401327943"/>
      <w:bookmarkEnd w:id="46"/>
      <w:r w:rsidRPr="004E58AD">
        <w:t>Referenser</w:t>
      </w:r>
      <w:bookmarkEnd w:id="47"/>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48" w:name="_Toc391456187"/>
      <w:bookmarkStart w:id="49" w:name="_Toc401327944"/>
      <w:bookmarkEnd w:id="48"/>
      <w:r w:rsidRPr="009F3187">
        <w:lastRenderedPageBreak/>
        <w:t>Bilagor</w:t>
      </w:r>
      <w:bookmarkEnd w:id="49"/>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50" w:name="_Toc391456188"/>
      <w:bookmarkEnd w:id="50"/>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1" w:name="_Toc391456189"/>
      <w:bookmarkEnd w:id="51"/>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livia Imner" w:date="2018-11-25T17:16:00Z" w:initials="OI">
    <w:p w14:paraId="3162CE75" w14:textId="62145CBE" w:rsidR="0048422A" w:rsidRDefault="0048422A">
      <w:pPr>
        <w:pStyle w:val="Kommentarer"/>
      </w:pPr>
      <w:r>
        <w:rPr>
          <w:rStyle w:val="Kommentarsreferens"/>
        </w:rPr>
        <w:annotationRef/>
      </w:r>
      <w:r w:rsidRPr="002221E2">
        <w:t>Patrik: Efterso</w:t>
      </w:r>
      <w:r>
        <w:t>m detta är formellt en fas 2 gra</w:t>
      </w:r>
      <w:r w:rsidRPr="002221E2">
        <w:t>nskning, är det oklart om du kommer att läsa de delar som är inte nödvändig i fas 2. Med detta i åtanke, vill jag bara nämna att alternativa forskningsmetoder är diskuterade i diskussionen.</w:t>
      </w:r>
    </w:p>
  </w:comment>
  <w:comment w:id="24" w:author="Olivia Imner" w:date="2018-11-27T07:26:00Z" w:initials="OI">
    <w:p w14:paraId="7946C5C5" w14:textId="7BC81887" w:rsidR="0048422A" w:rsidRDefault="0048422A">
      <w:pPr>
        <w:pStyle w:val="Kommentarer"/>
      </w:pPr>
      <w:r>
        <w:rPr>
          <w:rStyle w:val="Kommentarsreferens"/>
        </w:rPr>
        <w:annotationRef/>
      </w:r>
      <w:r>
        <w:t>Tone down</w:t>
      </w:r>
    </w:p>
  </w:comment>
  <w:comment w:id="37" w:author="Olivia Imner" w:date="2018-11-27T07:28:00Z" w:initials="OI">
    <w:p w14:paraId="6465A0CA" w14:textId="5EDBD8F3" w:rsidR="0048422A" w:rsidRDefault="0048422A">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48422A" w:rsidRDefault="0048422A">
      <w:r>
        <w:separator/>
      </w:r>
    </w:p>
  </w:endnote>
  <w:endnote w:type="continuationSeparator" w:id="0">
    <w:p w14:paraId="4F768654" w14:textId="77777777" w:rsidR="0048422A" w:rsidRDefault="00484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48422A" w:rsidRDefault="0048422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48422A" w:rsidRDefault="0048422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48422A" w:rsidRDefault="0048422A">
        <w:pPr>
          <w:pStyle w:val="Footer1"/>
          <w:jc w:val="center"/>
        </w:pPr>
        <w:r>
          <w:fldChar w:fldCharType="begin"/>
        </w:r>
        <w:r>
          <w:instrText>PAGE</w:instrText>
        </w:r>
        <w:r>
          <w:fldChar w:fldCharType="separate"/>
        </w:r>
        <w:r w:rsidR="002352A5">
          <w:rPr>
            <w:noProof/>
          </w:rPr>
          <w:t>10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48422A" w:rsidRDefault="0048422A">
        <w:pPr>
          <w:pStyle w:val="Footer1"/>
          <w:jc w:val="center"/>
        </w:pPr>
        <w:r>
          <w:fldChar w:fldCharType="begin"/>
        </w:r>
        <w:r>
          <w:instrText>PAGE</w:instrText>
        </w:r>
        <w:r>
          <w:fldChar w:fldCharType="separate"/>
        </w:r>
        <w:r w:rsidR="002352A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48422A" w:rsidRDefault="0048422A">
      <w:r>
        <w:separator/>
      </w:r>
    </w:p>
  </w:footnote>
  <w:footnote w:type="continuationSeparator" w:id="0">
    <w:p w14:paraId="71DB8F98" w14:textId="77777777" w:rsidR="0048422A" w:rsidRDefault="0048422A">
      <w:r>
        <w:continuationSeparator/>
      </w:r>
    </w:p>
  </w:footnote>
  <w:footnote w:id="1">
    <w:p w14:paraId="5824ECF3" w14:textId="4B98B15A" w:rsidR="0048422A" w:rsidRPr="005D1A1C" w:rsidRDefault="0048422A"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48422A" w:rsidRPr="005D1A1C" w:rsidRDefault="0048422A"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48422A" w:rsidRPr="005D1A1C" w:rsidRDefault="0048422A"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48422A" w:rsidRPr="005D1A1C" w:rsidRDefault="0048422A"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48422A" w:rsidRPr="005D1A1C" w:rsidRDefault="0048422A"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48422A" w:rsidRDefault="0048422A"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A5A58"/>
    <w:rsid w:val="003B23C6"/>
    <w:rsid w:val="003B2922"/>
    <w:rsid w:val="003B34BD"/>
    <w:rsid w:val="003B5EB1"/>
    <w:rsid w:val="003C06CF"/>
    <w:rsid w:val="003C298D"/>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33AB"/>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45B8"/>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D173081-8451-574D-BC41-F410F9E53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26</Pages>
  <Words>13593</Words>
  <Characters>72044</Characters>
  <Application>Microsoft Macintosh Word</Application>
  <DocSecurity>0</DocSecurity>
  <Lines>600</Lines>
  <Paragraphs>170</Paragraphs>
  <ScaleCrop>false</ScaleCrop>
  <Company>Stockholms universitetsbibliotek</Company>
  <LinksUpToDate>false</LinksUpToDate>
  <CharactersWithSpaces>85467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cp:revision>
  <cp:lastPrinted>2018-11-06T10:11:00Z</cp:lastPrinted>
  <dcterms:created xsi:type="dcterms:W3CDTF">2018-11-22T15:58:00Z</dcterms:created>
  <dcterms:modified xsi:type="dcterms:W3CDTF">2018-11-27T08:08:00Z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