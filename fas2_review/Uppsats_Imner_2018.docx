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commentRangeStart w:id="0"/>
      <w:r w:rsidRPr="009D7788">
        <w:rPr>
          <w:sz w:val="46"/>
          <w:szCs w:val="46"/>
        </w:rPr>
        <w:t>Utvärdering av pedagogiska modeller som en plattform för förädling av kurser inom e-lärande företaget Grade</w:t>
      </w:r>
      <w:commentRangeEnd w:id="0"/>
      <w:r w:rsidR="006C1E64">
        <w:rPr>
          <w:rStyle w:val="Kommentarsreferens"/>
          <w:rFonts w:ascii="Times New Roman" w:hAnsi="Times New Roman"/>
          <w:color w:val="auto"/>
        </w:rPr>
        <w:commentReference w:id="0"/>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89225C" w:rsidRDefault="0089225C">
                            <w:pPr>
                              <w:pStyle w:val="Frontpagetext"/>
                              <w:rPr>
                                <w:sz w:val="28"/>
                                <w:szCs w:val="28"/>
                              </w:rPr>
                            </w:pPr>
                            <w:r>
                              <w:rPr>
                                <w:sz w:val="28"/>
                                <w:szCs w:val="28"/>
                              </w:rPr>
                              <w:t xml:space="preserve">Institutionen för data- </w:t>
                            </w:r>
                            <w:r>
                              <w:rPr>
                                <w:sz w:val="28"/>
                                <w:szCs w:val="28"/>
                              </w:rPr>
                              <w:br/>
                              <w:t>och systemvetenskap</w:t>
                            </w:r>
                          </w:p>
                          <w:p w14:paraId="0DD0DA7D" w14:textId="77777777" w:rsidR="0089225C" w:rsidRDefault="0089225C">
                            <w:pPr>
                              <w:pStyle w:val="TextBox"/>
                            </w:pPr>
                            <w:r>
                              <w:t xml:space="preserve">Examensarbete 15 </w:t>
                            </w:r>
                            <w:proofErr w:type="spellStart"/>
                            <w:r>
                              <w:t>hp</w:t>
                            </w:r>
                            <w:proofErr w:type="spellEnd"/>
                          </w:p>
                          <w:p w14:paraId="205AAAC7" w14:textId="77777777" w:rsidR="0089225C" w:rsidRDefault="0089225C">
                            <w:pPr>
                              <w:pStyle w:val="TextBox"/>
                            </w:pPr>
                            <w:r>
                              <w:t>Data- och systemvetenskap</w:t>
                            </w:r>
                          </w:p>
                          <w:p w14:paraId="51566511" w14:textId="77777777" w:rsidR="0089225C" w:rsidRDefault="0089225C">
                            <w:pPr>
                              <w:pStyle w:val="Textruta"/>
                            </w:pPr>
                            <w:r>
                              <w:t xml:space="preserve">Kurs- eller utbildningsprogram (180 </w:t>
                            </w:r>
                            <w:proofErr w:type="spellStart"/>
                            <w:r>
                              <w:t>hp</w:t>
                            </w:r>
                            <w:proofErr w:type="spellEnd"/>
                            <w:r>
                              <w:t xml:space="preserve">) </w:t>
                            </w:r>
                          </w:p>
                          <w:p w14:paraId="7A700FAB" w14:textId="05793D08" w:rsidR="0089225C" w:rsidRDefault="0089225C">
                            <w:pPr>
                              <w:pStyle w:val="Textruta"/>
                            </w:pPr>
                            <w:r>
                              <w:t>Höstterminen 2018</w:t>
                            </w:r>
                          </w:p>
                          <w:p w14:paraId="381612CD" w14:textId="77777777" w:rsidR="0089225C" w:rsidRDefault="0089225C">
                            <w:pPr>
                              <w:pStyle w:val="Textruta"/>
                            </w:pPr>
                            <w:r>
                              <w:t>Handledare: Robert Ramberg</w:t>
                            </w:r>
                          </w:p>
                          <w:p w14:paraId="41DC09BB" w14:textId="358B72E7" w:rsidR="0089225C" w:rsidRDefault="0089225C">
                            <w:pPr>
                              <w:pStyle w:val="Textruta"/>
                            </w:pPr>
                            <w:r>
                              <w:t>Granskare: Patrik Hernvall</w:t>
                            </w:r>
                          </w:p>
                          <w:p w14:paraId="316E1ACF" w14:textId="77777777" w:rsidR="0089225C" w:rsidRPr="00EE4EEC" w:rsidRDefault="0089225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9225C" w:rsidRDefault="0089225C">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1" w:name="_Toc391456178"/>
      <w:bookmarkStart w:id="2" w:name="_Toc401327934"/>
      <w:bookmarkEnd w:id="1"/>
      <w:r>
        <w:lastRenderedPageBreak/>
        <w:t>Synopsis</w:t>
      </w:r>
      <w:bookmarkEnd w:id="2"/>
    </w:p>
    <w:p w14:paraId="0587F940" w14:textId="5A7CC1FB"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del w:id="3" w:author="Olivia Imner" w:date="2018-11-27T09:27:00Z">
        <w:r w:rsidR="00B639A7" w:rsidDel="003E0991">
          <w:delText xml:space="preserve">kvalitativ </w:delText>
        </w:r>
      </w:del>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ins w:id="4" w:author="Olivia Imner" w:date="2018-11-27T09:11:00Z">
        <w:r w:rsidR="003A3451">
          <w:t>En</w:t>
        </w:r>
      </w:ins>
      <w:del w:id="5" w:author="Olivia Imner" w:date="2018-11-27T09:11:00Z">
        <w:r w:rsidR="00265FDF" w:rsidDel="003A3451">
          <w:delText>Vi</w:delText>
        </w:r>
      </w:del>
      <w:r w:rsidR="00265FDF">
        <w:t xml:space="preserve"> evaluer</w:t>
      </w:r>
      <w:ins w:id="6" w:author="Olivia Imner" w:date="2018-11-27T09:11:00Z">
        <w:r w:rsidR="003A3451">
          <w:t>ing genomfördes</w:t>
        </w:r>
      </w:ins>
      <w:del w:id="7" w:author="Olivia Imner" w:date="2018-11-27T09:11:00Z">
        <w:r w:rsidR="00265FDF" w:rsidDel="003A3451">
          <w:delText>a</w:delText>
        </w:r>
        <w:r w:rsidR="00714353" w:rsidDel="003A3451">
          <w:delText>r</w:delText>
        </w:r>
      </w:del>
      <w:r w:rsidR="00265FDF">
        <w:t xml:space="preserve"> </w:t>
      </w:r>
      <w:r w:rsidR="009411BD">
        <w:t xml:space="preserve">också </w:t>
      </w:r>
      <w:ins w:id="8" w:author="Olivia Imner" w:date="2018-11-27T09:11:00Z">
        <w:r w:rsidR="003A3451">
          <w:t xml:space="preserve">av </w:t>
        </w:r>
      </w:ins>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9" w:name="_Toc391456179"/>
      <w:bookmarkStart w:id="10" w:name="_Toc401327935"/>
      <w:bookmarkEnd w:id="9"/>
      <w:r>
        <w:lastRenderedPageBreak/>
        <w:t>Introduktion</w:t>
      </w:r>
      <w:bookmarkEnd w:id="10"/>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11"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12" w:name="_Toc391456181"/>
      <w:bookmarkStart w:id="13" w:name="_Toc401327937"/>
      <w:bookmarkEnd w:id="12"/>
      <w:r>
        <w:t>Metod</w:t>
      </w:r>
      <w:bookmarkStart w:id="14" w:name="_Toc391456182"/>
      <w:bookmarkStart w:id="15" w:name="_Toc401327938"/>
      <w:bookmarkEnd w:id="13"/>
      <w:bookmarkEnd w:id="14"/>
    </w:p>
    <w:p w14:paraId="4F1EA438" w14:textId="170DC84A" w:rsidR="00D45847" w:rsidRPr="00CA1731" w:rsidRDefault="003C298D" w:rsidP="00CA1731">
      <w:pPr>
        <w:tabs>
          <w:tab w:val="left" w:pos="1134"/>
        </w:tabs>
        <w:spacing w:line="360" w:lineRule="auto"/>
        <w:rPr>
          <w:rFonts w:cs="Times New Roman"/>
          <w:b/>
          <w:sz w:val="24"/>
          <w:szCs w:val="24"/>
        </w:rPr>
      </w:pPr>
      <w:r>
        <w:rPr>
          <w:rFonts w:cs="Times New Roman"/>
          <w:b/>
          <w:sz w:val="24"/>
          <w:szCs w:val="24"/>
        </w:rPr>
        <w:t>Framtagande av intervju</w:t>
      </w:r>
      <w:r w:rsidR="00E30B7E">
        <w:rPr>
          <w:rFonts w:cs="Times New Roman"/>
          <w:b/>
          <w:sz w:val="24"/>
          <w:szCs w:val="24"/>
        </w:rPr>
        <w:t>frågor</w:t>
      </w:r>
      <w:bookmarkEnd w:id="15"/>
    </w:p>
    <w:p w14:paraId="25D56B1E" w14:textId="5507C636"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del w:id="16" w:author="Olivia Imner" w:date="2018-11-27T09:27:00Z">
        <w:r w:rsidR="00897661" w:rsidDel="003E0991">
          <w:rPr>
            <w:rFonts w:cs="Times New Roman"/>
          </w:rPr>
          <w:delText>kvali</w:delText>
        </w:r>
        <w:r w:rsidR="00340590" w:rsidDel="003E0991">
          <w:rPr>
            <w:rFonts w:cs="Times New Roman"/>
          </w:rPr>
          <w:delText xml:space="preserve">tativ </w:delText>
        </w:r>
      </w:del>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42EBC37"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ins w:id="17" w:author="Olivia Imner" w:date="2018-11-27T09:20:00Z">
        <w:r w:rsidR="001B33D1">
          <w:t>det fanns</w:t>
        </w:r>
      </w:ins>
      <w:del w:id="18" w:author="Olivia Imner" w:date="2018-11-27T09:20:00Z">
        <w:r w:rsidR="00067904" w:rsidDel="001B33D1">
          <w:delText>de hade</w:delText>
        </w:r>
      </w:del>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9" w:name="_Toc391456183"/>
      <w:bookmarkStart w:id="20" w:name="_Toc401327939"/>
      <w:r w:rsidRPr="000B1921">
        <w:rPr>
          <w:rFonts w:cs="Times New Roman"/>
          <w:b/>
          <w:sz w:val="24"/>
          <w:szCs w:val="24"/>
        </w:rPr>
        <w:t>Utvärdering</w:t>
      </w:r>
      <w:bookmarkEnd w:id="19"/>
      <w:bookmarkEnd w:id="20"/>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21" w:name="_Toc391456184"/>
      <w:bookmarkStart w:id="22" w:name="_Toc401327940"/>
      <w:bookmarkEnd w:id="21"/>
      <w:r w:rsidRPr="00E43D1C">
        <w:t>Resultat</w:t>
      </w:r>
      <w:bookmarkEnd w:id="2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lastRenderedPageBreak/>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2B3AD4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del w:id="23" w:author="Olivia Imner" w:date="2018-11-27T09:04:00Z">
        <w:r w:rsidR="00874DE4" w:rsidDel="0048422A">
          <w:delText>materiella</w:delText>
        </w:r>
        <w:r w:rsidR="00D808DD" w:rsidDel="0048422A">
          <w:delText xml:space="preserve"> </w:delText>
        </w:r>
      </w:del>
      <w:r w:rsidR="00D808DD">
        <w:t xml:space="preserve">sammanfattningar </w:t>
      </w:r>
      <w:ins w:id="24" w:author="Olivia Imner" w:date="2018-11-27T09:05:00Z">
        <w:r w:rsidR="0048422A">
          <w:t xml:space="preserve">av materialet </w:t>
        </w:r>
      </w:ins>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F90A9F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ins w:id="25"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6" w:name="_Toc489811950"/>
      <w:bookmarkStart w:id="27"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6"/>
      <w:bookmarkEnd w:id="27"/>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8" w:name="_Toc391456185"/>
      <w:bookmarkStart w:id="29" w:name="_Toc401327941"/>
      <w:bookmarkEnd w:id="28"/>
      <w:r w:rsidRPr="004E58AD">
        <w:lastRenderedPageBreak/>
        <w:t>Diskussion</w:t>
      </w:r>
      <w:bookmarkEnd w:id="29"/>
    </w:p>
    <w:p w14:paraId="6D0F922C" w14:textId="599B1407"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30" w:author="Olivia Imner" w:date="2018-11-27T18:04:00Z">
        <w:r w:rsidR="008B0888">
          <w:t xml:space="preserve">avsåg också att förstå vilka för och- nackdelar som finns med Grades befintliga pedagogiska riktlinjer och därför utvärderades fyra av Grades tidigare </w:t>
        </w:r>
      </w:ins>
      <w:ins w:id="31" w:author="Olivia Imner" w:date="2018-11-27T18:06:00Z">
        <w:r w:rsidR="008B0888">
          <w:t>kurser enligt DIM’s riktlinjer.</w:t>
        </w:r>
      </w:ins>
      <w:r w:rsidR="008B0888">
        <w:t xml:space="preserve"> </w:t>
      </w:r>
      <w:ins w:id="32" w:author="Olivia Imner" w:date="2018-11-27T18:06:00Z">
        <w:r w:rsidR="008B0888">
          <w:t>Det</w:t>
        </w:r>
      </w:ins>
      <w:ins w:id="33" w:author="Olivia Imner" w:date="2018-11-27T18:07:00Z">
        <w:r w:rsidR="008B0888">
          <w:t xml:space="preserve"> som</w:t>
        </w:r>
      </w:ins>
      <w:ins w:id="34" w:author="Olivia Imner" w:date="2018-11-27T18:06:00Z">
        <w:r w:rsidR="008B0888">
          <w:t xml:space="preserve"> </w:t>
        </w:r>
      </w:ins>
      <w:commentRangeStart w:id="35"/>
      <w:del w:id="36" w:author="Olivia Imner" w:date="2018-11-27T18:06:00Z">
        <w:r w:rsidR="00551BEB" w:rsidDel="008B0888">
          <w:delText>V</w:delText>
        </w:r>
      </w:del>
      <w:commentRangeEnd w:id="35"/>
      <w:r w:rsidR="008265DC">
        <w:rPr>
          <w:rStyle w:val="Kommentarsreferens"/>
        </w:rPr>
        <w:commentReference w:id="35"/>
      </w:r>
      <w:del w:id="37" w:author="Olivia Imner" w:date="2018-11-27T18:06:00Z">
        <w:r w:rsidR="00551BEB" w:rsidDel="008B0888">
          <w:delText xml:space="preserve">i </w:delText>
        </w:r>
      </w:del>
      <w:r w:rsidR="00457C43">
        <w:t>identifierade</w:t>
      </w:r>
      <w:ins w:id="38" w:author="Olivia Imner" w:date="2018-11-27T18:07:00Z">
        <w:r w:rsidR="008B0888">
          <w:t>s var</w:t>
        </w:r>
      </w:ins>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56A3223"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del w:id="39" w:author="Olivia Imner" w:date="2018-11-27T09:27:00Z">
        <w:r w:rsidR="00A51BA1" w:rsidDel="003E0991">
          <w:delText xml:space="preserve">kvalitativ </w:delText>
        </w:r>
      </w:del>
      <w:r w:rsidR="00A51BA1">
        <w:t>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w:t>
      </w:r>
      <w:r w:rsidR="00F358E4">
        <w:lastRenderedPageBreak/>
        <w:t>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commentRangeStart w:id="40"/>
      <w:r w:rsidR="00457C43">
        <w:t>.</w:t>
      </w:r>
      <w:commentRangeEnd w:id="40"/>
      <w:r w:rsidR="00354045">
        <w:rPr>
          <w:rStyle w:val="Kommentarsreferens"/>
        </w:rPr>
        <w:commentReference w:id="40"/>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39B17EFD" w:rsidR="003475EE" w:rsidRDefault="00667FC8" w:rsidP="00CA1731">
      <w:pPr>
        <w:spacing w:line="480" w:lineRule="auto"/>
        <w:jc w:val="both"/>
      </w:pPr>
      <w:commentRangeStart w:id="41"/>
      <w:r>
        <w:t xml:space="preserve">Det </w:t>
      </w:r>
      <w:commentRangeEnd w:id="41"/>
      <w:r w:rsidR="00AD6630">
        <w:rPr>
          <w:rStyle w:val="Kommentarsreferens"/>
        </w:rPr>
        <w:commentReference w:id="41"/>
      </w:r>
      <w:r>
        <w:t xml:space="preserve">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ins w:id="42" w:author="Olivia Imner" w:date="2018-12-01T16:33:00Z">
        <w:r w:rsidR="0089225C">
          <w:t xml:space="preserve"> </w:t>
        </w:r>
      </w:ins>
      <w:del w:id="43" w:author="Olivia Imner" w:date="2018-12-01T16:33:00Z">
        <w:r w:rsidR="00590E58" w:rsidDel="0089225C">
          <w:delText xml:space="preserve"> </w:delText>
        </w:r>
      </w:del>
      <w:r w:rsidR="00590E58">
        <w:t>pedagogisk</w:t>
      </w:r>
      <w:r w:rsidR="002B1E41">
        <w:t xml:space="preserve"> </w:t>
      </w:r>
      <w:del w:id="44" w:author="Olivia Imner" w:date="2018-12-01T16:33:00Z">
        <w:r w:rsidR="002B1E41" w:rsidDel="0089225C">
          <w:delText>strategi/</w:delText>
        </w:r>
      </w:del>
      <w:r w:rsidR="002B1E41">
        <w:t>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w:t>
      </w:r>
      <w:r w:rsidR="007E6083">
        <w:lastRenderedPageBreak/>
        <w:t xml:space="preserve">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Sammanfattningsvis ger resultatet från studien en tydlig riktlinje för modeller som skulle underlätta Grades övergång till en modellbasera</w:t>
      </w:r>
      <w:bookmarkStart w:id="45" w:name="_GoBack"/>
      <w:bookmarkEnd w:id="45"/>
      <w:r>
        <w:t xml:space="preserve">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 xml:space="preserve">ger specifika förslag på </w:t>
      </w:r>
      <w:commentRangeStart w:id="46"/>
      <w:r w:rsidR="00DE1A92">
        <w:t>förbättringar</w:t>
      </w:r>
      <w:commentRangeEnd w:id="46"/>
      <w:r w:rsidR="00C3101B">
        <w:rPr>
          <w:rStyle w:val="Kommentarsreferens"/>
        </w:rPr>
        <w:commentReference w:id="46"/>
      </w:r>
      <w:r w:rsidR="00DE1A92">
        <w:t>.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47" w:name="_Toc401327942"/>
      <w:r w:rsidRPr="004E58AD">
        <w:t>Tack</w:t>
      </w:r>
      <w:bookmarkEnd w:id="47"/>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48" w:name="_Toc391456186"/>
      <w:bookmarkStart w:id="49" w:name="_Toc401327943"/>
      <w:bookmarkEnd w:id="48"/>
      <w:r w:rsidRPr="004E58AD">
        <w:t>Referenser</w:t>
      </w:r>
      <w:bookmarkEnd w:id="49"/>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50" w:name="_Toc391456187"/>
      <w:bookmarkStart w:id="51" w:name="_Toc401327944"/>
      <w:bookmarkEnd w:id="50"/>
      <w:r w:rsidRPr="009F3187">
        <w:lastRenderedPageBreak/>
        <w:t>Bilagor</w:t>
      </w:r>
      <w:bookmarkEnd w:id="5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52" w:name="_Toc391456188"/>
      <w:bookmarkEnd w:id="5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53" w:name="_Toc391456189"/>
      <w:bookmarkEnd w:id="5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livia Imner" w:date="2018-11-25T17:16:00Z" w:initials="OI">
    <w:p w14:paraId="3162CE75" w14:textId="62145CBE" w:rsidR="0089225C" w:rsidRDefault="0089225C">
      <w:pPr>
        <w:pStyle w:val="Kommentarer"/>
      </w:pPr>
      <w:r>
        <w:rPr>
          <w:rStyle w:val="Kommentarsreferens"/>
        </w:rPr>
        <w:annotationRef/>
      </w:r>
      <w:r w:rsidRPr="002221E2">
        <w:t>Patrik: Efterso</w:t>
      </w:r>
      <w:r>
        <w:t>m detta är formellt en fas 2 gra</w:t>
      </w:r>
      <w:r w:rsidRPr="002221E2">
        <w:t>nskning, är det oklart om du kommer att läsa de delar som är inte nödvändig i fas 2. Med detta i åtanke, vill jag bara nämna att alternativa forskningsmetoder är diskuterade i diskussionen.</w:t>
      </w:r>
    </w:p>
  </w:comment>
  <w:comment w:id="35" w:author="Olivia Imner" w:date="2018-11-27T18:03:00Z" w:initials="OI">
    <w:p w14:paraId="6465A0CA" w14:textId="7145D056" w:rsidR="0089225C" w:rsidRDefault="0089225C">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r>
        <w:rPr>
          <w:rFonts w:cs="Times New Roman"/>
        </w:rPr>
        <w:t>Studien syftade också på att förstå vilken för och- nackdelar finns med Grades nuvarande pedagogiska riktlinjer och därför, utvärderades fyra av Grades tidigare kurser enligt DIM’s riktlinjer.</w:t>
      </w:r>
    </w:p>
  </w:comment>
  <w:comment w:id="40" w:author="Olivia Imner" w:date="2018-11-27T14:55:00Z" w:initials="OI">
    <w:p w14:paraId="7D5FEC65" w14:textId="0E795F04" w:rsidR="0089225C" w:rsidRDefault="0089225C">
      <w:pPr>
        <w:pStyle w:val="Kommentarer"/>
      </w:pPr>
      <w:r>
        <w:rPr>
          <w:rStyle w:val="Kommentarsreferens"/>
        </w:rPr>
        <w:annotationRef/>
      </w:r>
      <w:r>
        <w:t>D</w:t>
      </w:r>
      <w:r w:rsidRPr="00EF5A81">
        <w:t>et Associativa perspektivet</w:t>
      </w:r>
      <w:r>
        <w:t xml:space="preserve"> är oftast beskriven som ”lärande genom utförande av strukturerade uppgifter” och</w:t>
      </w:r>
      <w:r w:rsidRPr="00EF5A81">
        <w:t xml:space="preserve"> </w:t>
      </w:r>
      <w:r>
        <w:t xml:space="preserve">karakteriseras av, till exempel, beteende modifiering och lärande genom association och förstärkning </w:t>
      </w:r>
      <w:r w:rsidRPr="00EF5A81">
        <w:fldChar w:fldCharType="begin"/>
      </w:r>
      <w:r>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Pr="00EF5A81">
        <w:fldChar w:fldCharType="separate"/>
      </w:r>
      <w:r w:rsidRPr="00EF5A81">
        <w:rPr>
          <w:rFonts w:cs="Times New Roman"/>
        </w:rPr>
        <w:t>(Conole, 2010)</w:t>
      </w:r>
      <w:r w:rsidRPr="00EF5A81">
        <w:fldChar w:fldCharType="end"/>
      </w:r>
      <w:r w:rsidRPr="00EF5A81">
        <w:t xml:space="preserve">. Aktiviteterna handlar om att förändra beteende genom att ge direkt återkoppling efter själva utförandet </w:t>
      </w:r>
      <w:r w:rsidRPr="00EF5A81">
        <w:fldChar w:fldCharType="begin"/>
      </w:r>
      <w:r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Pr="00EF5A81">
        <w:rPr>
          <w:rFonts w:ascii="Myriad Pro Cond" w:hAnsi="Myriad Pro Cond" w:cs="Myriad Pro Cond"/>
        </w:rPr>
        <w:instrText>ﬀ</w:instrText>
      </w:r>
      <w:r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Pr="00EF5A81">
        <w:fldChar w:fldCharType="separate"/>
      </w:r>
      <w:r w:rsidRPr="00EF5A81">
        <w:rPr>
          <w:noProof/>
        </w:rPr>
        <w:t>(Conole, et.al., 2004)</w:t>
      </w:r>
      <w:r w:rsidRPr="00EF5A81">
        <w:fldChar w:fldCharType="end"/>
      </w:r>
      <w:r w:rsidRPr="00EF5A81">
        <w:t>.</w:t>
      </w:r>
    </w:p>
  </w:comment>
  <w:comment w:id="41" w:author="Olivia Imner" w:date="2018-11-27T13:30:00Z" w:initials="OI">
    <w:p w14:paraId="008BB982" w14:textId="4E756B75" w:rsidR="0089225C" w:rsidRDefault="0089225C">
      <w:pPr>
        <w:pStyle w:val="Kommentarer"/>
      </w:pPr>
      <w:r>
        <w:rPr>
          <w:rStyle w:val="Kommentarsreferens"/>
        </w:rPr>
        <w:annotationRef/>
      </w:r>
      <w:r>
        <w:t xml:space="preserve">Lärometoderna grundar sig ofta i pedagogiska modeller och etableras i många fall igenom testning och bevisning av validiteten med hjälp av undervisningen av studenter </w:t>
      </w:r>
      <w:r w:rsidRPr="0032261D">
        <w:fldChar w:fldCharType="begin"/>
      </w:r>
      <w:r>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Pr="0032261D">
        <w:fldChar w:fldCharType="separate"/>
      </w:r>
      <w:r>
        <w:t xml:space="preserve">(de Jong, et.al., </w:t>
      </w:r>
      <w:r w:rsidRPr="0032261D">
        <w:t xml:space="preserve">2013; Khalil &amp; </w:t>
      </w:r>
      <w:proofErr w:type="spellStart"/>
      <w:r w:rsidRPr="0032261D">
        <w:t>Elkhider</w:t>
      </w:r>
      <w:proofErr w:type="spellEnd"/>
      <w:r w:rsidRPr="0032261D">
        <w:t xml:space="preserve">, 2016; </w:t>
      </w:r>
      <w:proofErr w:type="spellStart"/>
      <w:r w:rsidRPr="0032261D">
        <w:t>Moraros</w:t>
      </w:r>
      <w:proofErr w:type="spellEnd"/>
      <w:r w:rsidRPr="0032261D">
        <w:t>, et.al., 2015)</w:t>
      </w:r>
      <w:r w:rsidRPr="0032261D">
        <w:fldChar w:fldCharType="end"/>
      </w:r>
      <w:r w:rsidRPr="0032261D">
        <w:t>.</w:t>
      </w:r>
    </w:p>
  </w:comment>
  <w:comment w:id="46" w:author="Olivia Imner" w:date="2018-11-27T14:57:00Z" w:initials="OI">
    <w:p w14:paraId="09ED747B" w14:textId="78246081" w:rsidR="0089225C" w:rsidRDefault="0089225C">
      <w:pPr>
        <w:pStyle w:val="Kommentarer"/>
      </w:pPr>
      <w:r>
        <w:rPr>
          <w:rStyle w:val="Kommentarsreferens"/>
        </w:rPr>
        <w:annotationRef/>
      </w:r>
      <w:r>
        <w:t xml:space="preserve">Det har uppvisats att majoriteten av e-kurser inte bygger på en antagen pedagogik och därmed har orsakat grova brister i lärandestrategier, kursinnehållet, delkursens tid och takt, gränssnittdesignen, och uppnåendet av tillfredsställande studentfokus i kursen </w:t>
      </w:r>
      <w:r>
        <w:fldChar w:fldCharType="begin"/>
      </w:r>
      <w:r>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fldChar w:fldCharType="separate"/>
      </w:r>
      <w:r>
        <w:rPr>
          <w:noProof/>
        </w:rPr>
        <w:t>(Pange &amp; Pange, 2011)</w:t>
      </w:r>
      <w:r>
        <w:fldChar w:fldCharType="end"/>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89225C" w:rsidRDefault="0089225C">
      <w:r>
        <w:separator/>
      </w:r>
    </w:p>
  </w:endnote>
  <w:endnote w:type="continuationSeparator" w:id="0">
    <w:p w14:paraId="4F768654" w14:textId="77777777" w:rsidR="0089225C" w:rsidRDefault="00892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89225C" w:rsidRDefault="0089225C">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89225C" w:rsidRDefault="0089225C">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89225C" w:rsidRDefault="0089225C">
        <w:pPr>
          <w:pStyle w:val="Footer1"/>
          <w:jc w:val="center"/>
        </w:pPr>
        <w:r>
          <w:fldChar w:fldCharType="begin"/>
        </w:r>
        <w:r>
          <w:instrText>PAGE</w:instrText>
        </w:r>
        <w:r>
          <w:fldChar w:fldCharType="separate"/>
        </w:r>
        <w:r w:rsidR="00257181">
          <w:rPr>
            <w:noProof/>
          </w:rPr>
          <w:t>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89225C" w:rsidRDefault="0089225C">
        <w:pPr>
          <w:pStyle w:val="Footer1"/>
          <w:jc w:val="center"/>
        </w:pPr>
        <w:r>
          <w:fldChar w:fldCharType="begin"/>
        </w:r>
        <w:r>
          <w:instrText>PAGE</w:instrText>
        </w:r>
        <w:r>
          <w:fldChar w:fldCharType="separate"/>
        </w:r>
        <w:r w:rsidR="00257181">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89225C" w:rsidRDefault="0089225C">
      <w:r>
        <w:separator/>
      </w:r>
    </w:p>
  </w:footnote>
  <w:footnote w:type="continuationSeparator" w:id="0">
    <w:p w14:paraId="71DB8F98" w14:textId="77777777" w:rsidR="0089225C" w:rsidRDefault="0089225C">
      <w:r>
        <w:continuationSeparator/>
      </w:r>
    </w:p>
  </w:footnote>
  <w:footnote w:id="1">
    <w:p w14:paraId="5824ECF3" w14:textId="4B98B15A" w:rsidR="0089225C" w:rsidRPr="005D1A1C" w:rsidRDefault="0089225C"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89225C" w:rsidRPr="005D1A1C" w:rsidRDefault="0089225C"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89225C" w:rsidRPr="005D1A1C" w:rsidRDefault="0089225C"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89225C" w:rsidRPr="005D1A1C" w:rsidRDefault="0089225C"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89225C" w:rsidRPr="005D1A1C" w:rsidRDefault="0089225C"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89225C" w:rsidRDefault="0089225C"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33D1"/>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99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B04F7"/>
    <w:rsid w:val="008B0888"/>
    <w:rsid w:val="008B2D29"/>
    <w:rsid w:val="008B38B8"/>
    <w:rsid w:val="008C1E9D"/>
    <w:rsid w:val="008C3521"/>
    <w:rsid w:val="008C6C9D"/>
    <w:rsid w:val="008D01A7"/>
    <w:rsid w:val="008D175A"/>
    <w:rsid w:val="008D24BF"/>
    <w:rsid w:val="008D2988"/>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625"/>
    <w:rsid w:val="00964904"/>
    <w:rsid w:val="009658B7"/>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42C9"/>
    <w:rsid w:val="00BD5132"/>
    <w:rsid w:val="00BE2E0E"/>
    <w:rsid w:val="00BE4185"/>
    <w:rsid w:val="00BE6335"/>
    <w:rsid w:val="00BF2EDC"/>
    <w:rsid w:val="00C00002"/>
    <w:rsid w:val="00C05B0F"/>
    <w:rsid w:val="00C06B55"/>
    <w:rsid w:val="00C11C02"/>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289AA93D-85A1-0D4B-96C1-BDEF3296A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25</Pages>
  <Words>13610</Words>
  <Characters>72137</Characters>
  <Application>Microsoft Macintosh Word</Application>
  <DocSecurity>0</DocSecurity>
  <Lines>601</Lines>
  <Paragraphs>171</Paragraphs>
  <ScaleCrop>false</ScaleCrop>
  <Company>Stockholms universitetsbibliotek</Company>
  <LinksUpToDate>false</LinksUpToDate>
  <CharactersWithSpaces>85576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21</cp:revision>
  <cp:lastPrinted>2018-11-06T10:11:00Z</cp:lastPrinted>
  <dcterms:created xsi:type="dcterms:W3CDTF">2018-11-22T15:58:00Z</dcterms:created>
  <dcterms:modified xsi:type="dcterms:W3CDTF">2018-12-01T15:35:00Z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