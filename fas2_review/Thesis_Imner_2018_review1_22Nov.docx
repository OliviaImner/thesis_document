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8C1E9D" w:rsidRDefault="008C1E9D">
                            <w:pPr>
                              <w:pStyle w:val="Frontpagetext"/>
                              <w:rPr>
                                <w:sz w:val="28"/>
                                <w:szCs w:val="28"/>
                              </w:rPr>
                            </w:pPr>
                            <w:r>
                              <w:rPr>
                                <w:sz w:val="28"/>
                                <w:szCs w:val="28"/>
                              </w:rPr>
                              <w:t xml:space="preserve">Institutionen för data- </w:t>
                            </w:r>
                            <w:r>
                              <w:rPr>
                                <w:sz w:val="28"/>
                                <w:szCs w:val="28"/>
                              </w:rPr>
                              <w:br/>
                              <w:t>och systemvetenskap</w:t>
                            </w:r>
                          </w:p>
                          <w:p w14:paraId="0DD0DA7D" w14:textId="77777777" w:rsidR="008C1E9D" w:rsidRDefault="008C1E9D">
                            <w:pPr>
                              <w:pStyle w:val="TextBox"/>
                            </w:pPr>
                            <w:r>
                              <w:t xml:space="preserve">Examensarbete 15 </w:t>
                            </w:r>
                            <w:proofErr w:type="spellStart"/>
                            <w:r>
                              <w:t>hp</w:t>
                            </w:r>
                            <w:proofErr w:type="spellEnd"/>
                          </w:p>
                          <w:p w14:paraId="205AAAC7" w14:textId="77777777" w:rsidR="008C1E9D" w:rsidRDefault="008C1E9D">
                            <w:pPr>
                              <w:pStyle w:val="TextBox"/>
                            </w:pPr>
                            <w:r>
                              <w:t>Data- och systemvetenskap</w:t>
                            </w:r>
                          </w:p>
                          <w:p w14:paraId="51566511" w14:textId="77777777" w:rsidR="008C1E9D" w:rsidRDefault="008C1E9D">
                            <w:pPr>
                              <w:pStyle w:val="Textruta"/>
                            </w:pPr>
                            <w:r>
                              <w:t xml:space="preserve">Kurs- eller utbildningsprogram (180 </w:t>
                            </w:r>
                            <w:proofErr w:type="spellStart"/>
                            <w:r>
                              <w:t>hp</w:t>
                            </w:r>
                            <w:proofErr w:type="spellEnd"/>
                            <w:r>
                              <w:t xml:space="preserve">) </w:t>
                            </w:r>
                          </w:p>
                          <w:p w14:paraId="7A700FAB" w14:textId="05793D08" w:rsidR="008C1E9D" w:rsidRDefault="008C1E9D">
                            <w:pPr>
                              <w:pStyle w:val="Textruta"/>
                            </w:pPr>
                            <w:r>
                              <w:t>Höstterminen 2018</w:t>
                            </w:r>
                          </w:p>
                          <w:p w14:paraId="381612CD" w14:textId="77777777" w:rsidR="008C1E9D" w:rsidRDefault="008C1E9D">
                            <w:pPr>
                              <w:pStyle w:val="Textruta"/>
                            </w:pPr>
                            <w:r>
                              <w:t>Handledare: Robert Ramberg</w:t>
                            </w:r>
                          </w:p>
                          <w:p w14:paraId="41DC09BB" w14:textId="358B72E7" w:rsidR="008C1E9D" w:rsidRDefault="008C1E9D">
                            <w:pPr>
                              <w:pStyle w:val="Textruta"/>
                            </w:pPr>
                            <w:r>
                              <w:t>Granskare: Patrik Hernvall</w:t>
                            </w:r>
                          </w:p>
                          <w:p w14:paraId="316E1ACF" w14:textId="77777777" w:rsidR="008C1E9D" w:rsidRPr="00EE4EEC" w:rsidRDefault="008C1E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8C1E9D" w:rsidRDefault="008C1E9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11D9B" w:rsidRDefault="00011D9B">
                      <w:pPr>
                        <w:pStyle w:val="Frontpagetext"/>
                        <w:rPr>
                          <w:sz w:val="28"/>
                          <w:szCs w:val="28"/>
                        </w:rPr>
                      </w:pPr>
                      <w:r>
                        <w:rPr>
                          <w:sz w:val="28"/>
                          <w:szCs w:val="28"/>
                        </w:rPr>
                        <w:t xml:space="preserve">Institutionen för data- </w:t>
                      </w:r>
                      <w:r>
                        <w:rPr>
                          <w:sz w:val="28"/>
                          <w:szCs w:val="28"/>
                        </w:rPr>
                        <w:br/>
                        <w:t>och systemvetenskap</w:t>
                      </w:r>
                    </w:p>
                    <w:p w14:paraId="0DD0DA7D" w14:textId="77777777" w:rsidR="00011D9B" w:rsidRDefault="00011D9B">
                      <w:pPr>
                        <w:pStyle w:val="TextBox"/>
                      </w:pPr>
                      <w:r>
                        <w:t xml:space="preserve">Examensarbete 15 </w:t>
                      </w:r>
                      <w:proofErr w:type="spellStart"/>
                      <w:r>
                        <w:t>hp</w:t>
                      </w:r>
                      <w:proofErr w:type="spellEnd"/>
                    </w:p>
                    <w:p w14:paraId="205AAAC7" w14:textId="77777777" w:rsidR="00011D9B" w:rsidRDefault="00011D9B">
                      <w:pPr>
                        <w:pStyle w:val="TextBox"/>
                      </w:pPr>
                      <w:r>
                        <w:t>Data- och systemvetenskap</w:t>
                      </w:r>
                    </w:p>
                    <w:p w14:paraId="51566511" w14:textId="77777777" w:rsidR="00011D9B" w:rsidRDefault="00011D9B">
                      <w:pPr>
                        <w:pStyle w:val="Textruta"/>
                      </w:pPr>
                      <w:r>
                        <w:t xml:space="preserve">Kurs- eller utbildningsprogram (180 </w:t>
                      </w:r>
                      <w:proofErr w:type="spellStart"/>
                      <w:r>
                        <w:t>hp</w:t>
                      </w:r>
                      <w:proofErr w:type="spellEnd"/>
                      <w:r>
                        <w:t xml:space="preserve">) </w:t>
                      </w:r>
                    </w:p>
                    <w:p w14:paraId="7A700FAB" w14:textId="05793D08" w:rsidR="00011D9B" w:rsidRDefault="00011D9B">
                      <w:pPr>
                        <w:pStyle w:val="Textruta"/>
                      </w:pPr>
                      <w:r>
                        <w:t>Höstterminen 2018</w:t>
                      </w:r>
                    </w:p>
                    <w:p w14:paraId="381612CD" w14:textId="77777777" w:rsidR="00011D9B" w:rsidRDefault="00011D9B">
                      <w:pPr>
                        <w:pStyle w:val="Textruta"/>
                      </w:pPr>
                      <w:r>
                        <w:t>Handledare: Robert Ramberg</w:t>
                      </w:r>
                    </w:p>
                    <w:p w14:paraId="41DC09BB" w14:textId="358B72E7" w:rsidR="00011D9B" w:rsidRDefault="00011D9B">
                      <w:pPr>
                        <w:pStyle w:val="Textruta"/>
                      </w:pPr>
                      <w:r>
                        <w:t>Granskare: Patrik Hernvall</w:t>
                      </w:r>
                    </w:p>
                    <w:p w14:paraId="316E1ACF" w14:textId="77777777" w:rsidR="00011D9B" w:rsidRPr="00EE4EEC" w:rsidRDefault="00011D9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11D9B" w:rsidRDefault="00011D9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0BFAA50A"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 </w:t>
      </w:r>
      <w:r w:rsidR="00EF6328">
        <w:t>en mer effektiv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w:t>
      </w:r>
      <w:r w:rsidR="002C5DCC">
        <w:t>förankrad</w:t>
      </w:r>
      <w:r w:rsidR="0032261D">
        <w:t xml:space="preserve"> </w:t>
      </w:r>
      <w:r w:rsidR="00E0678A">
        <w:t xml:space="preserve">utgångspunkt för vidare undersökningar kring </w:t>
      </w:r>
      <w:r w:rsidR="003A53D6">
        <w:t xml:space="preserve">pedagogiska modeller som skulle tillämpas </w:t>
      </w:r>
      <w:r w:rsidR="0081570D">
        <w:t xml:space="preserve">hos </w:t>
      </w:r>
      <w:r w:rsidR="00714353">
        <w:t>Grade</w:t>
      </w:r>
      <w:r w:rsidR="00207601">
        <w:t xml:space="preserve">, samtidigt som det </w:t>
      </w:r>
      <w:r w:rsidR="0081570D">
        <w:t>kartlägger p</w:t>
      </w:r>
      <w:r w:rsidR="001B7295">
        <w:t>otentiella</w:t>
      </w:r>
      <w:r w:rsidR="0081570D">
        <w:t xml:space="preserve"> förbättringar i Grades nuvarande </w:t>
      </w:r>
      <w:r w:rsidR="006D6C38">
        <w:t>pedagogiska riktlinjer</w:t>
      </w:r>
      <w:r w:rsidR="0081570D">
        <w:t>.</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2E3C965D"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6A5D72" w:rsidRPr="0032261D">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w:t>
      </w:r>
      <w:proofErr w:type="spellStart"/>
      <w:r w:rsidR="006A5D72" w:rsidRPr="0032261D">
        <w:t>Elkhider</w:t>
      </w:r>
      <w:proofErr w:type="spellEnd"/>
      <w:r w:rsidR="006A5D72" w:rsidRPr="0032261D">
        <w:t xml:space="preserve">, 2016; </w:t>
      </w:r>
      <w:proofErr w:type="spellStart"/>
      <w:r w:rsidR="006A5D72" w:rsidRPr="0032261D">
        <w:t>Moraros</w:t>
      </w:r>
      <w:proofErr w:type="spellEnd"/>
      <w:r w:rsidR="006A5D72" w:rsidRPr="0032261D">
        <w:t xml:space="preserve">, </w:t>
      </w:r>
      <w:r w:rsidR="0032261D" w:rsidRPr="0032261D">
        <w:t>et.al.</w:t>
      </w:r>
      <w:r w:rsidR="006A5D72" w:rsidRPr="0032261D">
        <w:t>, 2015)</w:t>
      </w:r>
      <w:r w:rsidR="00674E90" w:rsidRPr="0032261D">
        <w:fldChar w:fldCharType="end"/>
      </w:r>
      <w:r w:rsidR="00010A04" w:rsidRPr="0032261D">
        <w:t>.</w:t>
      </w:r>
      <w:r w:rsidR="00010A04">
        <w:t xml:space="preserve"> Kurser</w:t>
      </w:r>
      <w:r w:rsidR="00FF1248">
        <w:t xml:space="preserve"> </w:t>
      </w:r>
      <w:r w:rsidR="007D6050">
        <w:t xml:space="preserve">utformas </w:t>
      </w:r>
      <w:r w:rsidR="00FF1248">
        <w:t xml:space="preserve">som </w:t>
      </w:r>
      <w:r w:rsidR="00652AE0">
        <w:t xml:space="preserve">använder </w:t>
      </w:r>
      <w:r w:rsidR="00FF1248">
        <w:t>en viss l</w:t>
      </w:r>
      <w:bookmarkStart w:id="4" w:name="_GoBack"/>
      <w:bookmarkEnd w:id="4"/>
      <w:r w:rsidR="00FF1248">
        <w:t>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Det har uppvisat</w:t>
      </w:r>
      <w:r w:rsidR="0074784D">
        <w:t>s</w:t>
      </w:r>
      <w:r w:rsidR="00850895">
        <w:t xml:space="preserve"> att majoriteten av e-kurser </w:t>
      </w:r>
      <w:proofErr w:type="gramStart"/>
      <w:r w:rsidR="00C11C02">
        <w:t>bygger inte</w:t>
      </w:r>
      <w:proofErr w:type="gramEnd"/>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6A04463A" w:rsidR="00387A03" w:rsidRDefault="00041127" w:rsidP="00EF5A81">
      <w:pPr>
        <w:widowControl w:val="0"/>
        <w:autoSpaceDE w:val="0"/>
        <w:autoSpaceDN w:val="0"/>
        <w:adjustRightInd w:val="0"/>
        <w:spacing w:after="240" w:line="480" w:lineRule="auto"/>
      </w:pPr>
      <w:r>
        <w:t xml:space="preserve">Enligt vissa ramverk, delas pedagogik upp i ett flertal olika perspektiv där varje perspektiv inkluderar </w:t>
      </w:r>
      <w:r>
        <w:lastRenderedPageBreak/>
        <w:t>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108A4707" w:rsidR="00387A03" w:rsidRDefault="00CD7E26" w:rsidP="00EF5A81">
      <w:pPr>
        <w:widowControl w:val="0"/>
        <w:autoSpaceDE w:val="0"/>
        <w:autoSpaceDN w:val="0"/>
        <w:adjustRightInd w:val="0"/>
        <w:spacing w:after="240" w:line="480" w:lineRule="auto"/>
        <w:rPr>
          <w:ins w:id="5" w:author="Jason Serviss" w:date="2018-11-21T20:37:00Z"/>
        </w:rPr>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46567D77" w:rsidR="00387A03" w:rsidRDefault="004822AA" w:rsidP="00EF5A81">
      <w:pPr>
        <w:widowControl w:val="0"/>
        <w:autoSpaceDE w:val="0"/>
        <w:autoSpaceDN w:val="0"/>
        <w:adjustRightInd w:val="0"/>
        <w:spacing w:after="240" w:line="480" w:lineRule="auto"/>
        <w:rPr>
          <w:ins w:id="6" w:author="Jason Serviss" w:date="2018-11-21T20:37:00Z"/>
        </w:rPr>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4BC45AC2"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32261D" w:rsidRPr="0032261D">
        <w:instrText xml:space="preserve"> ADDIN ZOTERO_ITEM CSL_CITATION {"citationID":"6dBYzKaD","properties":{"formattedCitation":"\\uldash{(Conole,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32261D" w:rsidRPr="0032261D">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till lärande genom bl.a. sin motivation att etablera sig i gruppen med bidrag av 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3727F8" w:rsidRPr="008C1E9D">
        <w:instrText xml:space="preserve"> ADDIN ZOTERO_ITEM CSL_CITATION {"citationID":"KHBxQuqW","properties":{"formattedCitation":"\\uldash{(Mayes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3727F8" w:rsidRPr="008C1E9D">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lastRenderedPageBreak/>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 xml:space="preserve">sociala organisationsmodell </w:t>
      </w:r>
      <w:r w:rsidR="003727F8" w:rsidRPr="008C1E9D">
        <w:fldChar w:fldCharType="begin"/>
      </w:r>
      <w:r w:rsidR="003727F8" w:rsidRPr="008C1E9D">
        <w:instrText xml:space="preserve"> ADDIN ZOTERO_ITEM CSL_CITATION {"citationID":"t4lmXnmt","properties":{"formattedCitation":"\\uldash{(Engestr\\uc0\\u246{}m,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3727F8" w:rsidRPr="008C1E9D">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 mot</w:t>
      </w:r>
      <w:r w:rsidR="003727F8">
        <w:t xml:space="preserve"> ett</w:t>
      </w:r>
      <w:r w:rsidR="00C707E6">
        <w:t xml:space="preserve"> gemensamt </w:t>
      </w:r>
      <w:r w:rsidR="00C707E6" w:rsidRPr="00527625">
        <w:rPr>
          <w:i/>
        </w:rPr>
        <w:t>ändamål</w:t>
      </w:r>
      <w:r w:rsidR="00C707E6" w:rsidRPr="00EF5A81">
        <w:t xml:space="preserve"> </w:t>
      </w:r>
      <w:r w:rsidR="00C707E6">
        <w:t>tillsammans (</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bookmarkStart w:id="7" w:name="_Toc391456180"/>
      <w:bookmarkStart w:id="8"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7"/>
      <w:bookmarkEnd w:id="8"/>
      <w:r w:rsidRPr="00CA1731">
        <w:rPr>
          <w:rFonts w:cs="Times New Roman"/>
          <w:b/>
          <w:sz w:val="24"/>
          <w:szCs w:val="24"/>
        </w:rPr>
        <w:t xml:space="preserve"> </w:t>
      </w:r>
    </w:p>
    <w:p w14:paraId="4F9B570B" w14:textId="6FE11E6A"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8A722E" w14:textId="42814BD3" w:rsidR="007131A3" w:rsidRPr="008C1E9D" w:rsidRDefault="007131A3" w:rsidP="008C1E9D">
      <w:pPr>
        <w:tabs>
          <w:tab w:val="left" w:pos="1134"/>
        </w:tabs>
        <w:spacing w:line="360" w:lineRule="auto"/>
        <w:rPr>
          <w:rFonts w:cs="Times New Roman"/>
          <w:b/>
          <w:sz w:val="24"/>
          <w:szCs w:val="24"/>
        </w:rPr>
      </w:pPr>
      <w:r>
        <w:rPr>
          <w:rFonts w:cs="Times New Roman"/>
          <w:b/>
          <w:sz w:val="24"/>
          <w:szCs w:val="24"/>
        </w:rPr>
        <w:t>Resultat sammanfattning</w:t>
      </w:r>
      <w:r w:rsidRPr="00CA1731">
        <w:rPr>
          <w:rFonts w:cs="Times New Roman"/>
          <w:b/>
          <w:sz w:val="24"/>
          <w:szCs w:val="24"/>
        </w:rPr>
        <w:t xml:space="preserve"> </w:t>
      </w:r>
    </w:p>
    <w:p w14:paraId="3EC0EA8E" w14:textId="24EAF746"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w:t>
      </w:r>
      <w:r w:rsidR="00442178">
        <w:rPr>
          <w:rFonts w:cs="Times New Roman"/>
        </w:rPr>
        <w:t>förankrad</w:t>
      </w:r>
      <w:r w:rsidR="00442178" w:rsidRPr="00713E7C">
        <w:rPr>
          <w:rFonts w:cs="Times New Roman"/>
        </w:rPr>
        <w:t xml:space="preserve"> </w:t>
      </w:r>
      <w:r w:rsidRPr="00713E7C">
        <w:rPr>
          <w:rFonts w:cs="Times New Roman"/>
        </w:rPr>
        <w:t>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w:t>
      </w:r>
      <w:r w:rsidR="006D6C38">
        <w:rPr>
          <w:rFonts w:cs="Times New Roman"/>
        </w:rPr>
        <w:t>riktlinjer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9" w:name="_Toc391456181"/>
      <w:bookmarkStart w:id="10" w:name="_Toc401327937"/>
      <w:bookmarkEnd w:id="9"/>
      <w:r>
        <w:t>Metod</w:t>
      </w:r>
      <w:bookmarkStart w:id="11" w:name="_Toc391456182"/>
      <w:bookmarkStart w:id="12" w:name="_Toc401327938"/>
      <w:bookmarkEnd w:id="10"/>
      <w:bookmarkEnd w:id="11"/>
    </w:p>
    <w:p w14:paraId="4F1EA438" w14:textId="0DC8A3DB" w:rsidR="00D45847" w:rsidRPr="00CA1731" w:rsidRDefault="00E30B7E" w:rsidP="00CA1731">
      <w:pPr>
        <w:tabs>
          <w:tab w:val="left" w:pos="1134"/>
        </w:tabs>
        <w:spacing w:line="360" w:lineRule="auto"/>
        <w:rPr>
          <w:rFonts w:cs="Times New Roman"/>
          <w:b/>
          <w:sz w:val="24"/>
          <w:szCs w:val="24"/>
        </w:rPr>
      </w:pPr>
      <w:r>
        <w:rPr>
          <w:rFonts w:cs="Times New Roman"/>
          <w:b/>
          <w:sz w:val="24"/>
          <w:szCs w:val="24"/>
        </w:rPr>
        <w:t>Framtagande av intervju frågor</w:t>
      </w:r>
      <w:bookmarkEnd w:id="12"/>
    </w:p>
    <w:p w14:paraId="25D56B1E" w14:textId="4C45DB55" w:rsidR="00E4107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6C371707" w14:textId="2B56681A" w:rsidR="00E41077" w:rsidRPr="00E41077" w:rsidRDefault="00E41077" w:rsidP="00E41077">
      <w:pPr>
        <w:tabs>
          <w:tab w:val="left" w:pos="1134"/>
        </w:tabs>
        <w:spacing w:line="480" w:lineRule="auto"/>
        <w:jc w:val="both"/>
        <w:rPr>
          <w:rFonts w:eastAsia="Times New Roman" w:cs="Times New Roman"/>
          <w:lang w:eastAsia="sv-SE"/>
        </w:rPr>
      </w:pPr>
      <w:r>
        <w:t xml:space="preserve">Intervjun skedde på Grades kontor i Stockholm i en tyst lokal utan möjlighet för avbrytande. Intervjun började med att förklara till respondenten </w:t>
      </w:r>
      <w:r w:rsidR="00E30B7E">
        <w:t>att frågekonstrukt</w:t>
      </w:r>
      <w:r w:rsidR="007E2E4F">
        <w:t>ionerna 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 att om det var några</w:t>
      </w:r>
      <w:r w:rsidR="00E30B7E">
        <w:t xml:space="preserve"> oklarheter i frågekonstruktionen att de hade möjlighet att fråga efter </w:t>
      </w:r>
      <w:r w:rsidR="007E2E4F">
        <w:t>ytterligare</w:t>
      </w:r>
      <w:r w:rsidR="00E30B7E">
        <w:t xml:space="preserve"> förklaring. Frågekonstruktionerna där respondenten bad om </w:t>
      </w:r>
      <w:r w:rsidR="007E2E4F">
        <w:t>ytterligare</w:t>
      </w:r>
      <w:r w:rsidR="00E30B7E">
        <w:t xml:space="preserve"> förklaring och den förklaring som gavs är inkluderade i Bilaga 2.</w:t>
      </w:r>
      <w:r>
        <w:t xml:space="preserve"> För att säkerställa att ingen del av Grades pedagogiska riktlinjer hade missats i frågekonstruktionerna,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3" w:name="_Toc391456183"/>
      <w:bookmarkStart w:id="14" w:name="_Toc401327939"/>
      <w:r w:rsidRPr="000B1921">
        <w:rPr>
          <w:rFonts w:cs="Times New Roman"/>
          <w:b/>
          <w:sz w:val="24"/>
          <w:szCs w:val="24"/>
        </w:rPr>
        <w:t>Utvärdering</w:t>
      </w:r>
      <w:bookmarkEnd w:id="13"/>
      <w:bookmarkEnd w:id="14"/>
    </w:p>
    <w:p w14:paraId="58B6265B" w14:textId="5B84A5DE"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för varje av de tidigare kurserna uppdelade utefter</w:t>
      </w:r>
      <w:r w:rsidR="00850895">
        <w:rPr>
          <w:rFonts w:eastAsia="Times New Roman" w:cs="Times New Roman"/>
          <w:lang w:eastAsia="sv-SE"/>
        </w:rPr>
        <w:t xml:space="preserve"> DIM’s faser/element. </w:t>
      </w:r>
    </w:p>
    <w:p w14:paraId="650E9956" w14:textId="7B631B81" w:rsidR="00582DFC" w:rsidRPr="009B18DA" w:rsidRDefault="00850895" w:rsidP="009D27B3">
      <w:pPr>
        <w:pStyle w:val="Heading11"/>
      </w:pPr>
      <w:bookmarkStart w:id="15" w:name="_Toc391456184"/>
      <w:bookmarkStart w:id="16" w:name="_Toc401327940"/>
      <w:bookmarkEnd w:id="15"/>
      <w:r w:rsidRPr="00E43D1C">
        <w:t>Resultat</w:t>
      </w:r>
      <w:bookmarkEnd w:id="16"/>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1F8003A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7" w:name="_Toc489811950"/>
      <w:bookmarkStart w:id="18"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7"/>
      <w:bookmarkEnd w:id="18"/>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9" w:name="_Toc391456185"/>
      <w:bookmarkStart w:id="20" w:name="_Toc401327941"/>
      <w:bookmarkEnd w:id="19"/>
      <w:r w:rsidRPr="004E58AD">
        <w:t>Diskussion</w:t>
      </w:r>
      <w:bookmarkEnd w:id="20"/>
    </w:p>
    <w:p w14:paraId="6D0F922C" w14:textId="4DBD7CF5"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2676D8F5"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0C84910D"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21" w:name="_Toc401327942"/>
      <w:r w:rsidRPr="004E58AD">
        <w:t>Tack</w:t>
      </w:r>
      <w:bookmarkEnd w:id="21"/>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22" w:name="_Toc391456186"/>
      <w:bookmarkStart w:id="23" w:name="_Toc401327943"/>
      <w:bookmarkEnd w:id="22"/>
      <w:r w:rsidRPr="004E58AD">
        <w:t>Referenser</w:t>
      </w:r>
      <w:bookmarkEnd w:id="23"/>
    </w:p>
    <w:p w14:paraId="34026666" w14:textId="07369A57"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proofErr w:type="spellStart"/>
      <w:r w:rsidR="0032261D">
        <w:rPr>
          <w:rFonts w:cs="Times New Roman"/>
          <w:color w:val="000000"/>
        </w:rPr>
        <w:t>Automatic</w:t>
      </w:r>
      <w:proofErr w:type="spellEnd"/>
      <w:r w:rsidR="0032261D">
        <w:rPr>
          <w:rFonts w:cs="Times New Roman"/>
          <w:color w:val="000000"/>
        </w:rPr>
        <w:t xml:space="preserve"> citation </w:t>
      </w:r>
      <w:proofErr w:type="spellStart"/>
      <w:r w:rsidR="0032261D">
        <w:rPr>
          <w:rFonts w:cs="Times New Roman"/>
          <w:color w:val="000000"/>
        </w:rPr>
        <w:t>updates</w:t>
      </w:r>
      <w:proofErr w:type="spellEnd"/>
      <w:r w:rsidR="0032261D">
        <w:rPr>
          <w:rFonts w:cs="Times New Roman"/>
          <w:color w:val="000000"/>
        </w:rPr>
        <w:t xml:space="preserve"> </w:t>
      </w:r>
      <w:proofErr w:type="spellStart"/>
      <w:r w:rsidR="0032261D">
        <w:rPr>
          <w:rFonts w:cs="Times New Roman"/>
          <w:color w:val="000000"/>
        </w:rPr>
        <w:t>are</w:t>
      </w:r>
      <w:proofErr w:type="spellEnd"/>
      <w:r w:rsidR="0032261D">
        <w:rPr>
          <w:rFonts w:cs="Times New Roman"/>
          <w:color w:val="000000"/>
        </w:rPr>
        <w:t xml:space="preserve"> </w:t>
      </w:r>
      <w:proofErr w:type="spellStart"/>
      <w:r w:rsidR="0032261D">
        <w:rPr>
          <w:rFonts w:cs="Times New Roman"/>
          <w:color w:val="000000"/>
        </w:rPr>
        <w:t>disabled</w:t>
      </w:r>
      <w:proofErr w:type="spellEnd"/>
      <w:r w:rsidR="0032261D">
        <w:rPr>
          <w:rFonts w:cs="Times New Roman"/>
          <w:color w:val="000000"/>
        </w:rPr>
        <w:t xml:space="preserve">. To </w:t>
      </w:r>
      <w:proofErr w:type="spellStart"/>
      <w:r w:rsidR="0032261D">
        <w:rPr>
          <w:rFonts w:cs="Times New Roman"/>
          <w:color w:val="000000"/>
        </w:rPr>
        <w:t>see</w:t>
      </w:r>
      <w:proofErr w:type="spellEnd"/>
      <w:r w:rsidR="0032261D">
        <w:rPr>
          <w:rFonts w:cs="Times New Roman"/>
          <w:color w:val="000000"/>
        </w:rPr>
        <w:t xml:space="preserve"> the </w:t>
      </w:r>
      <w:proofErr w:type="spellStart"/>
      <w:r w:rsidR="0032261D">
        <w:rPr>
          <w:rFonts w:cs="Times New Roman"/>
          <w:color w:val="000000"/>
        </w:rPr>
        <w:t>bibliography</w:t>
      </w:r>
      <w:proofErr w:type="spellEnd"/>
      <w:r w:rsidR="0032261D">
        <w:rPr>
          <w:rFonts w:cs="Times New Roman"/>
          <w:color w:val="000000"/>
        </w:rPr>
        <w:t xml:space="preserve">, </w:t>
      </w:r>
      <w:proofErr w:type="spellStart"/>
      <w:r w:rsidR="0032261D">
        <w:rPr>
          <w:rFonts w:cs="Times New Roman"/>
          <w:color w:val="000000"/>
        </w:rPr>
        <w:t>click</w:t>
      </w:r>
      <w:proofErr w:type="spellEnd"/>
      <w:r w:rsidR="0032261D">
        <w:rPr>
          <w:rFonts w:cs="Times New Roman"/>
          <w:color w:val="000000"/>
        </w:rPr>
        <w:t xml:space="preserve"> </w:t>
      </w:r>
      <w:proofErr w:type="spellStart"/>
      <w:r w:rsidR="0032261D">
        <w:rPr>
          <w:rFonts w:cs="Times New Roman"/>
          <w:color w:val="000000"/>
        </w:rPr>
        <w:t>Refresh</w:t>
      </w:r>
      <w:proofErr w:type="spellEnd"/>
      <w:r w:rsidR="0032261D">
        <w:rPr>
          <w:rFonts w:cs="Times New Roman"/>
          <w:color w:val="000000"/>
        </w:rPr>
        <w:t xml:space="preserve"> in the </w:t>
      </w:r>
      <w:proofErr w:type="spellStart"/>
      <w:r w:rsidR="0032261D">
        <w:rPr>
          <w:rFonts w:cs="Times New Roman"/>
          <w:color w:val="000000"/>
        </w:rPr>
        <w:t>Zotero</w:t>
      </w:r>
      <w:proofErr w:type="spellEnd"/>
      <w:r w:rsidR="0032261D">
        <w:rPr>
          <w:rFonts w:cs="Times New Roman"/>
          <w:color w:val="000000"/>
        </w:rPr>
        <w:t xml:space="preserve"> toolbar.</w:t>
      </w: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4" w:name="_Toc391456187"/>
      <w:bookmarkStart w:id="25" w:name="_Toc401327944"/>
      <w:bookmarkEnd w:id="24"/>
      <w:r w:rsidRPr="009F3187">
        <w:t>Bilagor</w:t>
      </w:r>
      <w:bookmarkEnd w:id="25"/>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6" w:name="_Toc391456188"/>
      <w:bookmarkEnd w:id="26"/>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7" w:name="_Toc391456189"/>
      <w:bookmarkEnd w:id="27"/>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5"/>
          <w:footerReference w:type="first" r:id="rId16"/>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8C1E9D" w:rsidRDefault="008C1E9D">
      <w:r>
        <w:separator/>
      </w:r>
    </w:p>
  </w:endnote>
  <w:endnote w:type="continuationSeparator" w:id="0">
    <w:p w14:paraId="4F768654" w14:textId="77777777" w:rsidR="008C1E9D" w:rsidRDefault="008C1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8C1E9D" w:rsidRDefault="008C1E9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8C1E9D" w:rsidRDefault="008C1E9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8C1E9D" w:rsidRDefault="008C1E9D">
        <w:pPr>
          <w:pStyle w:val="Footer1"/>
          <w:jc w:val="center"/>
        </w:pPr>
        <w:r>
          <w:fldChar w:fldCharType="begin"/>
        </w:r>
        <w:r>
          <w:instrText>PAGE</w:instrText>
        </w:r>
        <w:r>
          <w:fldChar w:fldCharType="separate"/>
        </w:r>
        <w:r w:rsidR="0098789C">
          <w:rPr>
            <w:noProof/>
          </w:rPr>
          <w:t>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8C1E9D" w:rsidRDefault="008C1E9D">
        <w:pPr>
          <w:pStyle w:val="Footer1"/>
          <w:jc w:val="center"/>
        </w:pPr>
        <w:r>
          <w:fldChar w:fldCharType="begin"/>
        </w:r>
        <w:r>
          <w:instrText>PAGE</w:instrText>
        </w:r>
        <w:r>
          <w:fldChar w:fldCharType="separate"/>
        </w:r>
        <w:r w:rsidR="0098789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8C1E9D" w:rsidRDefault="008C1E9D">
      <w:r>
        <w:separator/>
      </w:r>
    </w:p>
  </w:footnote>
  <w:footnote w:type="continuationSeparator" w:id="0">
    <w:p w14:paraId="71DB8F98" w14:textId="77777777" w:rsidR="008C1E9D" w:rsidRDefault="008C1E9D">
      <w:r>
        <w:continuationSeparator/>
      </w:r>
    </w:p>
  </w:footnote>
  <w:footnote w:id="1">
    <w:p w14:paraId="5824ECF3" w14:textId="4B98B15A"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8C1E9D" w:rsidRDefault="008C1E9D"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0C1A"/>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5B"/>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0552"/>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1E9D"/>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446B"/>
    <w:rsid w:val="00C944C6"/>
    <w:rsid w:val="00C94971"/>
    <w:rsid w:val="00C95447"/>
    <w:rsid w:val="00C976EE"/>
    <w:rsid w:val="00C9778A"/>
    <w:rsid w:val="00CA033B"/>
    <w:rsid w:val="00CA160B"/>
    <w:rsid w:val="00CA1731"/>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DD7A9541-9F5D-C948-8D9F-6D376AC10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24</Pages>
  <Words>13184</Words>
  <Characters>69879</Characters>
  <Application>Microsoft Macintosh Word</Application>
  <DocSecurity>0</DocSecurity>
  <Lines>582</Lines>
  <Paragraphs>165</Paragraphs>
  <ScaleCrop>false</ScaleCrop>
  <Company>Stockholms universitetsbibliotek</Company>
  <LinksUpToDate>false</LinksUpToDate>
  <CharactersWithSpaces>82898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15</cp:revision>
  <cp:lastPrinted>2018-11-06T10:11:00Z</cp:lastPrinted>
  <dcterms:created xsi:type="dcterms:W3CDTF">2018-11-21T16:49:00Z</dcterms:created>
  <dcterms:modified xsi:type="dcterms:W3CDTF">2018-11-22T11:00:00Z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