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8C1E9D" w:rsidRDefault="008C1E9D">
                            <w:pPr>
                              <w:pStyle w:val="Frontpagetext"/>
                              <w:rPr>
                                <w:sz w:val="28"/>
                                <w:szCs w:val="28"/>
                              </w:rPr>
                            </w:pPr>
                            <w:r>
                              <w:rPr>
                                <w:sz w:val="28"/>
                                <w:szCs w:val="28"/>
                              </w:rPr>
                              <w:t xml:space="preserve">Institutionen för data- </w:t>
                            </w:r>
                            <w:r>
                              <w:rPr>
                                <w:sz w:val="28"/>
                                <w:szCs w:val="28"/>
                              </w:rPr>
                              <w:br/>
                              <w:t>och systemvetenskap</w:t>
                            </w:r>
                          </w:p>
                          <w:p w14:paraId="0DD0DA7D" w14:textId="77777777" w:rsidR="008C1E9D" w:rsidRDefault="008C1E9D">
                            <w:pPr>
                              <w:pStyle w:val="TextBox"/>
                            </w:pPr>
                            <w:r>
                              <w:t xml:space="preserve">Examensarbete 15 </w:t>
                            </w:r>
                            <w:proofErr w:type="spellStart"/>
                            <w:r>
                              <w:t>hp</w:t>
                            </w:r>
                            <w:proofErr w:type="spellEnd"/>
                          </w:p>
                          <w:p w14:paraId="205AAAC7" w14:textId="77777777" w:rsidR="008C1E9D" w:rsidRDefault="008C1E9D">
                            <w:pPr>
                              <w:pStyle w:val="TextBox"/>
                            </w:pPr>
                            <w:r>
                              <w:t>Data- och systemvetenskap</w:t>
                            </w:r>
                          </w:p>
                          <w:p w14:paraId="51566511" w14:textId="77777777" w:rsidR="008C1E9D" w:rsidRDefault="008C1E9D">
                            <w:pPr>
                              <w:pStyle w:val="Textruta"/>
                            </w:pPr>
                            <w:r>
                              <w:t xml:space="preserve">Kurs- eller utbildningsprogram (180 </w:t>
                            </w:r>
                            <w:proofErr w:type="spellStart"/>
                            <w:r>
                              <w:t>hp</w:t>
                            </w:r>
                            <w:proofErr w:type="spellEnd"/>
                            <w:r>
                              <w:t xml:space="preserve">) </w:t>
                            </w:r>
                          </w:p>
                          <w:p w14:paraId="7A700FAB" w14:textId="05793D08" w:rsidR="008C1E9D" w:rsidRDefault="008C1E9D">
                            <w:pPr>
                              <w:pStyle w:val="Textruta"/>
                            </w:pPr>
                            <w:r>
                              <w:t>Höstterminen 2018</w:t>
                            </w:r>
                          </w:p>
                          <w:p w14:paraId="381612CD" w14:textId="77777777" w:rsidR="008C1E9D" w:rsidRDefault="008C1E9D">
                            <w:pPr>
                              <w:pStyle w:val="Textruta"/>
                            </w:pPr>
                            <w:r>
                              <w:t>Handledare: Robert Ramberg</w:t>
                            </w:r>
                          </w:p>
                          <w:p w14:paraId="41DC09BB" w14:textId="358B72E7" w:rsidR="008C1E9D" w:rsidRDefault="008C1E9D">
                            <w:pPr>
                              <w:pStyle w:val="Textruta"/>
                            </w:pPr>
                            <w:r>
                              <w:t>Granskare: Patrik Hernvall</w:t>
                            </w:r>
                          </w:p>
                          <w:p w14:paraId="316E1ACF" w14:textId="77777777" w:rsidR="008C1E9D" w:rsidRPr="00EE4EEC" w:rsidRDefault="008C1E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8C1E9D" w:rsidRDefault="008C1E9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11D9B" w:rsidRDefault="00011D9B">
                      <w:pPr>
                        <w:pStyle w:val="Frontpagetext"/>
                        <w:rPr>
                          <w:sz w:val="28"/>
                          <w:szCs w:val="28"/>
                        </w:rPr>
                      </w:pPr>
                      <w:r>
                        <w:rPr>
                          <w:sz w:val="28"/>
                          <w:szCs w:val="28"/>
                        </w:rPr>
                        <w:t xml:space="preserve">Institutionen för data- </w:t>
                      </w:r>
                      <w:r>
                        <w:rPr>
                          <w:sz w:val="28"/>
                          <w:szCs w:val="28"/>
                        </w:rPr>
                        <w:br/>
                        <w:t>och systemvetenskap</w:t>
                      </w:r>
                    </w:p>
                    <w:p w14:paraId="0DD0DA7D" w14:textId="77777777" w:rsidR="00011D9B" w:rsidRDefault="00011D9B">
                      <w:pPr>
                        <w:pStyle w:val="TextBox"/>
                      </w:pPr>
                      <w:r>
                        <w:t xml:space="preserve">Examensarbete 15 </w:t>
                      </w:r>
                      <w:proofErr w:type="spellStart"/>
                      <w:r>
                        <w:t>hp</w:t>
                      </w:r>
                      <w:proofErr w:type="spellEnd"/>
                    </w:p>
                    <w:p w14:paraId="205AAAC7" w14:textId="77777777" w:rsidR="00011D9B" w:rsidRDefault="00011D9B">
                      <w:pPr>
                        <w:pStyle w:val="TextBox"/>
                      </w:pPr>
                      <w:r>
                        <w:t>Data- och systemvetenskap</w:t>
                      </w:r>
                    </w:p>
                    <w:p w14:paraId="51566511" w14:textId="77777777" w:rsidR="00011D9B" w:rsidRDefault="00011D9B">
                      <w:pPr>
                        <w:pStyle w:val="Textruta"/>
                      </w:pPr>
                      <w:r>
                        <w:t xml:space="preserve">Kurs- eller utbildningsprogram (180 </w:t>
                      </w:r>
                      <w:proofErr w:type="spellStart"/>
                      <w:r>
                        <w:t>hp</w:t>
                      </w:r>
                      <w:proofErr w:type="spellEnd"/>
                      <w:r>
                        <w:t xml:space="preserve">) </w:t>
                      </w:r>
                    </w:p>
                    <w:p w14:paraId="7A700FAB" w14:textId="05793D08" w:rsidR="00011D9B" w:rsidRDefault="00011D9B">
                      <w:pPr>
                        <w:pStyle w:val="Textruta"/>
                      </w:pPr>
                      <w:r>
                        <w:t>Höstterminen 2018</w:t>
                      </w:r>
                    </w:p>
                    <w:p w14:paraId="381612CD" w14:textId="77777777" w:rsidR="00011D9B" w:rsidRDefault="00011D9B">
                      <w:pPr>
                        <w:pStyle w:val="Textruta"/>
                      </w:pPr>
                      <w:r>
                        <w:t>Handledare: Robert Ramberg</w:t>
                      </w:r>
                    </w:p>
                    <w:p w14:paraId="41DC09BB" w14:textId="358B72E7" w:rsidR="00011D9B" w:rsidRDefault="00011D9B">
                      <w:pPr>
                        <w:pStyle w:val="Textruta"/>
                      </w:pPr>
                      <w:r>
                        <w:t>Granskare: Patrik Hernvall</w:t>
                      </w:r>
                    </w:p>
                    <w:p w14:paraId="316E1ACF" w14:textId="77777777" w:rsidR="00011D9B" w:rsidRPr="00EE4EEC" w:rsidRDefault="00011D9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11D9B" w:rsidRDefault="00011D9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0BFAA50A"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 </w:t>
      </w:r>
      <w:r w:rsidR="00EF6328">
        <w:t>en mer effektiv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w:t>
      </w:r>
      <w:r w:rsidR="002C5DCC">
        <w:t>förankrad</w:t>
      </w:r>
      <w:r w:rsidR="0032261D">
        <w:t xml:space="preserve"> </w:t>
      </w:r>
      <w:r w:rsidR="00E0678A">
        <w:t xml:space="preserve">utgångspunkt för vidare undersökningar kring </w:t>
      </w:r>
      <w:r w:rsidR="003A53D6">
        <w:t xml:space="preserve">pedagogiska modeller som skulle tillämpas </w:t>
      </w:r>
      <w:r w:rsidR="0081570D">
        <w:t xml:space="preserve">hos </w:t>
      </w:r>
      <w:r w:rsidR="00714353">
        <w:t>Grade</w:t>
      </w:r>
      <w:r w:rsidR="00207601">
        <w:t xml:space="preserve">, samtidigt som det </w:t>
      </w:r>
      <w:r w:rsidR="0081570D">
        <w:t>kartlägger p</w:t>
      </w:r>
      <w:r w:rsidR="001B7295">
        <w:t>otentiella</w:t>
      </w:r>
      <w:r w:rsidR="0081570D">
        <w:t xml:space="preserve"> förbättringar i Grades nuvarande </w:t>
      </w:r>
      <w:r w:rsidR="006D6C38">
        <w:t>pedagogiska riktlinjer</w:t>
      </w:r>
      <w:r w:rsidR="0081570D">
        <w:t>.</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60F1FA30"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Det har uppvisat</w:t>
      </w:r>
      <w:r w:rsidR="0074784D">
        <w:t>s</w:t>
      </w:r>
      <w:r w:rsidR="00850895">
        <w:t xml:space="preserve"> att majoriteten av e-kurser </w:t>
      </w:r>
      <w:r w:rsidR="00C11C02">
        <w:t>inte</w:t>
      </w:r>
      <w:r w:rsidR="00C91F45">
        <w:t xml:space="preserve"> bygger</w:t>
      </w:r>
      <w:bookmarkStart w:id="4" w:name="_GoBack"/>
      <w:bookmarkEnd w:id="4"/>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0182D626" w:rsidR="00387A03" w:rsidRDefault="00041127" w:rsidP="00EF5A81">
      <w:pPr>
        <w:widowControl w:val="0"/>
        <w:autoSpaceDE w:val="0"/>
        <w:autoSpaceDN w:val="0"/>
        <w:adjustRightInd w:val="0"/>
        <w:spacing w:after="240" w:line="480" w:lineRule="auto"/>
      </w:pPr>
      <w:r>
        <w:t xml:space="preserve">Enligt vissa ramverk, delas pedagogik upp i ett flertal olika perspektiv där varje perspektiv inkluderar </w:t>
      </w:r>
      <w:r>
        <w:lastRenderedPageBreak/>
        <w:t>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108A4707" w:rsidR="00387A03" w:rsidRDefault="00CD7E26" w:rsidP="00EF5A81">
      <w:pPr>
        <w:widowControl w:val="0"/>
        <w:autoSpaceDE w:val="0"/>
        <w:autoSpaceDN w:val="0"/>
        <w:adjustRightInd w:val="0"/>
        <w:spacing w:after="240" w:line="480" w:lineRule="auto"/>
        <w:rPr>
          <w:ins w:id="5" w:author="Jason Serviss" w:date="2018-11-21T20:37:00Z"/>
        </w:rPr>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016CA7E0" w:rsidR="00387A03" w:rsidRDefault="004822AA" w:rsidP="00EF5A81">
      <w:pPr>
        <w:widowControl w:val="0"/>
        <w:autoSpaceDE w:val="0"/>
        <w:autoSpaceDN w:val="0"/>
        <w:adjustRightInd w:val="0"/>
        <w:spacing w:after="240" w:line="480" w:lineRule="auto"/>
        <w:rPr>
          <w:ins w:id="6" w:author="Jason Serviss" w:date="2018-11-21T20:37:00Z"/>
        </w:rPr>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4237BED6"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w:t>
      </w:r>
      <w:proofErr w:type="spellStart"/>
      <w:r w:rsidR="00C91F45" w:rsidRPr="00C91F45">
        <w:rPr>
          <w:rFonts w:cs="Times New Roman"/>
          <w:szCs w:val="24"/>
        </w:rPr>
        <w:t>Gráinne</w:t>
      </w:r>
      <w:proofErr w:type="spellEnd"/>
      <w:r w:rsidR="00C91F45" w:rsidRPr="00C91F45">
        <w:rPr>
          <w:rFonts w:cs="Times New Roman"/>
          <w:szCs w:val="24"/>
        </w:rPr>
        <w:t xml:space="preserv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till lärande genom bl.a. sin motivation att etablera sig i gruppen med bidrag av 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lastRenderedPageBreak/>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 xml:space="preserve">sociala organisationsmodell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 mot</w:t>
      </w:r>
      <w:r w:rsidR="003727F8">
        <w:t xml:space="preserve"> ett</w:t>
      </w:r>
      <w:r w:rsidR="00C707E6">
        <w:t xml:space="preserve"> gemensamt </w:t>
      </w:r>
      <w:r w:rsidR="00C707E6" w:rsidRPr="00527625">
        <w:rPr>
          <w:i/>
        </w:rPr>
        <w:t>ändamål</w:t>
      </w:r>
      <w:r w:rsidR="00C707E6" w:rsidRPr="00EF5A81">
        <w:t xml:space="preserve"> </w:t>
      </w:r>
      <w:r w:rsidR="00C707E6">
        <w:t>tillsammans (</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bookmarkStart w:id="7" w:name="_Toc391456180"/>
      <w:bookmarkStart w:id="8"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7"/>
      <w:bookmarkEnd w:id="8"/>
      <w:r w:rsidRPr="00CA1731">
        <w:rPr>
          <w:rFonts w:cs="Times New Roman"/>
          <w:b/>
          <w:sz w:val="24"/>
          <w:szCs w:val="24"/>
        </w:rPr>
        <w:t xml:space="preserve"> </w:t>
      </w:r>
    </w:p>
    <w:p w14:paraId="4F9B570B" w14:textId="6FE11E6A"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8A722E" w14:textId="42814BD3" w:rsidR="007131A3" w:rsidRPr="008C1E9D" w:rsidRDefault="007131A3" w:rsidP="008C1E9D">
      <w:pPr>
        <w:tabs>
          <w:tab w:val="left" w:pos="1134"/>
        </w:tabs>
        <w:spacing w:line="360" w:lineRule="auto"/>
        <w:rPr>
          <w:rFonts w:cs="Times New Roman"/>
          <w:b/>
          <w:sz w:val="24"/>
          <w:szCs w:val="24"/>
        </w:rPr>
      </w:pPr>
      <w:r>
        <w:rPr>
          <w:rFonts w:cs="Times New Roman"/>
          <w:b/>
          <w:sz w:val="24"/>
          <w:szCs w:val="24"/>
        </w:rPr>
        <w:t>Resultat sammanfattning</w:t>
      </w:r>
      <w:r w:rsidRPr="00CA1731">
        <w:rPr>
          <w:rFonts w:cs="Times New Roman"/>
          <w:b/>
          <w:sz w:val="24"/>
          <w:szCs w:val="24"/>
        </w:rPr>
        <w:t xml:space="preserve"> </w:t>
      </w:r>
    </w:p>
    <w:p w14:paraId="3EC0EA8E" w14:textId="24EAF746"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w:t>
      </w:r>
      <w:r w:rsidRPr="00713E7C">
        <w:rPr>
          <w:rFonts w:cs="Times New Roman"/>
        </w:rPr>
        <w:lastRenderedPageBreak/>
        <w:t>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w:t>
      </w:r>
      <w:r w:rsidR="00442178">
        <w:rPr>
          <w:rFonts w:cs="Times New Roman"/>
        </w:rPr>
        <w:t>förankrad</w:t>
      </w:r>
      <w:r w:rsidR="00442178" w:rsidRPr="00713E7C">
        <w:rPr>
          <w:rFonts w:cs="Times New Roman"/>
        </w:rPr>
        <w:t xml:space="preserve"> </w:t>
      </w:r>
      <w:r w:rsidRPr="00713E7C">
        <w:rPr>
          <w:rFonts w:cs="Times New Roman"/>
        </w:rPr>
        <w:t>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w:t>
      </w:r>
      <w:r w:rsidR="006D6C38">
        <w:rPr>
          <w:rFonts w:cs="Times New Roman"/>
        </w:rPr>
        <w:t>riktlinjer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9" w:name="_Toc391456181"/>
      <w:bookmarkStart w:id="10" w:name="_Toc401327937"/>
      <w:bookmarkEnd w:id="9"/>
      <w:r>
        <w:t>Metod</w:t>
      </w:r>
      <w:bookmarkStart w:id="11" w:name="_Toc391456182"/>
      <w:bookmarkStart w:id="12" w:name="_Toc401327938"/>
      <w:bookmarkEnd w:id="10"/>
      <w:bookmarkEnd w:id="11"/>
    </w:p>
    <w:p w14:paraId="4F1EA438" w14:textId="0DC8A3DB" w:rsidR="00D45847" w:rsidRPr="00CA1731" w:rsidRDefault="00E30B7E" w:rsidP="00CA1731">
      <w:pPr>
        <w:tabs>
          <w:tab w:val="left" w:pos="1134"/>
        </w:tabs>
        <w:spacing w:line="360" w:lineRule="auto"/>
        <w:rPr>
          <w:rFonts w:cs="Times New Roman"/>
          <w:b/>
          <w:sz w:val="24"/>
          <w:szCs w:val="24"/>
        </w:rPr>
      </w:pPr>
      <w:r>
        <w:rPr>
          <w:rFonts w:cs="Times New Roman"/>
          <w:b/>
          <w:sz w:val="24"/>
          <w:szCs w:val="24"/>
        </w:rPr>
        <w:t>Framtagande av intervju frågor</w:t>
      </w:r>
      <w:bookmarkEnd w:id="12"/>
    </w:p>
    <w:p w14:paraId="25D56B1E" w14:textId="4C45DB55" w:rsidR="00E4107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w:t>
      </w:r>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6C371707" w14:textId="2B56681A" w:rsidR="00E41077" w:rsidRPr="00E41077" w:rsidRDefault="00E41077" w:rsidP="00E41077">
      <w:pPr>
        <w:tabs>
          <w:tab w:val="left" w:pos="1134"/>
        </w:tabs>
        <w:spacing w:line="480" w:lineRule="auto"/>
        <w:jc w:val="both"/>
        <w:rPr>
          <w:rFonts w:eastAsia="Times New Roman" w:cs="Times New Roman"/>
          <w:lang w:eastAsia="sv-SE"/>
        </w:rPr>
      </w:pPr>
      <w:r>
        <w:t xml:space="preserve">Intervjun skedde på Grades kontor i Stockholm i en tyst lokal utan möjlighet för avbrytande. Intervjun började med att förklara till respondenten </w:t>
      </w:r>
      <w:r w:rsidR="00E30B7E">
        <w:t>att frågekonstrukt</w:t>
      </w:r>
      <w:r w:rsidR="007E2E4F">
        <w:t>ionerna 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 att om det var några</w:t>
      </w:r>
      <w:r w:rsidR="00E30B7E">
        <w:t xml:space="preserve"> oklarheter i frågekonstruktionen att de hade möjlighet att fråga efter </w:t>
      </w:r>
      <w:r w:rsidR="007E2E4F">
        <w:t>ytterligare</w:t>
      </w:r>
      <w:r w:rsidR="00E30B7E">
        <w:t xml:space="preserve"> förklaring. Frågekonstruktionerna där respondenten bad om </w:t>
      </w:r>
      <w:r w:rsidR="007E2E4F">
        <w:t>ytterligare</w:t>
      </w:r>
      <w:r w:rsidR="00E30B7E">
        <w:t xml:space="preserve"> förklaring och den förklaring som gavs är inkluderade i Bilaga 2.</w:t>
      </w:r>
      <w:r>
        <w:t xml:space="preserve"> För att säkerställa att ingen del av Grades pedagogiska riktlinjer hade missats i frågekonstruktionerna,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3" w:name="_Toc391456183"/>
      <w:bookmarkStart w:id="14" w:name="_Toc401327939"/>
      <w:r w:rsidRPr="000B1921">
        <w:rPr>
          <w:rFonts w:cs="Times New Roman"/>
          <w:b/>
          <w:sz w:val="24"/>
          <w:szCs w:val="24"/>
        </w:rPr>
        <w:t>Utvärdering</w:t>
      </w:r>
      <w:bookmarkEnd w:id="13"/>
      <w:bookmarkEnd w:id="14"/>
    </w:p>
    <w:p w14:paraId="58B6265B" w14:textId="5B84A5DE"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för varje av de tidigare kurserna uppdelade utefter</w:t>
      </w:r>
      <w:r w:rsidR="00850895">
        <w:rPr>
          <w:rFonts w:eastAsia="Times New Roman" w:cs="Times New Roman"/>
          <w:lang w:eastAsia="sv-SE"/>
        </w:rPr>
        <w:t xml:space="preserve"> DIM’s faser/element. </w:t>
      </w:r>
    </w:p>
    <w:p w14:paraId="650E9956" w14:textId="7B631B81" w:rsidR="00582DFC" w:rsidRPr="009B18DA" w:rsidRDefault="00850895" w:rsidP="009D27B3">
      <w:pPr>
        <w:pStyle w:val="Heading11"/>
      </w:pPr>
      <w:bookmarkStart w:id="15" w:name="_Toc391456184"/>
      <w:bookmarkStart w:id="16" w:name="_Toc401327940"/>
      <w:bookmarkEnd w:id="15"/>
      <w:r w:rsidRPr="00E43D1C">
        <w:t>Resultat</w:t>
      </w:r>
      <w:bookmarkEnd w:id="16"/>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1F8003A2"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7" w:name="_Toc489811950"/>
      <w:bookmarkStart w:id="18"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7"/>
      <w:bookmarkEnd w:id="18"/>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9" w:name="_Toc391456185"/>
      <w:bookmarkStart w:id="20" w:name="_Toc401327941"/>
      <w:bookmarkEnd w:id="19"/>
      <w:r w:rsidRPr="004E58AD">
        <w:t>Diskussion</w:t>
      </w:r>
      <w:bookmarkEnd w:id="20"/>
    </w:p>
    <w:p w14:paraId="6D0F922C" w14:textId="4DBD7CF5"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2676D8F5"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0C84910D"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21" w:name="_Toc401327942"/>
      <w:r w:rsidRPr="004E58AD">
        <w:t>Tack</w:t>
      </w:r>
      <w:bookmarkEnd w:id="21"/>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22" w:name="_Toc391456186"/>
      <w:bookmarkStart w:id="23" w:name="_Toc401327943"/>
      <w:bookmarkEnd w:id="22"/>
      <w:r w:rsidRPr="004E58AD">
        <w:t>Referenser</w:t>
      </w:r>
      <w:bookmarkEnd w:id="23"/>
    </w:p>
    <w:p w14:paraId="58650485" w14:textId="77777777" w:rsidR="00C91F45" w:rsidRPr="00C91F45"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C91F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C91F45" w:rsidRPr="00C91F45">
        <w:rPr>
          <w:rFonts w:cs="Times New Roman"/>
          <w:color w:val="000000"/>
          <w:szCs w:val="24"/>
        </w:rPr>
        <w:t xml:space="preserve">Businessreflex. (2016, </w:t>
      </w:r>
      <w:proofErr w:type="gramStart"/>
      <w:r w:rsidR="00C91F45" w:rsidRPr="00C91F45">
        <w:rPr>
          <w:rFonts w:cs="Times New Roman"/>
          <w:color w:val="000000"/>
          <w:szCs w:val="24"/>
        </w:rPr>
        <w:t>December</w:t>
      </w:r>
      <w:proofErr w:type="gramEnd"/>
      <w:r w:rsidR="00C91F45" w:rsidRPr="00C91F45">
        <w:rPr>
          <w:rFonts w:cs="Times New Roman"/>
          <w:color w:val="000000"/>
          <w:szCs w:val="24"/>
        </w:rPr>
        <w:t xml:space="preserve"> 2). E-learning – mer lärande på effektivare sätt? </w:t>
      </w:r>
      <w:proofErr w:type="spellStart"/>
      <w:r w:rsidR="00C91F45" w:rsidRPr="00C91F45">
        <w:rPr>
          <w:rFonts w:cs="Times New Roman"/>
          <w:color w:val="000000"/>
          <w:szCs w:val="24"/>
        </w:rPr>
        <w:t>Retrieved</w:t>
      </w:r>
      <w:proofErr w:type="spellEnd"/>
      <w:r w:rsidR="00C91F45" w:rsidRPr="00C91F45">
        <w:rPr>
          <w:rFonts w:cs="Times New Roman"/>
          <w:color w:val="000000"/>
          <w:szCs w:val="24"/>
        </w:rPr>
        <w:t xml:space="preserve"> August 31, 2018, from goo.gl/</w:t>
      </w:r>
      <w:proofErr w:type="spellStart"/>
      <w:r w:rsidR="00C91F45" w:rsidRPr="00C91F45">
        <w:rPr>
          <w:rFonts w:cs="Times New Roman"/>
          <w:color w:val="000000"/>
          <w:szCs w:val="24"/>
        </w:rPr>
        <w:t>SbUuNe</w:t>
      </w:r>
      <w:proofErr w:type="spellEnd"/>
    </w:p>
    <w:p w14:paraId="366B3590"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Carlberg, N. (2017, </w:t>
      </w:r>
      <w:proofErr w:type="spellStart"/>
      <w:r w:rsidRPr="00C91F45">
        <w:rPr>
          <w:rFonts w:cs="Times New Roman"/>
          <w:color w:val="000000"/>
          <w:szCs w:val="24"/>
        </w:rPr>
        <w:t>March</w:t>
      </w:r>
      <w:proofErr w:type="spellEnd"/>
      <w:r w:rsidRPr="00C91F45">
        <w:rPr>
          <w:rFonts w:cs="Times New Roman"/>
          <w:color w:val="000000"/>
          <w:szCs w:val="24"/>
        </w:rPr>
        <w:t xml:space="preserve"> 5). Branschanalys e-learning Sverige 2015. </w:t>
      </w:r>
      <w:proofErr w:type="spellStart"/>
      <w:r w:rsidRPr="00C91F45">
        <w:rPr>
          <w:rFonts w:cs="Times New Roman"/>
          <w:color w:val="000000"/>
          <w:szCs w:val="24"/>
        </w:rPr>
        <w:t>Retrieved</w:t>
      </w:r>
      <w:proofErr w:type="spellEnd"/>
      <w:r w:rsidRPr="00C91F45">
        <w:rPr>
          <w:rFonts w:cs="Times New Roman"/>
          <w:color w:val="000000"/>
          <w:szCs w:val="24"/>
        </w:rPr>
        <w:t xml:space="preserve"> </w:t>
      </w:r>
      <w:proofErr w:type="spellStart"/>
      <w:r w:rsidRPr="00C91F45">
        <w:rPr>
          <w:rFonts w:cs="Times New Roman"/>
          <w:color w:val="000000"/>
          <w:szCs w:val="24"/>
        </w:rPr>
        <w:t>October</w:t>
      </w:r>
      <w:proofErr w:type="spellEnd"/>
      <w:r w:rsidRPr="00C91F45">
        <w:rPr>
          <w:rFonts w:cs="Times New Roman"/>
          <w:color w:val="000000"/>
          <w:szCs w:val="24"/>
        </w:rPr>
        <w:t xml:space="preserve"> 7, 2018, from goo.gl/ZU9VLM</w:t>
      </w:r>
    </w:p>
    <w:p w14:paraId="49F2A795"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Clark, R. C., &amp; Mayer, R. E. (2012). </w:t>
      </w:r>
      <w:r w:rsidRPr="00C91F45">
        <w:rPr>
          <w:rFonts w:cs="Times New Roman"/>
          <w:i/>
          <w:iCs/>
          <w:color w:val="000000"/>
          <w:szCs w:val="24"/>
        </w:rPr>
        <w:t>Scenario-</w:t>
      </w:r>
      <w:proofErr w:type="spellStart"/>
      <w:r w:rsidRPr="00C91F45">
        <w:rPr>
          <w:rFonts w:cs="Times New Roman"/>
          <w:i/>
          <w:iCs/>
          <w:color w:val="000000"/>
          <w:szCs w:val="24"/>
        </w:rPr>
        <w:t>based</w:t>
      </w:r>
      <w:proofErr w:type="spellEnd"/>
      <w:r w:rsidRPr="00C91F45">
        <w:rPr>
          <w:rFonts w:cs="Times New Roman"/>
          <w:i/>
          <w:iCs/>
          <w:color w:val="000000"/>
          <w:szCs w:val="24"/>
        </w:rPr>
        <w:t xml:space="preserve"> e-Learning: </w:t>
      </w:r>
      <w:proofErr w:type="spellStart"/>
      <w:r w:rsidRPr="00C91F45">
        <w:rPr>
          <w:rFonts w:cs="Times New Roman"/>
          <w:i/>
          <w:iCs/>
          <w:color w:val="000000"/>
          <w:szCs w:val="24"/>
        </w:rPr>
        <w:t>Evidence-Based</w:t>
      </w:r>
      <w:proofErr w:type="spellEnd"/>
      <w:r w:rsidRPr="00C91F45">
        <w:rPr>
          <w:rFonts w:cs="Times New Roman"/>
          <w:i/>
          <w:iCs/>
          <w:color w:val="000000"/>
          <w:szCs w:val="24"/>
        </w:rPr>
        <w:t xml:space="preserve"> </w:t>
      </w:r>
      <w:proofErr w:type="spellStart"/>
      <w:r w:rsidRPr="00C91F45">
        <w:rPr>
          <w:rFonts w:cs="Times New Roman"/>
          <w:i/>
          <w:iCs/>
          <w:color w:val="000000"/>
          <w:szCs w:val="24"/>
        </w:rPr>
        <w:t>Guidelines</w:t>
      </w:r>
      <w:proofErr w:type="spellEnd"/>
      <w:r w:rsidRPr="00C91F45">
        <w:rPr>
          <w:rFonts w:cs="Times New Roman"/>
          <w:i/>
          <w:iCs/>
          <w:color w:val="000000"/>
          <w:szCs w:val="24"/>
        </w:rPr>
        <w:t xml:space="preserve"> for Online </w:t>
      </w:r>
      <w:proofErr w:type="spellStart"/>
      <w:r w:rsidRPr="00C91F45">
        <w:rPr>
          <w:rFonts w:cs="Times New Roman"/>
          <w:i/>
          <w:iCs/>
          <w:color w:val="000000"/>
          <w:szCs w:val="24"/>
        </w:rPr>
        <w:t>Workforce</w:t>
      </w:r>
      <w:proofErr w:type="spellEnd"/>
      <w:r w:rsidRPr="00C91F45">
        <w:rPr>
          <w:rFonts w:cs="Times New Roman"/>
          <w:i/>
          <w:iCs/>
          <w:color w:val="000000"/>
          <w:szCs w:val="24"/>
        </w:rPr>
        <w:t xml:space="preserve"> Learning</w:t>
      </w:r>
      <w:r w:rsidRPr="00C91F45">
        <w:rPr>
          <w:rFonts w:cs="Times New Roman"/>
          <w:color w:val="000000"/>
          <w:szCs w:val="24"/>
        </w:rPr>
        <w:t>. John Wiley &amp; Sons.</w:t>
      </w:r>
    </w:p>
    <w:p w14:paraId="7D13E9E6"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G., </w:t>
      </w:r>
      <w:proofErr w:type="spellStart"/>
      <w:r w:rsidRPr="00C91F45">
        <w:rPr>
          <w:rFonts w:cs="Times New Roman"/>
          <w:color w:val="000000"/>
          <w:szCs w:val="24"/>
        </w:rPr>
        <w:t>Dyke</w:t>
      </w:r>
      <w:proofErr w:type="spellEnd"/>
      <w:r w:rsidRPr="00C91F45">
        <w:rPr>
          <w:rFonts w:cs="Times New Roman"/>
          <w:color w:val="000000"/>
          <w:szCs w:val="24"/>
        </w:rPr>
        <w:t xml:space="preserve">, M., Oliver, M., &amp; </w:t>
      </w:r>
      <w:proofErr w:type="spellStart"/>
      <w:r w:rsidRPr="00C91F45">
        <w:rPr>
          <w:rFonts w:cs="Times New Roman"/>
          <w:color w:val="000000"/>
          <w:szCs w:val="24"/>
        </w:rPr>
        <w:t>Seale</w:t>
      </w:r>
      <w:proofErr w:type="spellEnd"/>
      <w:r w:rsidRPr="00C91F45">
        <w:rPr>
          <w:rFonts w:cs="Times New Roman"/>
          <w:color w:val="000000"/>
          <w:szCs w:val="24"/>
        </w:rPr>
        <w:t xml:space="preserve">, J. (2004). </w:t>
      </w:r>
      <w:proofErr w:type="spellStart"/>
      <w:r w:rsidRPr="00C91F45">
        <w:rPr>
          <w:rFonts w:cs="Times New Roman"/>
          <w:color w:val="000000"/>
          <w:szCs w:val="24"/>
        </w:rPr>
        <w:t>Mapping</w:t>
      </w:r>
      <w:proofErr w:type="spellEnd"/>
      <w:r w:rsidRPr="00C91F45">
        <w:rPr>
          <w:rFonts w:cs="Times New Roman"/>
          <w:color w:val="000000"/>
          <w:szCs w:val="24"/>
        </w:rPr>
        <w:t xml:space="preserve"> </w:t>
      </w:r>
      <w:proofErr w:type="spellStart"/>
      <w:r w:rsidRPr="00C91F45">
        <w:rPr>
          <w:rFonts w:cs="Times New Roman"/>
          <w:color w:val="000000"/>
          <w:szCs w:val="24"/>
        </w:rPr>
        <w:t>pedagogy</w:t>
      </w:r>
      <w:proofErr w:type="spellEnd"/>
      <w:r w:rsidRPr="00C91F45">
        <w:rPr>
          <w:rFonts w:cs="Times New Roman"/>
          <w:color w:val="000000"/>
          <w:szCs w:val="24"/>
        </w:rPr>
        <w:t xml:space="preserve"> and </w:t>
      </w:r>
      <w:proofErr w:type="spellStart"/>
      <w:r w:rsidRPr="00C91F45">
        <w:rPr>
          <w:rFonts w:cs="Times New Roman"/>
          <w:color w:val="000000"/>
          <w:szCs w:val="24"/>
        </w:rPr>
        <w:t>tools</w:t>
      </w:r>
      <w:proofErr w:type="spellEnd"/>
      <w:r w:rsidRPr="00C91F45">
        <w:rPr>
          <w:rFonts w:cs="Times New Roman"/>
          <w:color w:val="000000"/>
          <w:szCs w:val="24"/>
        </w:rPr>
        <w:t xml:space="preserve"> for </w:t>
      </w:r>
      <w:proofErr w:type="spellStart"/>
      <w:r w:rsidRPr="00C91F45">
        <w:rPr>
          <w:rFonts w:cs="Times New Roman"/>
          <w:color w:val="000000"/>
          <w:szCs w:val="24"/>
        </w:rPr>
        <w:t>effective</w:t>
      </w:r>
      <w:proofErr w:type="spellEnd"/>
      <w:r w:rsidRPr="00C91F45">
        <w:rPr>
          <w:rFonts w:cs="Times New Roman"/>
          <w:color w:val="000000"/>
          <w:szCs w:val="24"/>
        </w:rPr>
        <w:t xml:space="preserve"> learning design. </w:t>
      </w:r>
      <w:proofErr w:type="spellStart"/>
      <w:r w:rsidRPr="00C91F45">
        <w:rPr>
          <w:rFonts w:cs="Times New Roman"/>
          <w:i/>
          <w:iCs/>
          <w:color w:val="000000"/>
          <w:szCs w:val="24"/>
        </w:rPr>
        <w:t>Computers</w:t>
      </w:r>
      <w:proofErr w:type="spellEnd"/>
      <w:r w:rsidRPr="00C91F45">
        <w:rPr>
          <w:rFonts w:cs="Times New Roman"/>
          <w:i/>
          <w:iCs/>
          <w:color w:val="000000"/>
          <w:szCs w:val="24"/>
        </w:rPr>
        <w:t xml:space="preserve"> &amp; </w:t>
      </w:r>
      <w:proofErr w:type="spellStart"/>
      <w:r w:rsidRPr="00C91F45">
        <w:rPr>
          <w:rFonts w:cs="Times New Roman"/>
          <w:i/>
          <w:iCs/>
          <w:color w:val="000000"/>
          <w:szCs w:val="24"/>
        </w:rPr>
        <w:t>Education</w:t>
      </w:r>
      <w:proofErr w:type="spellEnd"/>
      <w:r w:rsidRPr="00C91F45">
        <w:rPr>
          <w:rFonts w:cs="Times New Roman"/>
          <w:color w:val="000000"/>
          <w:szCs w:val="24"/>
        </w:rPr>
        <w:t xml:space="preserve">, </w:t>
      </w:r>
      <w:r w:rsidRPr="00C91F45">
        <w:rPr>
          <w:rFonts w:cs="Times New Roman"/>
          <w:i/>
          <w:iCs/>
          <w:color w:val="000000"/>
          <w:szCs w:val="24"/>
        </w:rPr>
        <w:t>43</w:t>
      </w:r>
      <w:r w:rsidRPr="00C91F45">
        <w:rPr>
          <w:rFonts w:cs="Times New Roman"/>
          <w:color w:val="000000"/>
          <w:szCs w:val="24"/>
        </w:rPr>
        <w:t>(1–2), 17–33. https://doi.org/10.1016/j.compedu.2003.12.018</w:t>
      </w:r>
    </w:p>
    <w:p w14:paraId="0001168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Conole, </w:t>
      </w:r>
      <w:proofErr w:type="spellStart"/>
      <w:r w:rsidRPr="00C91F45">
        <w:rPr>
          <w:rFonts w:cs="Times New Roman"/>
          <w:color w:val="000000"/>
          <w:szCs w:val="24"/>
        </w:rPr>
        <w:t>Gráinne</w:t>
      </w:r>
      <w:proofErr w:type="spellEnd"/>
      <w:r w:rsidRPr="00C91F45">
        <w:rPr>
          <w:rFonts w:cs="Times New Roman"/>
          <w:color w:val="000000"/>
          <w:szCs w:val="24"/>
        </w:rPr>
        <w:t xml:space="preserve">. (2010). </w:t>
      </w:r>
      <w:r w:rsidRPr="00C91F45">
        <w:rPr>
          <w:rFonts w:cs="Times New Roman"/>
          <w:i/>
          <w:iCs/>
          <w:color w:val="000000"/>
          <w:szCs w:val="24"/>
        </w:rPr>
        <w:t xml:space="preserve">Review </w:t>
      </w:r>
      <w:proofErr w:type="spellStart"/>
      <w:r w:rsidRPr="00C91F45">
        <w:rPr>
          <w:rFonts w:cs="Times New Roman"/>
          <w:i/>
          <w:iCs/>
          <w:color w:val="000000"/>
          <w:szCs w:val="24"/>
        </w:rPr>
        <w:t>of</w:t>
      </w:r>
      <w:proofErr w:type="spellEnd"/>
      <w:r w:rsidRPr="00C91F45">
        <w:rPr>
          <w:rFonts w:cs="Times New Roman"/>
          <w:i/>
          <w:iCs/>
          <w:color w:val="000000"/>
          <w:szCs w:val="24"/>
        </w:rPr>
        <w:t xml:space="preserve"> </w:t>
      </w:r>
      <w:proofErr w:type="spellStart"/>
      <w:r w:rsidRPr="00C91F45">
        <w:rPr>
          <w:rFonts w:cs="Times New Roman"/>
          <w:i/>
          <w:iCs/>
          <w:color w:val="000000"/>
          <w:szCs w:val="24"/>
        </w:rPr>
        <w:t>Pedagogical</w:t>
      </w:r>
      <w:proofErr w:type="spellEnd"/>
      <w:r w:rsidRPr="00C91F45">
        <w:rPr>
          <w:rFonts w:cs="Times New Roman"/>
          <w:i/>
          <w:iCs/>
          <w:color w:val="000000"/>
          <w:szCs w:val="24"/>
        </w:rPr>
        <w:t xml:space="preserve"> </w:t>
      </w:r>
      <w:proofErr w:type="spellStart"/>
      <w:r w:rsidRPr="00C91F45">
        <w:rPr>
          <w:rFonts w:cs="Times New Roman"/>
          <w:i/>
          <w:iCs/>
          <w:color w:val="000000"/>
          <w:szCs w:val="24"/>
        </w:rPr>
        <w:t>Models</w:t>
      </w:r>
      <w:proofErr w:type="spellEnd"/>
      <w:r w:rsidRPr="00C91F45">
        <w:rPr>
          <w:rFonts w:cs="Times New Roman"/>
          <w:i/>
          <w:iCs/>
          <w:color w:val="000000"/>
          <w:szCs w:val="24"/>
        </w:rPr>
        <w:t xml:space="preserve"> and </w:t>
      </w:r>
      <w:proofErr w:type="spellStart"/>
      <w:r w:rsidRPr="00C91F45">
        <w:rPr>
          <w:rFonts w:cs="Times New Roman"/>
          <w:i/>
          <w:iCs/>
          <w:color w:val="000000"/>
          <w:szCs w:val="24"/>
        </w:rPr>
        <w:t>their</w:t>
      </w:r>
      <w:proofErr w:type="spellEnd"/>
      <w:r w:rsidRPr="00C91F45">
        <w:rPr>
          <w:rFonts w:cs="Times New Roman"/>
          <w:i/>
          <w:iCs/>
          <w:color w:val="000000"/>
          <w:szCs w:val="24"/>
        </w:rPr>
        <w:t xml:space="preserve"> </w:t>
      </w:r>
      <w:proofErr w:type="spellStart"/>
      <w:r w:rsidRPr="00C91F45">
        <w:rPr>
          <w:rFonts w:cs="Times New Roman"/>
          <w:i/>
          <w:iCs/>
          <w:color w:val="000000"/>
          <w:szCs w:val="24"/>
        </w:rPr>
        <w:t>use</w:t>
      </w:r>
      <w:proofErr w:type="spellEnd"/>
      <w:r w:rsidRPr="00C91F45">
        <w:rPr>
          <w:rFonts w:cs="Times New Roman"/>
          <w:i/>
          <w:iCs/>
          <w:color w:val="000000"/>
          <w:szCs w:val="24"/>
        </w:rPr>
        <w:t xml:space="preserve"> in e-learning</w:t>
      </w:r>
      <w:r w:rsidRPr="00C91F45">
        <w:rPr>
          <w:rFonts w:cs="Times New Roman"/>
          <w:color w:val="000000"/>
          <w:szCs w:val="24"/>
        </w:rPr>
        <w:t xml:space="preserve">. Milton Keynes: </w:t>
      </w:r>
      <w:proofErr w:type="spellStart"/>
      <w:r w:rsidRPr="00C91F45">
        <w:rPr>
          <w:rFonts w:cs="Times New Roman"/>
          <w:color w:val="000000"/>
          <w:szCs w:val="24"/>
        </w:rPr>
        <w:t>Open</w:t>
      </w:r>
      <w:proofErr w:type="spellEnd"/>
      <w:r w:rsidRPr="00C91F45">
        <w:rPr>
          <w:rFonts w:cs="Times New Roman"/>
          <w:color w:val="000000"/>
          <w:szCs w:val="24"/>
        </w:rPr>
        <w:t xml:space="preserve"> University. </w:t>
      </w:r>
      <w:proofErr w:type="spellStart"/>
      <w:r w:rsidRPr="00C91F45">
        <w:rPr>
          <w:rFonts w:cs="Times New Roman"/>
          <w:color w:val="000000"/>
          <w:szCs w:val="24"/>
        </w:rPr>
        <w:t>Retrieved</w:t>
      </w:r>
      <w:proofErr w:type="spellEnd"/>
      <w:r w:rsidRPr="00C91F45">
        <w:rPr>
          <w:rFonts w:cs="Times New Roman"/>
          <w:color w:val="000000"/>
          <w:szCs w:val="24"/>
        </w:rPr>
        <w:t xml:space="preserve"> from goo.gl/AfBK7R</w:t>
      </w:r>
    </w:p>
    <w:p w14:paraId="44CA7AE2"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Dabbagh, N. (2005). </w:t>
      </w:r>
      <w:proofErr w:type="spellStart"/>
      <w:r w:rsidRPr="00C91F45">
        <w:rPr>
          <w:rFonts w:cs="Times New Roman"/>
          <w:color w:val="000000"/>
          <w:szCs w:val="24"/>
        </w:rPr>
        <w:t>Pedagogical</w:t>
      </w:r>
      <w:proofErr w:type="spellEnd"/>
      <w:r w:rsidRPr="00C91F45">
        <w:rPr>
          <w:rFonts w:cs="Times New Roman"/>
          <w:color w:val="000000"/>
          <w:szCs w:val="24"/>
        </w:rPr>
        <w:t xml:space="preserve"> </w:t>
      </w:r>
      <w:proofErr w:type="spellStart"/>
      <w:r w:rsidRPr="00C91F45">
        <w:rPr>
          <w:rFonts w:cs="Times New Roman"/>
          <w:color w:val="000000"/>
          <w:szCs w:val="24"/>
        </w:rPr>
        <w:t>models</w:t>
      </w:r>
      <w:proofErr w:type="spellEnd"/>
      <w:r w:rsidRPr="00C91F45">
        <w:rPr>
          <w:rFonts w:cs="Times New Roman"/>
          <w:color w:val="000000"/>
          <w:szCs w:val="24"/>
        </w:rPr>
        <w:t xml:space="preserve"> for E-Learning: A </w:t>
      </w:r>
      <w:proofErr w:type="spellStart"/>
      <w:r w:rsidRPr="00C91F45">
        <w:rPr>
          <w:rFonts w:cs="Times New Roman"/>
          <w:color w:val="000000"/>
          <w:szCs w:val="24"/>
        </w:rPr>
        <w:t>theory-based</w:t>
      </w:r>
      <w:proofErr w:type="spellEnd"/>
      <w:r w:rsidRPr="00C91F45">
        <w:rPr>
          <w:rFonts w:cs="Times New Roman"/>
          <w:color w:val="000000"/>
          <w:szCs w:val="24"/>
        </w:rPr>
        <w:t xml:space="preserve"> design </w:t>
      </w:r>
      <w:proofErr w:type="spellStart"/>
      <w:r w:rsidRPr="00C91F45">
        <w:rPr>
          <w:rFonts w:cs="Times New Roman"/>
          <w:color w:val="000000"/>
          <w:szCs w:val="24"/>
        </w:rPr>
        <w:t>framework</w:t>
      </w:r>
      <w:proofErr w:type="spellEnd"/>
      <w:r w:rsidRPr="00C91F45">
        <w:rPr>
          <w:rFonts w:cs="Times New Roman"/>
          <w:color w:val="000000"/>
          <w:szCs w:val="24"/>
        </w:rPr>
        <w:t xml:space="preserve">. In </w:t>
      </w:r>
      <w:proofErr w:type="spellStart"/>
      <w:r w:rsidRPr="00C91F45">
        <w:rPr>
          <w:rFonts w:cs="Times New Roman"/>
          <w:i/>
          <w:iCs/>
          <w:color w:val="000000"/>
          <w:szCs w:val="24"/>
        </w:rPr>
        <w:t>In</w:t>
      </w:r>
      <w:proofErr w:type="spellEnd"/>
      <w:r w:rsidRPr="00C91F45">
        <w:rPr>
          <w:rFonts w:cs="Times New Roman"/>
          <w:i/>
          <w:iCs/>
          <w:color w:val="000000"/>
          <w:szCs w:val="24"/>
        </w:rPr>
        <w:t xml:space="preserve"> International Journal </w:t>
      </w:r>
      <w:proofErr w:type="spellStart"/>
      <w:r w:rsidRPr="00C91F45">
        <w:rPr>
          <w:rFonts w:cs="Times New Roman"/>
          <w:i/>
          <w:iCs/>
          <w:color w:val="000000"/>
          <w:szCs w:val="24"/>
        </w:rPr>
        <w:t>of</w:t>
      </w:r>
      <w:proofErr w:type="spellEnd"/>
      <w:r w:rsidRPr="00C91F45">
        <w:rPr>
          <w:rFonts w:cs="Times New Roman"/>
          <w:i/>
          <w:iCs/>
          <w:color w:val="000000"/>
          <w:szCs w:val="24"/>
        </w:rPr>
        <w:t xml:space="preserve"> </w:t>
      </w:r>
      <w:proofErr w:type="spellStart"/>
      <w:r w:rsidRPr="00C91F45">
        <w:rPr>
          <w:rFonts w:cs="Times New Roman"/>
          <w:i/>
          <w:iCs/>
          <w:color w:val="000000"/>
          <w:szCs w:val="24"/>
        </w:rPr>
        <w:t>Technology</w:t>
      </w:r>
      <w:proofErr w:type="spellEnd"/>
      <w:r w:rsidRPr="00C91F45">
        <w:rPr>
          <w:rFonts w:cs="Times New Roman"/>
          <w:i/>
          <w:iCs/>
          <w:color w:val="000000"/>
          <w:szCs w:val="24"/>
        </w:rPr>
        <w:t xml:space="preserve"> in </w:t>
      </w:r>
      <w:proofErr w:type="spellStart"/>
      <w:r w:rsidRPr="00C91F45">
        <w:rPr>
          <w:rFonts w:cs="Times New Roman"/>
          <w:i/>
          <w:iCs/>
          <w:color w:val="000000"/>
          <w:szCs w:val="24"/>
        </w:rPr>
        <w:t>Teaching</w:t>
      </w:r>
      <w:proofErr w:type="spellEnd"/>
      <w:r w:rsidRPr="00C91F45">
        <w:rPr>
          <w:rFonts w:cs="Times New Roman"/>
          <w:i/>
          <w:iCs/>
          <w:color w:val="000000"/>
          <w:szCs w:val="24"/>
        </w:rPr>
        <w:t xml:space="preserve"> and Learning</w:t>
      </w:r>
      <w:proofErr w:type="gramStart"/>
      <w:r w:rsidRPr="00C91F45">
        <w:rPr>
          <w:rFonts w:cs="Times New Roman"/>
          <w:color w:val="000000"/>
          <w:szCs w:val="24"/>
        </w:rPr>
        <w:t xml:space="preserve"> (</w:t>
      </w:r>
      <w:proofErr w:type="spellStart"/>
      <w:r w:rsidRPr="00C91F45">
        <w:rPr>
          <w:rFonts w:cs="Times New Roman"/>
          <w:color w:val="000000"/>
          <w:szCs w:val="24"/>
        </w:rPr>
        <w:t>pp</w:t>
      </w:r>
      <w:proofErr w:type="spellEnd"/>
      <w:r w:rsidRPr="00C91F45">
        <w:rPr>
          <w:rFonts w:cs="Times New Roman"/>
          <w:color w:val="000000"/>
          <w:szCs w:val="24"/>
        </w:rPr>
        <w:t>.</w:t>
      </w:r>
      <w:proofErr w:type="gramEnd"/>
      <w:r w:rsidRPr="00C91F45">
        <w:rPr>
          <w:rFonts w:cs="Times New Roman"/>
          <w:color w:val="000000"/>
          <w:szCs w:val="24"/>
        </w:rPr>
        <w:t xml:space="preserve"> 25–44).</w:t>
      </w:r>
    </w:p>
    <w:p w14:paraId="26D90646" w14:textId="77777777" w:rsidR="00C91F45" w:rsidRPr="00C91F45" w:rsidRDefault="00C91F45">
      <w:pPr>
        <w:widowControl w:val="0"/>
        <w:autoSpaceDE w:val="0"/>
        <w:autoSpaceDN w:val="0"/>
        <w:adjustRightInd w:val="0"/>
        <w:rPr>
          <w:rFonts w:cs="Times New Roman"/>
          <w:color w:val="000000"/>
          <w:szCs w:val="24"/>
        </w:rPr>
      </w:pPr>
      <w:proofErr w:type="spellStart"/>
      <w:r w:rsidRPr="00C91F45">
        <w:rPr>
          <w:rFonts w:cs="Times New Roman"/>
          <w:color w:val="000000"/>
          <w:szCs w:val="24"/>
        </w:rPr>
        <w:t>Dalsgaard</w:t>
      </w:r>
      <w:proofErr w:type="spellEnd"/>
      <w:r w:rsidRPr="00C91F45">
        <w:rPr>
          <w:rFonts w:cs="Times New Roman"/>
          <w:color w:val="000000"/>
          <w:szCs w:val="24"/>
        </w:rPr>
        <w:t xml:space="preserve">, C. (2005). </w:t>
      </w:r>
      <w:proofErr w:type="spellStart"/>
      <w:r w:rsidRPr="00C91F45">
        <w:rPr>
          <w:rFonts w:cs="Times New Roman"/>
          <w:color w:val="000000"/>
          <w:szCs w:val="24"/>
        </w:rPr>
        <w:t>Pedagogical</w:t>
      </w:r>
      <w:proofErr w:type="spellEnd"/>
      <w:r w:rsidRPr="00C91F45">
        <w:rPr>
          <w:rFonts w:cs="Times New Roman"/>
          <w:color w:val="000000"/>
          <w:szCs w:val="24"/>
        </w:rPr>
        <w:t xml:space="preserve"> </w:t>
      </w:r>
      <w:proofErr w:type="spellStart"/>
      <w:r w:rsidRPr="00C91F45">
        <w:rPr>
          <w:rFonts w:cs="Times New Roman"/>
          <w:color w:val="000000"/>
          <w:szCs w:val="24"/>
        </w:rPr>
        <w:t>quality</w:t>
      </w:r>
      <w:proofErr w:type="spellEnd"/>
      <w:r w:rsidRPr="00C91F45">
        <w:rPr>
          <w:rFonts w:cs="Times New Roman"/>
          <w:color w:val="000000"/>
          <w:szCs w:val="24"/>
        </w:rPr>
        <w:t xml:space="preserve"> in e-learning. </w:t>
      </w:r>
      <w:proofErr w:type="spellStart"/>
      <w:r w:rsidRPr="00C91F45">
        <w:rPr>
          <w:rFonts w:cs="Times New Roman"/>
          <w:i/>
          <w:iCs/>
          <w:color w:val="000000"/>
          <w:szCs w:val="24"/>
        </w:rPr>
        <w:t>Eleed</w:t>
      </w:r>
      <w:proofErr w:type="spellEnd"/>
      <w:r w:rsidRPr="00C91F45">
        <w:rPr>
          <w:rFonts w:cs="Times New Roman"/>
          <w:color w:val="000000"/>
          <w:szCs w:val="24"/>
        </w:rPr>
        <w:t xml:space="preserve">, </w:t>
      </w:r>
      <w:r w:rsidRPr="00C91F45">
        <w:rPr>
          <w:rFonts w:cs="Times New Roman"/>
          <w:i/>
          <w:iCs/>
          <w:color w:val="000000"/>
          <w:szCs w:val="24"/>
        </w:rPr>
        <w:t>1</w:t>
      </w:r>
      <w:r w:rsidRPr="00C91F45">
        <w:rPr>
          <w:rFonts w:cs="Times New Roman"/>
          <w:color w:val="000000"/>
          <w:szCs w:val="24"/>
        </w:rPr>
        <w:t xml:space="preserve">(1). </w:t>
      </w:r>
      <w:proofErr w:type="spellStart"/>
      <w:r w:rsidRPr="00C91F45">
        <w:rPr>
          <w:rFonts w:cs="Times New Roman"/>
          <w:color w:val="000000"/>
          <w:szCs w:val="24"/>
        </w:rPr>
        <w:t>Retrieved</w:t>
      </w:r>
      <w:proofErr w:type="spellEnd"/>
      <w:r w:rsidRPr="00C91F45">
        <w:rPr>
          <w:rFonts w:cs="Times New Roman"/>
          <w:color w:val="000000"/>
          <w:szCs w:val="24"/>
        </w:rPr>
        <w:t xml:space="preserve"> from https://eleed.campussource.de/archive/1/78/index_html</w:t>
      </w:r>
    </w:p>
    <w:p w14:paraId="6ED2686B"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de Jong, N., </w:t>
      </w:r>
      <w:proofErr w:type="spellStart"/>
      <w:r w:rsidRPr="00C91F45">
        <w:rPr>
          <w:rFonts w:cs="Times New Roman"/>
          <w:color w:val="000000"/>
          <w:szCs w:val="24"/>
        </w:rPr>
        <w:t>Verstegen</w:t>
      </w:r>
      <w:proofErr w:type="spellEnd"/>
      <w:r w:rsidRPr="00C91F45">
        <w:rPr>
          <w:rFonts w:cs="Times New Roman"/>
          <w:color w:val="000000"/>
          <w:szCs w:val="24"/>
        </w:rPr>
        <w:t xml:space="preserve">, D. M. L., Tan, F. E. S., &amp; O’Connor, S. J. (2013). A </w:t>
      </w:r>
      <w:proofErr w:type="spellStart"/>
      <w:r w:rsidRPr="00C91F45">
        <w:rPr>
          <w:rFonts w:cs="Times New Roman"/>
          <w:color w:val="000000"/>
          <w:szCs w:val="24"/>
        </w:rPr>
        <w:t>comparison</w:t>
      </w:r>
      <w:proofErr w:type="spellEnd"/>
      <w:r w:rsidRPr="00C91F45">
        <w:rPr>
          <w:rFonts w:cs="Times New Roman"/>
          <w:color w:val="000000"/>
          <w:szCs w:val="24"/>
        </w:rPr>
        <w:t xml:space="preserve"> </w:t>
      </w:r>
      <w:proofErr w:type="spellStart"/>
      <w:r w:rsidRPr="00C91F45">
        <w:rPr>
          <w:rFonts w:cs="Times New Roman"/>
          <w:color w:val="000000"/>
          <w:szCs w:val="24"/>
        </w:rPr>
        <w:t>of</w:t>
      </w:r>
      <w:proofErr w:type="spellEnd"/>
      <w:r w:rsidRPr="00C91F45">
        <w:rPr>
          <w:rFonts w:cs="Times New Roman"/>
          <w:color w:val="000000"/>
          <w:szCs w:val="24"/>
        </w:rPr>
        <w:t xml:space="preserve"> </w:t>
      </w:r>
      <w:proofErr w:type="spellStart"/>
      <w:r w:rsidRPr="00C91F45">
        <w:rPr>
          <w:rFonts w:cs="Times New Roman"/>
          <w:color w:val="000000"/>
          <w:szCs w:val="24"/>
        </w:rPr>
        <w:t>classroom</w:t>
      </w:r>
      <w:proofErr w:type="spellEnd"/>
      <w:r w:rsidRPr="00C91F45">
        <w:rPr>
          <w:rFonts w:cs="Times New Roman"/>
          <w:color w:val="000000"/>
          <w:szCs w:val="24"/>
        </w:rPr>
        <w:t xml:space="preserve"> and online </w:t>
      </w:r>
      <w:proofErr w:type="spellStart"/>
      <w:r w:rsidRPr="00C91F45">
        <w:rPr>
          <w:rFonts w:cs="Times New Roman"/>
          <w:color w:val="000000"/>
          <w:szCs w:val="24"/>
        </w:rPr>
        <w:t>asynchronous</w:t>
      </w:r>
      <w:proofErr w:type="spellEnd"/>
      <w:r w:rsidRPr="00C91F45">
        <w:rPr>
          <w:rFonts w:cs="Times New Roman"/>
          <w:color w:val="000000"/>
          <w:szCs w:val="24"/>
        </w:rPr>
        <w:t xml:space="preserve"> problem-</w:t>
      </w:r>
      <w:proofErr w:type="spellStart"/>
      <w:r w:rsidRPr="00C91F45">
        <w:rPr>
          <w:rFonts w:cs="Times New Roman"/>
          <w:color w:val="000000"/>
          <w:szCs w:val="24"/>
        </w:rPr>
        <w:t>based</w:t>
      </w:r>
      <w:proofErr w:type="spellEnd"/>
      <w:r w:rsidRPr="00C91F45">
        <w:rPr>
          <w:rFonts w:cs="Times New Roman"/>
          <w:color w:val="000000"/>
          <w:szCs w:val="24"/>
        </w:rPr>
        <w:t xml:space="preserve"> learning for students </w:t>
      </w:r>
      <w:proofErr w:type="spellStart"/>
      <w:r w:rsidRPr="00C91F45">
        <w:rPr>
          <w:rFonts w:cs="Times New Roman"/>
          <w:color w:val="000000"/>
          <w:szCs w:val="24"/>
        </w:rPr>
        <w:t>undertaking</w:t>
      </w:r>
      <w:proofErr w:type="spellEnd"/>
      <w:r w:rsidRPr="00C91F45">
        <w:rPr>
          <w:rFonts w:cs="Times New Roman"/>
          <w:color w:val="000000"/>
          <w:szCs w:val="24"/>
        </w:rPr>
        <w:t xml:space="preserve"> </w:t>
      </w:r>
      <w:proofErr w:type="spellStart"/>
      <w:r w:rsidRPr="00C91F45">
        <w:rPr>
          <w:rFonts w:cs="Times New Roman"/>
          <w:color w:val="000000"/>
          <w:szCs w:val="24"/>
        </w:rPr>
        <w:t>statistics</w:t>
      </w:r>
      <w:proofErr w:type="spellEnd"/>
      <w:r w:rsidRPr="00C91F45">
        <w:rPr>
          <w:rFonts w:cs="Times New Roman"/>
          <w:color w:val="000000"/>
          <w:szCs w:val="24"/>
        </w:rPr>
        <w:t xml:space="preserve"> </w:t>
      </w:r>
      <w:proofErr w:type="spellStart"/>
      <w:r w:rsidRPr="00C91F45">
        <w:rPr>
          <w:rFonts w:cs="Times New Roman"/>
          <w:color w:val="000000"/>
          <w:szCs w:val="24"/>
        </w:rPr>
        <w:t>training</w:t>
      </w:r>
      <w:proofErr w:type="spellEnd"/>
      <w:r w:rsidRPr="00C91F45">
        <w:rPr>
          <w:rFonts w:cs="Times New Roman"/>
          <w:color w:val="000000"/>
          <w:szCs w:val="24"/>
        </w:rPr>
        <w:t xml:space="preserve"> as part </w:t>
      </w:r>
      <w:proofErr w:type="spellStart"/>
      <w:r w:rsidRPr="00C91F45">
        <w:rPr>
          <w:rFonts w:cs="Times New Roman"/>
          <w:color w:val="000000"/>
          <w:szCs w:val="24"/>
        </w:rPr>
        <w:t>of</w:t>
      </w:r>
      <w:proofErr w:type="spellEnd"/>
      <w:r w:rsidRPr="00C91F45">
        <w:rPr>
          <w:rFonts w:cs="Times New Roman"/>
          <w:color w:val="000000"/>
          <w:szCs w:val="24"/>
        </w:rPr>
        <w:t xml:space="preserve"> a Public Health Masters </w:t>
      </w:r>
      <w:proofErr w:type="spellStart"/>
      <w:r w:rsidRPr="00C91F45">
        <w:rPr>
          <w:rFonts w:cs="Times New Roman"/>
          <w:color w:val="000000"/>
          <w:szCs w:val="24"/>
        </w:rPr>
        <w:t>degree</w:t>
      </w:r>
      <w:proofErr w:type="spellEnd"/>
      <w:r w:rsidRPr="00C91F45">
        <w:rPr>
          <w:rFonts w:cs="Times New Roman"/>
          <w:color w:val="000000"/>
          <w:szCs w:val="24"/>
        </w:rPr>
        <w:t xml:space="preserve">. </w:t>
      </w:r>
      <w:proofErr w:type="spellStart"/>
      <w:r w:rsidRPr="00C91F45">
        <w:rPr>
          <w:rFonts w:cs="Times New Roman"/>
          <w:i/>
          <w:iCs/>
          <w:color w:val="000000"/>
          <w:szCs w:val="24"/>
        </w:rPr>
        <w:t>Advances</w:t>
      </w:r>
      <w:proofErr w:type="spellEnd"/>
      <w:r w:rsidRPr="00C91F45">
        <w:rPr>
          <w:rFonts w:cs="Times New Roman"/>
          <w:i/>
          <w:iCs/>
          <w:color w:val="000000"/>
          <w:szCs w:val="24"/>
        </w:rPr>
        <w:t xml:space="preserve"> in Health Sciences </w:t>
      </w:r>
      <w:proofErr w:type="spellStart"/>
      <w:r w:rsidRPr="00C91F45">
        <w:rPr>
          <w:rFonts w:cs="Times New Roman"/>
          <w:i/>
          <w:iCs/>
          <w:color w:val="000000"/>
          <w:szCs w:val="24"/>
        </w:rPr>
        <w:t>Education</w:t>
      </w:r>
      <w:proofErr w:type="spellEnd"/>
      <w:r w:rsidRPr="00C91F45">
        <w:rPr>
          <w:rFonts w:cs="Times New Roman"/>
          <w:i/>
          <w:iCs/>
          <w:color w:val="000000"/>
          <w:szCs w:val="24"/>
        </w:rPr>
        <w:t xml:space="preserve">: </w:t>
      </w:r>
      <w:proofErr w:type="spellStart"/>
      <w:r w:rsidRPr="00C91F45">
        <w:rPr>
          <w:rFonts w:cs="Times New Roman"/>
          <w:i/>
          <w:iCs/>
          <w:color w:val="000000"/>
          <w:szCs w:val="24"/>
        </w:rPr>
        <w:t>Theory</w:t>
      </w:r>
      <w:proofErr w:type="spellEnd"/>
      <w:r w:rsidRPr="00C91F45">
        <w:rPr>
          <w:rFonts w:cs="Times New Roman"/>
          <w:i/>
          <w:iCs/>
          <w:color w:val="000000"/>
          <w:szCs w:val="24"/>
        </w:rPr>
        <w:t xml:space="preserve"> and </w:t>
      </w:r>
      <w:proofErr w:type="spellStart"/>
      <w:r w:rsidRPr="00C91F45">
        <w:rPr>
          <w:rFonts w:cs="Times New Roman"/>
          <w:i/>
          <w:iCs/>
          <w:color w:val="000000"/>
          <w:szCs w:val="24"/>
        </w:rPr>
        <w:t>Practice</w:t>
      </w:r>
      <w:proofErr w:type="spellEnd"/>
      <w:r w:rsidRPr="00C91F45">
        <w:rPr>
          <w:rFonts w:cs="Times New Roman"/>
          <w:color w:val="000000"/>
          <w:szCs w:val="24"/>
        </w:rPr>
        <w:t xml:space="preserve">, </w:t>
      </w:r>
      <w:r w:rsidRPr="00C91F45">
        <w:rPr>
          <w:rFonts w:cs="Times New Roman"/>
          <w:i/>
          <w:iCs/>
          <w:color w:val="000000"/>
          <w:szCs w:val="24"/>
        </w:rPr>
        <w:t>18</w:t>
      </w:r>
      <w:r w:rsidRPr="00C91F45">
        <w:rPr>
          <w:rFonts w:cs="Times New Roman"/>
          <w:color w:val="000000"/>
          <w:szCs w:val="24"/>
        </w:rPr>
        <w:t>(2), 245–264. https://doi.org/10.1007/s10459-012-9368-x</w:t>
      </w:r>
    </w:p>
    <w:p w14:paraId="18FCCB88"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Engeström, Y. (1987). </w:t>
      </w:r>
      <w:r w:rsidRPr="00C91F45">
        <w:rPr>
          <w:rFonts w:cs="Times New Roman"/>
          <w:i/>
          <w:iCs/>
          <w:color w:val="000000"/>
          <w:szCs w:val="24"/>
        </w:rPr>
        <w:t xml:space="preserve">Learning by </w:t>
      </w:r>
      <w:proofErr w:type="spellStart"/>
      <w:r w:rsidRPr="00C91F45">
        <w:rPr>
          <w:rFonts w:cs="Times New Roman"/>
          <w:i/>
          <w:iCs/>
          <w:color w:val="000000"/>
          <w:szCs w:val="24"/>
        </w:rPr>
        <w:t>expanding</w:t>
      </w:r>
      <w:proofErr w:type="spellEnd"/>
      <w:r w:rsidRPr="00C91F45">
        <w:rPr>
          <w:rFonts w:cs="Times New Roman"/>
          <w:i/>
          <w:iCs/>
          <w:color w:val="000000"/>
          <w:szCs w:val="24"/>
        </w:rPr>
        <w:t xml:space="preserve">: An </w:t>
      </w:r>
      <w:proofErr w:type="spellStart"/>
      <w:r w:rsidRPr="00C91F45">
        <w:rPr>
          <w:rFonts w:cs="Times New Roman"/>
          <w:i/>
          <w:iCs/>
          <w:color w:val="000000"/>
          <w:szCs w:val="24"/>
        </w:rPr>
        <w:t>activity-theoretical</w:t>
      </w:r>
      <w:proofErr w:type="spellEnd"/>
      <w:r w:rsidRPr="00C91F45">
        <w:rPr>
          <w:rFonts w:cs="Times New Roman"/>
          <w:i/>
          <w:iCs/>
          <w:color w:val="000000"/>
          <w:szCs w:val="24"/>
        </w:rPr>
        <w:t xml:space="preserve"> approach </w:t>
      </w:r>
      <w:proofErr w:type="spellStart"/>
      <w:r w:rsidRPr="00C91F45">
        <w:rPr>
          <w:rFonts w:cs="Times New Roman"/>
          <w:i/>
          <w:iCs/>
          <w:color w:val="000000"/>
          <w:szCs w:val="24"/>
        </w:rPr>
        <w:t>to</w:t>
      </w:r>
      <w:proofErr w:type="spellEnd"/>
      <w:r w:rsidRPr="00C91F45">
        <w:rPr>
          <w:rFonts w:cs="Times New Roman"/>
          <w:i/>
          <w:iCs/>
          <w:color w:val="000000"/>
          <w:szCs w:val="24"/>
        </w:rPr>
        <w:t xml:space="preserve"> </w:t>
      </w:r>
      <w:proofErr w:type="spellStart"/>
      <w:r w:rsidRPr="00C91F45">
        <w:rPr>
          <w:rFonts w:cs="Times New Roman"/>
          <w:i/>
          <w:iCs/>
          <w:color w:val="000000"/>
          <w:szCs w:val="24"/>
        </w:rPr>
        <w:t>developmental</w:t>
      </w:r>
      <w:proofErr w:type="spellEnd"/>
      <w:r w:rsidRPr="00C91F45">
        <w:rPr>
          <w:rFonts w:cs="Times New Roman"/>
          <w:i/>
          <w:iCs/>
          <w:color w:val="000000"/>
          <w:szCs w:val="24"/>
        </w:rPr>
        <w:t xml:space="preserve"> research</w:t>
      </w:r>
      <w:r w:rsidRPr="00C91F45">
        <w:rPr>
          <w:rFonts w:cs="Times New Roman"/>
          <w:color w:val="000000"/>
          <w:szCs w:val="24"/>
        </w:rPr>
        <w:t>. p. 78.</w:t>
      </w:r>
    </w:p>
    <w:p w14:paraId="3518E138" w14:textId="77777777" w:rsidR="00C91F45" w:rsidRPr="00C91F45" w:rsidRDefault="00C91F45">
      <w:pPr>
        <w:widowControl w:val="0"/>
        <w:autoSpaceDE w:val="0"/>
        <w:autoSpaceDN w:val="0"/>
        <w:adjustRightInd w:val="0"/>
        <w:rPr>
          <w:rFonts w:cs="Times New Roman"/>
          <w:color w:val="000000"/>
          <w:szCs w:val="24"/>
        </w:rPr>
      </w:pPr>
      <w:proofErr w:type="spellStart"/>
      <w:r w:rsidRPr="00C91F45">
        <w:rPr>
          <w:rFonts w:cs="Times New Roman"/>
          <w:color w:val="000000"/>
          <w:szCs w:val="24"/>
        </w:rPr>
        <w:t>European</w:t>
      </w:r>
      <w:proofErr w:type="spellEnd"/>
      <w:r w:rsidRPr="00C91F45">
        <w:rPr>
          <w:rFonts w:cs="Times New Roman"/>
          <w:color w:val="000000"/>
          <w:szCs w:val="24"/>
        </w:rPr>
        <w:t xml:space="preserve"> Union </w:t>
      </w:r>
      <w:proofErr w:type="spellStart"/>
      <w:r w:rsidRPr="00C91F45">
        <w:rPr>
          <w:rFonts w:cs="Times New Roman"/>
          <w:color w:val="000000"/>
          <w:szCs w:val="24"/>
        </w:rPr>
        <w:t>Reference</w:t>
      </w:r>
      <w:proofErr w:type="spellEnd"/>
      <w:r w:rsidRPr="00C91F45">
        <w:rPr>
          <w:rFonts w:cs="Times New Roman"/>
          <w:color w:val="000000"/>
          <w:szCs w:val="24"/>
        </w:rPr>
        <w:t xml:space="preserve"> Laboratories. (2001). </w:t>
      </w:r>
      <w:r w:rsidRPr="00C91F45">
        <w:rPr>
          <w:rFonts w:cs="Times New Roman"/>
          <w:i/>
          <w:iCs/>
          <w:color w:val="000000"/>
          <w:szCs w:val="24"/>
        </w:rPr>
        <w:t xml:space="preserve">eLearning : Designing </w:t>
      </w:r>
      <w:proofErr w:type="spellStart"/>
      <w:r w:rsidRPr="00C91F45">
        <w:rPr>
          <w:rFonts w:cs="Times New Roman"/>
          <w:i/>
          <w:iCs/>
          <w:color w:val="000000"/>
          <w:szCs w:val="24"/>
        </w:rPr>
        <w:t>Tomorrow’s</w:t>
      </w:r>
      <w:proofErr w:type="spellEnd"/>
      <w:r w:rsidRPr="00C91F45">
        <w:rPr>
          <w:rFonts w:cs="Times New Roman"/>
          <w:i/>
          <w:iCs/>
          <w:color w:val="000000"/>
          <w:szCs w:val="24"/>
        </w:rPr>
        <w:t xml:space="preserve"> </w:t>
      </w:r>
      <w:proofErr w:type="spellStart"/>
      <w:r w:rsidRPr="00C91F45">
        <w:rPr>
          <w:rFonts w:cs="Times New Roman"/>
          <w:i/>
          <w:iCs/>
          <w:color w:val="000000"/>
          <w:szCs w:val="24"/>
        </w:rPr>
        <w:t>Education</w:t>
      </w:r>
      <w:proofErr w:type="spellEnd"/>
      <w:r w:rsidRPr="00C91F45">
        <w:rPr>
          <w:rFonts w:cs="Times New Roman"/>
          <w:i/>
          <w:iCs/>
          <w:color w:val="000000"/>
          <w:szCs w:val="24"/>
        </w:rPr>
        <w:t xml:space="preserve"> An Interim </w:t>
      </w:r>
      <w:proofErr w:type="spellStart"/>
      <w:r w:rsidRPr="00C91F45">
        <w:rPr>
          <w:rFonts w:cs="Times New Roman"/>
          <w:i/>
          <w:iCs/>
          <w:color w:val="000000"/>
          <w:szCs w:val="24"/>
        </w:rPr>
        <w:t>Report</w:t>
      </w:r>
      <w:proofErr w:type="spellEnd"/>
      <w:r w:rsidRPr="00C91F45">
        <w:rPr>
          <w:rFonts w:cs="Times New Roman"/>
          <w:color w:val="000000"/>
          <w:szCs w:val="24"/>
        </w:rPr>
        <w:t xml:space="preserve">. International Co-operation </w:t>
      </w:r>
      <w:proofErr w:type="spellStart"/>
      <w:r w:rsidRPr="00C91F45">
        <w:rPr>
          <w:rFonts w:cs="Times New Roman"/>
          <w:color w:val="000000"/>
          <w:szCs w:val="24"/>
        </w:rPr>
        <w:t>Europe</w:t>
      </w:r>
      <w:proofErr w:type="spellEnd"/>
      <w:r w:rsidRPr="00C91F45">
        <w:rPr>
          <w:rFonts w:cs="Times New Roman"/>
          <w:color w:val="000000"/>
          <w:szCs w:val="24"/>
        </w:rPr>
        <w:t xml:space="preserve"> Ltd: Commission </w:t>
      </w:r>
      <w:proofErr w:type="spellStart"/>
      <w:r w:rsidRPr="00C91F45">
        <w:rPr>
          <w:rFonts w:cs="Times New Roman"/>
          <w:color w:val="000000"/>
          <w:szCs w:val="24"/>
        </w:rPr>
        <w:t>Of</w:t>
      </w:r>
      <w:proofErr w:type="spellEnd"/>
      <w:r w:rsidRPr="00C91F45">
        <w:rPr>
          <w:rFonts w:cs="Times New Roman"/>
          <w:color w:val="000000"/>
          <w:szCs w:val="24"/>
        </w:rPr>
        <w:t xml:space="preserve"> The </w:t>
      </w:r>
      <w:proofErr w:type="spellStart"/>
      <w:r w:rsidRPr="00C91F45">
        <w:rPr>
          <w:rFonts w:cs="Times New Roman"/>
          <w:color w:val="000000"/>
          <w:szCs w:val="24"/>
        </w:rPr>
        <w:t>European</w:t>
      </w:r>
      <w:proofErr w:type="spellEnd"/>
      <w:r w:rsidRPr="00C91F45">
        <w:rPr>
          <w:rFonts w:cs="Times New Roman"/>
          <w:color w:val="000000"/>
          <w:szCs w:val="24"/>
        </w:rPr>
        <w:t xml:space="preserve"> </w:t>
      </w:r>
      <w:proofErr w:type="spellStart"/>
      <w:r w:rsidRPr="00C91F45">
        <w:rPr>
          <w:rFonts w:cs="Times New Roman"/>
          <w:color w:val="000000"/>
          <w:szCs w:val="24"/>
        </w:rPr>
        <w:t>Communities</w:t>
      </w:r>
      <w:proofErr w:type="spellEnd"/>
      <w:r w:rsidRPr="00C91F45">
        <w:rPr>
          <w:rFonts w:cs="Times New Roman"/>
          <w:color w:val="000000"/>
          <w:szCs w:val="24"/>
        </w:rPr>
        <w:t xml:space="preserve">. </w:t>
      </w:r>
      <w:proofErr w:type="spellStart"/>
      <w:r w:rsidRPr="00C91F45">
        <w:rPr>
          <w:rFonts w:cs="Times New Roman"/>
          <w:color w:val="000000"/>
          <w:szCs w:val="24"/>
        </w:rPr>
        <w:t>Retrieved</w:t>
      </w:r>
      <w:proofErr w:type="spellEnd"/>
      <w:r w:rsidRPr="00C91F45">
        <w:rPr>
          <w:rFonts w:cs="Times New Roman"/>
          <w:color w:val="000000"/>
          <w:szCs w:val="24"/>
        </w:rPr>
        <w:t xml:space="preserve"> from goo.gl/nhn8QH</w:t>
      </w:r>
    </w:p>
    <w:p w14:paraId="1684FFC2" w14:textId="77777777" w:rsidR="00C91F45" w:rsidRPr="00C91F45" w:rsidRDefault="00C91F45">
      <w:pPr>
        <w:widowControl w:val="0"/>
        <w:autoSpaceDE w:val="0"/>
        <w:autoSpaceDN w:val="0"/>
        <w:adjustRightInd w:val="0"/>
        <w:rPr>
          <w:rFonts w:cs="Times New Roman"/>
          <w:color w:val="000000"/>
          <w:szCs w:val="24"/>
        </w:rPr>
      </w:pPr>
      <w:proofErr w:type="spellStart"/>
      <w:r w:rsidRPr="00C91F45">
        <w:rPr>
          <w:rFonts w:cs="Times New Roman"/>
          <w:color w:val="000000"/>
          <w:szCs w:val="24"/>
        </w:rPr>
        <w:t>Kauchak</w:t>
      </w:r>
      <w:proofErr w:type="spellEnd"/>
      <w:r w:rsidRPr="00C91F45">
        <w:rPr>
          <w:rFonts w:cs="Times New Roman"/>
          <w:color w:val="000000"/>
          <w:szCs w:val="24"/>
        </w:rPr>
        <w:t xml:space="preserve">, D. P., &amp; Eggen, P. D. (2011). </w:t>
      </w:r>
      <w:r w:rsidRPr="00C91F45">
        <w:rPr>
          <w:rFonts w:cs="Times New Roman"/>
          <w:i/>
          <w:iCs/>
          <w:color w:val="000000"/>
          <w:szCs w:val="24"/>
        </w:rPr>
        <w:t xml:space="preserve">Learning and </w:t>
      </w:r>
      <w:proofErr w:type="spellStart"/>
      <w:r w:rsidRPr="00C91F45">
        <w:rPr>
          <w:rFonts w:cs="Times New Roman"/>
          <w:i/>
          <w:iCs/>
          <w:color w:val="000000"/>
          <w:szCs w:val="24"/>
        </w:rPr>
        <w:t>teaching</w:t>
      </w:r>
      <w:proofErr w:type="spellEnd"/>
      <w:r w:rsidRPr="00C91F45">
        <w:rPr>
          <w:rFonts w:cs="Times New Roman"/>
          <w:i/>
          <w:iCs/>
          <w:color w:val="000000"/>
          <w:szCs w:val="24"/>
        </w:rPr>
        <w:t>: research-</w:t>
      </w:r>
      <w:proofErr w:type="spellStart"/>
      <w:r w:rsidRPr="00C91F45">
        <w:rPr>
          <w:rFonts w:cs="Times New Roman"/>
          <w:i/>
          <w:iCs/>
          <w:color w:val="000000"/>
          <w:szCs w:val="24"/>
        </w:rPr>
        <w:t>based</w:t>
      </w:r>
      <w:proofErr w:type="spellEnd"/>
      <w:r w:rsidRPr="00C91F45">
        <w:rPr>
          <w:rFonts w:cs="Times New Roman"/>
          <w:i/>
          <w:iCs/>
          <w:color w:val="000000"/>
          <w:szCs w:val="24"/>
        </w:rPr>
        <w:t xml:space="preserve"> </w:t>
      </w:r>
      <w:proofErr w:type="spellStart"/>
      <w:r w:rsidRPr="00C91F45">
        <w:rPr>
          <w:rFonts w:cs="Times New Roman"/>
          <w:i/>
          <w:iCs/>
          <w:color w:val="000000"/>
          <w:szCs w:val="24"/>
        </w:rPr>
        <w:t>methods</w:t>
      </w:r>
      <w:proofErr w:type="spellEnd"/>
      <w:r w:rsidRPr="00C91F45">
        <w:rPr>
          <w:rFonts w:cs="Times New Roman"/>
          <w:color w:val="000000"/>
          <w:szCs w:val="24"/>
        </w:rPr>
        <w:t>. Boston: Pearson.</w:t>
      </w:r>
    </w:p>
    <w:p w14:paraId="075463DC"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Khalil, M. K., &amp; </w:t>
      </w:r>
      <w:proofErr w:type="spellStart"/>
      <w:r w:rsidRPr="00C91F45">
        <w:rPr>
          <w:rFonts w:cs="Times New Roman"/>
          <w:color w:val="000000"/>
          <w:szCs w:val="24"/>
        </w:rPr>
        <w:t>Elkhider</w:t>
      </w:r>
      <w:proofErr w:type="spellEnd"/>
      <w:r w:rsidRPr="00C91F45">
        <w:rPr>
          <w:rFonts w:cs="Times New Roman"/>
          <w:color w:val="000000"/>
          <w:szCs w:val="24"/>
        </w:rPr>
        <w:t xml:space="preserve">, I. A. (2016). </w:t>
      </w:r>
      <w:proofErr w:type="spellStart"/>
      <w:r w:rsidRPr="00C91F45">
        <w:rPr>
          <w:rFonts w:cs="Times New Roman"/>
          <w:color w:val="000000"/>
          <w:szCs w:val="24"/>
        </w:rPr>
        <w:t>Applying</w:t>
      </w:r>
      <w:proofErr w:type="spellEnd"/>
      <w:r w:rsidRPr="00C91F45">
        <w:rPr>
          <w:rFonts w:cs="Times New Roman"/>
          <w:color w:val="000000"/>
          <w:szCs w:val="24"/>
        </w:rPr>
        <w:t xml:space="preserve"> learning </w:t>
      </w:r>
      <w:proofErr w:type="spellStart"/>
      <w:r w:rsidRPr="00C91F45">
        <w:rPr>
          <w:rFonts w:cs="Times New Roman"/>
          <w:color w:val="000000"/>
          <w:szCs w:val="24"/>
        </w:rPr>
        <w:t>theories</w:t>
      </w:r>
      <w:proofErr w:type="spellEnd"/>
      <w:r w:rsidRPr="00C91F45">
        <w:rPr>
          <w:rFonts w:cs="Times New Roman"/>
          <w:color w:val="000000"/>
          <w:szCs w:val="24"/>
        </w:rPr>
        <w:t xml:space="preserve"> and </w:t>
      </w:r>
      <w:proofErr w:type="spellStart"/>
      <w:r w:rsidRPr="00C91F45">
        <w:rPr>
          <w:rFonts w:cs="Times New Roman"/>
          <w:color w:val="000000"/>
          <w:szCs w:val="24"/>
        </w:rPr>
        <w:t>instructional</w:t>
      </w:r>
      <w:proofErr w:type="spellEnd"/>
      <w:r w:rsidRPr="00C91F45">
        <w:rPr>
          <w:rFonts w:cs="Times New Roman"/>
          <w:color w:val="000000"/>
          <w:szCs w:val="24"/>
        </w:rPr>
        <w:t xml:space="preserve"> design </w:t>
      </w:r>
      <w:proofErr w:type="spellStart"/>
      <w:r w:rsidRPr="00C91F45">
        <w:rPr>
          <w:rFonts w:cs="Times New Roman"/>
          <w:color w:val="000000"/>
          <w:szCs w:val="24"/>
        </w:rPr>
        <w:t>models</w:t>
      </w:r>
      <w:proofErr w:type="spellEnd"/>
      <w:r w:rsidRPr="00C91F45">
        <w:rPr>
          <w:rFonts w:cs="Times New Roman"/>
          <w:color w:val="000000"/>
          <w:szCs w:val="24"/>
        </w:rPr>
        <w:t xml:space="preserve"> for </w:t>
      </w:r>
      <w:proofErr w:type="spellStart"/>
      <w:r w:rsidRPr="00C91F45">
        <w:rPr>
          <w:rFonts w:cs="Times New Roman"/>
          <w:color w:val="000000"/>
          <w:szCs w:val="24"/>
        </w:rPr>
        <w:t>effective</w:t>
      </w:r>
      <w:proofErr w:type="spellEnd"/>
      <w:r w:rsidRPr="00C91F45">
        <w:rPr>
          <w:rFonts w:cs="Times New Roman"/>
          <w:color w:val="000000"/>
          <w:szCs w:val="24"/>
        </w:rPr>
        <w:t xml:space="preserve"> </w:t>
      </w:r>
      <w:proofErr w:type="spellStart"/>
      <w:r w:rsidRPr="00C91F45">
        <w:rPr>
          <w:rFonts w:cs="Times New Roman"/>
          <w:color w:val="000000"/>
          <w:szCs w:val="24"/>
        </w:rPr>
        <w:t>instruction</w:t>
      </w:r>
      <w:proofErr w:type="spellEnd"/>
      <w:r w:rsidRPr="00C91F45">
        <w:rPr>
          <w:rFonts w:cs="Times New Roman"/>
          <w:color w:val="000000"/>
          <w:szCs w:val="24"/>
        </w:rPr>
        <w:t xml:space="preserve"> | </w:t>
      </w:r>
      <w:proofErr w:type="spellStart"/>
      <w:r w:rsidRPr="00C91F45">
        <w:rPr>
          <w:rFonts w:cs="Times New Roman"/>
          <w:color w:val="000000"/>
          <w:szCs w:val="24"/>
        </w:rPr>
        <w:t>Advances</w:t>
      </w:r>
      <w:proofErr w:type="spellEnd"/>
      <w:r w:rsidRPr="00C91F45">
        <w:rPr>
          <w:rFonts w:cs="Times New Roman"/>
          <w:color w:val="000000"/>
          <w:szCs w:val="24"/>
        </w:rPr>
        <w:t xml:space="preserve"> in </w:t>
      </w:r>
      <w:proofErr w:type="spellStart"/>
      <w:r w:rsidRPr="00C91F45">
        <w:rPr>
          <w:rFonts w:cs="Times New Roman"/>
          <w:color w:val="000000"/>
          <w:szCs w:val="24"/>
        </w:rPr>
        <w:t>Physiology</w:t>
      </w:r>
      <w:proofErr w:type="spellEnd"/>
      <w:r w:rsidRPr="00C91F45">
        <w:rPr>
          <w:rFonts w:cs="Times New Roman"/>
          <w:color w:val="000000"/>
          <w:szCs w:val="24"/>
        </w:rPr>
        <w:t xml:space="preserve"> </w:t>
      </w:r>
      <w:proofErr w:type="spellStart"/>
      <w:r w:rsidRPr="00C91F45">
        <w:rPr>
          <w:rFonts w:cs="Times New Roman"/>
          <w:color w:val="000000"/>
          <w:szCs w:val="24"/>
        </w:rPr>
        <w:t>Education</w:t>
      </w:r>
      <w:proofErr w:type="spellEnd"/>
      <w:r w:rsidRPr="00C91F45">
        <w:rPr>
          <w:rFonts w:cs="Times New Roman"/>
          <w:color w:val="000000"/>
          <w:szCs w:val="24"/>
        </w:rPr>
        <w:t xml:space="preserve">. </w:t>
      </w:r>
      <w:proofErr w:type="spellStart"/>
      <w:r w:rsidRPr="00C91F45">
        <w:rPr>
          <w:rFonts w:cs="Times New Roman"/>
          <w:color w:val="000000"/>
          <w:szCs w:val="24"/>
        </w:rPr>
        <w:t>Retrieved</w:t>
      </w:r>
      <w:proofErr w:type="spellEnd"/>
      <w:r w:rsidRPr="00C91F45">
        <w:rPr>
          <w:rFonts w:cs="Times New Roman"/>
          <w:color w:val="000000"/>
          <w:szCs w:val="24"/>
        </w:rPr>
        <w:t xml:space="preserve"> from https</w:t>
      </w:r>
      <w:proofErr w:type="gramStart"/>
      <w:r w:rsidRPr="00C91F45">
        <w:rPr>
          <w:rFonts w:cs="Times New Roman"/>
          <w:color w:val="000000"/>
          <w:szCs w:val="24"/>
        </w:rPr>
        <w:t>://</w:t>
      </w:r>
      <w:proofErr w:type="gramEnd"/>
      <w:r w:rsidRPr="00C91F45">
        <w:rPr>
          <w:rFonts w:cs="Times New Roman"/>
          <w:color w:val="000000"/>
          <w:szCs w:val="24"/>
        </w:rPr>
        <w:t>www.physiology.org/doi/full/10.1152/advan.00138.2015?fbclid=IwAR2VUc3Gv25kiYfwDlXq6b567ZN4VFci6CP6cE5Y5EQw2yzmy5U5T-zGffU&amp;</w:t>
      </w:r>
    </w:p>
    <w:p w14:paraId="4B87B31B" w14:textId="77777777" w:rsidR="00C91F45" w:rsidRPr="00C91F45" w:rsidRDefault="00C91F45">
      <w:pPr>
        <w:widowControl w:val="0"/>
        <w:autoSpaceDE w:val="0"/>
        <w:autoSpaceDN w:val="0"/>
        <w:adjustRightInd w:val="0"/>
        <w:rPr>
          <w:rFonts w:cs="Times New Roman"/>
          <w:color w:val="000000"/>
          <w:szCs w:val="24"/>
        </w:rPr>
      </w:pPr>
      <w:proofErr w:type="spellStart"/>
      <w:r w:rsidRPr="00C91F45">
        <w:rPr>
          <w:rFonts w:cs="Times New Roman"/>
          <w:color w:val="000000"/>
          <w:szCs w:val="24"/>
        </w:rPr>
        <w:t>Magliaro</w:t>
      </w:r>
      <w:proofErr w:type="spellEnd"/>
      <w:r w:rsidRPr="00C91F45">
        <w:rPr>
          <w:rFonts w:cs="Times New Roman"/>
          <w:color w:val="000000"/>
          <w:szCs w:val="24"/>
        </w:rPr>
        <w:t xml:space="preserve">, S. G., </w:t>
      </w:r>
      <w:proofErr w:type="spellStart"/>
      <w:r w:rsidRPr="00C91F45">
        <w:rPr>
          <w:rFonts w:cs="Times New Roman"/>
          <w:color w:val="000000"/>
          <w:szCs w:val="24"/>
        </w:rPr>
        <w:t>Lockee</w:t>
      </w:r>
      <w:proofErr w:type="spellEnd"/>
      <w:r w:rsidRPr="00C91F45">
        <w:rPr>
          <w:rFonts w:cs="Times New Roman"/>
          <w:color w:val="000000"/>
          <w:szCs w:val="24"/>
        </w:rPr>
        <w:t xml:space="preserve">, B. B., &amp; Burton, J. K. (2005). </w:t>
      </w:r>
      <w:proofErr w:type="spellStart"/>
      <w:r w:rsidRPr="00C91F45">
        <w:rPr>
          <w:rFonts w:cs="Times New Roman"/>
          <w:color w:val="000000"/>
          <w:szCs w:val="24"/>
        </w:rPr>
        <w:t>Direct</w:t>
      </w:r>
      <w:proofErr w:type="spellEnd"/>
      <w:r w:rsidRPr="00C91F45">
        <w:rPr>
          <w:rFonts w:cs="Times New Roman"/>
          <w:color w:val="000000"/>
          <w:szCs w:val="24"/>
        </w:rPr>
        <w:t xml:space="preserve"> </w:t>
      </w:r>
      <w:proofErr w:type="spellStart"/>
      <w:r w:rsidRPr="00C91F45">
        <w:rPr>
          <w:rFonts w:cs="Times New Roman"/>
          <w:color w:val="000000"/>
          <w:szCs w:val="24"/>
        </w:rPr>
        <w:t>instruction</w:t>
      </w:r>
      <w:proofErr w:type="spellEnd"/>
      <w:r w:rsidRPr="00C91F45">
        <w:rPr>
          <w:rFonts w:cs="Times New Roman"/>
          <w:color w:val="000000"/>
          <w:szCs w:val="24"/>
        </w:rPr>
        <w:t xml:space="preserve"> </w:t>
      </w:r>
      <w:proofErr w:type="spellStart"/>
      <w:r w:rsidRPr="00C91F45">
        <w:rPr>
          <w:rFonts w:cs="Times New Roman"/>
          <w:color w:val="000000"/>
          <w:szCs w:val="24"/>
        </w:rPr>
        <w:t>revisited</w:t>
      </w:r>
      <w:proofErr w:type="spellEnd"/>
      <w:r w:rsidRPr="00C91F45">
        <w:rPr>
          <w:rFonts w:cs="Times New Roman"/>
          <w:color w:val="000000"/>
          <w:szCs w:val="24"/>
        </w:rPr>
        <w:t xml:space="preserve">: A </w:t>
      </w:r>
      <w:proofErr w:type="spellStart"/>
      <w:r w:rsidRPr="00C91F45">
        <w:rPr>
          <w:rFonts w:cs="Times New Roman"/>
          <w:color w:val="000000"/>
          <w:szCs w:val="24"/>
        </w:rPr>
        <w:t>key</w:t>
      </w:r>
      <w:proofErr w:type="spellEnd"/>
      <w:r w:rsidRPr="00C91F45">
        <w:rPr>
          <w:rFonts w:cs="Times New Roman"/>
          <w:color w:val="000000"/>
          <w:szCs w:val="24"/>
        </w:rPr>
        <w:t xml:space="preserve"> </w:t>
      </w:r>
      <w:proofErr w:type="spellStart"/>
      <w:r w:rsidRPr="00C91F45">
        <w:rPr>
          <w:rFonts w:cs="Times New Roman"/>
          <w:color w:val="000000"/>
          <w:szCs w:val="24"/>
        </w:rPr>
        <w:t>model</w:t>
      </w:r>
      <w:proofErr w:type="spellEnd"/>
      <w:r w:rsidRPr="00C91F45">
        <w:rPr>
          <w:rFonts w:cs="Times New Roman"/>
          <w:color w:val="000000"/>
          <w:szCs w:val="24"/>
        </w:rPr>
        <w:t xml:space="preserve"> for </w:t>
      </w:r>
      <w:proofErr w:type="spellStart"/>
      <w:r w:rsidRPr="00C91F45">
        <w:rPr>
          <w:rFonts w:cs="Times New Roman"/>
          <w:color w:val="000000"/>
          <w:szCs w:val="24"/>
        </w:rPr>
        <w:t>instructional</w:t>
      </w:r>
      <w:proofErr w:type="spellEnd"/>
      <w:r w:rsidRPr="00C91F45">
        <w:rPr>
          <w:rFonts w:cs="Times New Roman"/>
          <w:color w:val="000000"/>
          <w:szCs w:val="24"/>
        </w:rPr>
        <w:t xml:space="preserve"> </w:t>
      </w:r>
      <w:proofErr w:type="spellStart"/>
      <w:r w:rsidRPr="00C91F45">
        <w:rPr>
          <w:rFonts w:cs="Times New Roman"/>
          <w:color w:val="000000"/>
          <w:szCs w:val="24"/>
        </w:rPr>
        <w:t>technology</w:t>
      </w:r>
      <w:proofErr w:type="spellEnd"/>
      <w:r w:rsidRPr="00C91F45">
        <w:rPr>
          <w:rFonts w:cs="Times New Roman"/>
          <w:color w:val="000000"/>
          <w:szCs w:val="24"/>
        </w:rPr>
        <w:t xml:space="preserve">. </w:t>
      </w:r>
      <w:proofErr w:type="spellStart"/>
      <w:r w:rsidRPr="00C91F45">
        <w:rPr>
          <w:rFonts w:cs="Times New Roman"/>
          <w:i/>
          <w:iCs/>
          <w:color w:val="000000"/>
          <w:szCs w:val="24"/>
        </w:rPr>
        <w:t>Educational</w:t>
      </w:r>
      <w:proofErr w:type="spellEnd"/>
      <w:r w:rsidRPr="00C91F45">
        <w:rPr>
          <w:rFonts w:cs="Times New Roman"/>
          <w:i/>
          <w:iCs/>
          <w:color w:val="000000"/>
          <w:szCs w:val="24"/>
        </w:rPr>
        <w:t xml:space="preserve"> </w:t>
      </w:r>
      <w:proofErr w:type="spellStart"/>
      <w:r w:rsidRPr="00C91F45">
        <w:rPr>
          <w:rFonts w:cs="Times New Roman"/>
          <w:i/>
          <w:iCs/>
          <w:color w:val="000000"/>
          <w:szCs w:val="24"/>
        </w:rPr>
        <w:t>Technology</w:t>
      </w:r>
      <w:proofErr w:type="spellEnd"/>
      <w:r w:rsidRPr="00C91F45">
        <w:rPr>
          <w:rFonts w:cs="Times New Roman"/>
          <w:i/>
          <w:iCs/>
          <w:color w:val="000000"/>
          <w:szCs w:val="24"/>
        </w:rPr>
        <w:t xml:space="preserve"> Research and </w:t>
      </w:r>
      <w:proofErr w:type="spellStart"/>
      <w:r w:rsidRPr="00C91F45">
        <w:rPr>
          <w:rFonts w:cs="Times New Roman"/>
          <w:i/>
          <w:iCs/>
          <w:color w:val="000000"/>
          <w:szCs w:val="24"/>
        </w:rPr>
        <w:t>Development</w:t>
      </w:r>
      <w:proofErr w:type="spellEnd"/>
      <w:r w:rsidRPr="00C91F45">
        <w:rPr>
          <w:rFonts w:cs="Times New Roman"/>
          <w:color w:val="000000"/>
          <w:szCs w:val="24"/>
        </w:rPr>
        <w:t xml:space="preserve">, </w:t>
      </w:r>
      <w:r w:rsidRPr="00C91F45">
        <w:rPr>
          <w:rFonts w:cs="Times New Roman"/>
          <w:i/>
          <w:iCs/>
          <w:color w:val="000000"/>
          <w:szCs w:val="24"/>
        </w:rPr>
        <w:t>53</w:t>
      </w:r>
      <w:r w:rsidRPr="00C91F45">
        <w:rPr>
          <w:rFonts w:cs="Times New Roman"/>
          <w:color w:val="000000"/>
          <w:szCs w:val="24"/>
        </w:rPr>
        <w:t>(4), 41–55. https://doi.org/10.1007/BF02504684</w:t>
      </w:r>
    </w:p>
    <w:p w14:paraId="2FEEF7E3" w14:textId="77777777" w:rsidR="00C91F45" w:rsidRPr="00C91F45" w:rsidRDefault="00C91F45">
      <w:pPr>
        <w:widowControl w:val="0"/>
        <w:autoSpaceDE w:val="0"/>
        <w:autoSpaceDN w:val="0"/>
        <w:adjustRightInd w:val="0"/>
        <w:rPr>
          <w:rFonts w:cs="Times New Roman"/>
          <w:color w:val="000000"/>
          <w:szCs w:val="24"/>
        </w:rPr>
      </w:pPr>
      <w:r w:rsidRPr="00C91F45">
        <w:rPr>
          <w:rFonts w:cs="Times New Roman"/>
          <w:color w:val="000000"/>
          <w:szCs w:val="24"/>
        </w:rPr>
        <w:t xml:space="preserve">Mayes, T., &amp; de Freitas, S. (2004). Review </w:t>
      </w:r>
      <w:proofErr w:type="spellStart"/>
      <w:r w:rsidRPr="00C91F45">
        <w:rPr>
          <w:rFonts w:cs="Times New Roman"/>
          <w:color w:val="000000"/>
          <w:szCs w:val="24"/>
        </w:rPr>
        <w:t>of</w:t>
      </w:r>
      <w:proofErr w:type="spellEnd"/>
      <w:r w:rsidRPr="00C91F45">
        <w:rPr>
          <w:rFonts w:cs="Times New Roman"/>
          <w:color w:val="000000"/>
          <w:szCs w:val="24"/>
        </w:rPr>
        <w:t xml:space="preserve"> e-learning </w:t>
      </w:r>
      <w:proofErr w:type="spellStart"/>
      <w:r w:rsidRPr="00C91F45">
        <w:rPr>
          <w:rFonts w:cs="Times New Roman"/>
          <w:color w:val="000000"/>
          <w:szCs w:val="24"/>
        </w:rPr>
        <w:t>theories</w:t>
      </w:r>
      <w:proofErr w:type="spellEnd"/>
      <w:r w:rsidRPr="00C91F45">
        <w:rPr>
          <w:rFonts w:cs="Times New Roman"/>
          <w:color w:val="000000"/>
          <w:szCs w:val="24"/>
        </w:rPr>
        <w:t xml:space="preserve">, </w:t>
      </w:r>
      <w:proofErr w:type="spellStart"/>
      <w:r w:rsidRPr="00C91F45">
        <w:rPr>
          <w:rFonts w:cs="Times New Roman"/>
          <w:color w:val="000000"/>
          <w:szCs w:val="24"/>
        </w:rPr>
        <w:t>frameworks</w:t>
      </w:r>
      <w:proofErr w:type="spellEnd"/>
      <w:r w:rsidRPr="00C91F45">
        <w:rPr>
          <w:rFonts w:cs="Times New Roman"/>
          <w:color w:val="000000"/>
          <w:szCs w:val="24"/>
        </w:rPr>
        <w:t xml:space="preserve"> and </w:t>
      </w:r>
      <w:proofErr w:type="spellStart"/>
      <w:r w:rsidRPr="00C91F45">
        <w:rPr>
          <w:rFonts w:cs="Times New Roman"/>
          <w:color w:val="000000"/>
          <w:szCs w:val="24"/>
        </w:rPr>
        <w:t>models</w:t>
      </w:r>
      <w:proofErr w:type="spellEnd"/>
      <w:r w:rsidRPr="00C91F45">
        <w:rPr>
          <w:rFonts w:cs="Times New Roman"/>
          <w:color w:val="000000"/>
          <w:szCs w:val="24"/>
        </w:rPr>
        <w:t xml:space="preserve">. </w:t>
      </w:r>
      <w:proofErr w:type="spellStart"/>
      <w:r w:rsidRPr="00C91F45">
        <w:rPr>
          <w:rFonts w:cs="Times New Roman"/>
          <w:i/>
          <w:iCs/>
          <w:color w:val="000000"/>
          <w:szCs w:val="24"/>
        </w:rPr>
        <w:t>JISC</w:t>
      </w:r>
      <w:proofErr w:type="spellEnd"/>
      <w:r w:rsidRPr="00C91F45">
        <w:rPr>
          <w:rFonts w:cs="Times New Roman"/>
          <w:i/>
          <w:iCs/>
          <w:color w:val="000000"/>
          <w:szCs w:val="24"/>
        </w:rPr>
        <w:t xml:space="preserve"> E-Learning </w:t>
      </w:r>
      <w:proofErr w:type="spellStart"/>
      <w:r w:rsidRPr="00C91F45">
        <w:rPr>
          <w:rFonts w:cs="Times New Roman"/>
          <w:i/>
          <w:iCs/>
          <w:color w:val="000000"/>
          <w:szCs w:val="24"/>
        </w:rPr>
        <w:t>Models</w:t>
      </w:r>
      <w:proofErr w:type="spellEnd"/>
      <w:r w:rsidRPr="00C91F45">
        <w:rPr>
          <w:rFonts w:cs="Times New Roman"/>
          <w:i/>
          <w:iCs/>
          <w:color w:val="000000"/>
          <w:szCs w:val="24"/>
        </w:rPr>
        <w:t xml:space="preserve"> Desk </w:t>
      </w:r>
      <w:proofErr w:type="spellStart"/>
      <w:r w:rsidRPr="00C91F45">
        <w:rPr>
          <w:rFonts w:cs="Times New Roman"/>
          <w:i/>
          <w:iCs/>
          <w:color w:val="000000"/>
          <w:szCs w:val="24"/>
        </w:rPr>
        <w:t>Study</w:t>
      </w:r>
      <w:proofErr w:type="spellEnd"/>
      <w:r w:rsidRPr="00C91F45">
        <w:rPr>
          <w:rFonts w:cs="Times New Roman"/>
          <w:color w:val="000000"/>
          <w:szCs w:val="24"/>
        </w:rPr>
        <w:t>, (1).</w:t>
      </w:r>
    </w:p>
    <w:p w14:paraId="7DA89A93" w14:textId="77777777" w:rsidR="00C91F45" w:rsidRPr="00C91F45" w:rsidRDefault="00C91F45">
      <w:pPr>
        <w:widowControl w:val="0"/>
        <w:autoSpaceDE w:val="0"/>
        <w:autoSpaceDN w:val="0"/>
        <w:adjustRightInd w:val="0"/>
        <w:rPr>
          <w:rFonts w:cs="Times New Roman"/>
          <w:color w:val="000000"/>
          <w:szCs w:val="24"/>
        </w:rPr>
      </w:pPr>
      <w:proofErr w:type="spellStart"/>
      <w:r w:rsidRPr="00C91F45">
        <w:rPr>
          <w:rFonts w:cs="Times New Roman"/>
          <w:color w:val="000000"/>
          <w:szCs w:val="24"/>
        </w:rPr>
        <w:t>Moraros</w:t>
      </w:r>
      <w:proofErr w:type="spellEnd"/>
      <w:r w:rsidRPr="00C91F45">
        <w:rPr>
          <w:rFonts w:cs="Times New Roman"/>
          <w:color w:val="000000"/>
          <w:szCs w:val="24"/>
        </w:rPr>
        <w:t xml:space="preserve">, J., Islam, A., </w:t>
      </w:r>
      <w:proofErr w:type="spellStart"/>
      <w:r w:rsidRPr="00C91F45">
        <w:rPr>
          <w:rFonts w:cs="Times New Roman"/>
          <w:color w:val="000000"/>
          <w:szCs w:val="24"/>
        </w:rPr>
        <w:t>Yu</w:t>
      </w:r>
      <w:proofErr w:type="spellEnd"/>
      <w:r w:rsidRPr="00C91F45">
        <w:rPr>
          <w:rFonts w:cs="Times New Roman"/>
          <w:color w:val="000000"/>
          <w:szCs w:val="24"/>
        </w:rPr>
        <w:t xml:space="preserve">, S., </w:t>
      </w:r>
      <w:proofErr w:type="spellStart"/>
      <w:r w:rsidRPr="00C91F45">
        <w:rPr>
          <w:rFonts w:cs="Times New Roman"/>
          <w:color w:val="000000"/>
          <w:szCs w:val="24"/>
        </w:rPr>
        <w:t>Banow</w:t>
      </w:r>
      <w:proofErr w:type="spellEnd"/>
      <w:r w:rsidRPr="00C91F45">
        <w:rPr>
          <w:rFonts w:cs="Times New Roman"/>
          <w:color w:val="000000"/>
          <w:szCs w:val="24"/>
        </w:rPr>
        <w:t xml:space="preserve">, R., &amp; </w:t>
      </w:r>
      <w:proofErr w:type="spellStart"/>
      <w:r w:rsidRPr="00C91F45">
        <w:rPr>
          <w:rFonts w:cs="Times New Roman"/>
          <w:color w:val="000000"/>
          <w:szCs w:val="24"/>
        </w:rPr>
        <w:t>Schindelka</w:t>
      </w:r>
      <w:proofErr w:type="spellEnd"/>
      <w:r w:rsidRPr="00C91F45">
        <w:rPr>
          <w:rFonts w:cs="Times New Roman"/>
          <w:color w:val="000000"/>
          <w:szCs w:val="24"/>
        </w:rPr>
        <w:t xml:space="preserve">, B. (2015). </w:t>
      </w:r>
      <w:proofErr w:type="spellStart"/>
      <w:r w:rsidRPr="00C91F45">
        <w:rPr>
          <w:rFonts w:cs="Times New Roman"/>
          <w:color w:val="000000"/>
          <w:szCs w:val="24"/>
        </w:rPr>
        <w:t>Flipping</w:t>
      </w:r>
      <w:proofErr w:type="spellEnd"/>
      <w:r w:rsidRPr="00C91F45">
        <w:rPr>
          <w:rFonts w:cs="Times New Roman"/>
          <w:color w:val="000000"/>
          <w:szCs w:val="24"/>
        </w:rPr>
        <w:t xml:space="preserve"> for </w:t>
      </w:r>
      <w:proofErr w:type="spellStart"/>
      <w:r w:rsidRPr="00C91F45">
        <w:rPr>
          <w:rFonts w:cs="Times New Roman"/>
          <w:color w:val="000000"/>
          <w:szCs w:val="24"/>
        </w:rPr>
        <w:t>success</w:t>
      </w:r>
      <w:proofErr w:type="spellEnd"/>
      <w:r w:rsidRPr="00C91F45">
        <w:rPr>
          <w:rFonts w:cs="Times New Roman"/>
          <w:color w:val="000000"/>
          <w:szCs w:val="24"/>
        </w:rPr>
        <w:t xml:space="preserve">: </w:t>
      </w:r>
      <w:proofErr w:type="spellStart"/>
      <w:r w:rsidRPr="00C91F45">
        <w:rPr>
          <w:rFonts w:cs="Times New Roman"/>
          <w:color w:val="000000"/>
          <w:szCs w:val="24"/>
        </w:rPr>
        <w:t>evaluating</w:t>
      </w:r>
      <w:proofErr w:type="spellEnd"/>
      <w:r w:rsidRPr="00C91F45">
        <w:rPr>
          <w:rFonts w:cs="Times New Roman"/>
          <w:color w:val="000000"/>
          <w:szCs w:val="24"/>
        </w:rPr>
        <w:t xml:space="preserve"> the </w:t>
      </w:r>
      <w:proofErr w:type="spellStart"/>
      <w:r w:rsidRPr="00C91F45">
        <w:rPr>
          <w:rFonts w:cs="Times New Roman"/>
          <w:color w:val="000000"/>
          <w:szCs w:val="24"/>
        </w:rPr>
        <w:t>effectiveness</w:t>
      </w:r>
      <w:proofErr w:type="spellEnd"/>
      <w:r w:rsidRPr="00C91F45">
        <w:rPr>
          <w:rFonts w:cs="Times New Roman"/>
          <w:color w:val="000000"/>
          <w:szCs w:val="24"/>
        </w:rPr>
        <w:t xml:space="preserve"> </w:t>
      </w:r>
      <w:proofErr w:type="spellStart"/>
      <w:r w:rsidRPr="00C91F45">
        <w:rPr>
          <w:rFonts w:cs="Times New Roman"/>
          <w:color w:val="000000"/>
          <w:szCs w:val="24"/>
        </w:rPr>
        <w:t>of</w:t>
      </w:r>
      <w:proofErr w:type="spellEnd"/>
      <w:r w:rsidRPr="00C91F45">
        <w:rPr>
          <w:rFonts w:cs="Times New Roman"/>
          <w:color w:val="000000"/>
          <w:szCs w:val="24"/>
        </w:rPr>
        <w:t xml:space="preserve"> a </w:t>
      </w:r>
      <w:proofErr w:type="spellStart"/>
      <w:r w:rsidRPr="00C91F45">
        <w:rPr>
          <w:rFonts w:cs="Times New Roman"/>
          <w:color w:val="000000"/>
          <w:szCs w:val="24"/>
        </w:rPr>
        <w:t>novel</w:t>
      </w:r>
      <w:proofErr w:type="spellEnd"/>
      <w:r w:rsidRPr="00C91F45">
        <w:rPr>
          <w:rFonts w:cs="Times New Roman"/>
          <w:color w:val="000000"/>
          <w:szCs w:val="24"/>
        </w:rPr>
        <w:t xml:space="preserve"> </w:t>
      </w:r>
      <w:proofErr w:type="spellStart"/>
      <w:r w:rsidRPr="00C91F45">
        <w:rPr>
          <w:rFonts w:cs="Times New Roman"/>
          <w:color w:val="000000"/>
          <w:szCs w:val="24"/>
        </w:rPr>
        <w:t>teaching</w:t>
      </w:r>
      <w:proofErr w:type="spellEnd"/>
      <w:r w:rsidRPr="00C91F45">
        <w:rPr>
          <w:rFonts w:cs="Times New Roman"/>
          <w:color w:val="000000"/>
          <w:szCs w:val="24"/>
        </w:rPr>
        <w:t xml:space="preserve"> approach in a </w:t>
      </w:r>
      <w:proofErr w:type="spellStart"/>
      <w:r w:rsidRPr="00C91F45">
        <w:rPr>
          <w:rFonts w:cs="Times New Roman"/>
          <w:color w:val="000000"/>
          <w:szCs w:val="24"/>
        </w:rPr>
        <w:t>graduate</w:t>
      </w:r>
      <w:proofErr w:type="spellEnd"/>
      <w:r w:rsidRPr="00C91F45">
        <w:rPr>
          <w:rFonts w:cs="Times New Roman"/>
          <w:color w:val="000000"/>
          <w:szCs w:val="24"/>
        </w:rPr>
        <w:t xml:space="preserve"> </w:t>
      </w:r>
      <w:proofErr w:type="spellStart"/>
      <w:r w:rsidRPr="00C91F45">
        <w:rPr>
          <w:rFonts w:cs="Times New Roman"/>
          <w:color w:val="000000"/>
          <w:szCs w:val="24"/>
        </w:rPr>
        <w:t>level</w:t>
      </w:r>
      <w:proofErr w:type="spellEnd"/>
      <w:r w:rsidRPr="00C91F45">
        <w:rPr>
          <w:rFonts w:cs="Times New Roman"/>
          <w:color w:val="000000"/>
          <w:szCs w:val="24"/>
        </w:rPr>
        <w:t xml:space="preserve"> </w:t>
      </w:r>
      <w:proofErr w:type="spellStart"/>
      <w:r w:rsidRPr="00C91F45">
        <w:rPr>
          <w:rFonts w:cs="Times New Roman"/>
          <w:color w:val="000000"/>
          <w:szCs w:val="24"/>
        </w:rPr>
        <w:t>setting</w:t>
      </w:r>
      <w:proofErr w:type="spellEnd"/>
      <w:r w:rsidRPr="00C91F45">
        <w:rPr>
          <w:rFonts w:cs="Times New Roman"/>
          <w:color w:val="000000"/>
          <w:szCs w:val="24"/>
        </w:rPr>
        <w:t xml:space="preserve">. </w:t>
      </w:r>
      <w:r w:rsidRPr="00C91F45">
        <w:rPr>
          <w:rFonts w:cs="Times New Roman"/>
          <w:i/>
          <w:iCs/>
          <w:color w:val="000000"/>
          <w:szCs w:val="24"/>
        </w:rPr>
        <w:t xml:space="preserve">BMC Medical </w:t>
      </w:r>
      <w:proofErr w:type="spellStart"/>
      <w:r w:rsidRPr="00C91F45">
        <w:rPr>
          <w:rFonts w:cs="Times New Roman"/>
          <w:i/>
          <w:iCs/>
          <w:color w:val="000000"/>
          <w:szCs w:val="24"/>
        </w:rPr>
        <w:t>Education</w:t>
      </w:r>
      <w:proofErr w:type="spellEnd"/>
      <w:r w:rsidRPr="00C91F45">
        <w:rPr>
          <w:rFonts w:cs="Times New Roman"/>
          <w:color w:val="000000"/>
          <w:szCs w:val="24"/>
        </w:rPr>
        <w:t>,</w:t>
      </w:r>
      <w:proofErr w:type="gramStart"/>
      <w:r w:rsidRPr="00C91F45">
        <w:rPr>
          <w:rFonts w:cs="Times New Roman"/>
          <w:color w:val="000000"/>
          <w:szCs w:val="24"/>
        </w:rPr>
        <w:t xml:space="preserve"> </w:t>
      </w:r>
      <w:r w:rsidRPr="00C91F45">
        <w:rPr>
          <w:rFonts w:cs="Times New Roman"/>
          <w:i/>
          <w:iCs/>
          <w:color w:val="000000"/>
          <w:szCs w:val="24"/>
        </w:rPr>
        <w:t>15</w:t>
      </w:r>
      <w:r w:rsidRPr="00C91F45">
        <w:rPr>
          <w:rFonts w:cs="Times New Roman"/>
          <w:color w:val="000000"/>
          <w:szCs w:val="24"/>
        </w:rPr>
        <w:t>.</w:t>
      </w:r>
      <w:proofErr w:type="gramEnd"/>
      <w:r w:rsidRPr="00C91F45">
        <w:rPr>
          <w:rFonts w:cs="Times New Roman"/>
          <w:color w:val="000000"/>
          <w:szCs w:val="24"/>
        </w:rPr>
        <w:t xml:space="preserve"> https://doi.org/10.1186/s12909-015-0317-2</w:t>
      </w:r>
    </w:p>
    <w:p w14:paraId="483EF4CF" w14:textId="77777777" w:rsidR="00C91F45" w:rsidRPr="00C91F45" w:rsidRDefault="00C91F45">
      <w:pPr>
        <w:widowControl w:val="0"/>
        <w:autoSpaceDE w:val="0"/>
        <w:autoSpaceDN w:val="0"/>
        <w:adjustRightInd w:val="0"/>
        <w:rPr>
          <w:rFonts w:cs="Times New Roman"/>
          <w:color w:val="000000"/>
          <w:szCs w:val="24"/>
        </w:rPr>
      </w:pPr>
      <w:proofErr w:type="spellStart"/>
      <w:r w:rsidRPr="00C91F45">
        <w:rPr>
          <w:rFonts w:cs="Times New Roman"/>
          <w:color w:val="000000"/>
          <w:szCs w:val="24"/>
        </w:rPr>
        <w:t>Pange</w:t>
      </w:r>
      <w:proofErr w:type="spellEnd"/>
      <w:r w:rsidRPr="00C91F45">
        <w:rPr>
          <w:rFonts w:cs="Times New Roman"/>
          <w:color w:val="000000"/>
          <w:szCs w:val="24"/>
        </w:rPr>
        <w:t xml:space="preserve">, A., &amp; </w:t>
      </w:r>
      <w:proofErr w:type="spellStart"/>
      <w:r w:rsidRPr="00C91F45">
        <w:rPr>
          <w:rFonts w:cs="Times New Roman"/>
          <w:color w:val="000000"/>
          <w:szCs w:val="24"/>
        </w:rPr>
        <w:t>Pange</w:t>
      </w:r>
      <w:proofErr w:type="spellEnd"/>
      <w:r w:rsidRPr="00C91F45">
        <w:rPr>
          <w:rFonts w:cs="Times New Roman"/>
          <w:color w:val="000000"/>
          <w:szCs w:val="24"/>
        </w:rPr>
        <w:t xml:space="preserve">, J. (2011). Is E-learning </w:t>
      </w:r>
      <w:proofErr w:type="spellStart"/>
      <w:r w:rsidRPr="00C91F45">
        <w:rPr>
          <w:rFonts w:cs="Times New Roman"/>
          <w:color w:val="000000"/>
          <w:szCs w:val="24"/>
        </w:rPr>
        <w:t>Based</w:t>
      </w:r>
      <w:proofErr w:type="spellEnd"/>
      <w:r w:rsidRPr="00C91F45">
        <w:rPr>
          <w:rFonts w:cs="Times New Roman"/>
          <w:color w:val="000000"/>
          <w:szCs w:val="24"/>
        </w:rPr>
        <w:t xml:space="preserve"> On Learning </w:t>
      </w:r>
      <w:proofErr w:type="spellStart"/>
      <w:r w:rsidRPr="00C91F45">
        <w:rPr>
          <w:rFonts w:cs="Times New Roman"/>
          <w:color w:val="000000"/>
          <w:szCs w:val="24"/>
        </w:rPr>
        <w:t>Theories</w:t>
      </w:r>
      <w:proofErr w:type="spellEnd"/>
      <w:r w:rsidRPr="00C91F45">
        <w:rPr>
          <w:rFonts w:cs="Times New Roman"/>
          <w:color w:val="000000"/>
          <w:szCs w:val="24"/>
        </w:rPr>
        <w:t xml:space="preserve">? A </w:t>
      </w:r>
      <w:proofErr w:type="spellStart"/>
      <w:r w:rsidRPr="00C91F45">
        <w:rPr>
          <w:rFonts w:cs="Times New Roman"/>
          <w:color w:val="000000"/>
          <w:szCs w:val="24"/>
        </w:rPr>
        <w:t>Literature</w:t>
      </w:r>
      <w:proofErr w:type="spellEnd"/>
      <w:r w:rsidRPr="00C91F45">
        <w:rPr>
          <w:rFonts w:cs="Times New Roman"/>
          <w:color w:val="000000"/>
          <w:szCs w:val="24"/>
        </w:rPr>
        <w:t xml:space="preserve"> Review. </w:t>
      </w:r>
      <w:r w:rsidRPr="00C91F45">
        <w:rPr>
          <w:rFonts w:cs="Times New Roman"/>
          <w:i/>
          <w:iCs/>
          <w:color w:val="000000"/>
          <w:szCs w:val="24"/>
        </w:rPr>
        <w:t xml:space="preserve">World Academy </w:t>
      </w:r>
      <w:proofErr w:type="spellStart"/>
      <w:r w:rsidRPr="00C91F45">
        <w:rPr>
          <w:rFonts w:cs="Times New Roman"/>
          <w:i/>
          <w:iCs/>
          <w:color w:val="000000"/>
          <w:szCs w:val="24"/>
        </w:rPr>
        <w:t>of</w:t>
      </w:r>
      <w:proofErr w:type="spellEnd"/>
      <w:r w:rsidRPr="00C91F45">
        <w:rPr>
          <w:rFonts w:cs="Times New Roman"/>
          <w:i/>
          <w:iCs/>
          <w:color w:val="000000"/>
          <w:szCs w:val="24"/>
        </w:rPr>
        <w:t xml:space="preserve"> Science, </w:t>
      </w:r>
      <w:proofErr w:type="spellStart"/>
      <w:r w:rsidRPr="00C91F45">
        <w:rPr>
          <w:rFonts w:cs="Times New Roman"/>
          <w:i/>
          <w:iCs/>
          <w:color w:val="000000"/>
          <w:szCs w:val="24"/>
        </w:rPr>
        <w:t>Engineering</w:t>
      </w:r>
      <w:proofErr w:type="spellEnd"/>
      <w:r w:rsidRPr="00C91F45">
        <w:rPr>
          <w:rFonts w:cs="Times New Roman"/>
          <w:i/>
          <w:iCs/>
          <w:color w:val="000000"/>
          <w:szCs w:val="24"/>
        </w:rPr>
        <w:t xml:space="preserve"> &amp; </w:t>
      </w:r>
      <w:proofErr w:type="spellStart"/>
      <w:r w:rsidRPr="00C91F45">
        <w:rPr>
          <w:rFonts w:cs="Times New Roman"/>
          <w:i/>
          <w:iCs/>
          <w:color w:val="000000"/>
          <w:szCs w:val="24"/>
        </w:rPr>
        <w:t>Technology</w:t>
      </w:r>
      <w:proofErr w:type="spellEnd"/>
      <w:r w:rsidRPr="00C91F45">
        <w:rPr>
          <w:rFonts w:cs="Times New Roman"/>
          <w:color w:val="000000"/>
          <w:szCs w:val="24"/>
        </w:rPr>
        <w:t xml:space="preserve">, </w:t>
      </w:r>
      <w:r w:rsidRPr="00C91F45">
        <w:rPr>
          <w:rFonts w:cs="Times New Roman"/>
          <w:i/>
          <w:iCs/>
          <w:color w:val="000000"/>
          <w:szCs w:val="24"/>
        </w:rPr>
        <w:t>5</w:t>
      </w:r>
      <w:r w:rsidRPr="00C91F45">
        <w:rPr>
          <w:rFonts w:cs="Times New Roman"/>
          <w:color w:val="000000"/>
          <w:szCs w:val="24"/>
        </w:rPr>
        <w:t>(8).</w:t>
      </w:r>
    </w:p>
    <w:p w14:paraId="32428955" w14:textId="77777777" w:rsidR="00C91F45" w:rsidRPr="00C91F45" w:rsidRDefault="00C91F45">
      <w:pPr>
        <w:widowControl w:val="0"/>
        <w:autoSpaceDE w:val="0"/>
        <w:autoSpaceDN w:val="0"/>
        <w:adjustRightInd w:val="0"/>
        <w:rPr>
          <w:rFonts w:cs="Times New Roman"/>
          <w:color w:val="000000"/>
          <w:szCs w:val="24"/>
        </w:rPr>
      </w:pPr>
      <w:proofErr w:type="spellStart"/>
      <w:r w:rsidRPr="00C91F45">
        <w:rPr>
          <w:rFonts w:cs="Times New Roman"/>
          <w:color w:val="000000"/>
          <w:szCs w:val="24"/>
        </w:rPr>
        <w:t>Yeh</w:t>
      </w:r>
      <w:proofErr w:type="spellEnd"/>
      <w:r w:rsidRPr="00C91F45">
        <w:rPr>
          <w:rFonts w:cs="Times New Roman"/>
          <w:color w:val="000000"/>
          <w:szCs w:val="24"/>
        </w:rPr>
        <w:t xml:space="preserve">, Y.-C. (2009). </w:t>
      </w:r>
      <w:proofErr w:type="spellStart"/>
      <w:r w:rsidRPr="00C91F45">
        <w:rPr>
          <w:rFonts w:cs="Times New Roman"/>
          <w:color w:val="000000"/>
          <w:szCs w:val="24"/>
        </w:rPr>
        <w:t>Integrating</w:t>
      </w:r>
      <w:proofErr w:type="spellEnd"/>
      <w:r w:rsidRPr="00C91F45">
        <w:rPr>
          <w:rFonts w:cs="Times New Roman"/>
          <w:color w:val="000000"/>
          <w:szCs w:val="24"/>
        </w:rPr>
        <w:t xml:space="preserve"> e-learning </w:t>
      </w:r>
      <w:proofErr w:type="spellStart"/>
      <w:r w:rsidRPr="00C91F45">
        <w:rPr>
          <w:rFonts w:cs="Times New Roman"/>
          <w:color w:val="000000"/>
          <w:szCs w:val="24"/>
        </w:rPr>
        <w:t>into</w:t>
      </w:r>
      <w:proofErr w:type="spellEnd"/>
      <w:r w:rsidRPr="00C91F45">
        <w:rPr>
          <w:rFonts w:cs="Times New Roman"/>
          <w:color w:val="000000"/>
          <w:szCs w:val="24"/>
        </w:rPr>
        <w:t xml:space="preserve"> the </w:t>
      </w:r>
      <w:proofErr w:type="spellStart"/>
      <w:r w:rsidRPr="00C91F45">
        <w:rPr>
          <w:rFonts w:cs="Times New Roman"/>
          <w:color w:val="000000"/>
          <w:szCs w:val="24"/>
        </w:rPr>
        <w:t>Direct-instruction</w:t>
      </w:r>
      <w:proofErr w:type="spellEnd"/>
      <w:r w:rsidRPr="00C91F45">
        <w:rPr>
          <w:rFonts w:cs="Times New Roman"/>
          <w:color w:val="000000"/>
          <w:szCs w:val="24"/>
        </w:rPr>
        <w:t xml:space="preserve"> </w:t>
      </w:r>
      <w:proofErr w:type="spellStart"/>
      <w:r w:rsidRPr="00C91F45">
        <w:rPr>
          <w:rFonts w:cs="Times New Roman"/>
          <w:color w:val="000000"/>
          <w:szCs w:val="24"/>
        </w:rPr>
        <w:t>Model</w:t>
      </w:r>
      <w:proofErr w:type="spellEnd"/>
      <w:r w:rsidRPr="00C91F45">
        <w:rPr>
          <w:rFonts w:cs="Times New Roman"/>
          <w:color w:val="000000"/>
          <w:szCs w:val="24"/>
        </w:rPr>
        <w:t xml:space="preserve"> </w:t>
      </w:r>
      <w:proofErr w:type="spellStart"/>
      <w:r w:rsidRPr="00C91F45">
        <w:rPr>
          <w:rFonts w:cs="Times New Roman"/>
          <w:color w:val="000000"/>
          <w:szCs w:val="24"/>
        </w:rPr>
        <w:t>to</w:t>
      </w:r>
      <w:proofErr w:type="spellEnd"/>
      <w:r w:rsidRPr="00C91F45">
        <w:rPr>
          <w:rFonts w:cs="Times New Roman"/>
          <w:color w:val="000000"/>
          <w:szCs w:val="24"/>
        </w:rPr>
        <w:t xml:space="preserve"> </w:t>
      </w:r>
      <w:proofErr w:type="spellStart"/>
      <w:r w:rsidRPr="00C91F45">
        <w:rPr>
          <w:rFonts w:cs="Times New Roman"/>
          <w:color w:val="000000"/>
          <w:szCs w:val="24"/>
        </w:rPr>
        <w:t>enhance</w:t>
      </w:r>
      <w:proofErr w:type="spellEnd"/>
      <w:r w:rsidRPr="00C91F45">
        <w:rPr>
          <w:rFonts w:cs="Times New Roman"/>
          <w:color w:val="000000"/>
          <w:szCs w:val="24"/>
        </w:rPr>
        <w:t xml:space="preserve"> the </w:t>
      </w:r>
      <w:proofErr w:type="spellStart"/>
      <w:r w:rsidRPr="00C91F45">
        <w:rPr>
          <w:rFonts w:cs="Times New Roman"/>
          <w:color w:val="000000"/>
          <w:szCs w:val="24"/>
        </w:rPr>
        <w:t>effectiveness</w:t>
      </w:r>
      <w:proofErr w:type="spellEnd"/>
      <w:r w:rsidRPr="00C91F45">
        <w:rPr>
          <w:rFonts w:cs="Times New Roman"/>
          <w:color w:val="000000"/>
          <w:szCs w:val="24"/>
        </w:rPr>
        <w:t xml:space="preserve"> </w:t>
      </w:r>
      <w:proofErr w:type="spellStart"/>
      <w:r w:rsidRPr="00C91F45">
        <w:rPr>
          <w:rFonts w:cs="Times New Roman"/>
          <w:color w:val="000000"/>
          <w:szCs w:val="24"/>
        </w:rPr>
        <w:t>of</w:t>
      </w:r>
      <w:proofErr w:type="spellEnd"/>
      <w:r w:rsidRPr="00C91F45">
        <w:rPr>
          <w:rFonts w:cs="Times New Roman"/>
          <w:color w:val="000000"/>
          <w:szCs w:val="24"/>
        </w:rPr>
        <w:t xml:space="preserve"> </w:t>
      </w:r>
      <w:proofErr w:type="spellStart"/>
      <w:r w:rsidRPr="00C91F45">
        <w:rPr>
          <w:rFonts w:cs="Times New Roman"/>
          <w:color w:val="000000"/>
          <w:szCs w:val="24"/>
        </w:rPr>
        <w:t>critical-thinking</w:t>
      </w:r>
      <w:proofErr w:type="spellEnd"/>
      <w:r w:rsidRPr="00C91F45">
        <w:rPr>
          <w:rFonts w:cs="Times New Roman"/>
          <w:color w:val="000000"/>
          <w:szCs w:val="24"/>
        </w:rPr>
        <w:t xml:space="preserve"> </w:t>
      </w:r>
      <w:proofErr w:type="spellStart"/>
      <w:r w:rsidRPr="00C91F45">
        <w:rPr>
          <w:rFonts w:cs="Times New Roman"/>
          <w:color w:val="000000"/>
          <w:szCs w:val="24"/>
        </w:rPr>
        <w:t>instruction</w:t>
      </w:r>
      <w:proofErr w:type="spellEnd"/>
      <w:r w:rsidRPr="00C91F45">
        <w:rPr>
          <w:rFonts w:cs="Times New Roman"/>
          <w:color w:val="000000"/>
          <w:szCs w:val="24"/>
        </w:rPr>
        <w:t xml:space="preserve">. </w:t>
      </w:r>
      <w:proofErr w:type="spellStart"/>
      <w:r w:rsidRPr="00C91F45">
        <w:rPr>
          <w:rFonts w:cs="Times New Roman"/>
          <w:i/>
          <w:iCs/>
          <w:color w:val="000000"/>
          <w:szCs w:val="24"/>
        </w:rPr>
        <w:t>Instructional</w:t>
      </w:r>
      <w:proofErr w:type="spellEnd"/>
      <w:r w:rsidRPr="00C91F45">
        <w:rPr>
          <w:rFonts w:cs="Times New Roman"/>
          <w:i/>
          <w:iCs/>
          <w:color w:val="000000"/>
          <w:szCs w:val="24"/>
        </w:rPr>
        <w:t xml:space="preserve"> Science</w:t>
      </w:r>
      <w:r w:rsidRPr="00C91F45">
        <w:rPr>
          <w:rFonts w:cs="Times New Roman"/>
          <w:color w:val="000000"/>
          <w:szCs w:val="24"/>
        </w:rPr>
        <w:t xml:space="preserve">, </w:t>
      </w:r>
      <w:r w:rsidRPr="00C91F45">
        <w:rPr>
          <w:rFonts w:cs="Times New Roman"/>
          <w:i/>
          <w:iCs/>
          <w:color w:val="000000"/>
          <w:szCs w:val="24"/>
        </w:rPr>
        <w:t>37</w:t>
      </w:r>
      <w:r w:rsidRPr="00C91F45">
        <w:rPr>
          <w:rFonts w:cs="Times New Roman"/>
          <w:color w:val="000000"/>
          <w:szCs w:val="24"/>
        </w:rPr>
        <w:t xml:space="preserve">(2), 185–203. </w:t>
      </w:r>
      <w:proofErr w:type="spellStart"/>
      <w:r w:rsidRPr="00C91F45">
        <w:rPr>
          <w:rFonts w:cs="Times New Roman"/>
          <w:color w:val="000000"/>
          <w:szCs w:val="24"/>
        </w:rPr>
        <w:t>Retrieved</w:t>
      </w:r>
      <w:proofErr w:type="spellEnd"/>
      <w:r w:rsidRPr="00C91F45">
        <w:rPr>
          <w:rFonts w:cs="Times New Roman"/>
          <w:color w:val="000000"/>
          <w:szCs w:val="24"/>
        </w:rPr>
        <w:t xml:space="preserve"> from goo.gl/Lo4tFB</w:t>
      </w:r>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4" w:name="_Toc391456187"/>
      <w:bookmarkStart w:id="25" w:name="_Toc401327944"/>
      <w:bookmarkEnd w:id="24"/>
      <w:r w:rsidRPr="009F3187">
        <w:t>Bilagor</w:t>
      </w:r>
      <w:bookmarkEnd w:id="25"/>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6" w:name="_Toc391456188"/>
      <w:bookmarkEnd w:id="26"/>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7" w:name="_Toc391456189"/>
      <w:bookmarkEnd w:id="27"/>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5"/>
          <w:footerReference w:type="first" r:id="rId16"/>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8C1E9D" w:rsidRDefault="008C1E9D">
      <w:r>
        <w:separator/>
      </w:r>
    </w:p>
  </w:endnote>
  <w:endnote w:type="continuationSeparator" w:id="0">
    <w:p w14:paraId="4F768654" w14:textId="77777777" w:rsidR="008C1E9D" w:rsidRDefault="008C1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8C1E9D" w:rsidRDefault="008C1E9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8C1E9D" w:rsidRDefault="00C91F45">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8C1E9D" w:rsidRDefault="008C1E9D">
        <w:pPr>
          <w:pStyle w:val="Footer1"/>
          <w:jc w:val="center"/>
        </w:pPr>
        <w:r>
          <w:fldChar w:fldCharType="begin"/>
        </w:r>
        <w:r>
          <w:instrText>PAGE</w:instrText>
        </w:r>
        <w:r>
          <w:fldChar w:fldCharType="separate"/>
        </w:r>
        <w:r w:rsidR="00C91F45">
          <w:rPr>
            <w:noProof/>
          </w:rPr>
          <w:t>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8C1E9D" w:rsidRDefault="008C1E9D">
        <w:pPr>
          <w:pStyle w:val="Footer1"/>
          <w:jc w:val="center"/>
        </w:pPr>
        <w:r>
          <w:fldChar w:fldCharType="begin"/>
        </w:r>
        <w:r>
          <w:instrText>PAGE</w:instrText>
        </w:r>
        <w:r>
          <w:fldChar w:fldCharType="separate"/>
        </w:r>
        <w:r w:rsidR="00C91F4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8C1E9D" w:rsidRDefault="008C1E9D">
      <w:r>
        <w:separator/>
      </w:r>
    </w:p>
  </w:footnote>
  <w:footnote w:type="continuationSeparator" w:id="0">
    <w:p w14:paraId="71DB8F98" w14:textId="77777777" w:rsidR="008C1E9D" w:rsidRDefault="008C1E9D">
      <w:r>
        <w:continuationSeparator/>
      </w:r>
    </w:p>
  </w:footnote>
  <w:footnote w:id="1">
    <w:p w14:paraId="5824ECF3" w14:textId="4B98B15A"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8C1E9D" w:rsidRPr="005D1A1C" w:rsidRDefault="008C1E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8C1E9D" w:rsidRDefault="008C1E9D"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0C1A"/>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5B"/>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0552"/>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61D"/>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1E9D"/>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8789C"/>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B0AB201C-DB6F-494E-BF18-2A2772D06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25</Pages>
  <Words>13667</Words>
  <Characters>72440</Characters>
  <Application>Microsoft Macintosh Word</Application>
  <DocSecurity>0</DocSecurity>
  <Lines>603</Lines>
  <Paragraphs>171</Paragraphs>
  <ScaleCrop>false</ScaleCrop>
  <Company>Stockholms universitetsbibliotek</Company>
  <LinksUpToDate>false</LinksUpToDate>
  <CharactersWithSpaces>85936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16</cp:revision>
  <cp:lastPrinted>2018-11-06T10:11:00Z</cp:lastPrinted>
  <dcterms:created xsi:type="dcterms:W3CDTF">2018-11-21T16:49:00Z</dcterms:created>
  <dcterms:modified xsi:type="dcterms:W3CDTF">2018-11-22T11:56:00Z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