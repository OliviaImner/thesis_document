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0CB308" w14:textId="225472BA" w:rsidR="00D45847" w:rsidRDefault="00850895" w:rsidP="006770F8">
      <w:pPr>
        <w:pStyle w:val="Titleofthesis"/>
        <w:jc w:val="both"/>
        <w:rPr>
          <w:sz w:val="46"/>
          <w:szCs w:val="46"/>
        </w:rPr>
      </w:pPr>
      <w:r w:rsidRPr="009D7788">
        <w:rPr>
          <w:sz w:val="46"/>
          <w:szCs w:val="46"/>
        </w:rPr>
        <w:t xml:space="preserve">Utvärdering av pedagogiska modeller som en plattform för förädling av kurser inom e-lärande företaget </w:t>
      </w:r>
      <w:proofErr w:type="spellStart"/>
      <w:r w:rsidRPr="009D7788">
        <w:rPr>
          <w:sz w:val="46"/>
          <w:szCs w:val="46"/>
        </w:rPr>
        <w:t>Grade</w:t>
      </w:r>
      <w:proofErr w:type="spellEnd"/>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 xml:space="preserve">Olivia </w:t>
      </w:r>
      <w:proofErr w:type="spellStart"/>
      <w:r>
        <w:rPr>
          <w:lang w:val="en-US"/>
        </w:rPr>
        <w:t>Imner</w:t>
      </w:r>
      <w:proofErr w:type="spellEnd"/>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val="en-GB" w:eastAsia="en-GB"/>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GB" w:eastAsia="en-GB"/>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01228" w:rsidRDefault="00E01228">
                            <w:pPr>
                              <w:pStyle w:val="Frontpagetext"/>
                              <w:rPr>
                                <w:sz w:val="28"/>
                                <w:szCs w:val="28"/>
                              </w:rPr>
                            </w:pPr>
                            <w:r>
                              <w:rPr>
                                <w:sz w:val="28"/>
                                <w:szCs w:val="28"/>
                              </w:rPr>
                              <w:t xml:space="preserve">Institutionen för data- </w:t>
                            </w:r>
                            <w:r>
                              <w:rPr>
                                <w:sz w:val="28"/>
                                <w:szCs w:val="28"/>
                              </w:rPr>
                              <w:br/>
                              <w:t>och systemvetenskap</w:t>
                            </w:r>
                          </w:p>
                          <w:p w14:paraId="205AAAC7" w14:textId="7B80CB52" w:rsidR="00E01228" w:rsidRDefault="00E01228">
                            <w:pPr>
                              <w:pStyle w:val="TextBox"/>
                            </w:pPr>
                            <w:r>
                              <w:t xml:space="preserve">Examensarbete 15 </w:t>
                            </w:r>
                            <w:proofErr w:type="spellStart"/>
                            <w:r>
                              <w:t>hp</w:t>
                            </w:r>
                            <w:proofErr w:type="spellEnd"/>
                            <w:r>
                              <w:t xml:space="preserve"> </w:t>
                            </w:r>
                          </w:p>
                          <w:p w14:paraId="51566511" w14:textId="56C802BE" w:rsidR="00E01228" w:rsidRDefault="00E01228">
                            <w:pPr>
                              <w:pStyle w:val="Textruta"/>
                            </w:pPr>
                            <w:r>
                              <w:t xml:space="preserve">Data- och systemvetenskap (180 </w:t>
                            </w:r>
                            <w:proofErr w:type="spellStart"/>
                            <w:r>
                              <w:t>hp</w:t>
                            </w:r>
                            <w:proofErr w:type="spellEnd"/>
                            <w:r>
                              <w:t xml:space="preserve">) </w:t>
                            </w:r>
                          </w:p>
                          <w:p w14:paraId="7A700FAB" w14:textId="05793D08" w:rsidR="00E01228" w:rsidRDefault="00E01228">
                            <w:pPr>
                              <w:pStyle w:val="Textruta"/>
                            </w:pPr>
                            <w:r>
                              <w:t>Höstterminen 2018</w:t>
                            </w:r>
                          </w:p>
                          <w:p w14:paraId="381612CD" w14:textId="77777777" w:rsidR="00E01228" w:rsidRDefault="00E01228">
                            <w:pPr>
                              <w:pStyle w:val="Textruta"/>
                            </w:pPr>
                            <w:r>
                              <w:t>Handledare: Robert Ramberg</w:t>
                            </w:r>
                          </w:p>
                          <w:p w14:paraId="41DC09BB" w14:textId="358B72E7" w:rsidR="00E01228" w:rsidRDefault="00E01228">
                            <w:pPr>
                              <w:pStyle w:val="Textruta"/>
                            </w:pPr>
                            <w:r>
                              <w:t>Granskare: Patrik Hernvall</w:t>
                            </w:r>
                          </w:p>
                          <w:p w14:paraId="316E1ACF" w14:textId="77777777" w:rsidR="00E01228" w:rsidRPr="00EE4EEC" w:rsidRDefault="00E0122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01228" w:rsidRPr="00296687" w:rsidRDefault="00E01228">
                            <w:pPr>
                              <w:pStyle w:val="TextBox"/>
                              <w:rPr>
                                <w:lang w:val="en-US"/>
                              </w:rPr>
                            </w:pPr>
                          </w:p>
                        </w:txbxContent>
                      </wps:txbx>
                      <wps:bodyPr bIns="0" anchor="b">
                        <a:noAutofit/>
                      </wps:bodyPr>
                    </wps:wsp>
                  </a:graphicData>
                </a:graphic>
              </wp:anchor>
            </w:drawing>
          </mc:Choice>
          <mc:Fallback>
            <w:pict>
              <v:rect w14:anchorId="61E51621"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01228" w:rsidRDefault="00E01228">
                      <w:pPr>
                        <w:pStyle w:val="Frontpagetext"/>
                        <w:rPr>
                          <w:sz w:val="28"/>
                          <w:szCs w:val="28"/>
                        </w:rPr>
                      </w:pPr>
                      <w:r>
                        <w:rPr>
                          <w:sz w:val="28"/>
                          <w:szCs w:val="28"/>
                        </w:rPr>
                        <w:t xml:space="preserve">Institutionen för data- </w:t>
                      </w:r>
                      <w:r>
                        <w:rPr>
                          <w:sz w:val="28"/>
                          <w:szCs w:val="28"/>
                        </w:rPr>
                        <w:br/>
                        <w:t>och systemvetenskap</w:t>
                      </w:r>
                    </w:p>
                    <w:p w14:paraId="205AAAC7" w14:textId="7B80CB52" w:rsidR="00E01228" w:rsidRDefault="00E01228">
                      <w:pPr>
                        <w:pStyle w:val="TextBox"/>
                      </w:pPr>
                      <w:r>
                        <w:t xml:space="preserve">Examensarbete 15 </w:t>
                      </w:r>
                      <w:proofErr w:type="spellStart"/>
                      <w:r>
                        <w:t>hp</w:t>
                      </w:r>
                      <w:proofErr w:type="spellEnd"/>
                      <w:r>
                        <w:t xml:space="preserve"> </w:t>
                      </w:r>
                    </w:p>
                    <w:p w14:paraId="51566511" w14:textId="56C802BE" w:rsidR="00E01228" w:rsidRDefault="00E01228">
                      <w:pPr>
                        <w:pStyle w:val="Textruta"/>
                      </w:pPr>
                      <w:r>
                        <w:t xml:space="preserve">Data- och systemvetenskap (180 </w:t>
                      </w:r>
                      <w:proofErr w:type="spellStart"/>
                      <w:r>
                        <w:t>hp</w:t>
                      </w:r>
                      <w:proofErr w:type="spellEnd"/>
                      <w:r>
                        <w:t xml:space="preserve">) </w:t>
                      </w:r>
                    </w:p>
                    <w:p w14:paraId="7A700FAB" w14:textId="05793D08" w:rsidR="00E01228" w:rsidRDefault="00E01228">
                      <w:pPr>
                        <w:pStyle w:val="Textruta"/>
                      </w:pPr>
                      <w:r>
                        <w:t>Höstterminen 2018</w:t>
                      </w:r>
                    </w:p>
                    <w:p w14:paraId="381612CD" w14:textId="77777777" w:rsidR="00E01228" w:rsidRDefault="00E01228">
                      <w:pPr>
                        <w:pStyle w:val="Textruta"/>
                      </w:pPr>
                      <w:r>
                        <w:t>Handledare: Robert Ramberg</w:t>
                      </w:r>
                    </w:p>
                    <w:p w14:paraId="41DC09BB" w14:textId="358B72E7" w:rsidR="00E01228" w:rsidRDefault="00E01228">
                      <w:pPr>
                        <w:pStyle w:val="Textruta"/>
                      </w:pPr>
                      <w:r>
                        <w:t>Granskare: Patrik Hernvall</w:t>
                      </w:r>
                    </w:p>
                    <w:p w14:paraId="316E1ACF" w14:textId="77777777" w:rsidR="00E01228" w:rsidRPr="00EE4EEC" w:rsidRDefault="00E0122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01228" w:rsidRPr="00296687" w:rsidRDefault="00E01228">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odyText"/>
      </w:pPr>
      <w:r>
        <w:t>E-lärande</w:t>
      </w:r>
      <w:r w:rsidR="00A7085E">
        <w:t>, Pedagogik, Pedagogisk</w:t>
      </w:r>
      <w:r w:rsidR="00286276">
        <w:t>a</w:t>
      </w:r>
      <w:r w:rsidR="00A7085E">
        <w:t xml:space="preserve"> modell</w:t>
      </w:r>
      <w:r w:rsidR="00286276">
        <w:t>er</w:t>
      </w:r>
      <w:r w:rsidR="00C153C6">
        <w:t xml:space="preserve">, </w:t>
      </w:r>
      <w:proofErr w:type="spellStart"/>
      <w:r w:rsidR="00C153C6">
        <w:t>Grade</w:t>
      </w:r>
      <w:proofErr w:type="spellEnd"/>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47C28972" w14:textId="77777777" w:rsidR="00CC2AD4" w:rsidRDefault="00850895">
      <w:pPr>
        <w:pStyle w:val="TOC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C2AD4">
        <w:rPr>
          <w:noProof/>
        </w:rPr>
        <w:t>I. Synopsis</w:t>
      </w:r>
      <w:r w:rsidR="00CC2AD4">
        <w:rPr>
          <w:noProof/>
        </w:rPr>
        <w:tab/>
      </w:r>
      <w:r w:rsidR="00CC2AD4">
        <w:rPr>
          <w:noProof/>
        </w:rPr>
        <w:fldChar w:fldCharType="begin"/>
      </w:r>
      <w:r w:rsidR="00CC2AD4">
        <w:rPr>
          <w:noProof/>
        </w:rPr>
        <w:instrText xml:space="preserve"> PAGEREF _Toc412957360 \h </w:instrText>
      </w:r>
      <w:r w:rsidR="00CC2AD4">
        <w:rPr>
          <w:noProof/>
        </w:rPr>
      </w:r>
      <w:r w:rsidR="00CC2AD4">
        <w:rPr>
          <w:noProof/>
        </w:rPr>
        <w:fldChar w:fldCharType="separate"/>
      </w:r>
      <w:r w:rsidR="00CC2AD4">
        <w:rPr>
          <w:noProof/>
        </w:rPr>
        <w:t>6</w:t>
      </w:r>
      <w:r w:rsidR="00CC2AD4">
        <w:rPr>
          <w:noProof/>
        </w:rPr>
        <w:fldChar w:fldCharType="end"/>
      </w:r>
    </w:p>
    <w:p w14:paraId="0D1FAB91" w14:textId="77777777" w:rsidR="00CC2AD4" w:rsidRDefault="00CC2AD4">
      <w:pPr>
        <w:pStyle w:val="TOC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_Toc412957361 \h </w:instrText>
      </w:r>
      <w:r>
        <w:rPr>
          <w:noProof/>
        </w:rPr>
      </w:r>
      <w:r>
        <w:rPr>
          <w:noProof/>
        </w:rPr>
        <w:fldChar w:fldCharType="separate"/>
      </w:r>
      <w:r>
        <w:rPr>
          <w:noProof/>
        </w:rPr>
        <w:t>8</w:t>
      </w:r>
      <w:r>
        <w:rPr>
          <w:noProof/>
        </w:rPr>
        <w:fldChar w:fldCharType="end"/>
      </w:r>
    </w:p>
    <w:p w14:paraId="1305824A" w14:textId="77777777" w:rsidR="00CC2AD4" w:rsidRDefault="00CC2AD4">
      <w:pPr>
        <w:pStyle w:val="TOC1"/>
        <w:rPr>
          <w:rFonts w:eastAsiaTheme="minorEastAsia"/>
          <w:b w:val="0"/>
          <w:noProof/>
          <w:lang w:eastAsia="ja-JP"/>
        </w:rPr>
      </w:pPr>
      <w:r>
        <w:rPr>
          <w:noProof/>
        </w:rPr>
        <w:t>III. Metod</w:t>
      </w:r>
      <w:r>
        <w:rPr>
          <w:noProof/>
        </w:rPr>
        <w:tab/>
      </w:r>
      <w:r>
        <w:rPr>
          <w:noProof/>
        </w:rPr>
        <w:fldChar w:fldCharType="begin"/>
      </w:r>
      <w:r>
        <w:rPr>
          <w:noProof/>
        </w:rPr>
        <w:instrText xml:space="preserve"> PAGEREF _Toc412957362 \h </w:instrText>
      </w:r>
      <w:r>
        <w:rPr>
          <w:noProof/>
        </w:rPr>
      </w:r>
      <w:r>
        <w:rPr>
          <w:noProof/>
        </w:rPr>
        <w:fldChar w:fldCharType="separate"/>
      </w:r>
      <w:r>
        <w:rPr>
          <w:noProof/>
        </w:rPr>
        <w:t>12</w:t>
      </w:r>
      <w:r>
        <w:rPr>
          <w:noProof/>
        </w:rPr>
        <w:fldChar w:fldCharType="end"/>
      </w:r>
    </w:p>
    <w:p w14:paraId="55641597" w14:textId="77777777" w:rsidR="00CC2AD4" w:rsidRDefault="00CC2AD4">
      <w:pPr>
        <w:pStyle w:val="TOC1"/>
        <w:rPr>
          <w:rFonts w:eastAsiaTheme="minorEastAsia"/>
          <w:b w:val="0"/>
          <w:noProof/>
          <w:lang w:eastAsia="ja-JP"/>
        </w:rPr>
      </w:pPr>
      <w:r>
        <w:rPr>
          <w:noProof/>
        </w:rPr>
        <w:t>IV. Resultat</w:t>
      </w:r>
      <w:r>
        <w:rPr>
          <w:noProof/>
        </w:rPr>
        <w:tab/>
      </w:r>
      <w:r>
        <w:rPr>
          <w:noProof/>
        </w:rPr>
        <w:fldChar w:fldCharType="begin"/>
      </w:r>
      <w:r>
        <w:rPr>
          <w:noProof/>
        </w:rPr>
        <w:instrText xml:space="preserve"> PAGEREF _Toc412957363 \h </w:instrText>
      </w:r>
      <w:r>
        <w:rPr>
          <w:noProof/>
        </w:rPr>
      </w:r>
      <w:r>
        <w:rPr>
          <w:noProof/>
        </w:rPr>
        <w:fldChar w:fldCharType="separate"/>
      </w:r>
      <w:r>
        <w:rPr>
          <w:noProof/>
        </w:rPr>
        <w:t>15</w:t>
      </w:r>
      <w:r>
        <w:rPr>
          <w:noProof/>
        </w:rPr>
        <w:fldChar w:fldCharType="end"/>
      </w:r>
    </w:p>
    <w:p w14:paraId="7B9D3158" w14:textId="77777777" w:rsidR="00CC2AD4" w:rsidRDefault="00CC2AD4">
      <w:pPr>
        <w:pStyle w:val="TOC1"/>
        <w:rPr>
          <w:rFonts w:eastAsiaTheme="minorEastAsia"/>
          <w:b w:val="0"/>
          <w:noProof/>
          <w:lang w:eastAsia="ja-JP"/>
        </w:rPr>
      </w:pPr>
      <w:r>
        <w:rPr>
          <w:noProof/>
        </w:rPr>
        <w:t>V. Diskussion</w:t>
      </w:r>
      <w:r>
        <w:rPr>
          <w:noProof/>
        </w:rPr>
        <w:tab/>
      </w:r>
      <w:r>
        <w:rPr>
          <w:noProof/>
        </w:rPr>
        <w:fldChar w:fldCharType="begin"/>
      </w:r>
      <w:r>
        <w:rPr>
          <w:noProof/>
        </w:rPr>
        <w:instrText xml:space="preserve"> PAGEREF _Toc412957364 \h </w:instrText>
      </w:r>
      <w:r>
        <w:rPr>
          <w:noProof/>
        </w:rPr>
      </w:r>
      <w:r>
        <w:rPr>
          <w:noProof/>
        </w:rPr>
        <w:fldChar w:fldCharType="separate"/>
      </w:r>
      <w:r>
        <w:rPr>
          <w:noProof/>
        </w:rPr>
        <w:t>20</w:t>
      </w:r>
      <w:r>
        <w:rPr>
          <w:noProof/>
        </w:rPr>
        <w:fldChar w:fldCharType="end"/>
      </w:r>
    </w:p>
    <w:p w14:paraId="587B07F6" w14:textId="77777777" w:rsidR="00CC2AD4" w:rsidRDefault="00CC2AD4">
      <w:pPr>
        <w:pStyle w:val="TOC1"/>
        <w:rPr>
          <w:rFonts w:eastAsiaTheme="minorEastAsia"/>
          <w:b w:val="0"/>
          <w:noProof/>
          <w:lang w:eastAsia="ja-JP"/>
        </w:rPr>
      </w:pPr>
      <w:r>
        <w:rPr>
          <w:noProof/>
        </w:rPr>
        <w:t>VI. Tack</w:t>
      </w:r>
      <w:r>
        <w:rPr>
          <w:noProof/>
        </w:rPr>
        <w:tab/>
      </w:r>
      <w:r>
        <w:rPr>
          <w:noProof/>
        </w:rPr>
        <w:fldChar w:fldCharType="begin"/>
      </w:r>
      <w:r>
        <w:rPr>
          <w:noProof/>
        </w:rPr>
        <w:instrText xml:space="preserve"> PAGEREF _Toc412957365 \h </w:instrText>
      </w:r>
      <w:r>
        <w:rPr>
          <w:noProof/>
        </w:rPr>
      </w:r>
      <w:r>
        <w:rPr>
          <w:noProof/>
        </w:rPr>
        <w:fldChar w:fldCharType="separate"/>
      </w:r>
      <w:r>
        <w:rPr>
          <w:noProof/>
        </w:rPr>
        <w:t>23</w:t>
      </w:r>
      <w:r>
        <w:rPr>
          <w:noProof/>
        </w:rPr>
        <w:fldChar w:fldCharType="end"/>
      </w:r>
    </w:p>
    <w:p w14:paraId="02ED401D" w14:textId="77777777" w:rsidR="00CC2AD4" w:rsidRDefault="00CC2AD4">
      <w:pPr>
        <w:pStyle w:val="TOC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_Toc412957366 \h </w:instrText>
      </w:r>
      <w:r>
        <w:rPr>
          <w:noProof/>
        </w:rPr>
      </w:r>
      <w:r>
        <w:rPr>
          <w:noProof/>
        </w:rPr>
        <w:fldChar w:fldCharType="separate"/>
      </w:r>
      <w:r>
        <w:rPr>
          <w:noProof/>
        </w:rPr>
        <w:t>24</w:t>
      </w:r>
      <w:r>
        <w:rPr>
          <w:noProof/>
        </w:rPr>
        <w:fldChar w:fldCharType="end"/>
      </w:r>
    </w:p>
    <w:p w14:paraId="62C1408C" w14:textId="77777777" w:rsidR="00CC2AD4" w:rsidRDefault="00CC2AD4">
      <w:pPr>
        <w:pStyle w:val="TOC1"/>
        <w:rPr>
          <w:rFonts w:eastAsiaTheme="minorEastAsia"/>
          <w:b w:val="0"/>
          <w:noProof/>
          <w:lang w:eastAsia="ja-JP"/>
        </w:rPr>
      </w:pPr>
      <w:r>
        <w:rPr>
          <w:noProof/>
        </w:rPr>
        <w:t>VIII. Bilagor</w:t>
      </w:r>
      <w:r>
        <w:rPr>
          <w:noProof/>
        </w:rPr>
        <w:tab/>
      </w:r>
      <w:r>
        <w:rPr>
          <w:noProof/>
        </w:rPr>
        <w:fldChar w:fldCharType="begin"/>
      </w:r>
      <w:r>
        <w:rPr>
          <w:noProof/>
        </w:rPr>
        <w:instrText xml:space="preserve"> PAGEREF _Toc412957367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Caption"/>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9"/>
          <w:footerReference w:type="first" r:id="rId10"/>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12957360"/>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proofErr w:type="spellStart"/>
      <w:r w:rsidR="00791D4B">
        <w:t>Grade</w:t>
      </w:r>
      <w:proofErr w:type="spellEnd"/>
      <w:r w:rsidR="00791D4B">
        <w:t xml:space="preserv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proofErr w:type="spellStart"/>
      <w:r w:rsidR="00265FDF">
        <w:t>Grade</w:t>
      </w:r>
      <w:proofErr w:type="spellEnd"/>
      <w:r w:rsidR="00265FDF">
        <w:t xml:space="preserv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w:t>
      </w:r>
      <w:proofErr w:type="spellStart"/>
      <w:r w:rsidR="00054492">
        <w:t>Grade</w:t>
      </w:r>
      <w:proofErr w:type="spellEnd"/>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w:t>
      </w:r>
      <w:proofErr w:type="spellStart"/>
      <w:r w:rsidR="00265FDF">
        <w:t>Grade</w:t>
      </w:r>
      <w:proofErr w:type="spellEnd"/>
      <w:r w:rsidR="00265FDF">
        <w:t xml:space="preserve">. </w:t>
      </w:r>
      <w:r w:rsidR="002B32A2">
        <w:t>Studien</w:t>
      </w:r>
      <w:r w:rsidR="00265FDF">
        <w:t xml:space="preserve"> evaluera</w:t>
      </w:r>
      <w:r w:rsidR="00714353">
        <w:t>r</w:t>
      </w:r>
      <w:r w:rsidR="00265FDF">
        <w:t xml:space="preserve"> </w:t>
      </w:r>
      <w:r w:rsidR="009411BD">
        <w:t xml:space="preserve">också </w:t>
      </w:r>
      <w:r w:rsidR="00265FDF">
        <w:t xml:space="preserve">fyra av </w:t>
      </w:r>
      <w:proofErr w:type="spellStart"/>
      <w:r w:rsidR="00265FDF">
        <w:t>Grades</w:t>
      </w:r>
      <w:proofErr w:type="spellEnd"/>
      <w:r w:rsidR="00265FDF">
        <w:t xml:space="preserve">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 xml:space="preserve">med </w:t>
      </w:r>
      <w:proofErr w:type="spellStart"/>
      <w:r w:rsidR="000033C8">
        <w:t>Grades</w:t>
      </w:r>
      <w:proofErr w:type="spellEnd"/>
      <w:r w:rsidR="000033C8">
        <w:t xml:space="preserve">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w:t>
      </w:r>
      <w:proofErr w:type="spellStart"/>
      <w:r w:rsidR="00D6155F">
        <w:t>Grades</w:t>
      </w:r>
      <w:proofErr w:type="spellEnd"/>
      <w:r w:rsidR="00D6155F">
        <w:t xml:space="preserve">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proofErr w:type="spellStart"/>
      <w:r w:rsidR="00A72A42">
        <w:t>Grade</w:t>
      </w:r>
      <w:proofErr w:type="spellEnd"/>
      <w:r w:rsidR="00A72A42">
        <w:t xml:space="preserve"> en stark</w:t>
      </w:r>
      <w:r w:rsidR="00D6155F">
        <w:t xml:space="preserve"> </w:t>
      </w:r>
      <w:r w:rsidR="00A512CD">
        <w:t xml:space="preserve">förmåga </w:t>
      </w:r>
      <w:r w:rsidR="00D6155F">
        <w:t xml:space="preserve">av att </w:t>
      </w:r>
      <w:r w:rsidR="007466FA">
        <w:t>presentera kurser</w:t>
      </w:r>
      <w:r w:rsidR="00A512CD">
        <w:t xml:space="preserve"> genom höga evalueringsresultat i </w:t>
      </w:r>
      <w:proofErr w:type="spellStart"/>
      <w:r w:rsidR="00A512CD">
        <w:t>DIM</w:t>
      </w:r>
      <w:r w:rsidR="0032261D">
        <w:t>’</w:t>
      </w:r>
      <w:r w:rsidR="00A512CD">
        <w:t>s</w:t>
      </w:r>
      <w:proofErr w:type="spellEnd"/>
      <w:r w:rsidR="00A512CD">
        <w:t xml:space="preserve">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proofErr w:type="spellStart"/>
      <w:r w:rsidR="00714353">
        <w:t>Grade</w:t>
      </w:r>
      <w:proofErr w:type="spellEnd"/>
      <w:r w:rsidR="00207601">
        <w:t xml:space="preserve">, samtidigt som </w:t>
      </w:r>
      <w:r w:rsidR="00A73A40">
        <w:t xml:space="preserve">studien </w:t>
      </w:r>
      <w:r w:rsidR="0081570D">
        <w:t>kartlägger p</w:t>
      </w:r>
      <w:r w:rsidR="001B7295">
        <w:t>otentiella</w:t>
      </w:r>
      <w:r w:rsidR="0081570D">
        <w:t xml:space="preserve"> förbättringar i </w:t>
      </w:r>
      <w:proofErr w:type="spellStart"/>
      <w:r w:rsidR="0081570D">
        <w:t>Grades</w:t>
      </w:r>
      <w:proofErr w:type="spellEnd"/>
      <w:r w:rsidR="0081570D">
        <w:t xml:space="preserve">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4761C7">
        <w:rPr>
          <w:lang w:val="en-GB"/>
          <w:rPrChange w:id="2" w:author="Microsoft Office User" w:date="2019-03-06T15:56:00Z">
            <w:rPr/>
          </w:rPrChange>
        </w:rPr>
        <w:t xml:space="preserve"> </w:t>
      </w:r>
      <w:r w:rsidR="00850895" w:rsidRPr="004761C7">
        <w:rPr>
          <w:lang w:val="en-GB"/>
          <w:rPrChange w:id="3" w:author="Microsoft Office User" w:date="2019-03-06T15:56:00Z">
            <w:rPr/>
          </w:rPrChange>
        </w:rPr>
        <w:br w:type="page"/>
      </w:r>
    </w:p>
    <w:p w14:paraId="0801F9C7" w14:textId="7E8209D5" w:rsidR="00DB3821" w:rsidRPr="00547B0E" w:rsidRDefault="00850895" w:rsidP="009D27B3">
      <w:pPr>
        <w:pStyle w:val="Heading11"/>
      </w:pPr>
      <w:bookmarkStart w:id="4" w:name="_Toc391456179"/>
      <w:bookmarkStart w:id="5" w:name="_Toc41295736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w:t>
      </w:r>
      <w:proofErr w:type="spellStart"/>
      <w:r>
        <w:t>Issac</w:t>
      </w:r>
      <w:proofErr w:type="spellEnd"/>
      <w:r>
        <w:t xml:space="preserve"> </w:t>
      </w:r>
      <w:proofErr w:type="spellStart"/>
      <w:r>
        <w:t>Pitman</w:t>
      </w:r>
      <w:proofErr w:type="spellEnd"/>
      <w:r w:rsidR="00BD0BAF">
        <w:t xml:space="preserve">. </w:t>
      </w:r>
      <w:proofErr w:type="spellStart"/>
      <w:r w:rsidR="00BD0BAF">
        <w:t>Pitman</w:t>
      </w:r>
      <w:proofErr w:type="spellEnd"/>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w:t>
      </w:r>
      <w:proofErr w:type="spellStart"/>
      <w:r>
        <w:t>eLea</w:t>
      </w:r>
      <w:r w:rsidR="00322DBF">
        <w:t>rning</w:t>
      </w:r>
      <w:proofErr w:type="spellEnd"/>
      <w:r w:rsidR="00322DBF">
        <w:t xml:space="preserve">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 xml:space="preserve">förståelse för </w:t>
      </w:r>
      <w:proofErr w:type="spellStart"/>
      <w:r w:rsidR="00640B24">
        <w:t>EIF</w:t>
      </w:r>
      <w:r w:rsidR="00C51B02">
        <w:t>’</w:t>
      </w:r>
      <w:r w:rsidR="00305460">
        <w:t>s</w:t>
      </w:r>
      <w:proofErr w:type="spellEnd"/>
      <w:r w:rsidR="00305460">
        <w:t xml:space="preserve">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w:t>
      </w:r>
      <w:proofErr w:type="spellStart"/>
      <w:r w:rsidR="000B42FE">
        <w:t>ELF’s</w:t>
      </w:r>
      <w:proofErr w:type="spellEnd"/>
      <w:r w:rsidR="000B42FE">
        <w:t xml:space="preserve">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w:t>
      </w:r>
      <w:proofErr w:type="spellStart"/>
      <w:r w:rsidR="00315C8A">
        <w:t>Conole</w:t>
      </w:r>
      <w:proofErr w:type="spellEnd"/>
      <w:r w:rsidR="00315C8A">
        <w:t>,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proofErr w:type="spellStart"/>
      <w:r w:rsidRPr="00BD0374">
        <w:rPr>
          <w:b/>
          <w:sz w:val="24"/>
          <w:szCs w:val="24"/>
        </w:rPr>
        <w:t>Grades</w:t>
      </w:r>
      <w:proofErr w:type="spellEnd"/>
      <w:r w:rsidRPr="00BD0374">
        <w:rPr>
          <w:b/>
          <w:sz w:val="24"/>
          <w:szCs w:val="24"/>
        </w:rPr>
        <w:t xml:space="preserve"> historia</w:t>
      </w:r>
    </w:p>
    <w:p w14:paraId="5349BBBF" w14:textId="77777777" w:rsidR="004A1CFE" w:rsidRDefault="00A2390B" w:rsidP="004A1CFE">
      <w:pPr>
        <w:spacing w:line="480" w:lineRule="auto"/>
        <w:jc w:val="both"/>
      </w:pPr>
      <w:r>
        <w:t xml:space="preserve">Det svenska företaget </w:t>
      </w:r>
      <w:proofErr w:type="spellStart"/>
      <w:r w:rsidR="0050514C">
        <w:t>Grade</w:t>
      </w:r>
      <w:proofErr w:type="spellEnd"/>
      <w:r w:rsidR="0050514C">
        <w:t xml:space="preserv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 xml:space="preserve">organisationer. </w:t>
      </w:r>
      <w:proofErr w:type="spellStart"/>
      <w:r>
        <w:t>Grade</w:t>
      </w:r>
      <w:proofErr w:type="spellEnd"/>
      <w:r>
        <w:t xml:space="preserve"> har inriktat sig på att sälja friståend</w:t>
      </w:r>
      <w:r w:rsidR="00E4277B">
        <w:t>e kurser och även färdiga kurspaket</w:t>
      </w:r>
      <w:r>
        <w:t xml:space="preserve"> i deras anskaffade </w:t>
      </w:r>
      <w:proofErr w:type="spellStart"/>
      <w:r>
        <w:t>lärplattfom</w:t>
      </w:r>
      <w:proofErr w:type="spellEnd"/>
      <w:r>
        <w:t xml:space="preserve"> </w:t>
      </w:r>
      <w:proofErr w:type="spellStart"/>
      <w:r>
        <w:t>Luvit</w:t>
      </w:r>
      <w:proofErr w:type="spellEnd"/>
      <w:r>
        <w: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w:t>
      </w:r>
      <w:proofErr w:type="spellStart"/>
      <w:r w:rsidR="00850895" w:rsidRPr="00713E7C">
        <w:rPr>
          <w:rFonts w:cs="Times New Roman"/>
        </w:rPr>
        <w:t>Grade</w:t>
      </w:r>
      <w:proofErr w:type="spellEnd"/>
      <w:r w:rsidR="00850895" w:rsidRPr="00713E7C">
        <w:rPr>
          <w:rFonts w:cs="Times New Roman"/>
        </w:rPr>
        <w:t xml:space="preserv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w:t>
      </w:r>
      <w:proofErr w:type="spellStart"/>
      <w:r w:rsidR="00D7649D" w:rsidRPr="00713E7C">
        <w:rPr>
          <w:rFonts w:cs="Times New Roman"/>
        </w:rPr>
        <w:t>S</w:t>
      </w:r>
      <w:r w:rsidR="00116196" w:rsidRPr="00713E7C">
        <w:rPr>
          <w:rFonts w:cs="Times New Roman"/>
        </w:rPr>
        <w:t>toryline</w:t>
      </w:r>
      <w:proofErr w:type="spellEnd"/>
      <w:r w:rsidR="00116196" w:rsidRPr="00713E7C">
        <w:rPr>
          <w:rFonts w:cs="Times New Roman"/>
        </w:rPr>
        <w:t xml:space="preserve"> som utspe</w:t>
      </w:r>
      <w:r w:rsidR="00D7649D" w:rsidRPr="00713E7C">
        <w:rPr>
          <w:rFonts w:cs="Times New Roman"/>
        </w:rPr>
        <w:t xml:space="preserve">lar sig som en form av Powerpoint presentation. </w:t>
      </w:r>
      <w:r w:rsidR="00850895" w:rsidRPr="00713E7C">
        <w:rPr>
          <w:rFonts w:cs="Times New Roman"/>
        </w:rPr>
        <w:t xml:space="preserve">Eftersom </w:t>
      </w:r>
      <w:proofErr w:type="spellStart"/>
      <w:r w:rsidR="00850895" w:rsidRPr="00713E7C">
        <w:rPr>
          <w:rFonts w:cs="Times New Roman"/>
        </w:rPr>
        <w:t>Grade</w:t>
      </w:r>
      <w:proofErr w:type="spellEnd"/>
      <w:r w:rsidR="00850895" w:rsidRPr="00713E7C">
        <w:rPr>
          <w:rFonts w:cs="Times New Roman"/>
        </w:rPr>
        <w:t xml:space="preserv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w:t>
      </w:r>
      <w:proofErr w:type="spellStart"/>
      <w:r w:rsidRPr="00713E7C">
        <w:rPr>
          <w:rFonts w:cs="Times New Roman"/>
        </w:rPr>
        <w:t>Grades</w:t>
      </w:r>
      <w:proofErr w:type="spellEnd"/>
      <w:r w:rsidRPr="00713E7C">
        <w:rPr>
          <w:rFonts w:cs="Times New Roman"/>
        </w:rPr>
        <w:t xml:space="preserve">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proofErr w:type="spellStart"/>
      <w:r w:rsidR="00092C24">
        <w:rPr>
          <w:rFonts w:cs="Times New Roman"/>
        </w:rPr>
        <w:t>Grades</w:t>
      </w:r>
      <w:proofErr w:type="spellEnd"/>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w:t>
      </w:r>
      <w:proofErr w:type="spellStart"/>
      <w:r w:rsidRPr="00713E7C">
        <w:rPr>
          <w:rFonts w:cs="Times New Roman"/>
        </w:rPr>
        <w:t>Grades</w:t>
      </w:r>
      <w:proofErr w:type="spellEnd"/>
      <w:r w:rsidRPr="00713E7C">
        <w:rPr>
          <w:rFonts w:cs="Times New Roman"/>
        </w:rPr>
        <w:t xml:space="preserve">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 xml:space="preserve">Resultatet visade att det Associativa perspektivet är lämpligast för att representera </w:t>
      </w:r>
      <w:proofErr w:type="spellStart"/>
      <w:r w:rsidR="00200331" w:rsidRPr="00A624BD">
        <w:rPr>
          <w:rFonts w:cs="Times New Roman"/>
        </w:rPr>
        <w:t>Grades</w:t>
      </w:r>
      <w:proofErr w:type="spellEnd"/>
      <w:r w:rsidR="00200331" w:rsidRPr="00A624BD">
        <w:rPr>
          <w:rFonts w:cs="Times New Roman"/>
        </w:rPr>
        <w:t xml:space="preserve">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w:t>
      </w:r>
      <w:proofErr w:type="spellStart"/>
      <w:r w:rsidR="007466FA">
        <w:rPr>
          <w:rFonts w:cs="Times New Roman"/>
        </w:rPr>
        <w:t>Grade</w:t>
      </w:r>
      <w:proofErr w:type="spellEnd"/>
      <w:r w:rsidR="007466FA">
        <w:rPr>
          <w:rFonts w:cs="Times New Roman"/>
        </w:rPr>
        <w:t xml:space="preserv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w:t>
      </w:r>
      <w:proofErr w:type="spellStart"/>
      <w:r w:rsidR="008670D1">
        <w:rPr>
          <w:rFonts w:cs="Times New Roman"/>
        </w:rPr>
        <w:t>Grades</w:t>
      </w:r>
      <w:proofErr w:type="spellEnd"/>
      <w:r w:rsidR="008670D1">
        <w:rPr>
          <w:rFonts w:cs="Times New Roman"/>
        </w:rPr>
        <w:t xml:space="preserve">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w:t>
      </w:r>
      <w:proofErr w:type="spellStart"/>
      <w:r w:rsidR="008670D1">
        <w:rPr>
          <w:rFonts w:cs="Times New Roman"/>
        </w:rPr>
        <w:t>Grades</w:t>
      </w:r>
      <w:proofErr w:type="spellEnd"/>
      <w:r w:rsidR="008670D1">
        <w:rPr>
          <w:rFonts w:cs="Times New Roman"/>
        </w:rPr>
        <w:t xml:space="preserve"> tidigare </w:t>
      </w:r>
      <w:r w:rsidR="00EA50F0">
        <w:rPr>
          <w:rFonts w:cs="Times New Roman"/>
        </w:rPr>
        <w:t xml:space="preserve">kurser </w:t>
      </w:r>
      <w:r w:rsidR="008670D1">
        <w:rPr>
          <w:rFonts w:cs="Times New Roman"/>
        </w:rPr>
        <w:t xml:space="preserve">enligt </w:t>
      </w:r>
      <w:proofErr w:type="spellStart"/>
      <w:r w:rsidR="008670D1">
        <w:rPr>
          <w:rFonts w:cs="Times New Roman"/>
        </w:rPr>
        <w:t>DIM’s</w:t>
      </w:r>
      <w:proofErr w:type="spellEnd"/>
      <w:r w:rsidR="008670D1">
        <w:rPr>
          <w:rFonts w:cs="Times New Roman"/>
        </w:rPr>
        <w:t xml:space="preserve">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modell hos </w:t>
      </w:r>
      <w:proofErr w:type="spellStart"/>
      <w:r w:rsidR="00EE400D">
        <w:rPr>
          <w:lang w:eastAsia="sv-SE"/>
        </w:rPr>
        <w:t>Grade</w:t>
      </w:r>
      <w:proofErr w:type="spellEnd"/>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2957362"/>
      <w:bookmarkEnd w:id="6"/>
      <w:r>
        <w:t>Metod</w:t>
      </w:r>
      <w:bookmarkStart w:id="8" w:name="_Toc391456182"/>
      <w:bookmarkEnd w:id="7"/>
      <w:bookmarkEnd w:id="8"/>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77EBB49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commentRangeStart w:id="9"/>
      <w:r w:rsidR="00FC1493">
        <w:rPr>
          <w:rFonts w:cs="Times New Roman"/>
        </w:rPr>
        <w:t xml:space="preserve">Fast </w:t>
      </w:r>
      <w:r w:rsidR="00E01228">
        <w:rPr>
          <w:rFonts w:cs="Times New Roman"/>
        </w:rPr>
        <w:t xml:space="preserve">att </w:t>
      </w:r>
      <w:r w:rsidR="00FC1493">
        <w:rPr>
          <w:rFonts w:cs="Times New Roman"/>
        </w:rPr>
        <w:t>en fallstudie som forskningsstrategi skulle lämpa sig för denna studie, är a</w:t>
      </w:r>
      <w:r w:rsidRPr="009462CB">
        <w:rPr>
          <w:rFonts w:cs="Times New Roman"/>
        </w:rPr>
        <w:t xml:space="preserve">nvändning av en explorativ strategi innan en större mängd resurser </w:t>
      </w:r>
      <w:r w:rsidR="002F0574" w:rsidRPr="009462CB">
        <w:rPr>
          <w:rFonts w:cs="Times New Roman"/>
        </w:rPr>
        <w:t>nyttjas</w:t>
      </w:r>
      <w:r w:rsidRPr="009462CB">
        <w:rPr>
          <w:rFonts w:cs="Times New Roman"/>
        </w:rPr>
        <w:t xml:space="preserve"> till en mer omfattande studie </w:t>
      </w:r>
      <w:del w:id="10" w:author="Microsoft Office User" w:date="2019-03-06T15:56:00Z">
        <w:r w:rsidRPr="009462CB" w:rsidDel="004761C7">
          <w:rPr>
            <w:rFonts w:cs="Times New Roman"/>
          </w:rPr>
          <w:delText xml:space="preserve">är </w:delText>
        </w:r>
      </w:del>
      <w:r w:rsidRPr="009462CB">
        <w:rPr>
          <w:rFonts w:cs="Times New Roman"/>
        </w:rPr>
        <w:t>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commentRangeEnd w:id="9"/>
      <w:r w:rsidR="00E01228">
        <w:rPr>
          <w:rStyle w:val="CommentReference"/>
        </w:rPr>
        <w:commentReference w:id="9"/>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proofErr w:type="gramStart"/>
      <w:r w:rsidR="00D133E5" w:rsidRPr="00CC2AD4">
        <w:t>Kvantitativ data</w:t>
      </w:r>
      <w:proofErr w:type="gramEnd"/>
      <w:r w:rsidR="00D133E5" w:rsidRPr="00CC2AD4">
        <w:t xml:space="preserve">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val="en-GB" w:eastAsia="en-GB"/>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2714101" w:rsidR="003B44EC" w:rsidRDefault="003B44EC" w:rsidP="003B44EC">
      <w:pPr>
        <w:pStyle w:val="Caption"/>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 xml:space="preserve">representation av studiens metod </w:t>
      </w:r>
      <w:del w:id="11" w:author="Microsoft Office User" w:date="2019-03-06T15:55:00Z">
        <w:r w:rsidDel="004761C7">
          <w:delText xml:space="preserve">användning </w:delText>
        </w:r>
      </w:del>
      <w:r>
        <w:t>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46C44F53"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 xml:space="preserve">som </w:t>
      </w:r>
      <w:proofErr w:type="spellStart"/>
      <w:r w:rsidR="00545510">
        <w:rPr>
          <w:rFonts w:cs="Times New Roman"/>
        </w:rPr>
        <w:t>Grade</w:t>
      </w:r>
      <w:proofErr w:type="spellEnd"/>
      <w:r w:rsidR="00545510">
        <w:rPr>
          <w:rFonts w:cs="Times New Roman"/>
        </w:rPr>
        <w:t xml:space="preserv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w:t>
      </w:r>
      <w:proofErr w:type="spellStart"/>
      <w:r w:rsidR="009A74A3">
        <w:rPr>
          <w:rFonts w:cs="Times New Roman"/>
        </w:rPr>
        <w:t>Grades</w:t>
      </w:r>
      <w:proofErr w:type="spellEnd"/>
      <w:r w:rsidR="009A74A3">
        <w:rPr>
          <w:rFonts w:cs="Times New Roman"/>
        </w:rPr>
        <w:t xml:space="preserve">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0263A9">
        <w:rPr>
          <w:rFonts w:cs="Times New Roman"/>
        </w:rPr>
        <w:t xml:space="preserve">. </w:t>
      </w:r>
      <w:r w:rsidR="008A599C">
        <w:rPr>
          <w:rFonts w:cs="Times New Roman"/>
        </w:rPr>
        <w:t>E</w:t>
      </w:r>
      <w:commentRangeStart w:id="12"/>
      <w:r w:rsidR="00E01228">
        <w:rPr>
          <w:rFonts w:cs="Times New Roman"/>
        </w:rPr>
        <w:t xml:space="preserve">n ostrukturerad intervju </w:t>
      </w:r>
      <w:r w:rsidR="008A599C">
        <w:rPr>
          <w:rFonts w:cs="Times New Roman"/>
        </w:rPr>
        <w:t xml:space="preserve">användes inte </w:t>
      </w:r>
      <w:r w:rsidR="00E01228">
        <w:rPr>
          <w:rFonts w:cs="Times New Roman"/>
        </w:rPr>
        <w:t xml:space="preserve">med anledning av att det inte uppfyller de </w:t>
      </w:r>
      <w:commentRangeStart w:id="13"/>
      <w:r w:rsidR="00E01228">
        <w:rPr>
          <w:rFonts w:cs="Times New Roman"/>
        </w:rPr>
        <w:t>ovan nämnda kriterierna</w:t>
      </w:r>
      <w:commentRangeEnd w:id="13"/>
      <w:r w:rsidR="004761C7">
        <w:rPr>
          <w:rStyle w:val="CommentReference"/>
        </w:rPr>
        <w:commentReference w:id="13"/>
      </w:r>
      <w:r w:rsidR="00156D1D">
        <w:rPr>
          <w:rFonts w:cs="Times New Roman"/>
        </w:rPr>
        <w:t>.</w:t>
      </w:r>
      <w:r w:rsidR="00E01228">
        <w:rPr>
          <w:rFonts w:cs="Times New Roman"/>
        </w:rPr>
        <w:t xml:space="preserve"> </w:t>
      </w:r>
      <w:commentRangeEnd w:id="12"/>
      <w:r w:rsidR="00E01228">
        <w:rPr>
          <w:rStyle w:val="CommentReference"/>
        </w:rPr>
        <w:commentReference w:id="12"/>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CommentText"/>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CommentText"/>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CommentText"/>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CommentText"/>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CommentText"/>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w:t>
      </w:r>
      <w:proofErr w:type="spellStart"/>
      <w:r>
        <w:t>Grade</w:t>
      </w:r>
      <w:proofErr w:type="spellEnd"/>
      <w:r>
        <w:t xml:space="preserv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proofErr w:type="spellStart"/>
      <w:r>
        <w:t>Conole</w:t>
      </w:r>
      <w:proofErr w:type="spellEnd"/>
      <w:r>
        <w:t xml:space="preserve"> (2010), och </w:t>
      </w:r>
      <w:proofErr w:type="spellStart"/>
      <w:r>
        <w:t>Mayes</w:t>
      </w:r>
      <w:proofErr w:type="spellEnd"/>
      <w:r>
        <w:t xml:space="preserve"> och </w:t>
      </w:r>
      <w:proofErr w:type="spellStart"/>
      <w:r>
        <w:t>Freitas</w:t>
      </w:r>
      <w:proofErr w:type="spellEnd"/>
      <w:r>
        <w:t xml:space="preserve">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w:t>
      </w:r>
      <w:proofErr w:type="spellStart"/>
      <w:r w:rsidR="007F5A31">
        <w:t>Grades</w:t>
      </w:r>
      <w:proofErr w:type="spellEnd"/>
      <w:r w:rsidR="007F5A31">
        <w:t xml:space="preserve">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 xml:space="preserve">för </w:t>
      </w:r>
      <w:proofErr w:type="spellStart"/>
      <w:r>
        <w:rPr>
          <w:rFonts w:eastAsia="Times New Roman" w:cs="Times New Roman"/>
          <w:lang w:eastAsia="sv-SE"/>
        </w:rPr>
        <w:t>Grade</w:t>
      </w:r>
      <w:r w:rsidR="00A46B98">
        <w:rPr>
          <w:rFonts w:eastAsia="Times New Roman" w:cs="Times New Roman"/>
          <w:lang w:eastAsia="sv-SE"/>
        </w:rPr>
        <w:t>s</w:t>
      </w:r>
      <w:proofErr w:type="spellEnd"/>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77B86A86" w:rsidR="00DB3821" w:rsidRDefault="00E41077" w:rsidP="000B1921">
      <w:pPr>
        <w:tabs>
          <w:tab w:val="left" w:pos="1134"/>
        </w:tabs>
        <w:spacing w:line="480" w:lineRule="auto"/>
        <w:jc w:val="both"/>
        <w:rPr>
          <w:rFonts w:eastAsia="Times New Roman" w:cs="Times New Roman"/>
          <w:lang w:eastAsia="sv-SE"/>
        </w:rPr>
      </w:pPr>
      <w:r>
        <w:t xml:space="preserve">Intervjun skedde på </w:t>
      </w:r>
      <w:proofErr w:type="spellStart"/>
      <w:r>
        <w:t>Grades</w:t>
      </w:r>
      <w:proofErr w:type="spellEnd"/>
      <w:r>
        <w:t xml:space="preserve"> kontor i Stockholm i en </w:t>
      </w:r>
      <w:r w:rsidR="002700E0">
        <w:t xml:space="preserve">ostörd </w:t>
      </w:r>
      <w:r>
        <w:t xml:space="preserve">lokal utan </w:t>
      </w:r>
      <w:r w:rsidR="00067904">
        <w:t>störningsmöjligheter</w:t>
      </w:r>
      <w:r w:rsidR="00666553">
        <w:t xml:space="preserve"> med </w:t>
      </w:r>
      <w:proofErr w:type="spellStart"/>
      <w:r w:rsidR="00666553">
        <w:t>Grade</w:t>
      </w:r>
      <w:r w:rsidR="00E01228">
        <w:t>s</w:t>
      </w:r>
      <w:proofErr w:type="spellEnd"/>
      <w:r w:rsidR="00666553">
        <w:t xml:space="preserve"> </w:t>
      </w:r>
      <w:commentRangeStart w:id="14"/>
      <w:commentRangeStart w:id="15"/>
      <w:r w:rsidR="00F37F28">
        <w:t>enda</w:t>
      </w:r>
      <w:commentRangeEnd w:id="14"/>
      <w:r w:rsidR="00E01228">
        <w:rPr>
          <w:rStyle w:val="CommentReference"/>
        </w:rPr>
        <w:commentReference w:id="14"/>
      </w:r>
      <w:r w:rsidR="00F37F28">
        <w:t xml:space="preserve"> </w:t>
      </w:r>
      <w:commentRangeEnd w:id="15"/>
      <w:r w:rsidR="004761C7">
        <w:rPr>
          <w:rStyle w:val="CommentReference"/>
        </w:rPr>
        <w:commentReference w:id="15"/>
      </w:r>
      <w:r w:rsidR="00666553">
        <w:t>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w:t>
      </w:r>
      <w:proofErr w:type="spellStart"/>
      <w:r>
        <w:lastRenderedPageBreak/>
        <w:t>Grades</w:t>
      </w:r>
      <w:proofErr w:type="spellEnd"/>
      <w:r>
        <w:t xml:space="preserve">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w:t>
      </w:r>
      <w:proofErr w:type="spellStart"/>
      <w:r w:rsidR="00702CFA">
        <w:rPr>
          <w:rFonts w:eastAsia="Times New Roman" w:cs="Times New Roman"/>
          <w:lang w:eastAsia="sv-SE"/>
        </w:rPr>
        <w:t>konfidentielitetskravet</w:t>
      </w:r>
      <w:proofErr w:type="spellEnd"/>
      <w:r w:rsidR="00702CFA">
        <w:rPr>
          <w:rFonts w:eastAsia="Times New Roman" w:cs="Times New Roman"/>
          <w:lang w:eastAsia="sv-SE"/>
        </w:rPr>
        <w:t xml:space="preserve">, och </w:t>
      </w:r>
      <w:proofErr w:type="spellStart"/>
      <w:r w:rsidR="00702CFA">
        <w:rPr>
          <w:rFonts w:eastAsia="Times New Roman" w:cs="Times New Roman"/>
          <w:lang w:eastAsia="sv-SE"/>
        </w:rPr>
        <w:t>nyttjandetkravet</w:t>
      </w:r>
      <w:proofErr w:type="spellEnd"/>
      <w:r w:rsidR="00702CFA">
        <w:rPr>
          <w:rFonts w:eastAsia="Times New Roman" w:cs="Times New Roman"/>
          <w:lang w:eastAsia="sv-SE"/>
        </w:rPr>
        <w:t xml:space="preserve">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7" w:name="_Toc391456183"/>
      <w:bookmarkStart w:id="18" w:name="_Toc401327939"/>
      <w:r w:rsidRPr="000B1921">
        <w:rPr>
          <w:rFonts w:cs="Times New Roman"/>
          <w:b/>
          <w:sz w:val="24"/>
          <w:szCs w:val="24"/>
        </w:rPr>
        <w:t>Utvärdering</w:t>
      </w:r>
      <w:bookmarkEnd w:id="17"/>
      <w:bookmarkEnd w:id="18"/>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w:t>
      </w:r>
      <w:proofErr w:type="spellStart"/>
      <w:r w:rsidR="00FE505A">
        <w:rPr>
          <w:rFonts w:eastAsia="Times New Roman" w:cs="Times New Roman"/>
          <w:lang w:eastAsia="sv-SE"/>
        </w:rPr>
        <w:t>Grades</w:t>
      </w:r>
      <w:proofErr w:type="spellEnd"/>
      <w:r w:rsidR="00FE505A">
        <w:rPr>
          <w:rFonts w:eastAsia="Times New Roman" w:cs="Times New Roman"/>
          <w:lang w:eastAsia="sv-SE"/>
        </w:rPr>
        <w:t xml:space="preserve">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 xml:space="preserve">fyra av </w:t>
      </w:r>
      <w:proofErr w:type="spellStart"/>
      <w:r w:rsidR="00FE505A">
        <w:rPr>
          <w:rFonts w:eastAsia="Times New Roman" w:cs="Times New Roman"/>
          <w:lang w:eastAsia="sv-SE"/>
        </w:rPr>
        <w:t>Grades</w:t>
      </w:r>
      <w:proofErr w:type="spellEnd"/>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 xml:space="preserve">enligt </w:t>
      </w:r>
      <w:proofErr w:type="spellStart"/>
      <w:r w:rsidR="00FE505A">
        <w:rPr>
          <w:rFonts w:eastAsia="Times New Roman" w:cs="Times New Roman"/>
          <w:lang w:eastAsia="sv-SE"/>
        </w:rPr>
        <w:t>DIM</w:t>
      </w:r>
      <w:r w:rsidR="00D02663">
        <w:rPr>
          <w:rFonts w:eastAsia="Times New Roman" w:cs="Times New Roman"/>
          <w:lang w:eastAsia="sv-SE"/>
        </w:rPr>
        <w:t>’</w:t>
      </w:r>
      <w:r w:rsidR="00FE505A">
        <w:rPr>
          <w:rFonts w:eastAsia="Times New Roman" w:cs="Times New Roman"/>
          <w:lang w:eastAsia="sv-SE"/>
        </w:rPr>
        <w:t>s</w:t>
      </w:r>
      <w:proofErr w:type="spellEnd"/>
      <w:r w:rsidR="00FE505A">
        <w:rPr>
          <w:rFonts w:eastAsia="Times New Roman" w:cs="Times New Roman"/>
          <w:lang w:eastAsia="sv-SE"/>
        </w:rPr>
        <w:t xml:space="preserve">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CommentText"/>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w:t>
      </w:r>
      <w:proofErr w:type="spellStart"/>
      <w:r w:rsidR="004C158E" w:rsidRPr="00BE257F">
        <w:rPr>
          <w:rFonts w:eastAsia="Times New Roman" w:cs="Times New Roman"/>
          <w:sz w:val="22"/>
          <w:szCs w:val="22"/>
          <w:lang w:eastAsia="sv-SE"/>
        </w:rPr>
        <w:t>DIM’s</w:t>
      </w:r>
      <w:proofErr w:type="spellEnd"/>
      <w:r w:rsidR="004C158E" w:rsidRPr="00BE257F">
        <w:rPr>
          <w:rFonts w:eastAsia="Times New Roman" w:cs="Times New Roman"/>
          <w:sz w:val="22"/>
          <w:szCs w:val="22"/>
          <w:lang w:eastAsia="sv-SE"/>
        </w:rPr>
        <w:t xml:space="preserve"> modellelement</w:t>
      </w:r>
    </w:p>
    <w:p w14:paraId="17D3C8D9" w14:textId="2EBD9784"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CommentText"/>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CommentText"/>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proofErr w:type="spellStart"/>
      <w:r w:rsidR="0089551B">
        <w:rPr>
          <w:rFonts w:eastAsia="Times New Roman" w:cs="Times New Roman"/>
          <w:lang w:eastAsia="sv-SE"/>
        </w:rPr>
        <w:t>DIM’s</w:t>
      </w:r>
      <w:proofErr w:type="spellEnd"/>
      <w:r w:rsidR="0089551B">
        <w:rPr>
          <w:rFonts w:eastAsia="Times New Roman" w:cs="Times New Roman"/>
          <w:lang w:eastAsia="sv-SE"/>
        </w:rPr>
        <w:t xml:space="preserve">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 xml:space="preserve">fattning av </w:t>
      </w:r>
      <w:proofErr w:type="spellStart"/>
      <w:r>
        <w:rPr>
          <w:rFonts w:eastAsia="Times New Roman" w:cs="Times New Roman"/>
          <w:lang w:eastAsia="sv-SE"/>
        </w:rPr>
        <w:t>DIM’s</w:t>
      </w:r>
      <w:proofErr w:type="spellEnd"/>
      <w:r>
        <w:rPr>
          <w:rFonts w:eastAsia="Times New Roman" w:cs="Times New Roman"/>
          <w:lang w:eastAsia="sv-SE"/>
        </w:rPr>
        <w:t xml:space="preserve">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w:t>
      </w:r>
      <w:proofErr w:type="gramStart"/>
      <w:r w:rsidR="00850895">
        <w:rPr>
          <w:rFonts w:eastAsia="Times New Roman" w:cs="Times New Roman"/>
          <w:lang w:eastAsia="sv-SE"/>
        </w:rPr>
        <w:t>1-2</w:t>
      </w:r>
      <w:proofErr w:type="gramEnd"/>
      <w:r w:rsidR="00850895">
        <w:rPr>
          <w:rFonts w:eastAsia="Times New Roman" w:cs="Times New Roman"/>
          <w:lang w:eastAsia="sv-SE"/>
        </w:rPr>
        <w:t xml:space="preserve">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w:t>
      </w:r>
      <w:proofErr w:type="spellStart"/>
      <w:r w:rsidR="00850895">
        <w:rPr>
          <w:rFonts w:eastAsia="Times New Roman" w:cs="Times New Roman"/>
          <w:lang w:eastAsia="sv-SE"/>
        </w:rPr>
        <w:t>DIM’s</w:t>
      </w:r>
      <w:proofErr w:type="spellEnd"/>
      <w:r w:rsidR="00850895">
        <w:rPr>
          <w:rFonts w:eastAsia="Times New Roman" w:cs="Times New Roman"/>
          <w:lang w:eastAsia="sv-SE"/>
        </w:rPr>
        <w:t xml:space="preserve">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9" w:name="_Toc391456184"/>
      <w:bookmarkStart w:id="20" w:name="_Toc412957363"/>
      <w:bookmarkEnd w:id="19"/>
      <w:r w:rsidRPr="00E43D1C">
        <w:t>Resultat</w:t>
      </w:r>
      <w:bookmarkEnd w:id="20"/>
    </w:p>
    <w:p w14:paraId="181AF975" w14:textId="0A7130BC" w:rsidR="00D45847" w:rsidRPr="000B1921" w:rsidRDefault="00850895" w:rsidP="000B1921">
      <w:pPr>
        <w:pStyle w:val="BodyText"/>
        <w:spacing w:line="360" w:lineRule="auto"/>
        <w:rPr>
          <w:b/>
          <w:sz w:val="24"/>
        </w:rPr>
      </w:pPr>
      <w:r w:rsidRPr="000B1921">
        <w:rPr>
          <w:b/>
          <w:sz w:val="24"/>
        </w:rPr>
        <w:t xml:space="preserve">Associativt perspektiv och DIM motsvarar </w:t>
      </w:r>
      <w:proofErr w:type="spellStart"/>
      <w:r w:rsidRPr="000B1921">
        <w:rPr>
          <w:b/>
          <w:sz w:val="24"/>
        </w:rPr>
        <w:t>Grades</w:t>
      </w:r>
      <w:proofErr w:type="spellEnd"/>
      <w:r w:rsidRPr="000B1921">
        <w:rPr>
          <w:b/>
          <w:sz w:val="24"/>
        </w:rPr>
        <w:t xml:space="preserve">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lastRenderedPageBreak/>
        <w:t>För att kunna svara på vilket pedagogiskt perspektiv</w:t>
      </w:r>
      <w:r w:rsidR="0072154A">
        <w:t xml:space="preserve"> och</w:t>
      </w:r>
      <w:r>
        <w:t xml:space="preserve"> respektiv</w:t>
      </w:r>
      <w:r w:rsidR="00CA5B2D">
        <w:t xml:space="preserve">e modell som ligger närmast de pedagogiska riktlinjer </w:t>
      </w:r>
      <w:r>
        <w:t xml:space="preserve">som </w:t>
      </w:r>
      <w:proofErr w:type="spellStart"/>
      <w:r>
        <w:t>Grade</w:t>
      </w:r>
      <w:proofErr w:type="spellEnd"/>
      <w:r>
        <w:t xml:space="preserve"> använder idag, genomfördes d</w:t>
      </w:r>
      <w:r w:rsidR="0088501B">
        <w:t>et en evaluering med hjälp av att</w:t>
      </w:r>
      <w:r>
        <w:t xml:space="preserve"> intervju</w:t>
      </w:r>
      <w:r w:rsidR="0088501B">
        <w:t xml:space="preserve">a </w:t>
      </w:r>
      <w:proofErr w:type="spellStart"/>
      <w:r w:rsidR="000E3605">
        <w:t>Grades</w:t>
      </w:r>
      <w:proofErr w:type="spellEnd"/>
      <w:r w:rsidR="000E3605">
        <w:t xml:space="preserve">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w:t>
      </w:r>
      <w:proofErr w:type="spellStart"/>
      <w:r>
        <w:t>Grades</w:t>
      </w:r>
      <w:proofErr w:type="spellEnd"/>
      <w:r>
        <w:t xml:space="preserve"> nuvarande pedagogiska </w:t>
      </w:r>
      <w:r w:rsidR="006D6C38">
        <w:t>riktlinjer</w:t>
      </w:r>
      <w:r>
        <w:t xml:space="preserve">. </w:t>
      </w:r>
      <w:r w:rsidR="00780A57">
        <w:t xml:space="preserve">Följaktligen </w:t>
      </w:r>
      <w:r>
        <w:t xml:space="preserve">visade resultatet även att DIM var den mest lämpade modellen för </w:t>
      </w:r>
      <w:proofErr w:type="spellStart"/>
      <w:r>
        <w:t>Grade</w:t>
      </w:r>
      <w:r w:rsidR="00A835E8">
        <w:t>s</w:t>
      </w:r>
      <w:proofErr w:type="spellEnd"/>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w:t>
      </w:r>
      <w:proofErr w:type="spellStart"/>
      <w:r w:rsidR="00A80803">
        <w:t>poäng</w:t>
      </w:r>
      <w:proofErr w:type="spellEnd"/>
      <w:r w:rsidR="00A80803">
        <w:t xml:space="preserve"> = 2). ATM visade en låg överensstämmelse med </w:t>
      </w:r>
      <w:proofErr w:type="spellStart"/>
      <w:r w:rsidR="00A80803">
        <w:t>Grades</w:t>
      </w:r>
      <w:proofErr w:type="spellEnd"/>
      <w:r w:rsidR="00A80803">
        <w:t xml:space="preserve">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w:t>
      </w:r>
      <w:proofErr w:type="spellStart"/>
      <w:r w:rsidR="004A08DF">
        <w:t>Grade</w:t>
      </w:r>
      <w:r w:rsidR="00255B32">
        <w:t>s</w:t>
      </w:r>
      <w:proofErr w:type="spellEnd"/>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w:t>
      </w:r>
      <w:proofErr w:type="spellStart"/>
      <w:r w:rsidR="004A08DF">
        <w:t>Grade</w:t>
      </w:r>
      <w:proofErr w:type="spellEnd"/>
      <w:r w:rsidR="004A08DF">
        <w:t xml:space="preserv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odyText"/>
        <w:keepNext/>
        <w:spacing w:line="360" w:lineRule="auto"/>
      </w:pPr>
      <w:r>
        <w:rPr>
          <w:noProof/>
          <w:lang w:val="en-GB" w:eastAsia="en-GB"/>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 xml:space="preserve">För – och nackdelar i </w:t>
      </w:r>
      <w:proofErr w:type="spellStart"/>
      <w:r>
        <w:rPr>
          <w:b/>
          <w:sz w:val="24"/>
        </w:rPr>
        <w:t>Grades</w:t>
      </w:r>
      <w:proofErr w:type="spellEnd"/>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 xml:space="preserve">ör att förstå vilka för- och nackdelar som kan finnas i </w:t>
      </w:r>
      <w:proofErr w:type="spellStart"/>
      <w:r w:rsidR="006770F8">
        <w:t>Grades</w:t>
      </w:r>
      <w:proofErr w:type="spellEnd"/>
      <w:r w:rsidR="006770F8">
        <w:t xml:space="preserve"> n</w:t>
      </w:r>
      <w:r>
        <w:t>uvarande pedagogiska riktlinjer</w:t>
      </w:r>
      <w:r w:rsidR="006770F8">
        <w:t xml:space="preserve"> </w:t>
      </w:r>
      <w:r w:rsidR="00D85EB9" w:rsidRPr="00560AA3">
        <w:t>evaluera</w:t>
      </w:r>
      <w:r>
        <w:t>de</w:t>
      </w:r>
      <w:r w:rsidR="008B2D29">
        <w:t>s</w:t>
      </w:r>
      <w:r>
        <w:t xml:space="preserve"> </w:t>
      </w:r>
      <w:r w:rsidR="00A835E8" w:rsidRPr="00560AA3">
        <w:t xml:space="preserve">fyra av </w:t>
      </w:r>
      <w:proofErr w:type="spellStart"/>
      <w:r w:rsidR="00A835E8" w:rsidRPr="00560AA3">
        <w:t>Grades</w:t>
      </w:r>
      <w:proofErr w:type="spellEnd"/>
      <w:r w:rsidR="00A835E8" w:rsidRPr="00560AA3">
        <w:t xml:space="preserve"> </w:t>
      </w:r>
      <w:r w:rsidR="00E43D1C">
        <w:t xml:space="preserve">nyligen designade </w:t>
      </w:r>
      <w:r w:rsidR="00A835E8" w:rsidRPr="00560AA3">
        <w:t xml:space="preserve">kurser </w:t>
      </w:r>
      <w:r w:rsidR="00882330" w:rsidRPr="00560AA3">
        <w:t>(KS Strålskydd, PT Strålsäkerhet, RCC, Telia GDPR)</w:t>
      </w:r>
      <w:r w:rsidR="00882330">
        <w:t xml:space="preserve"> enligt </w:t>
      </w:r>
      <w:proofErr w:type="spellStart"/>
      <w:r w:rsidR="00882330">
        <w:t>DIM’s</w:t>
      </w:r>
      <w:proofErr w:type="spellEnd"/>
      <w:r w:rsidR="00882330">
        <w:t xml:space="preserve">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w:t>
      </w:r>
      <w:proofErr w:type="spellStart"/>
      <w:r w:rsidR="00D000E0">
        <w:t>DIM’s</w:t>
      </w:r>
      <w:proofErr w:type="spellEnd"/>
      <w:r w:rsidR="00D000E0">
        <w:t xml:space="preserve">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 xml:space="preserve">Uppdelning av poäng för alla e-kurser över </w:t>
      </w:r>
      <w:proofErr w:type="spellStart"/>
      <w:r w:rsidR="00D808DD">
        <w:t>DIM</w:t>
      </w:r>
      <w:r w:rsidR="0047588C">
        <w:t>’</w:t>
      </w:r>
      <w:r w:rsidR="00D808DD">
        <w:t>s</w:t>
      </w:r>
      <w:proofErr w:type="spellEnd"/>
      <w:r w:rsidR="00D808DD">
        <w:t xml:space="preserve">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 xml:space="preserve">Dessa resultat betecknar </w:t>
      </w:r>
      <w:proofErr w:type="spellStart"/>
      <w:r w:rsidR="00D808DD">
        <w:t>Grades</w:t>
      </w:r>
      <w:proofErr w:type="spellEnd"/>
      <w:r w:rsidR="00D808DD">
        <w:t xml:space="preserve">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w:t>
      </w:r>
      <w:proofErr w:type="spellStart"/>
      <w:r w:rsidR="00234C76">
        <w:t>Grade</w:t>
      </w:r>
      <w:proofErr w:type="spellEnd"/>
      <w:r w:rsidR="00234C76">
        <w:t xml:space="preserv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 xml:space="preserve">blick inom </w:t>
      </w:r>
      <w:proofErr w:type="spellStart"/>
      <w:r>
        <w:t>Grades</w:t>
      </w:r>
      <w:proofErr w:type="spellEnd"/>
      <w:r>
        <w:t xml:space="preserve">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w:t>
      </w:r>
      <w:proofErr w:type="spellStart"/>
      <w:r w:rsidR="008A6C94">
        <w:t>medelpoäng</w:t>
      </w:r>
      <w:proofErr w:type="spellEnd"/>
      <w:r w:rsidR="008A6C94">
        <w:t xml:space="preserve">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 xml:space="preserve">att </w:t>
      </w:r>
      <w:proofErr w:type="spellStart"/>
      <w:r w:rsidR="00DC7A9B">
        <w:t>Grade</w:t>
      </w:r>
      <w:proofErr w:type="spellEnd"/>
      <w:r w:rsidR="00DC7A9B">
        <w:t xml:space="preserv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GB" w:eastAsia="en-GB"/>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A5C4E5F" w14:textId="69AE903C"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proofErr w:type="spellStart"/>
      <w:r>
        <w:rPr>
          <w:b/>
        </w:rPr>
        <w:t>Grades</w:t>
      </w:r>
      <w:proofErr w:type="spellEnd"/>
      <w:r>
        <w:rPr>
          <w:b/>
        </w:rPr>
        <w:t xml:space="preserve">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proofErr w:type="spellStart"/>
      <w:r>
        <w:rPr>
          <w:b/>
          <w:sz w:val="24"/>
        </w:rPr>
        <w:t>Grades</w:t>
      </w:r>
      <w:proofErr w:type="spellEnd"/>
      <w:r>
        <w:rPr>
          <w:b/>
          <w:sz w:val="24"/>
        </w:rPr>
        <w:t xml:space="preserve">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w:t>
      </w:r>
      <w:proofErr w:type="spellStart"/>
      <w:r w:rsidR="003A5A58">
        <w:t>Grade</w:t>
      </w:r>
      <w:proofErr w:type="spellEnd"/>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proofErr w:type="gramStart"/>
      <w:r w:rsidR="00503EE6" w:rsidRPr="00503EE6">
        <w:t>1.67</w:t>
      </w:r>
      <w:proofErr w:type="gramEnd"/>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 xml:space="preserve">av </w:t>
      </w:r>
      <w:proofErr w:type="spellStart"/>
      <w:r w:rsidR="00D90862">
        <w:t>DIM’s</w:t>
      </w:r>
      <w:proofErr w:type="spellEnd"/>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w:t>
      </w:r>
      <w:proofErr w:type="spellStart"/>
      <w:r w:rsidR="00503EE6">
        <w:t>Grade</w:t>
      </w:r>
      <w:proofErr w:type="spellEnd"/>
      <w:r w:rsidR="00503EE6">
        <w:t xml:space="preserve"> och de</w:t>
      </w:r>
      <w:r>
        <w:t xml:space="preserve"> </w:t>
      </w:r>
      <w:r w:rsidR="00503EE6">
        <w:t>motsvarande</w:t>
      </w:r>
      <w:r>
        <w:t xml:space="preserve"> DIM</w:t>
      </w:r>
      <w:r w:rsidR="00694336">
        <w:t>-</w:t>
      </w:r>
      <w:r w:rsidR="00DF3880">
        <w:t>element</w:t>
      </w:r>
      <w:r w:rsidR="00694336">
        <w:t>en</w:t>
      </w:r>
      <w:r>
        <w:t>.</w:t>
      </w:r>
      <w:bookmarkStart w:id="21" w:name="_Toc489811950"/>
      <w:bookmarkStart w:id="22"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GB" w:eastAsia="en-GB"/>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1"/>
      <w:bookmarkEnd w:id="22"/>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3" w:name="_Toc391456185"/>
      <w:bookmarkStart w:id="24" w:name="_Toc412957364"/>
      <w:bookmarkEnd w:id="23"/>
      <w:r w:rsidRPr="004E58AD">
        <w:t>Diskussion</w:t>
      </w:r>
      <w:bookmarkEnd w:id="24"/>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w:t>
      </w:r>
      <w:proofErr w:type="spellStart"/>
      <w:r w:rsidR="008D175A">
        <w:t>Grade</w:t>
      </w:r>
      <w:proofErr w:type="spellEnd"/>
      <w:r w:rsidR="008D175A">
        <w:t xml:space="preserv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w:t>
      </w:r>
      <w:proofErr w:type="spellStart"/>
      <w:r w:rsidR="0025108E">
        <w:t>Grades</w:t>
      </w:r>
      <w:proofErr w:type="spellEnd"/>
      <w:r w:rsidR="0025108E">
        <w:t xml:space="preserve">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w:t>
      </w:r>
      <w:proofErr w:type="spellStart"/>
      <w:r w:rsidR="0025108E" w:rsidRPr="00713E7C">
        <w:rPr>
          <w:rFonts w:cs="Times New Roman"/>
        </w:rPr>
        <w:t>Grades</w:t>
      </w:r>
      <w:proofErr w:type="spellEnd"/>
      <w:r w:rsidR="0025108E" w:rsidRPr="00713E7C">
        <w:rPr>
          <w:rFonts w:cs="Times New Roman"/>
        </w:rPr>
        <w:t xml:space="preserve">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proofErr w:type="spellStart"/>
      <w:r w:rsidR="000C1D43">
        <w:t>Grades</w:t>
      </w:r>
      <w:proofErr w:type="spellEnd"/>
      <w:r w:rsidR="000C1D43">
        <w:t xml:space="preserve">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proofErr w:type="spellStart"/>
      <w:r w:rsidR="007C7CD3">
        <w:t>Grade</w:t>
      </w:r>
      <w:r w:rsidR="00E45207">
        <w:t>s</w:t>
      </w:r>
      <w:proofErr w:type="spellEnd"/>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w:t>
      </w:r>
      <w:proofErr w:type="spellStart"/>
      <w:r w:rsidR="008B0888">
        <w:t>Grades</w:t>
      </w:r>
      <w:proofErr w:type="spellEnd"/>
      <w:r w:rsidR="008B0888">
        <w:t xml:space="preserve"> tidigare kurser enligt </w:t>
      </w:r>
      <w:proofErr w:type="spellStart"/>
      <w:r w:rsidR="008B0888">
        <w:t>DIM’s</w:t>
      </w:r>
      <w:proofErr w:type="spellEnd"/>
      <w:r w:rsidR="008B0888">
        <w:t xml:space="preserve">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proofErr w:type="spellStart"/>
      <w:r w:rsidR="00AC7484">
        <w:t>Grades</w:t>
      </w:r>
      <w:proofErr w:type="spellEnd"/>
      <w:r w:rsidR="00AC7484">
        <w:t xml:space="preserve">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w:t>
      </w:r>
      <w:proofErr w:type="spellStart"/>
      <w:r>
        <w:t>Grades</w:t>
      </w:r>
      <w:proofErr w:type="spellEnd"/>
      <w:r>
        <w:t xml:space="preserve"> nuvarande pedagogiska riktlinjer kartläggas på de tre representativa modeller</w:t>
      </w:r>
      <w:r w:rsidR="00DC27C1">
        <w:t>na</w:t>
      </w:r>
      <w:r>
        <w:t xml:space="preserve"> och, i och med det, kunde det mest passande </w:t>
      </w:r>
      <w:r w:rsidR="001A2E41">
        <w:t>perspektiv</w:t>
      </w:r>
      <w:r w:rsidR="00047160">
        <w:t>et</w:t>
      </w:r>
      <w:r>
        <w:t xml:space="preserve"> för </w:t>
      </w:r>
      <w:proofErr w:type="spellStart"/>
      <w:r>
        <w:t>Grades</w:t>
      </w:r>
      <w:proofErr w:type="spellEnd"/>
      <w:r>
        <w:t xml:space="preserve">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proofErr w:type="spellStart"/>
      <w:r w:rsidR="00A33BE8">
        <w:t>Mayes</w:t>
      </w:r>
      <w:proofErr w:type="spellEnd"/>
      <w:r w:rsidR="00A33BE8">
        <w:t xml:space="preserve"> </w:t>
      </w:r>
      <w:r w:rsidR="0034202E">
        <w:t>&amp;</w:t>
      </w:r>
      <w:r w:rsidR="00A33BE8">
        <w:t xml:space="preserve"> de </w:t>
      </w:r>
      <w:proofErr w:type="spellStart"/>
      <w:r w:rsidR="00A33BE8">
        <w:t>Freitas</w:t>
      </w:r>
      <w:proofErr w:type="spellEnd"/>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w:t>
      </w:r>
      <w:proofErr w:type="spellStart"/>
      <w:r w:rsidR="006605E3">
        <w:t>Mayes</w:t>
      </w:r>
      <w:proofErr w:type="spellEnd"/>
      <w:r w:rsidR="006605E3">
        <w:t xml:space="preserve"> &amp; de </w:t>
      </w:r>
      <w:proofErr w:type="spellStart"/>
      <w:r w:rsidR="006605E3">
        <w:t>Freitas</w:t>
      </w:r>
      <w:proofErr w:type="spellEnd"/>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w:t>
      </w:r>
      <w:proofErr w:type="spellStart"/>
      <w:r>
        <w:t>Grade</w:t>
      </w:r>
      <w:proofErr w:type="spellEnd"/>
      <w:r>
        <w:t xml:space="preserve"> som utvecklar kurser utöver den pedagogiska ansvarige.</w:t>
      </w:r>
      <w:r w:rsidR="007E3F69">
        <w:t xml:space="preserve"> </w:t>
      </w:r>
      <w:r w:rsidR="008227FA">
        <w:t xml:space="preserve">Intervjuresultatet visade att det Associativa perspektivet passade bäst in på </w:t>
      </w:r>
      <w:proofErr w:type="spellStart"/>
      <w:r w:rsidR="008227FA">
        <w:t>Grades</w:t>
      </w:r>
      <w:proofErr w:type="spellEnd"/>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 xml:space="preserve">enligt </w:t>
      </w:r>
      <w:proofErr w:type="spellStart"/>
      <w:r w:rsidR="00E83E99">
        <w:t>Grade</w:t>
      </w:r>
      <w:r w:rsidR="00A61540">
        <w:t>s</w:t>
      </w:r>
      <w:proofErr w:type="spellEnd"/>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w:t>
      </w:r>
      <w:proofErr w:type="spellStart"/>
      <w:r w:rsidR="00AC7484">
        <w:t>Grades</w:t>
      </w:r>
      <w:proofErr w:type="spellEnd"/>
      <w:r w:rsidR="00AC7484">
        <w:t xml:space="preserve">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w:t>
      </w:r>
      <w:proofErr w:type="spellStart"/>
      <w:r w:rsidR="00674179">
        <w:t>Grades</w:t>
      </w:r>
      <w:proofErr w:type="spellEnd"/>
      <w:r w:rsidR="00674179">
        <w:t xml:space="preserve">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proofErr w:type="spellStart"/>
      <w:r w:rsidR="00C46D9D">
        <w:t>Grade</w:t>
      </w:r>
      <w:proofErr w:type="spellEnd"/>
      <w:r w:rsidR="00C46D9D">
        <w:t xml:space="preserv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 xml:space="preserve">att </w:t>
      </w:r>
      <w:proofErr w:type="spellStart"/>
      <w:r w:rsidR="00B566A4">
        <w:t>Gr</w:t>
      </w:r>
      <w:r w:rsidR="00C46D9D">
        <w:t>ade</w:t>
      </w:r>
      <w:proofErr w:type="spellEnd"/>
      <w:r w:rsidR="00C46D9D">
        <w:t xml:space="preserv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 xml:space="preserve">bättrad pedagogik i </w:t>
      </w:r>
      <w:proofErr w:type="spellStart"/>
      <w:r w:rsidR="00F358E4">
        <w:t>Grades</w:t>
      </w:r>
      <w:proofErr w:type="spellEnd"/>
      <w:r w:rsidR="00F358E4">
        <w:t xml:space="preserve">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w:t>
      </w:r>
      <w:proofErr w:type="spellStart"/>
      <w:r>
        <w:t>Grade</w:t>
      </w:r>
      <w:proofErr w:type="spellEnd"/>
      <w:r>
        <w:t xml:space="preserv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 xml:space="preserve">emellan </w:t>
      </w:r>
      <w:proofErr w:type="spellStart"/>
      <w:r w:rsidR="00674577">
        <w:t>Grades</w:t>
      </w:r>
      <w:proofErr w:type="spellEnd"/>
      <w:r w:rsidR="00674577">
        <w:t xml:space="preserve"> kur</w:t>
      </w:r>
      <w:r>
        <w:t>ser,</w:t>
      </w:r>
      <w:r w:rsidR="000152C2">
        <w:t xml:space="preserve"> </w:t>
      </w:r>
      <w:r w:rsidR="007E6083">
        <w:t xml:space="preserve">är rekommendationen att </w:t>
      </w:r>
      <w:proofErr w:type="spellStart"/>
      <w:r w:rsidR="000152C2">
        <w:t>Grade</w:t>
      </w:r>
      <w:proofErr w:type="spellEnd"/>
      <w:r w:rsidR="000152C2">
        <w:t xml:space="preserv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w:t>
      </w:r>
      <w:proofErr w:type="spellStart"/>
      <w:r>
        <w:t>Grades</w:t>
      </w:r>
      <w:proofErr w:type="spellEnd"/>
      <w:r>
        <w:t xml:space="preserve"> övergång till </w:t>
      </w:r>
      <w:proofErr w:type="gramStart"/>
      <w:r>
        <w:t>en modellbaserat strategi</w:t>
      </w:r>
      <w:proofErr w:type="gramEnd"/>
      <w:r>
        <w:t xml:space="preserve">. </w:t>
      </w:r>
      <w:r w:rsidR="00DE1A92">
        <w:t>Samtidigt identifiera</w:t>
      </w:r>
      <w:r w:rsidR="007E6083">
        <w:t>s</w:t>
      </w:r>
      <w:r w:rsidR="00DE1A92">
        <w:t xml:space="preserve"> för- och nackdelar med </w:t>
      </w:r>
      <w:proofErr w:type="spellStart"/>
      <w:r w:rsidR="00DE1A92">
        <w:t>Grades</w:t>
      </w:r>
      <w:proofErr w:type="spellEnd"/>
      <w:r w:rsidR="00DE1A92">
        <w:t xml:space="preserve">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5" w:name="_Toc412957365"/>
      <w:r w:rsidRPr="004E58AD">
        <w:t>Tack</w:t>
      </w:r>
      <w:bookmarkEnd w:id="25"/>
    </w:p>
    <w:p w14:paraId="78DAD096" w14:textId="0808D68B" w:rsidR="00F81DA7" w:rsidRDefault="00E97FC1" w:rsidP="004E6A58">
      <w:pPr>
        <w:spacing w:line="480" w:lineRule="auto"/>
        <w:jc w:val="both"/>
      </w:pPr>
      <w:r>
        <w:t xml:space="preserve">Jag tackar Jason </w:t>
      </w:r>
      <w:proofErr w:type="spellStart"/>
      <w:r>
        <w:t>Serviss</w:t>
      </w:r>
      <w:proofErr w:type="spellEnd"/>
      <w:r>
        <w:t xml:space="preserve"> för att ha bidragit till exa</w:t>
      </w:r>
      <w:r w:rsidR="0010000F">
        <w:t xml:space="preserve">mensarbetet med din kunskap, </w:t>
      </w:r>
      <w:r>
        <w:t>tid</w:t>
      </w:r>
      <w:r w:rsidR="0010000F">
        <w:t>, och tålamod</w:t>
      </w:r>
      <w:r>
        <w:t>.</w:t>
      </w:r>
      <w:r w:rsidR="0010000F">
        <w:t xml:space="preserve"> Jag tackar min bror Simon </w:t>
      </w:r>
      <w:proofErr w:type="spellStart"/>
      <w:r w:rsidR="0010000F">
        <w:t>Imner</w:t>
      </w:r>
      <w:proofErr w:type="spellEnd"/>
      <w:r w:rsidR="0010000F">
        <w:t xml:space="preserve"> för stöd och uppmuntran till examenarbetet. </w:t>
      </w:r>
      <w:r w:rsidR="004450E6">
        <w:t xml:space="preserve">Jag tackar Elin </w:t>
      </w:r>
      <w:proofErr w:type="spellStart"/>
      <w:r w:rsidR="004450E6">
        <w:t>Edsbäcker</w:t>
      </w:r>
      <w:proofErr w:type="spellEnd"/>
      <w:r w:rsidR="004450E6">
        <w:t xml:space="preserve"> för noga korrekturläsning. </w:t>
      </w:r>
      <w:r w:rsidR="00B35E9B">
        <w:t>J</w:t>
      </w:r>
      <w:r w:rsidR="00DB3CC8">
        <w:t xml:space="preserve">ag </w:t>
      </w:r>
      <w:r w:rsidR="00B35E9B">
        <w:t xml:space="preserve">vill </w:t>
      </w:r>
      <w:r w:rsidR="00BF2EDC">
        <w:t>även</w:t>
      </w:r>
      <w:r w:rsidR="00DB3CC8">
        <w:t xml:space="preserve"> tacka </w:t>
      </w:r>
      <w:proofErr w:type="spellStart"/>
      <w:r w:rsidR="00DB3CC8">
        <w:t>Grade</w:t>
      </w:r>
      <w:proofErr w:type="spellEnd"/>
      <w:r w:rsidR="00DB3CC8">
        <w:t xml:space="preserv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6" w:name="_Toc391456186"/>
      <w:bookmarkStart w:id="27" w:name="_Toc412957366"/>
      <w:bookmarkEnd w:id="26"/>
      <w:r w:rsidRPr="004E58AD">
        <w:lastRenderedPageBreak/>
        <w:t>Referenser</w:t>
      </w:r>
      <w:bookmarkEnd w:id="27"/>
    </w:p>
    <w:p w14:paraId="306367E3" w14:textId="2F8D1411" w:rsidR="004910FF" w:rsidRPr="004761C7" w:rsidRDefault="00B93B7F">
      <w:pPr>
        <w:widowControl w:val="0"/>
        <w:autoSpaceDE w:val="0"/>
        <w:autoSpaceDN w:val="0"/>
        <w:adjustRightInd w:val="0"/>
        <w:rPr>
          <w:rFonts w:cs="Times New Roman"/>
          <w:szCs w:val="24"/>
          <w:lang w:val="en-GB"/>
          <w:rPrChange w:id="28" w:author="Microsoft Office User" w:date="2019-03-06T15:55:00Z">
            <w:rPr>
              <w:rFonts w:cs="Times New Roman"/>
              <w:szCs w:val="24"/>
            </w:rPr>
          </w:rPrChange>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4761C7">
        <w:rPr>
          <w:rFonts w:cs="Times New Roman"/>
          <w:szCs w:val="24"/>
          <w:lang w:val="en-GB"/>
          <w:rPrChange w:id="29" w:author="Microsoft Office User" w:date="2019-03-06T15:55:00Z">
            <w:rPr>
              <w:rFonts w:cs="Times New Roman"/>
              <w:szCs w:val="24"/>
            </w:rPr>
          </w:rPrChange>
        </w:rPr>
        <w:t xml:space="preserve"> 31, 2018, from goo.gl/</w:t>
      </w:r>
      <w:proofErr w:type="spellStart"/>
      <w:r w:rsidR="004910FF" w:rsidRPr="004761C7">
        <w:rPr>
          <w:rFonts w:cs="Times New Roman"/>
          <w:szCs w:val="24"/>
          <w:lang w:val="en-GB"/>
          <w:rPrChange w:id="30" w:author="Microsoft Office User" w:date="2019-03-06T15:55:00Z">
            <w:rPr>
              <w:rFonts w:cs="Times New Roman"/>
              <w:szCs w:val="24"/>
            </w:rPr>
          </w:rPrChange>
        </w:rPr>
        <w:t>SbUuNe</w:t>
      </w:r>
      <w:proofErr w:type="spellEnd"/>
    </w:p>
    <w:p w14:paraId="58AD40CC" w14:textId="77777777" w:rsidR="001D1E34" w:rsidRPr="004761C7" w:rsidRDefault="001D1E34">
      <w:pPr>
        <w:widowControl w:val="0"/>
        <w:autoSpaceDE w:val="0"/>
        <w:autoSpaceDN w:val="0"/>
        <w:adjustRightInd w:val="0"/>
        <w:rPr>
          <w:rFonts w:cs="Times New Roman"/>
          <w:szCs w:val="24"/>
          <w:lang w:val="en-GB"/>
          <w:rPrChange w:id="31" w:author="Microsoft Office User" w:date="2019-03-06T15:55:00Z">
            <w:rPr>
              <w:rFonts w:cs="Times New Roman"/>
              <w:szCs w:val="24"/>
            </w:rPr>
          </w:rPrChange>
        </w:rPr>
      </w:pPr>
    </w:p>
    <w:p w14:paraId="70953CA3" w14:textId="77777777" w:rsidR="004910FF" w:rsidRPr="004761C7" w:rsidRDefault="004910FF">
      <w:pPr>
        <w:widowControl w:val="0"/>
        <w:autoSpaceDE w:val="0"/>
        <w:autoSpaceDN w:val="0"/>
        <w:adjustRightInd w:val="0"/>
        <w:rPr>
          <w:rFonts w:cs="Times New Roman"/>
          <w:szCs w:val="24"/>
          <w:lang w:val="en-GB"/>
          <w:rPrChange w:id="32" w:author="Microsoft Office User" w:date="2019-03-06T15:55:00Z">
            <w:rPr>
              <w:rFonts w:cs="Times New Roman"/>
              <w:szCs w:val="24"/>
            </w:rPr>
          </w:rPrChange>
        </w:rPr>
      </w:pPr>
      <w:proofErr w:type="spellStart"/>
      <w:r w:rsidRPr="004761C7">
        <w:rPr>
          <w:rFonts w:cs="Times New Roman"/>
          <w:szCs w:val="24"/>
          <w:lang w:val="en-GB"/>
          <w:rPrChange w:id="33" w:author="Microsoft Office User" w:date="2019-03-06T15:55:00Z">
            <w:rPr>
              <w:rFonts w:cs="Times New Roman"/>
              <w:szCs w:val="24"/>
            </w:rPr>
          </w:rPrChange>
        </w:rPr>
        <w:t>Carlberg</w:t>
      </w:r>
      <w:proofErr w:type="spellEnd"/>
      <w:r w:rsidRPr="004761C7">
        <w:rPr>
          <w:rFonts w:cs="Times New Roman"/>
          <w:szCs w:val="24"/>
          <w:lang w:val="en-GB"/>
          <w:rPrChange w:id="34" w:author="Microsoft Office User" w:date="2019-03-06T15:55:00Z">
            <w:rPr>
              <w:rFonts w:cs="Times New Roman"/>
              <w:szCs w:val="24"/>
            </w:rPr>
          </w:rPrChange>
        </w:rPr>
        <w:t xml:space="preserve">, N. (2017, March 5). </w:t>
      </w:r>
      <w:proofErr w:type="spellStart"/>
      <w:r w:rsidRPr="004761C7">
        <w:rPr>
          <w:rFonts w:cs="Times New Roman"/>
          <w:szCs w:val="24"/>
          <w:lang w:val="en-GB"/>
          <w:rPrChange w:id="35" w:author="Microsoft Office User" w:date="2019-03-06T15:55:00Z">
            <w:rPr>
              <w:rFonts w:cs="Times New Roman"/>
              <w:szCs w:val="24"/>
            </w:rPr>
          </w:rPrChange>
        </w:rPr>
        <w:t>Branschanalys</w:t>
      </w:r>
      <w:proofErr w:type="spellEnd"/>
      <w:r w:rsidRPr="004761C7">
        <w:rPr>
          <w:rFonts w:cs="Times New Roman"/>
          <w:szCs w:val="24"/>
          <w:lang w:val="en-GB"/>
          <w:rPrChange w:id="36" w:author="Microsoft Office User" w:date="2019-03-06T15:55:00Z">
            <w:rPr>
              <w:rFonts w:cs="Times New Roman"/>
              <w:szCs w:val="24"/>
            </w:rPr>
          </w:rPrChange>
        </w:rPr>
        <w:t xml:space="preserve"> e-learning </w:t>
      </w:r>
      <w:proofErr w:type="spellStart"/>
      <w:r w:rsidRPr="004761C7">
        <w:rPr>
          <w:rFonts w:cs="Times New Roman"/>
          <w:szCs w:val="24"/>
          <w:lang w:val="en-GB"/>
          <w:rPrChange w:id="37" w:author="Microsoft Office User" w:date="2019-03-06T15:55:00Z">
            <w:rPr>
              <w:rFonts w:cs="Times New Roman"/>
              <w:szCs w:val="24"/>
            </w:rPr>
          </w:rPrChange>
        </w:rPr>
        <w:t>Sverige</w:t>
      </w:r>
      <w:proofErr w:type="spellEnd"/>
      <w:r w:rsidRPr="004761C7">
        <w:rPr>
          <w:rFonts w:cs="Times New Roman"/>
          <w:szCs w:val="24"/>
          <w:lang w:val="en-GB"/>
          <w:rPrChange w:id="38" w:author="Microsoft Office User" w:date="2019-03-06T15:55:00Z">
            <w:rPr>
              <w:rFonts w:cs="Times New Roman"/>
              <w:szCs w:val="24"/>
            </w:rPr>
          </w:rPrChange>
        </w:rPr>
        <w:t xml:space="preserve"> 2015. Retrieved October 7, 2018, from goo.gl/ZU9VLM</w:t>
      </w:r>
    </w:p>
    <w:p w14:paraId="0BF1DFB1" w14:textId="77777777" w:rsidR="001D1E34" w:rsidRPr="004761C7" w:rsidRDefault="001D1E34">
      <w:pPr>
        <w:widowControl w:val="0"/>
        <w:autoSpaceDE w:val="0"/>
        <w:autoSpaceDN w:val="0"/>
        <w:adjustRightInd w:val="0"/>
        <w:rPr>
          <w:rFonts w:cs="Times New Roman"/>
          <w:szCs w:val="24"/>
          <w:lang w:val="en-GB"/>
          <w:rPrChange w:id="39" w:author="Microsoft Office User" w:date="2019-03-06T15:55:00Z">
            <w:rPr>
              <w:rFonts w:cs="Times New Roman"/>
              <w:szCs w:val="24"/>
            </w:rPr>
          </w:rPrChange>
        </w:rPr>
      </w:pPr>
    </w:p>
    <w:p w14:paraId="28443CDE" w14:textId="77777777" w:rsidR="004910FF" w:rsidRPr="004761C7" w:rsidRDefault="004910FF">
      <w:pPr>
        <w:widowControl w:val="0"/>
        <w:autoSpaceDE w:val="0"/>
        <w:autoSpaceDN w:val="0"/>
        <w:adjustRightInd w:val="0"/>
        <w:rPr>
          <w:rFonts w:cs="Times New Roman"/>
          <w:szCs w:val="24"/>
          <w:lang w:val="en-GB"/>
          <w:rPrChange w:id="40" w:author="Microsoft Office User" w:date="2019-03-06T15:55:00Z">
            <w:rPr>
              <w:rFonts w:cs="Times New Roman"/>
              <w:szCs w:val="24"/>
            </w:rPr>
          </w:rPrChange>
        </w:rPr>
      </w:pPr>
      <w:r w:rsidRPr="004761C7">
        <w:rPr>
          <w:rFonts w:cs="Times New Roman"/>
          <w:szCs w:val="24"/>
          <w:lang w:val="en-GB"/>
          <w:rPrChange w:id="41" w:author="Microsoft Office User" w:date="2019-03-06T15:55:00Z">
            <w:rPr>
              <w:rFonts w:cs="Times New Roman"/>
              <w:szCs w:val="24"/>
            </w:rPr>
          </w:rPrChange>
        </w:rPr>
        <w:t xml:space="preserve">Clark, R. C., &amp; Mayer, R. E. (2012). </w:t>
      </w:r>
      <w:r w:rsidRPr="004761C7">
        <w:rPr>
          <w:rFonts w:cs="Times New Roman"/>
          <w:i/>
          <w:iCs/>
          <w:szCs w:val="24"/>
          <w:lang w:val="en-GB"/>
          <w:rPrChange w:id="42" w:author="Microsoft Office User" w:date="2019-03-06T15:55:00Z">
            <w:rPr>
              <w:rFonts w:cs="Times New Roman"/>
              <w:i/>
              <w:iCs/>
              <w:szCs w:val="24"/>
            </w:rPr>
          </w:rPrChange>
        </w:rPr>
        <w:t>Scenario-based e-Learning: Evidence-Based Guidelines for Online Workforce Learning</w:t>
      </w:r>
      <w:r w:rsidRPr="004761C7">
        <w:rPr>
          <w:rFonts w:cs="Times New Roman"/>
          <w:szCs w:val="24"/>
          <w:lang w:val="en-GB"/>
          <w:rPrChange w:id="43" w:author="Microsoft Office User" w:date="2019-03-06T15:55:00Z">
            <w:rPr>
              <w:rFonts w:cs="Times New Roman"/>
              <w:szCs w:val="24"/>
            </w:rPr>
          </w:rPrChange>
        </w:rPr>
        <w:t>. John Wiley &amp; Sons.</w:t>
      </w:r>
    </w:p>
    <w:p w14:paraId="6D1357CC" w14:textId="77777777" w:rsidR="001D1E34" w:rsidRPr="004761C7" w:rsidRDefault="001D1E34">
      <w:pPr>
        <w:widowControl w:val="0"/>
        <w:autoSpaceDE w:val="0"/>
        <w:autoSpaceDN w:val="0"/>
        <w:adjustRightInd w:val="0"/>
        <w:rPr>
          <w:rFonts w:cs="Times New Roman"/>
          <w:szCs w:val="24"/>
          <w:lang w:val="en-GB"/>
          <w:rPrChange w:id="44" w:author="Microsoft Office User" w:date="2019-03-06T15:55:00Z">
            <w:rPr>
              <w:rFonts w:cs="Times New Roman"/>
              <w:szCs w:val="24"/>
            </w:rPr>
          </w:rPrChange>
        </w:rPr>
      </w:pPr>
    </w:p>
    <w:p w14:paraId="5CDFC9AB" w14:textId="77777777" w:rsidR="004910FF" w:rsidRPr="004761C7" w:rsidRDefault="004910FF">
      <w:pPr>
        <w:widowControl w:val="0"/>
        <w:autoSpaceDE w:val="0"/>
        <w:autoSpaceDN w:val="0"/>
        <w:adjustRightInd w:val="0"/>
        <w:rPr>
          <w:rFonts w:cs="Times New Roman"/>
          <w:szCs w:val="24"/>
          <w:lang w:val="en-GB"/>
          <w:rPrChange w:id="45" w:author="Microsoft Office User" w:date="2019-03-06T15:55:00Z">
            <w:rPr>
              <w:rFonts w:cs="Times New Roman"/>
              <w:szCs w:val="24"/>
            </w:rPr>
          </w:rPrChange>
        </w:rPr>
      </w:pPr>
      <w:proofErr w:type="spellStart"/>
      <w:r w:rsidRPr="004761C7">
        <w:rPr>
          <w:rFonts w:cs="Times New Roman"/>
          <w:szCs w:val="24"/>
          <w:lang w:val="en-GB"/>
          <w:rPrChange w:id="46" w:author="Microsoft Office User" w:date="2019-03-06T15:55:00Z">
            <w:rPr>
              <w:rFonts w:cs="Times New Roman"/>
              <w:szCs w:val="24"/>
            </w:rPr>
          </w:rPrChange>
        </w:rPr>
        <w:t>Conole</w:t>
      </w:r>
      <w:proofErr w:type="spellEnd"/>
      <w:r w:rsidRPr="004761C7">
        <w:rPr>
          <w:rFonts w:cs="Times New Roman"/>
          <w:szCs w:val="24"/>
          <w:lang w:val="en-GB"/>
          <w:rPrChange w:id="47" w:author="Microsoft Office User" w:date="2019-03-06T15:55:00Z">
            <w:rPr>
              <w:rFonts w:cs="Times New Roman"/>
              <w:szCs w:val="24"/>
            </w:rPr>
          </w:rPrChange>
        </w:rPr>
        <w:t xml:space="preserve">, G., Dyke, M., Oliver, M., &amp; Seale, J. (2004). Mapping pedagogy and tools for effective learning design. </w:t>
      </w:r>
      <w:r w:rsidRPr="004761C7">
        <w:rPr>
          <w:rFonts w:cs="Times New Roman"/>
          <w:i/>
          <w:iCs/>
          <w:szCs w:val="24"/>
          <w:lang w:val="en-GB"/>
          <w:rPrChange w:id="48" w:author="Microsoft Office User" w:date="2019-03-06T15:55:00Z">
            <w:rPr>
              <w:rFonts w:cs="Times New Roman"/>
              <w:i/>
              <w:iCs/>
              <w:szCs w:val="24"/>
            </w:rPr>
          </w:rPrChange>
        </w:rPr>
        <w:t>Computers &amp; Education</w:t>
      </w:r>
      <w:r w:rsidRPr="004761C7">
        <w:rPr>
          <w:rFonts w:cs="Times New Roman"/>
          <w:szCs w:val="24"/>
          <w:lang w:val="en-GB"/>
          <w:rPrChange w:id="49" w:author="Microsoft Office User" w:date="2019-03-06T15:55:00Z">
            <w:rPr>
              <w:rFonts w:cs="Times New Roman"/>
              <w:szCs w:val="24"/>
            </w:rPr>
          </w:rPrChange>
        </w:rPr>
        <w:t xml:space="preserve">, </w:t>
      </w:r>
      <w:r w:rsidRPr="004761C7">
        <w:rPr>
          <w:rFonts w:cs="Times New Roman"/>
          <w:i/>
          <w:iCs/>
          <w:szCs w:val="24"/>
          <w:lang w:val="en-GB"/>
          <w:rPrChange w:id="50" w:author="Microsoft Office User" w:date="2019-03-06T15:55:00Z">
            <w:rPr>
              <w:rFonts w:cs="Times New Roman"/>
              <w:i/>
              <w:iCs/>
              <w:szCs w:val="24"/>
            </w:rPr>
          </w:rPrChange>
        </w:rPr>
        <w:t>43</w:t>
      </w:r>
      <w:r w:rsidRPr="004761C7">
        <w:rPr>
          <w:rFonts w:cs="Times New Roman"/>
          <w:szCs w:val="24"/>
          <w:lang w:val="en-GB"/>
          <w:rPrChange w:id="51" w:author="Microsoft Office User" w:date="2019-03-06T15:55:00Z">
            <w:rPr>
              <w:rFonts w:cs="Times New Roman"/>
              <w:szCs w:val="24"/>
            </w:rPr>
          </w:rPrChange>
        </w:rPr>
        <w:t>(1–2), 17–33. https://doi.org/10.1016/j.compedu.2003.12.018</w:t>
      </w:r>
    </w:p>
    <w:p w14:paraId="700C0274" w14:textId="77777777" w:rsidR="001D1E34" w:rsidRPr="004761C7" w:rsidRDefault="001D1E34">
      <w:pPr>
        <w:widowControl w:val="0"/>
        <w:autoSpaceDE w:val="0"/>
        <w:autoSpaceDN w:val="0"/>
        <w:adjustRightInd w:val="0"/>
        <w:rPr>
          <w:rFonts w:cs="Times New Roman"/>
          <w:szCs w:val="24"/>
          <w:lang w:val="en-GB"/>
          <w:rPrChange w:id="52" w:author="Microsoft Office User" w:date="2019-03-06T15:55:00Z">
            <w:rPr>
              <w:rFonts w:cs="Times New Roman"/>
              <w:szCs w:val="24"/>
            </w:rPr>
          </w:rPrChange>
        </w:rPr>
      </w:pPr>
    </w:p>
    <w:p w14:paraId="104887BB" w14:textId="77777777" w:rsidR="004910FF" w:rsidRPr="004761C7" w:rsidRDefault="004910FF">
      <w:pPr>
        <w:widowControl w:val="0"/>
        <w:autoSpaceDE w:val="0"/>
        <w:autoSpaceDN w:val="0"/>
        <w:adjustRightInd w:val="0"/>
        <w:rPr>
          <w:rFonts w:cs="Times New Roman"/>
          <w:szCs w:val="24"/>
          <w:lang w:val="en-GB"/>
          <w:rPrChange w:id="53" w:author="Microsoft Office User" w:date="2019-03-06T15:55:00Z">
            <w:rPr>
              <w:rFonts w:cs="Times New Roman"/>
              <w:szCs w:val="24"/>
            </w:rPr>
          </w:rPrChange>
        </w:rPr>
      </w:pPr>
      <w:proofErr w:type="spellStart"/>
      <w:r w:rsidRPr="004761C7">
        <w:rPr>
          <w:rFonts w:cs="Times New Roman"/>
          <w:szCs w:val="24"/>
          <w:lang w:val="en-GB"/>
          <w:rPrChange w:id="54" w:author="Microsoft Office User" w:date="2019-03-06T15:55:00Z">
            <w:rPr>
              <w:rFonts w:cs="Times New Roman"/>
              <w:szCs w:val="24"/>
            </w:rPr>
          </w:rPrChange>
        </w:rPr>
        <w:t>Conole</w:t>
      </w:r>
      <w:proofErr w:type="spellEnd"/>
      <w:r w:rsidRPr="004761C7">
        <w:rPr>
          <w:rFonts w:cs="Times New Roman"/>
          <w:szCs w:val="24"/>
          <w:lang w:val="en-GB"/>
          <w:rPrChange w:id="55" w:author="Microsoft Office User" w:date="2019-03-06T15:55:00Z">
            <w:rPr>
              <w:rFonts w:cs="Times New Roman"/>
              <w:szCs w:val="24"/>
            </w:rPr>
          </w:rPrChange>
        </w:rPr>
        <w:t xml:space="preserve">, </w:t>
      </w:r>
      <w:proofErr w:type="spellStart"/>
      <w:r w:rsidRPr="004761C7">
        <w:rPr>
          <w:rFonts w:cs="Times New Roman"/>
          <w:szCs w:val="24"/>
          <w:lang w:val="en-GB"/>
          <w:rPrChange w:id="56" w:author="Microsoft Office User" w:date="2019-03-06T15:55:00Z">
            <w:rPr>
              <w:rFonts w:cs="Times New Roman"/>
              <w:szCs w:val="24"/>
            </w:rPr>
          </w:rPrChange>
        </w:rPr>
        <w:t>Gráinne</w:t>
      </w:r>
      <w:proofErr w:type="spellEnd"/>
      <w:r w:rsidRPr="004761C7">
        <w:rPr>
          <w:rFonts w:cs="Times New Roman"/>
          <w:szCs w:val="24"/>
          <w:lang w:val="en-GB"/>
          <w:rPrChange w:id="57" w:author="Microsoft Office User" w:date="2019-03-06T15:55:00Z">
            <w:rPr>
              <w:rFonts w:cs="Times New Roman"/>
              <w:szCs w:val="24"/>
            </w:rPr>
          </w:rPrChange>
        </w:rPr>
        <w:t xml:space="preserve">. (2010). </w:t>
      </w:r>
      <w:r w:rsidRPr="004761C7">
        <w:rPr>
          <w:rFonts w:cs="Times New Roman"/>
          <w:i/>
          <w:iCs/>
          <w:szCs w:val="24"/>
          <w:lang w:val="en-GB"/>
          <w:rPrChange w:id="58" w:author="Microsoft Office User" w:date="2019-03-06T15:55:00Z">
            <w:rPr>
              <w:rFonts w:cs="Times New Roman"/>
              <w:i/>
              <w:iCs/>
              <w:szCs w:val="24"/>
            </w:rPr>
          </w:rPrChange>
        </w:rPr>
        <w:t>Review of Pedagogical Models and their use in e-learning</w:t>
      </w:r>
      <w:r w:rsidRPr="004761C7">
        <w:rPr>
          <w:rFonts w:cs="Times New Roman"/>
          <w:szCs w:val="24"/>
          <w:lang w:val="en-GB"/>
          <w:rPrChange w:id="59" w:author="Microsoft Office User" w:date="2019-03-06T15:55:00Z">
            <w:rPr>
              <w:rFonts w:cs="Times New Roman"/>
              <w:szCs w:val="24"/>
            </w:rPr>
          </w:rPrChange>
        </w:rPr>
        <w:t>. Milton Keynes: Open University. Retrieved from goo.gl/AfBK7R</w:t>
      </w:r>
    </w:p>
    <w:p w14:paraId="7E46285B" w14:textId="77777777" w:rsidR="001D1E34" w:rsidRPr="004761C7" w:rsidRDefault="001D1E34">
      <w:pPr>
        <w:widowControl w:val="0"/>
        <w:autoSpaceDE w:val="0"/>
        <w:autoSpaceDN w:val="0"/>
        <w:adjustRightInd w:val="0"/>
        <w:rPr>
          <w:rFonts w:cs="Times New Roman"/>
          <w:szCs w:val="24"/>
          <w:lang w:val="en-GB"/>
          <w:rPrChange w:id="60" w:author="Microsoft Office User" w:date="2019-03-06T15:55:00Z">
            <w:rPr>
              <w:rFonts w:cs="Times New Roman"/>
              <w:szCs w:val="24"/>
            </w:rPr>
          </w:rPrChange>
        </w:rPr>
      </w:pPr>
    </w:p>
    <w:p w14:paraId="498BC5E8" w14:textId="77777777" w:rsidR="004910FF" w:rsidRPr="004761C7" w:rsidRDefault="004910FF">
      <w:pPr>
        <w:widowControl w:val="0"/>
        <w:autoSpaceDE w:val="0"/>
        <w:autoSpaceDN w:val="0"/>
        <w:adjustRightInd w:val="0"/>
        <w:rPr>
          <w:rFonts w:cs="Times New Roman"/>
          <w:szCs w:val="24"/>
          <w:lang w:val="en-GB"/>
          <w:rPrChange w:id="61" w:author="Microsoft Office User" w:date="2019-03-06T15:55:00Z">
            <w:rPr>
              <w:rFonts w:cs="Times New Roman"/>
              <w:szCs w:val="24"/>
            </w:rPr>
          </w:rPrChange>
        </w:rPr>
      </w:pPr>
      <w:proofErr w:type="spellStart"/>
      <w:r w:rsidRPr="004761C7">
        <w:rPr>
          <w:rFonts w:cs="Times New Roman"/>
          <w:szCs w:val="24"/>
          <w:lang w:val="en-GB"/>
          <w:rPrChange w:id="62" w:author="Microsoft Office User" w:date="2019-03-06T15:55:00Z">
            <w:rPr>
              <w:rFonts w:cs="Times New Roman"/>
              <w:szCs w:val="24"/>
            </w:rPr>
          </w:rPrChange>
        </w:rPr>
        <w:t>Dabbagh</w:t>
      </w:r>
      <w:proofErr w:type="spellEnd"/>
      <w:r w:rsidRPr="004761C7">
        <w:rPr>
          <w:rFonts w:cs="Times New Roman"/>
          <w:szCs w:val="24"/>
          <w:lang w:val="en-GB"/>
          <w:rPrChange w:id="63" w:author="Microsoft Office User" w:date="2019-03-06T15:55:00Z">
            <w:rPr>
              <w:rFonts w:cs="Times New Roman"/>
              <w:szCs w:val="24"/>
            </w:rPr>
          </w:rPrChange>
        </w:rPr>
        <w:t xml:space="preserve">, N. (2005). Pedagogical models for E-Learning: A theory-based design framework. In </w:t>
      </w:r>
      <w:proofErr w:type="gramStart"/>
      <w:r w:rsidRPr="004761C7">
        <w:rPr>
          <w:rFonts w:cs="Times New Roman"/>
          <w:i/>
          <w:iCs/>
          <w:szCs w:val="24"/>
          <w:lang w:val="en-GB"/>
          <w:rPrChange w:id="64" w:author="Microsoft Office User" w:date="2019-03-06T15:55:00Z">
            <w:rPr>
              <w:rFonts w:cs="Times New Roman"/>
              <w:i/>
              <w:iCs/>
              <w:szCs w:val="24"/>
            </w:rPr>
          </w:rPrChange>
        </w:rPr>
        <w:t>In</w:t>
      </w:r>
      <w:proofErr w:type="gramEnd"/>
      <w:r w:rsidRPr="004761C7">
        <w:rPr>
          <w:rFonts w:cs="Times New Roman"/>
          <w:i/>
          <w:iCs/>
          <w:szCs w:val="24"/>
          <w:lang w:val="en-GB"/>
          <w:rPrChange w:id="65" w:author="Microsoft Office User" w:date="2019-03-06T15:55:00Z">
            <w:rPr>
              <w:rFonts w:cs="Times New Roman"/>
              <w:i/>
              <w:iCs/>
              <w:szCs w:val="24"/>
            </w:rPr>
          </w:rPrChange>
        </w:rPr>
        <w:t xml:space="preserve"> International Journal of Technology in Teaching and Learning</w:t>
      </w:r>
      <w:r w:rsidRPr="004761C7">
        <w:rPr>
          <w:rFonts w:cs="Times New Roman"/>
          <w:szCs w:val="24"/>
          <w:lang w:val="en-GB"/>
          <w:rPrChange w:id="66" w:author="Microsoft Office User" w:date="2019-03-06T15:55:00Z">
            <w:rPr>
              <w:rFonts w:cs="Times New Roman"/>
              <w:szCs w:val="24"/>
            </w:rPr>
          </w:rPrChange>
        </w:rPr>
        <w:t xml:space="preserve"> (pp. 25–44).</w:t>
      </w:r>
    </w:p>
    <w:p w14:paraId="548C572C" w14:textId="77777777" w:rsidR="001D1E34" w:rsidRPr="004761C7" w:rsidRDefault="001D1E34">
      <w:pPr>
        <w:widowControl w:val="0"/>
        <w:autoSpaceDE w:val="0"/>
        <w:autoSpaceDN w:val="0"/>
        <w:adjustRightInd w:val="0"/>
        <w:rPr>
          <w:rFonts w:cs="Times New Roman"/>
          <w:szCs w:val="24"/>
          <w:lang w:val="en-GB"/>
          <w:rPrChange w:id="67" w:author="Microsoft Office User" w:date="2019-03-06T15:55:00Z">
            <w:rPr>
              <w:rFonts w:cs="Times New Roman"/>
              <w:szCs w:val="24"/>
            </w:rPr>
          </w:rPrChange>
        </w:rPr>
      </w:pPr>
    </w:p>
    <w:p w14:paraId="12343F3C" w14:textId="77777777" w:rsidR="004910FF" w:rsidRPr="004761C7" w:rsidRDefault="004910FF">
      <w:pPr>
        <w:widowControl w:val="0"/>
        <w:autoSpaceDE w:val="0"/>
        <w:autoSpaceDN w:val="0"/>
        <w:adjustRightInd w:val="0"/>
        <w:rPr>
          <w:rFonts w:cs="Times New Roman"/>
          <w:szCs w:val="24"/>
          <w:lang w:val="en-GB"/>
          <w:rPrChange w:id="68" w:author="Microsoft Office User" w:date="2019-03-06T15:55:00Z">
            <w:rPr>
              <w:rFonts w:cs="Times New Roman"/>
              <w:szCs w:val="24"/>
            </w:rPr>
          </w:rPrChange>
        </w:rPr>
      </w:pPr>
      <w:r w:rsidRPr="004761C7">
        <w:rPr>
          <w:rFonts w:cs="Times New Roman"/>
          <w:szCs w:val="24"/>
          <w:lang w:val="en-GB"/>
          <w:rPrChange w:id="69" w:author="Microsoft Office User" w:date="2019-03-06T15:55:00Z">
            <w:rPr>
              <w:rFonts w:cs="Times New Roman"/>
              <w:szCs w:val="24"/>
            </w:rPr>
          </w:rPrChange>
        </w:rPr>
        <w:t xml:space="preserve">Dalsgaard, C. (2005). Pedagogical quality in e-learning. </w:t>
      </w:r>
      <w:proofErr w:type="spellStart"/>
      <w:r w:rsidRPr="004761C7">
        <w:rPr>
          <w:rFonts w:cs="Times New Roman"/>
          <w:i/>
          <w:iCs/>
          <w:szCs w:val="24"/>
          <w:lang w:val="en-GB"/>
          <w:rPrChange w:id="70" w:author="Microsoft Office User" w:date="2019-03-06T15:55:00Z">
            <w:rPr>
              <w:rFonts w:cs="Times New Roman"/>
              <w:i/>
              <w:iCs/>
              <w:szCs w:val="24"/>
            </w:rPr>
          </w:rPrChange>
        </w:rPr>
        <w:t>Eleed</w:t>
      </w:r>
      <w:proofErr w:type="spellEnd"/>
      <w:r w:rsidRPr="004761C7">
        <w:rPr>
          <w:rFonts w:cs="Times New Roman"/>
          <w:szCs w:val="24"/>
          <w:lang w:val="en-GB"/>
          <w:rPrChange w:id="71" w:author="Microsoft Office User" w:date="2019-03-06T15:55:00Z">
            <w:rPr>
              <w:rFonts w:cs="Times New Roman"/>
              <w:szCs w:val="24"/>
            </w:rPr>
          </w:rPrChange>
        </w:rPr>
        <w:t xml:space="preserve">, </w:t>
      </w:r>
      <w:r w:rsidRPr="004761C7">
        <w:rPr>
          <w:rFonts w:cs="Times New Roman"/>
          <w:i/>
          <w:iCs/>
          <w:szCs w:val="24"/>
          <w:lang w:val="en-GB"/>
          <w:rPrChange w:id="72" w:author="Microsoft Office User" w:date="2019-03-06T15:55:00Z">
            <w:rPr>
              <w:rFonts w:cs="Times New Roman"/>
              <w:i/>
              <w:iCs/>
              <w:szCs w:val="24"/>
            </w:rPr>
          </w:rPrChange>
        </w:rPr>
        <w:t>1</w:t>
      </w:r>
      <w:r w:rsidRPr="004761C7">
        <w:rPr>
          <w:rFonts w:cs="Times New Roman"/>
          <w:szCs w:val="24"/>
          <w:lang w:val="en-GB"/>
          <w:rPrChange w:id="73" w:author="Microsoft Office User" w:date="2019-03-06T15:55:00Z">
            <w:rPr>
              <w:rFonts w:cs="Times New Roman"/>
              <w:szCs w:val="24"/>
            </w:rPr>
          </w:rPrChange>
        </w:rPr>
        <w:t>(1). Retrieved from https://eleed.campussource.de/archive/1/78/index_html</w:t>
      </w:r>
    </w:p>
    <w:p w14:paraId="7C191B82" w14:textId="77777777" w:rsidR="001D1E34" w:rsidRPr="004761C7" w:rsidRDefault="001D1E34">
      <w:pPr>
        <w:widowControl w:val="0"/>
        <w:autoSpaceDE w:val="0"/>
        <w:autoSpaceDN w:val="0"/>
        <w:adjustRightInd w:val="0"/>
        <w:rPr>
          <w:rFonts w:cs="Times New Roman"/>
          <w:szCs w:val="24"/>
          <w:lang w:val="en-GB"/>
          <w:rPrChange w:id="74" w:author="Microsoft Office User" w:date="2019-03-06T15:55:00Z">
            <w:rPr>
              <w:rFonts w:cs="Times New Roman"/>
              <w:szCs w:val="24"/>
            </w:rPr>
          </w:rPrChange>
        </w:rPr>
      </w:pPr>
    </w:p>
    <w:p w14:paraId="796A8E20" w14:textId="77777777" w:rsidR="004910FF" w:rsidRPr="004761C7" w:rsidRDefault="004910FF">
      <w:pPr>
        <w:widowControl w:val="0"/>
        <w:autoSpaceDE w:val="0"/>
        <w:autoSpaceDN w:val="0"/>
        <w:adjustRightInd w:val="0"/>
        <w:rPr>
          <w:rFonts w:cs="Times New Roman"/>
          <w:szCs w:val="24"/>
          <w:lang w:val="en-GB"/>
          <w:rPrChange w:id="75" w:author="Microsoft Office User" w:date="2019-03-06T15:55:00Z">
            <w:rPr>
              <w:rFonts w:cs="Times New Roman"/>
              <w:szCs w:val="24"/>
            </w:rPr>
          </w:rPrChange>
        </w:rPr>
      </w:pPr>
      <w:r w:rsidRPr="00B53E33">
        <w:rPr>
          <w:rFonts w:cs="Times New Roman"/>
          <w:szCs w:val="24"/>
        </w:rPr>
        <w:t xml:space="preserve">de Jong, N., Verstegen, D. M. L., Tan, F. E. S., &amp; O’Connor, S. J. (2013). </w:t>
      </w:r>
      <w:r w:rsidRPr="004761C7">
        <w:rPr>
          <w:rFonts w:cs="Times New Roman"/>
          <w:szCs w:val="24"/>
          <w:lang w:val="en-GB"/>
          <w:rPrChange w:id="76" w:author="Microsoft Office User" w:date="2019-03-06T15:55:00Z">
            <w:rPr>
              <w:rFonts w:cs="Times New Roman"/>
              <w:szCs w:val="24"/>
            </w:rPr>
          </w:rPrChange>
        </w:rPr>
        <w:t xml:space="preserve">A comparison of classroom and online asynchronous problem-based learning for students undertaking statistics training as part of a Public Health </w:t>
      </w:r>
      <w:proofErr w:type="spellStart"/>
      <w:r w:rsidRPr="004761C7">
        <w:rPr>
          <w:rFonts w:cs="Times New Roman"/>
          <w:szCs w:val="24"/>
          <w:lang w:val="en-GB"/>
          <w:rPrChange w:id="77" w:author="Microsoft Office User" w:date="2019-03-06T15:55:00Z">
            <w:rPr>
              <w:rFonts w:cs="Times New Roman"/>
              <w:szCs w:val="24"/>
            </w:rPr>
          </w:rPrChange>
        </w:rPr>
        <w:t>Masters</w:t>
      </w:r>
      <w:proofErr w:type="spellEnd"/>
      <w:r w:rsidRPr="004761C7">
        <w:rPr>
          <w:rFonts w:cs="Times New Roman"/>
          <w:szCs w:val="24"/>
          <w:lang w:val="en-GB"/>
          <w:rPrChange w:id="78" w:author="Microsoft Office User" w:date="2019-03-06T15:55:00Z">
            <w:rPr>
              <w:rFonts w:cs="Times New Roman"/>
              <w:szCs w:val="24"/>
            </w:rPr>
          </w:rPrChange>
        </w:rPr>
        <w:t xml:space="preserve"> degree. </w:t>
      </w:r>
      <w:r w:rsidRPr="004761C7">
        <w:rPr>
          <w:rFonts w:cs="Times New Roman"/>
          <w:i/>
          <w:iCs/>
          <w:szCs w:val="24"/>
          <w:lang w:val="en-GB"/>
          <w:rPrChange w:id="79" w:author="Microsoft Office User" w:date="2019-03-06T15:55:00Z">
            <w:rPr>
              <w:rFonts w:cs="Times New Roman"/>
              <w:i/>
              <w:iCs/>
              <w:szCs w:val="24"/>
            </w:rPr>
          </w:rPrChange>
        </w:rPr>
        <w:t>Advances in Health Sciences Education: Theory and Practice</w:t>
      </w:r>
      <w:r w:rsidRPr="004761C7">
        <w:rPr>
          <w:rFonts w:cs="Times New Roman"/>
          <w:szCs w:val="24"/>
          <w:lang w:val="en-GB"/>
          <w:rPrChange w:id="80" w:author="Microsoft Office User" w:date="2019-03-06T15:55:00Z">
            <w:rPr>
              <w:rFonts w:cs="Times New Roman"/>
              <w:szCs w:val="24"/>
            </w:rPr>
          </w:rPrChange>
        </w:rPr>
        <w:t xml:space="preserve">, </w:t>
      </w:r>
      <w:r w:rsidRPr="004761C7">
        <w:rPr>
          <w:rFonts w:cs="Times New Roman"/>
          <w:i/>
          <w:iCs/>
          <w:szCs w:val="24"/>
          <w:lang w:val="en-GB"/>
          <w:rPrChange w:id="81" w:author="Microsoft Office User" w:date="2019-03-06T15:55:00Z">
            <w:rPr>
              <w:rFonts w:cs="Times New Roman"/>
              <w:i/>
              <w:iCs/>
              <w:szCs w:val="24"/>
            </w:rPr>
          </w:rPrChange>
        </w:rPr>
        <w:t>18</w:t>
      </w:r>
      <w:r w:rsidRPr="004761C7">
        <w:rPr>
          <w:rFonts w:cs="Times New Roman"/>
          <w:szCs w:val="24"/>
          <w:lang w:val="en-GB"/>
          <w:rPrChange w:id="82" w:author="Microsoft Office User" w:date="2019-03-06T15:55:00Z">
            <w:rPr>
              <w:rFonts w:cs="Times New Roman"/>
              <w:szCs w:val="24"/>
            </w:rPr>
          </w:rPrChange>
        </w:rPr>
        <w:t>(2), 245–264. https://doi.org/10.1007/s10459-012-9368-x</w:t>
      </w:r>
    </w:p>
    <w:p w14:paraId="48489F61" w14:textId="77777777" w:rsidR="001D1E34" w:rsidRPr="004761C7" w:rsidRDefault="001D1E34">
      <w:pPr>
        <w:widowControl w:val="0"/>
        <w:autoSpaceDE w:val="0"/>
        <w:autoSpaceDN w:val="0"/>
        <w:adjustRightInd w:val="0"/>
        <w:rPr>
          <w:rFonts w:cs="Times New Roman"/>
          <w:szCs w:val="24"/>
          <w:lang w:val="en-GB"/>
          <w:rPrChange w:id="83" w:author="Microsoft Office User" w:date="2019-03-06T15:55:00Z">
            <w:rPr>
              <w:rFonts w:cs="Times New Roman"/>
              <w:szCs w:val="24"/>
            </w:rPr>
          </w:rPrChange>
        </w:rPr>
      </w:pPr>
    </w:p>
    <w:p w14:paraId="07DB5DB6" w14:textId="77777777" w:rsidR="004910FF" w:rsidRPr="004761C7" w:rsidRDefault="004910FF">
      <w:pPr>
        <w:widowControl w:val="0"/>
        <w:autoSpaceDE w:val="0"/>
        <w:autoSpaceDN w:val="0"/>
        <w:adjustRightInd w:val="0"/>
        <w:rPr>
          <w:rFonts w:cs="Times New Roman"/>
          <w:szCs w:val="24"/>
          <w:lang w:val="en-GB"/>
          <w:rPrChange w:id="84" w:author="Microsoft Office User" w:date="2019-03-06T15:55:00Z">
            <w:rPr>
              <w:rFonts w:cs="Times New Roman"/>
              <w:szCs w:val="24"/>
            </w:rPr>
          </w:rPrChange>
        </w:rPr>
      </w:pPr>
      <w:proofErr w:type="spellStart"/>
      <w:r w:rsidRPr="004761C7">
        <w:rPr>
          <w:rFonts w:cs="Times New Roman"/>
          <w:szCs w:val="24"/>
          <w:lang w:val="en-GB"/>
          <w:rPrChange w:id="85" w:author="Microsoft Office User" w:date="2019-03-06T15:55:00Z">
            <w:rPr>
              <w:rFonts w:cs="Times New Roman"/>
              <w:szCs w:val="24"/>
            </w:rPr>
          </w:rPrChange>
        </w:rPr>
        <w:t>Engeström</w:t>
      </w:r>
      <w:proofErr w:type="spellEnd"/>
      <w:r w:rsidRPr="004761C7">
        <w:rPr>
          <w:rFonts w:cs="Times New Roman"/>
          <w:szCs w:val="24"/>
          <w:lang w:val="en-GB"/>
          <w:rPrChange w:id="86" w:author="Microsoft Office User" w:date="2019-03-06T15:55:00Z">
            <w:rPr>
              <w:rFonts w:cs="Times New Roman"/>
              <w:szCs w:val="24"/>
            </w:rPr>
          </w:rPrChange>
        </w:rPr>
        <w:t xml:space="preserve">, Y. (1987). </w:t>
      </w:r>
      <w:r w:rsidRPr="004761C7">
        <w:rPr>
          <w:rFonts w:cs="Times New Roman"/>
          <w:i/>
          <w:iCs/>
          <w:szCs w:val="24"/>
          <w:lang w:val="en-GB"/>
          <w:rPrChange w:id="87" w:author="Microsoft Office User" w:date="2019-03-06T15:55:00Z">
            <w:rPr>
              <w:rFonts w:cs="Times New Roman"/>
              <w:i/>
              <w:iCs/>
              <w:szCs w:val="24"/>
            </w:rPr>
          </w:rPrChange>
        </w:rPr>
        <w:t>Learning by expanding: An activity-theoretical approach to developmental research</w:t>
      </w:r>
      <w:r w:rsidRPr="004761C7">
        <w:rPr>
          <w:rFonts w:cs="Times New Roman"/>
          <w:szCs w:val="24"/>
          <w:lang w:val="en-GB"/>
          <w:rPrChange w:id="88" w:author="Microsoft Office User" w:date="2019-03-06T15:55:00Z">
            <w:rPr>
              <w:rFonts w:cs="Times New Roman"/>
              <w:szCs w:val="24"/>
            </w:rPr>
          </w:rPrChange>
        </w:rPr>
        <w:t>. p. 78.</w:t>
      </w:r>
    </w:p>
    <w:p w14:paraId="4582CBA2" w14:textId="77777777" w:rsidR="001D1E34" w:rsidRPr="004761C7" w:rsidRDefault="001D1E34">
      <w:pPr>
        <w:widowControl w:val="0"/>
        <w:autoSpaceDE w:val="0"/>
        <w:autoSpaceDN w:val="0"/>
        <w:adjustRightInd w:val="0"/>
        <w:rPr>
          <w:rFonts w:cs="Times New Roman"/>
          <w:szCs w:val="24"/>
          <w:lang w:val="en-GB"/>
          <w:rPrChange w:id="89" w:author="Microsoft Office User" w:date="2019-03-06T15:55:00Z">
            <w:rPr>
              <w:rFonts w:cs="Times New Roman"/>
              <w:szCs w:val="24"/>
            </w:rPr>
          </w:rPrChange>
        </w:rPr>
      </w:pPr>
    </w:p>
    <w:p w14:paraId="05A6BACE" w14:textId="77777777" w:rsidR="004910FF" w:rsidRPr="004761C7" w:rsidRDefault="004910FF">
      <w:pPr>
        <w:widowControl w:val="0"/>
        <w:autoSpaceDE w:val="0"/>
        <w:autoSpaceDN w:val="0"/>
        <w:adjustRightInd w:val="0"/>
        <w:rPr>
          <w:rFonts w:cs="Times New Roman"/>
          <w:szCs w:val="24"/>
          <w:lang w:val="en-GB"/>
          <w:rPrChange w:id="90" w:author="Microsoft Office User" w:date="2019-03-06T15:55:00Z">
            <w:rPr>
              <w:rFonts w:cs="Times New Roman"/>
              <w:szCs w:val="24"/>
            </w:rPr>
          </w:rPrChange>
        </w:rPr>
      </w:pPr>
      <w:r w:rsidRPr="004761C7">
        <w:rPr>
          <w:rFonts w:cs="Times New Roman"/>
          <w:szCs w:val="24"/>
          <w:lang w:val="en-GB"/>
          <w:rPrChange w:id="91" w:author="Microsoft Office User" w:date="2019-03-06T15:55:00Z">
            <w:rPr>
              <w:rFonts w:cs="Times New Roman"/>
              <w:szCs w:val="24"/>
            </w:rPr>
          </w:rPrChange>
        </w:rPr>
        <w:t xml:space="preserve">European Union Reference Laboratories. (2001). </w:t>
      </w:r>
      <w:proofErr w:type="gramStart"/>
      <w:r w:rsidRPr="004761C7">
        <w:rPr>
          <w:rFonts w:cs="Times New Roman"/>
          <w:i/>
          <w:iCs/>
          <w:szCs w:val="24"/>
          <w:lang w:val="en-GB"/>
          <w:rPrChange w:id="92" w:author="Microsoft Office User" w:date="2019-03-06T15:55:00Z">
            <w:rPr>
              <w:rFonts w:cs="Times New Roman"/>
              <w:i/>
              <w:iCs/>
              <w:szCs w:val="24"/>
            </w:rPr>
          </w:rPrChange>
        </w:rPr>
        <w:t>eLearning :</w:t>
      </w:r>
      <w:proofErr w:type="gramEnd"/>
      <w:r w:rsidRPr="004761C7">
        <w:rPr>
          <w:rFonts w:cs="Times New Roman"/>
          <w:i/>
          <w:iCs/>
          <w:szCs w:val="24"/>
          <w:lang w:val="en-GB"/>
          <w:rPrChange w:id="93" w:author="Microsoft Office User" w:date="2019-03-06T15:55:00Z">
            <w:rPr>
              <w:rFonts w:cs="Times New Roman"/>
              <w:i/>
              <w:iCs/>
              <w:szCs w:val="24"/>
            </w:rPr>
          </w:rPrChange>
        </w:rPr>
        <w:t xml:space="preserve"> Designing Tomorrow’s Education An Interim Report</w:t>
      </w:r>
      <w:r w:rsidRPr="004761C7">
        <w:rPr>
          <w:rFonts w:cs="Times New Roman"/>
          <w:szCs w:val="24"/>
          <w:lang w:val="en-GB"/>
          <w:rPrChange w:id="94" w:author="Microsoft Office User" w:date="2019-03-06T15:55:00Z">
            <w:rPr>
              <w:rFonts w:cs="Times New Roman"/>
              <w:szCs w:val="24"/>
            </w:rPr>
          </w:rPrChange>
        </w:rPr>
        <w:t xml:space="preserve">. International Co-operation Europe Ltd: Commission </w:t>
      </w:r>
      <w:proofErr w:type="gramStart"/>
      <w:r w:rsidRPr="004761C7">
        <w:rPr>
          <w:rFonts w:cs="Times New Roman"/>
          <w:szCs w:val="24"/>
          <w:lang w:val="en-GB"/>
          <w:rPrChange w:id="95" w:author="Microsoft Office User" w:date="2019-03-06T15:55:00Z">
            <w:rPr>
              <w:rFonts w:cs="Times New Roman"/>
              <w:szCs w:val="24"/>
            </w:rPr>
          </w:rPrChange>
        </w:rPr>
        <w:t>Of</w:t>
      </w:r>
      <w:proofErr w:type="gramEnd"/>
      <w:r w:rsidRPr="004761C7">
        <w:rPr>
          <w:rFonts w:cs="Times New Roman"/>
          <w:szCs w:val="24"/>
          <w:lang w:val="en-GB"/>
          <w:rPrChange w:id="96" w:author="Microsoft Office User" w:date="2019-03-06T15:55:00Z">
            <w:rPr>
              <w:rFonts w:cs="Times New Roman"/>
              <w:szCs w:val="24"/>
            </w:rPr>
          </w:rPrChange>
        </w:rPr>
        <w:t xml:space="preserve"> The European Communities. Retrieved from goo.gl/nhn8QH</w:t>
      </w:r>
    </w:p>
    <w:p w14:paraId="65C34D6B" w14:textId="77777777" w:rsidR="001D1E34" w:rsidRPr="004761C7" w:rsidRDefault="001D1E34">
      <w:pPr>
        <w:widowControl w:val="0"/>
        <w:autoSpaceDE w:val="0"/>
        <w:autoSpaceDN w:val="0"/>
        <w:adjustRightInd w:val="0"/>
        <w:rPr>
          <w:rFonts w:cs="Times New Roman"/>
          <w:szCs w:val="24"/>
          <w:lang w:val="en-GB"/>
          <w:rPrChange w:id="97" w:author="Microsoft Office User" w:date="2019-03-06T15:55:00Z">
            <w:rPr>
              <w:rFonts w:cs="Times New Roman"/>
              <w:szCs w:val="24"/>
            </w:rPr>
          </w:rPrChange>
        </w:rPr>
      </w:pPr>
    </w:p>
    <w:p w14:paraId="68592057" w14:textId="77777777" w:rsidR="004910FF" w:rsidRPr="004761C7" w:rsidRDefault="004910FF">
      <w:pPr>
        <w:widowControl w:val="0"/>
        <w:autoSpaceDE w:val="0"/>
        <w:autoSpaceDN w:val="0"/>
        <w:adjustRightInd w:val="0"/>
        <w:rPr>
          <w:rFonts w:cs="Times New Roman"/>
          <w:szCs w:val="24"/>
          <w:lang w:val="en-GB"/>
          <w:rPrChange w:id="98" w:author="Microsoft Office User" w:date="2019-03-06T15:55:00Z">
            <w:rPr>
              <w:rFonts w:cs="Times New Roman"/>
              <w:szCs w:val="24"/>
            </w:rPr>
          </w:rPrChange>
        </w:rPr>
      </w:pPr>
      <w:proofErr w:type="spellStart"/>
      <w:r w:rsidRPr="004761C7">
        <w:rPr>
          <w:rFonts w:cs="Times New Roman"/>
          <w:szCs w:val="24"/>
          <w:lang w:val="en-GB"/>
          <w:rPrChange w:id="99" w:author="Microsoft Office User" w:date="2019-03-06T15:55:00Z">
            <w:rPr>
              <w:rFonts w:cs="Times New Roman"/>
              <w:szCs w:val="24"/>
            </w:rPr>
          </w:rPrChange>
        </w:rPr>
        <w:t>Kauchak</w:t>
      </w:r>
      <w:proofErr w:type="spellEnd"/>
      <w:r w:rsidRPr="004761C7">
        <w:rPr>
          <w:rFonts w:cs="Times New Roman"/>
          <w:szCs w:val="24"/>
          <w:lang w:val="en-GB"/>
          <w:rPrChange w:id="100" w:author="Microsoft Office User" w:date="2019-03-06T15:55:00Z">
            <w:rPr>
              <w:rFonts w:cs="Times New Roman"/>
              <w:szCs w:val="24"/>
            </w:rPr>
          </w:rPrChange>
        </w:rPr>
        <w:t xml:space="preserve">, D. P., &amp; </w:t>
      </w:r>
      <w:proofErr w:type="spellStart"/>
      <w:r w:rsidRPr="004761C7">
        <w:rPr>
          <w:rFonts w:cs="Times New Roman"/>
          <w:szCs w:val="24"/>
          <w:lang w:val="en-GB"/>
          <w:rPrChange w:id="101" w:author="Microsoft Office User" w:date="2019-03-06T15:55:00Z">
            <w:rPr>
              <w:rFonts w:cs="Times New Roman"/>
              <w:szCs w:val="24"/>
            </w:rPr>
          </w:rPrChange>
        </w:rPr>
        <w:t>Eggen</w:t>
      </w:r>
      <w:proofErr w:type="spellEnd"/>
      <w:r w:rsidRPr="004761C7">
        <w:rPr>
          <w:rFonts w:cs="Times New Roman"/>
          <w:szCs w:val="24"/>
          <w:lang w:val="en-GB"/>
          <w:rPrChange w:id="102" w:author="Microsoft Office User" w:date="2019-03-06T15:55:00Z">
            <w:rPr>
              <w:rFonts w:cs="Times New Roman"/>
              <w:szCs w:val="24"/>
            </w:rPr>
          </w:rPrChange>
        </w:rPr>
        <w:t xml:space="preserve">, P. D. (2011). </w:t>
      </w:r>
      <w:r w:rsidRPr="004761C7">
        <w:rPr>
          <w:rFonts w:cs="Times New Roman"/>
          <w:i/>
          <w:iCs/>
          <w:szCs w:val="24"/>
          <w:lang w:val="en-GB"/>
          <w:rPrChange w:id="103" w:author="Microsoft Office User" w:date="2019-03-06T15:55:00Z">
            <w:rPr>
              <w:rFonts w:cs="Times New Roman"/>
              <w:i/>
              <w:iCs/>
              <w:szCs w:val="24"/>
            </w:rPr>
          </w:rPrChange>
        </w:rPr>
        <w:t>Learning and teaching: research-based methods</w:t>
      </w:r>
      <w:r w:rsidRPr="004761C7">
        <w:rPr>
          <w:rFonts w:cs="Times New Roman"/>
          <w:szCs w:val="24"/>
          <w:lang w:val="en-GB"/>
          <w:rPrChange w:id="104" w:author="Microsoft Office User" w:date="2019-03-06T15:55:00Z">
            <w:rPr>
              <w:rFonts w:cs="Times New Roman"/>
              <w:szCs w:val="24"/>
            </w:rPr>
          </w:rPrChange>
        </w:rPr>
        <w:t>. Boston: Pearson.</w:t>
      </w:r>
    </w:p>
    <w:p w14:paraId="1010C196" w14:textId="77777777" w:rsidR="001D1E34" w:rsidRPr="004761C7" w:rsidRDefault="001D1E34">
      <w:pPr>
        <w:widowControl w:val="0"/>
        <w:autoSpaceDE w:val="0"/>
        <w:autoSpaceDN w:val="0"/>
        <w:adjustRightInd w:val="0"/>
        <w:rPr>
          <w:rFonts w:cs="Times New Roman"/>
          <w:szCs w:val="24"/>
          <w:lang w:val="en-GB"/>
          <w:rPrChange w:id="105" w:author="Microsoft Office User" w:date="2019-03-06T15:55:00Z">
            <w:rPr>
              <w:rFonts w:cs="Times New Roman"/>
              <w:szCs w:val="24"/>
            </w:rPr>
          </w:rPrChange>
        </w:rPr>
      </w:pPr>
    </w:p>
    <w:p w14:paraId="3E3A8997" w14:textId="77777777" w:rsidR="004910FF" w:rsidRPr="004761C7" w:rsidRDefault="004910FF">
      <w:pPr>
        <w:widowControl w:val="0"/>
        <w:autoSpaceDE w:val="0"/>
        <w:autoSpaceDN w:val="0"/>
        <w:adjustRightInd w:val="0"/>
        <w:rPr>
          <w:rFonts w:cs="Times New Roman"/>
          <w:szCs w:val="24"/>
          <w:lang w:val="en-GB"/>
          <w:rPrChange w:id="106" w:author="Microsoft Office User" w:date="2019-03-06T15:55:00Z">
            <w:rPr>
              <w:rFonts w:cs="Times New Roman"/>
              <w:szCs w:val="24"/>
            </w:rPr>
          </w:rPrChange>
        </w:rPr>
      </w:pPr>
      <w:r w:rsidRPr="004761C7">
        <w:rPr>
          <w:rFonts w:cs="Times New Roman"/>
          <w:szCs w:val="24"/>
          <w:lang w:val="en-GB"/>
          <w:rPrChange w:id="107" w:author="Microsoft Office User" w:date="2019-03-06T15:55:00Z">
            <w:rPr>
              <w:rFonts w:cs="Times New Roman"/>
              <w:szCs w:val="24"/>
            </w:rPr>
          </w:rPrChange>
        </w:rPr>
        <w:t xml:space="preserve">Khalil, M. K., &amp; </w:t>
      </w:r>
      <w:proofErr w:type="spellStart"/>
      <w:r w:rsidRPr="004761C7">
        <w:rPr>
          <w:rFonts w:cs="Times New Roman"/>
          <w:szCs w:val="24"/>
          <w:lang w:val="en-GB"/>
          <w:rPrChange w:id="108" w:author="Microsoft Office User" w:date="2019-03-06T15:55:00Z">
            <w:rPr>
              <w:rFonts w:cs="Times New Roman"/>
              <w:szCs w:val="24"/>
            </w:rPr>
          </w:rPrChange>
        </w:rPr>
        <w:t>Elkhider</w:t>
      </w:r>
      <w:proofErr w:type="spellEnd"/>
      <w:r w:rsidRPr="004761C7">
        <w:rPr>
          <w:rFonts w:cs="Times New Roman"/>
          <w:szCs w:val="24"/>
          <w:lang w:val="en-GB"/>
          <w:rPrChange w:id="109" w:author="Microsoft Office User" w:date="2019-03-06T15:55:00Z">
            <w:rPr>
              <w:rFonts w:cs="Times New Roman"/>
              <w:szCs w:val="24"/>
            </w:rPr>
          </w:rPrChange>
        </w:rPr>
        <w:t>,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4761C7" w:rsidRDefault="001D1E34">
      <w:pPr>
        <w:widowControl w:val="0"/>
        <w:autoSpaceDE w:val="0"/>
        <w:autoSpaceDN w:val="0"/>
        <w:adjustRightInd w:val="0"/>
        <w:rPr>
          <w:rFonts w:cs="Times New Roman"/>
          <w:szCs w:val="24"/>
          <w:lang w:val="en-GB"/>
          <w:rPrChange w:id="110" w:author="Microsoft Office User" w:date="2019-03-06T15:55:00Z">
            <w:rPr>
              <w:rFonts w:cs="Times New Roman"/>
              <w:szCs w:val="24"/>
            </w:rPr>
          </w:rPrChange>
        </w:rPr>
      </w:pPr>
    </w:p>
    <w:p w14:paraId="66BD337B" w14:textId="77777777" w:rsidR="004910FF" w:rsidRPr="004761C7" w:rsidRDefault="004910FF">
      <w:pPr>
        <w:widowControl w:val="0"/>
        <w:autoSpaceDE w:val="0"/>
        <w:autoSpaceDN w:val="0"/>
        <w:adjustRightInd w:val="0"/>
        <w:rPr>
          <w:rFonts w:cs="Times New Roman"/>
          <w:szCs w:val="24"/>
          <w:lang w:val="en-GB"/>
          <w:rPrChange w:id="111" w:author="Microsoft Office User" w:date="2019-03-06T15:55:00Z">
            <w:rPr>
              <w:rFonts w:cs="Times New Roman"/>
              <w:szCs w:val="24"/>
            </w:rPr>
          </w:rPrChange>
        </w:rPr>
      </w:pPr>
      <w:proofErr w:type="spellStart"/>
      <w:r w:rsidRPr="004761C7">
        <w:rPr>
          <w:rFonts w:cs="Times New Roman"/>
          <w:szCs w:val="24"/>
          <w:lang w:val="en-GB"/>
          <w:rPrChange w:id="112" w:author="Microsoft Office User" w:date="2019-03-06T15:55:00Z">
            <w:rPr>
              <w:rFonts w:cs="Times New Roman"/>
              <w:szCs w:val="24"/>
            </w:rPr>
          </w:rPrChange>
        </w:rPr>
        <w:t>Kocadere</w:t>
      </w:r>
      <w:proofErr w:type="spellEnd"/>
      <w:r w:rsidRPr="004761C7">
        <w:rPr>
          <w:rFonts w:cs="Times New Roman"/>
          <w:szCs w:val="24"/>
          <w:lang w:val="en-GB"/>
          <w:rPrChange w:id="113" w:author="Microsoft Office User" w:date="2019-03-06T15:55:00Z">
            <w:rPr>
              <w:rFonts w:cs="Times New Roman"/>
              <w:szCs w:val="24"/>
            </w:rPr>
          </w:rPrChange>
        </w:rPr>
        <w:t xml:space="preserve">, S. A., &amp; </w:t>
      </w:r>
      <w:proofErr w:type="spellStart"/>
      <w:r w:rsidRPr="004761C7">
        <w:rPr>
          <w:rFonts w:cs="Times New Roman"/>
          <w:szCs w:val="24"/>
          <w:lang w:val="en-GB"/>
          <w:rPrChange w:id="114" w:author="Microsoft Office User" w:date="2019-03-06T15:55:00Z">
            <w:rPr>
              <w:rFonts w:cs="Times New Roman"/>
              <w:szCs w:val="24"/>
            </w:rPr>
          </w:rPrChange>
        </w:rPr>
        <w:t>Ozgen</w:t>
      </w:r>
      <w:proofErr w:type="spellEnd"/>
      <w:r w:rsidRPr="004761C7">
        <w:rPr>
          <w:rFonts w:cs="Times New Roman"/>
          <w:szCs w:val="24"/>
          <w:lang w:val="en-GB"/>
          <w:rPrChange w:id="115" w:author="Microsoft Office User" w:date="2019-03-06T15:55:00Z">
            <w:rPr>
              <w:rFonts w:cs="Times New Roman"/>
              <w:szCs w:val="24"/>
            </w:rPr>
          </w:rPrChange>
        </w:rPr>
        <w:t xml:space="preserve">, D. (2012). Assessment of Basic Design Course in Terms of Constructivist Learning Theory. </w:t>
      </w:r>
      <w:r w:rsidRPr="004761C7">
        <w:rPr>
          <w:rFonts w:cs="Times New Roman"/>
          <w:i/>
          <w:iCs/>
          <w:szCs w:val="24"/>
          <w:lang w:val="en-GB"/>
          <w:rPrChange w:id="116" w:author="Microsoft Office User" w:date="2019-03-06T15:55:00Z">
            <w:rPr>
              <w:rFonts w:cs="Times New Roman"/>
              <w:i/>
              <w:iCs/>
              <w:szCs w:val="24"/>
            </w:rPr>
          </w:rPrChange>
        </w:rPr>
        <w:t xml:space="preserve">Procedia - Social and </w:t>
      </w:r>
      <w:proofErr w:type="spellStart"/>
      <w:r w:rsidRPr="004761C7">
        <w:rPr>
          <w:rFonts w:cs="Times New Roman"/>
          <w:i/>
          <w:iCs/>
          <w:szCs w:val="24"/>
          <w:lang w:val="en-GB"/>
          <w:rPrChange w:id="117" w:author="Microsoft Office User" w:date="2019-03-06T15:55:00Z">
            <w:rPr>
              <w:rFonts w:cs="Times New Roman"/>
              <w:i/>
              <w:iCs/>
              <w:szCs w:val="24"/>
            </w:rPr>
          </w:rPrChange>
        </w:rPr>
        <w:t>Behavioral</w:t>
      </w:r>
      <w:proofErr w:type="spellEnd"/>
      <w:r w:rsidRPr="004761C7">
        <w:rPr>
          <w:rFonts w:cs="Times New Roman"/>
          <w:i/>
          <w:iCs/>
          <w:szCs w:val="24"/>
          <w:lang w:val="en-GB"/>
          <w:rPrChange w:id="118" w:author="Microsoft Office User" w:date="2019-03-06T15:55:00Z">
            <w:rPr>
              <w:rFonts w:cs="Times New Roman"/>
              <w:i/>
              <w:iCs/>
              <w:szCs w:val="24"/>
            </w:rPr>
          </w:rPrChange>
        </w:rPr>
        <w:t xml:space="preserve"> Sciences</w:t>
      </w:r>
      <w:r w:rsidRPr="004761C7">
        <w:rPr>
          <w:rFonts w:cs="Times New Roman"/>
          <w:szCs w:val="24"/>
          <w:lang w:val="en-GB"/>
          <w:rPrChange w:id="119" w:author="Microsoft Office User" w:date="2019-03-06T15:55:00Z">
            <w:rPr>
              <w:rFonts w:cs="Times New Roman"/>
              <w:szCs w:val="24"/>
            </w:rPr>
          </w:rPrChange>
        </w:rPr>
        <w:t xml:space="preserve">, </w:t>
      </w:r>
      <w:r w:rsidRPr="004761C7">
        <w:rPr>
          <w:rFonts w:cs="Times New Roman"/>
          <w:i/>
          <w:iCs/>
          <w:szCs w:val="24"/>
          <w:lang w:val="en-GB"/>
          <w:rPrChange w:id="120" w:author="Microsoft Office User" w:date="2019-03-06T15:55:00Z">
            <w:rPr>
              <w:rFonts w:cs="Times New Roman"/>
              <w:i/>
              <w:iCs/>
              <w:szCs w:val="24"/>
            </w:rPr>
          </w:rPrChange>
        </w:rPr>
        <w:t>51</w:t>
      </w:r>
      <w:r w:rsidRPr="004761C7">
        <w:rPr>
          <w:rFonts w:cs="Times New Roman"/>
          <w:szCs w:val="24"/>
          <w:lang w:val="en-GB"/>
          <w:rPrChange w:id="121" w:author="Microsoft Office User" w:date="2019-03-06T15:55:00Z">
            <w:rPr>
              <w:rFonts w:cs="Times New Roman"/>
              <w:szCs w:val="24"/>
            </w:rPr>
          </w:rPrChange>
        </w:rPr>
        <w:t>, 115–119. https://doi.org/10.1016/j.sbspro.2012.08.128</w:t>
      </w:r>
    </w:p>
    <w:p w14:paraId="3CFD4091" w14:textId="77777777" w:rsidR="001D1E34" w:rsidRPr="004761C7" w:rsidRDefault="001D1E34">
      <w:pPr>
        <w:widowControl w:val="0"/>
        <w:autoSpaceDE w:val="0"/>
        <w:autoSpaceDN w:val="0"/>
        <w:adjustRightInd w:val="0"/>
        <w:rPr>
          <w:rFonts w:cs="Times New Roman"/>
          <w:szCs w:val="24"/>
          <w:lang w:val="en-GB"/>
          <w:rPrChange w:id="122" w:author="Microsoft Office User" w:date="2019-03-06T15:55:00Z">
            <w:rPr>
              <w:rFonts w:cs="Times New Roman"/>
              <w:szCs w:val="24"/>
            </w:rPr>
          </w:rPrChange>
        </w:rPr>
      </w:pPr>
    </w:p>
    <w:p w14:paraId="036CD66C" w14:textId="77777777" w:rsidR="004910FF" w:rsidRPr="004761C7" w:rsidRDefault="004910FF">
      <w:pPr>
        <w:widowControl w:val="0"/>
        <w:autoSpaceDE w:val="0"/>
        <w:autoSpaceDN w:val="0"/>
        <w:adjustRightInd w:val="0"/>
        <w:rPr>
          <w:rFonts w:cs="Times New Roman"/>
          <w:szCs w:val="24"/>
          <w:lang w:val="en-GB"/>
          <w:rPrChange w:id="123" w:author="Microsoft Office User" w:date="2019-03-06T15:55:00Z">
            <w:rPr>
              <w:rFonts w:cs="Times New Roman"/>
              <w:szCs w:val="24"/>
            </w:rPr>
          </w:rPrChange>
        </w:rPr>
      </w:pPr>
      <w:proofErr w:type="spellStart"/>
      <w:r w:rsidRPr="004761C7">
        <w:rPr>
          <w:rFonts w:cs="Times New Roman"/>
          <w:szCs w:val="24"/>
          <w:lang w:val="en-GB"/>
          <w:rPrChange w:id="124" w:author="Microsoft Office User" w:date="2019-03-06T15:55:00Z">
            <w:rPr>
              <w:rFonts w:cs="Times New Roman"/>
              <w:szCs w:val="24"/>
            </w:rPr>
          </w:rPrChange>
        </w:rPr>
        <w:t>Magliaro</w:t>
      </w:r>
      <w:proofErr w:type="spellEnd"/>
      <w:r w:rsidRPr="004761C7">
        <w:rPr>
          <w:rFonts w:cs="Times New Roman"/>
          <w:szCs w:val="24"/>
          <w:lang w:val="en-GB"/>
          <w:rPrChange w:id="125" w:author="Microsoft Office User" w:date="2019-03-06T15:55:00Z">
            <w:rPr>
              <w:rFonts w:cs="Times New Roman"/>
              <w:szCs w:val="24"/>
            </w:rPr>
          </w:rPrChange>
        </w:rPr>
        <w:t xml:space="preserve">, S. G., </w:t>
      </w:r>
      <w:proofErr w:type="spellStart"/>
      <w:r w:rsidRPr="004761C7">
        <w:rPr>
          <w:rFonts w:cs="Times New Roman"/>
          <w:szCs w:val="24"/>
          <w:lang w:val="en-GB"/>
          <w:rPrChange w:id="126" w:author="Microsoft Office User" w:date="2019-03-06T15:55:00Z">
            <w:rPr>
              <w:rFonts w:cs="Times New Roman"/>
              <w:szCs w:val="24"/>
            </w:rPr>
          </w:rPrChange>
        </w:rPr>
        <w:t>Lockee</w:t>
      </w:r>
      <w:proofErr w:type="spellEnd"/>
      <w:r w:rsidRPr="004761C7">
        <w:rPr>
          <w:rFonts w:cs="Times New Roman"/>
          <w:szCs w:val="24"/>
          <w:lang w:val="en-GB"/>
          <w:rPrChange w:id="127" w:author="Microsoft Office User" w:date="2019-03-06T15:55:00Z">
            <w:rPr>
              <w:rFonts w:cs="Times New Roman"/>
              <w:szCs w:val="24"/>
            </w:rPr>
          </w:rPrChange>
        </w:rPr>
        <w:t xml:space="preserve">, B. B., &amp; Burton, J. K. (2005). Direct instruction revisited: A key model for instructional technology. </w:t>
      </w:r>
      <w:r w:rsidRPr="004761C7">
        <w:rPr>
          <w:rFonts w:cs="Times New Roman"/>
          <w:i/>
          <w:iCs/>
          <w:szCs w:val="24"/>
          <w:lang w:val="en-GB"/>
          <w:rPrChange w:id="128" w:author="Microsoft Office User" w:date="2019-03-06T15:55:00Z">
            <w:rPr>
              <w:rFonts w:cs="Times New Roman"/>
              <w:i/>
              <w:iCs/>
              <w:szCs w:val="24"/>
            </w:rPr>
          </w:rPrChange>
        </w:rPr>
        <w:t>Educational Technology Research and Development</w:t>
      </w:r>
      <w:r w:rsidRPr="004761C7">
        <w:rPr>
          <w:rFonts w:cs="Times New Roman"/>
          <w:szCs w:val="24"/>
          <w:lang w:val="en-GB"/>
          <w:rPrChange w:id="129" w:author="Microsoft Office User" w:date="2019-03-06T15:55:00Z">
            <w:rPr>
              <w:rFonts w:cs="Times New Roman"/>
              <w:szCs w:val="24"/>
            </w:rPr>
          </w:rPrChange>
        </w:rPr>
        <w:t xml:space="preserve">, </w:t>
      </w:r>
      <w:r w:rsidRPr="004761C7">
        <w:rPr>
          <w:rFonts w:cs="Times New Roman"/>
          <w:i/>
          <w:iCs/>
          <w:szCs w:val="24"/>
          <w:lang w:val="en-GB"/>
          <w:rPrChange w:id="130" w:author="Microsoft Office User" w:date="2019-03-06T15:55:00Z">
            <w:rPr>
              <w:rFonts w:cs="Times New Roman"/>
              <w:i/>
              <w:iCs/>
              <w:szCs w:val="24"/>
            </w:rPr>
          </w:rPrChange>
        </w:rPr>
        <w:t>53</w:t>
      </w:r>
      <w:r w:rsidRPr="004761C7">
        <w:rPr>
          <w:rFonts w:cs="Times New Roman"/>
          <w:szCs w:val="24"/>
          <w:lang w:val="en-GB"/>
          <w:rPrChange w:id="131" w:author="Microsoft Office User" w:date="2019-03-06T15:55:00Z">
            <w:rPr>
              <w:rFonts w:cs="Times New Roman"/>
              <w:szCs w:val="24"/>
            </w:rPr>
          </w:rPrChange>
        </w:rPr>
        <w:t>(4), 41–55. https://doi.org/10.1007/BF02504684</w:t>
      </w:r>
    </w:p>
    <w:p w14:paraId="385D226E" w14:textId="77777777" w:rsidR="001D1E34" w:rsidRPr="004761C7" w:rsidRDefault="001D1E34">
      <w:pPr>
        <w:widowControl w:val="0"/>
        <w:autoSpaceDE w:val="0"/>
        <w:autoSpaceDN w:val="0"/>
        <w:adjustRightInd w:val="0"/>
        <w:rPr>
          <w:rFonts w:cs="Times New Roman"/>
          <w:szCs w:val="24"/>
          <w:lang w:val="en-GB"/>
          <w:rPrChange w:id="132" w:author="Microsoft Office User" w:date="2019-03-06T15:55:00Z">
            <w:rPr>
              <w:rFonts w:cs="Times New Roman"/>
              <w:szCs w:val="24"/>
            </w:rPr>
          </w:rPrChange>
        </w:rPr>
      </w:pPr>
    </w:p>
    <w:p w14:paraId="2B06AB6A" w14:textId="77777777" w:rsidR="001D1E34" w:rsidRPr="004761C7" w:rsidRDefault="001D1E34">
      <w:pPr>
        <w:widowControl w:val="0"/>
        <w:autoSpaceDE w:val="0"/>
        <w:autoSpaceDN w:val="0"/>
        <w:adjustRightInd w:val="0"/>
        <w:rPr>
          <w:rFonts w:cs="Times New Roman"/>
          <w:szCs w:val="24"/>
          <w:lang w:val="en-GB"/>
          <w:rPrChange w:id="133" w:author="Microsoft Office User" w:date="2019-03-06T15:55:00Z">
            <w:rPr>
              <w:rFonts w:cs="Times New Roman"/>
              <w:szCs w:val="24"/>
            </w:rPr>
          </w:rPrChange>
        </w:rPr>
      </w:pPr>
    </w:p>
    <w:p w14:paraId="40F2D45D" w14:textId="77777777" w:rsidR="001D1E34" w:rsidRPr="004761C7" w:rsidRDefault="001D1E34">
      <w:pPr>
        <w:widowControl w:val="0"/>
        <w:autoSpaceDE w:val="0"/>
        <w:autoSpaceDN w:val="0"/>
        <w:adjustRightInd w:val="0"/>
        <w:rPr>
          <w:rFonts w:cs="Times New Roman"/>
          <w:szCs w:val="24"/>
          <w:lang w:val="en-GB"/>
          <w:rPrChange w:id="134" w:author="Microsoft Office User" w:date="2019-03-06T15:55:00Z">
            <w:rPr>
              <w:rFonts w:cs="Times New Roman"/>
              <w:szCs w:val="24"/>
            </w:rPr>
          </w:rPrChange>
        </w:rPr>
      </w:pPr>
    </w:p>
    <w:p w14:paraId="07E2404B" w14:textId="77777777" w:rsidR="001D1E34" w:rsidRPr="004761C7" w:rsidRDefault="001D1E34">
      <w:pPr>
        <w:widowControl w:val="0"/>
        <w:autoSpaceDE w:val="0"/>
        <w:autoSpaceDN w:val="0"/>
        <w:adjustRightInd w:val="0"/>
        <w:rPr>
          <w:rFonts w:cs="Times New Roman"/>
          <w:szCs w:val="24"/>
          <w:lang w:val="en-GB"/>
          <w:rPrChange w:id="135" w:author="Microsoft Office User" w:date="2019-03-06T15:55:00Z">
            <w:rPr>
              <w:rFonts w:cs="Times New Roman"/>
              <w:szCs w:val="24"/>
            </w:rPr>
          </w:rPrChange>
        </w:rPr>
      </w:pPr>
    </w:p>
    <w:p w14:paraId="016A8D75" w14:textId="77777777" w:rsidR="004910FF" w:rsidRPr="004761C7" w:rsidRDefault="004910FF">
      <w:pPr>
        <w:widowControl w:val="0"/>
        <w:autoSpaceDE w:val="0"/>
        <w:autoSpaceDN w:val="0"/>
        <w:adjustRightInd w:val="0"/>
        <w:rPr>
          <w:rFonts w:cs="Times New Roman"/>
          <w:szCs w:val="24"/>
          <w:lang w:val="en-GB"/>
          <w:rPrChange w:id="136" w:author="Microsoft Office User" w:date="2019-03-06T15:55:00Z">
            <w:rPr>
              <w:rFonts w:cs="Times New Roman"/>
              <w:szCs w:val="24"/>
            </w:rPr>
          </w:rPrChange>
        </w:rPr>
      </w:pPr>
      <w:r w:rsidRPr="004761C7">
        <w:rPr>
          <w:rFonts w:cs="Times New Roman"/>
          <w:szCs w:val="24"/>
          <w:lang w:val="en-GB"/>
          <w:rPrChange w:id="137" w:author="Microsoft Office User" w:date="2019-03-06T15:55:00Z">
            <w:rPr>
              <w:rFonts w:cs="Times New Roman"/>
              <w:szCs w:val="24"/>
            </w:rPr>
          </w:rPrChange>
        </w:rPr>
        <w:lastRenderedPageBreak/>
        <w:t xml:space="preserve">Malhotra, N. K., &amp; Birks, D. F. (2006). </w:t>
      </w:r>
      <w:r w:rsidRPr="004761C7">
        <w:rPr>
          <w:rFonts w:cs="Times New Roman"/>
          <w:i/>
          <w:iCs/>
          <w:szCs w:val="24"/>
          <w:lang w:val="en-GB"/>
          <w:rPrChange w:id="138" w:author="Microsoft Office User" w:date="2019-03-06T15:55:00Z">
            <w:rPr>
              <w:rFonts w:cs="Times New Roman"/>
              <w:i/>
              <w:iCs/>
              <w:szCs w:val="24"/>
            </w:rPr>
          </w:rPrChange>
        </w:rPr>
        <w:t>Marketing Research - An Applied Approach - European</w:t>
      </w:r>
      <w:r w:rsidRPr="004761C7">
        <w:rPr>
          <w:rFonts w:cs="Times New Roman"/>
          <w:szCs w:val="24"/>
          <w:lang w:val="en-GB"/>
          <w:rPrChange w:id="139" w:author="Microsoft Office User" w:date="2019-03-06T15:55:00Z">
            <w:rPr>
              <w:rFonts w:cs="Times New Roman"/>
              <w:szCs w:val="24"/>
            </w:rPr>
          </w:rPrChange>
        </w:rPr>
        <w:t xml:space="preserve"> (Updated Second European Edition). Prentice Hall, Inc., a Pearson Education company.</w:t>
      </w:r>
    </w:p>
    <w:p w14:paraId="6FC17906" w14:textId="77777777" w:rsidR="004910FF" w:rsidRPr="004761C7" w:rsidRDefault="004910FF">
      <w:pPr>
        <w:widowControl w:val="0"/>
        <w:autoSpaceDE w:val="0"/>
        <w:autoSpaceDN w:val="0"/>
        <w:adjustRightInd w:val="0"/>
        <w:rPr>
          <w:rFonts w:cs="Times New Roman"/>
          <w:szCs w:val="24"/>
          <w:lang w:val="en-GB"/>
          <w:rPrChange w:id="140" w:author="Microsoft Office User" w:date="2019-03-06T15:55:00Z">
            <w:rPr>
              <w:rFonts w:cs="Times New Roman"/>
              <w:szCs w:val="24"/>
            </w:rPr>
          </w:rPrChange>
        </w:rPr>
      </w:pPr>
      <w:r w:rsidRPr="004761C7">
        <w:rPr>
          <w:rFonts w:cs="Times New Roman"/>
          <w:szCs w:val="24"/>
          <w:lang w:val="en-GB"/>
          <w:rPrChange w:id="141" w:author="Microsoft Office User" w:date="2019-03-06T15:55:00Z">
            <w:rPr>
              <w:rFonts w:cs="Times New Roman"/>
              <w:szCs w:val="24"/>
            </w:rPr>
          </w:rPrChange>
        </w:rPr>
        <w:t xml:space="preserve">Mayes, T., &amp; de Freitas, S. (2004). Review of e-learning theories, frameworks and models. </w:t>
      </w:r>
      <w:r w:rsidRPr="004761C7">
        <w:rPr>
          <w:rFonts w:cs="Times New Roman"/>
          <w:i/>
          <w:iCs/>
          <w:szCs w:val="24"/>
          <w:lang w:val="en-GB"/>
          <w:rPrChange w:id="142" w:author="Microsoft Office User" w:date="2019-03-06T15:55:00Z">
            <w:rPr>
              <w:rFonts w:cs="Times New Roman"/>
              <w:i/>
              <w:iCs/>
              <w:szCs w:val="24"/>
            </w:rPr>
          </w:rPrChange>
        </w:rPr>
        <w:t>JISC E-Learning Models Desk Study</w:t>
      </w:r>
      <w:r w:rsidRPr="004761C7">
        <w:rPr>
          <w:rFonts w:cs="Times New Roman"/>
          <w:szCs w:val="24"/>
          <w:lang w:val="en-GB"/>
          <w:rPrChange w:id="143" w:author="Microsoft Office User" w:date="2019-03-06T15:55:00Z">
            <w:rPr>
              <w:rFonts w:cs="Times New Roman"/>
              <w:szCs w:val="24"/>
            </w:rPr>
          </w:rPrChange>
        </w:rPr>
        <w:t>, (1).</w:t>
      </w:r>
    </w:p>
    <w:p w14:paraId="02DCC574" w14:textId="77777777" w:rsidR="001D1E34" w:rsidRPr="004761C7" w:rsidRDefault="001D1E34">
      <w:pPr>
        <w:widowControl w:val="0"/>
        <w:autoSpaceDE w:val="0"/>
        <w:autoSpaceDN w:val="0"/>
        <w:adjustRightInd w:val="0"/>
        <w:rPr>
          <w:rFonts w:cs="Times New Roman"/>
          <w:szCs w:val="24"/>
          <w:lang w:val="en-GB"/>
          <w:rPrChange w:id="144" w:author="Microsoft Office User" w:date="2019-03-06T15:55:00Z">
            <w:rPr>
              <w:rFonts w:cs="Times New Roman"/>
              <w:szCs w:val="24"/>
            </w:rPr>
          </w:rPrChange>
        </w:rPr>
      </w:pPr>
    </w:p>
    <w:p w14:paraId="6C4CCBDF" w14:textId="77777777" w:rsidR="004910FF" w:rsidRPr="004761C7" w:rsidRDefault="004910FF">
      <w:pPr>
        <w:widowControl w:val="0"/>
        <w:autoSpaceDE w:val="0"/>
        <w:autoSpaceDN w:val="0"/>
        <w:adjustRightInd w:val="0"/>
        <w:rPr>
          <w:rFonts w:cs="Times New Roman"/>
          <w:szCs w:val="24"/>
          <w:lang w:val="en-GB"/>
          <w:rPrChange w:id="145" w:author="Microsoft Office User" w:date="2019-03-06T15:55:00Z">
            <w:rPr>
              <w:rFonts w:cs="Times New Roman"/>
              <w:szCs w:val="24"/>
            </w:rPr>
          </w:rPrChange>
        </w:rPr>
      </w:pPr>
      <w:proofErr w:type="spellStart"/>
      <w:r w:rsidRPr="004761C7">
        <w:rPr>
          <w:rFonts w:cs="Times New Roman"/>
          <w:szCs w:val="24"/>
          <w:lang w:val="en-GB"/>
          <w:rPrChange w:id="146" w:author="Microsoft Office User" w:date="2019-03-06T15:55:00Z">
            <w:rPr>
              <w:rFonts w:cs="Times New Roman"/>
              <w:szCs w:val="24"/>
            </w:rPr>
          </w:rPrChange>
        </w:rPr>
        <w:t>Moraros</w:t>
      </w:r>
      <w:proofErr w:type="spellEnd"/>
      <w:r w:rsidRPr="004761C7">
        <w:rPr>
          <w:rFonts w:cs="Times New Roman"/>
          <w:szCs w:val="24"/>
          <w:lang w:val="en-GB"/>
          <w:rPrChange w:id="147" w:author="Microsoft Office User" w:date="2019-03-06T15:55:00Z">
            <w:rPr>
              <w:rFonts w:cs="Times New Roman"/>
              <w:szCs w:val="24"/>
            </w:rPr>
          </w:rPrChange>
        </w:rPr>
        <w:t xml:space="preserve">, J., Islam, A., Yu, S., </w:t>
      </w:r>
      <w:proofErr w:type="spellStart"/>
      <w:r w:rsidRPr="004761C7">
        <w:rPr>
          <w:rFonts w:cs="Times New Roman"/>
          <w:szCs w:val="24"/>
          <w:lang w:val="en-GB"/>
          <w:rPrChange w:id="148" w:author="Microsoft Office User" w:date="2019-03-06T15:55:00Z">
            <w:rPr>
              <w:rFonts w:cs="Times New Roman"/>
              <w:szCs w:val="24"/>
            </w:rPr>
          </w:rPrChange>
        </w:rPr>
        <w:t>Banow</w:t>
      </w:r>
      <w:proofErr w:type="spellEnd"/>
      <w:r w:rsidRPr="004761C7">
        <w:rPr>
          <w:rFonts w:cs="Times New Roman"/>
          <w:szCs w:val="24"/>
          <w:lang w:val="en-GB"/>
          <w:rPrChange w:id="149" w:author="Microsoft Office User" w:date="2019-03-06T15:55:00Z">
            <w:rPr>
              <w:rFonts w:cs="Times New Roman"/>
              <w:szCs w:val="24"/>
            </w:rPr>
          </w:rPrChange>
        </w:rPr>
        <w:t xml:space="preserve">, R., &amp; </w:t>
      </w:r>
      <w:proofErr w:type="spellStart"/>
      <w:r w:rsidRPr="004761C7">
        <w:rPr>
          <w:rFonts w:cs="Times New Roman"/>
          <w:szCs w:val="24"/>
          <w:lang w:val="en-GB"/>
          <w:rPrChange w:id="150" w:author="Microsoft Office User" w:date="2019-03-06T15:55:00Z">
            <w:rPr>
              <w:rFonts w:cs="Times New Roman"/>
              <w:szCs w:val="24"/>
            </w:rPr>
          </w:rPrChange>
        </w:rPr>
        <w:t>Schindelka</w:t>
      </w:r>
      <w:proofErr w:type="spellEnd"/>
      <w:r w:rsidRPr="004761C7">
        <w:rPr>
          <w:rFonts w:cs="Times New Roman"/>
          <w:szCs w:val="24"/>
          <w:lang w:val="en-GB"/>
          <w:rPrChange w:id="151" w:author="Microsoft Office User" w:date="2019-03-06T15:55:00Z">
            <w:rPr>
              <w:rFonts w:cs="Times New Roman"/>
              <w:szCs w:val="24"/>
            </w:rPr>
          </w:rPrChange>
        </w:rPr>
        <w:t xml:space="preserve">, B. (2015). Flipping for success: evaluating the effectiveness of a novel teaching approach in a graduate level setting. </w:t>
      </w:r>
      <w:r w:rsidRPr="004761C7">
        <w:rPr>
          <w:rFonts w:cs="Times New Roman"/>
          <w:i/>
          <w:iCs/>
          <w:szCs w:val="24"/>
          <w:lang w:val="en-GB"/>
          <w:rPrChange w:id="152" w:author="Microsoft Office User" w:date="2019-03-06T15:55:00Z">
            <w:rPr>
              <w:rFonts w:cs="Times New Roman"/>
              <w:i/>
              <w:iCs/>
              <w:szCs w:val="24"/>
            </w:rPr>
          </w:rPrChange>
        </w:rPr>
        <w:t>BMC Medical Education</w:t>
      </w:r>
      <w:r w:rsidRPr="004761C7">
        <w:rPr>
          <w:rFonts w:cs="Times New Roman"/>
          <w:szCs w:val="24"/>
          <w:lang w:val="en-GB"/>
          <w:rPrChange w:id="153" w:author="Microsoft Office User" w:date="2019-03-06T15:55:00Z">
            <w:rPr>
              <w:rFonts w:cs="Times New Roman"/>
              <w:szCs w:val="24"/>
            </w:rPr>
          </w:rPrChange>
        </w:rPr>
        <w:t xml:space="preserve">, </w:t>
      </w:r>
      <w:r w:rsidRPr="004761C7">
        <w:rPr>
          <w:rFonts w:cs="Times New Roman"/>
          <w:i/>
          <w:iCs/>
          <w:szCs w:val="24"/>
          <w:lang w:val="en-GB"/>
          <w:rPrChange w:id="154" w:author="Microsoft Office User" w:date="2019-03-06T15:55:00Z">
            <w:rPr>
              <w:rFonts w:cs="Times New Roman"/>
              <w:i/>
              <w:iCs/>
              <w:szCs w:val="24"/>
            </w:rPr>
          </w:rPrChange>
        </w:rPr>
        <w:t>15</w:t>
      </w:r>
      <w:r w:rsidRPr="004761C7">
        <w:rPr>
          <w:rFonts w:cs="Times New Roman"/>
          <w:szCs w:val="24"/>
          <w:lang w:val="en-GB"/>
          <w:rPrChange w:id="155" w:author="Microsoft Office User" w:date="2019-03-06T15:55:00Z">
            <w:rPr>
              <w:rFonts w:cs="Times New Roman"/>
              <w:szCs w:val="24"/>
            </w:rPr>
          </w:rPrChange>
        </w:rPr>
        <w:t>. https://doi.org/10.1186/s12909-015-0317-2</w:t>
      </w:r>
    </w:p>
    <w:p w14:paraId="6E1DBA55" w14:textId="77777777" w:rsidR="001D1E34" w:rsidRPr="004761C7" w:rsidRDefault="001D1E34">
      <w:pPr>
        <w:widowControl w:val="0"/>
        <w:autoSpaceDE w:val="0"/>
        <w:autoSpaceDN w:val="0"/>
        <w:adjustRightInd w:val="0"/>
        <w:rPr>
          <w:rFonts w:cs="Times New Roman"/>
          <w:szCs w:val="24"/>
          <w:lang w:val="en-GB"/>
          <w:rPrChange w:id="156" w:author="Microsoft Office User" w:date="2019-03-06T15:55:00Z">
            <w:rPr>
              <w:rFonts w:cs="Times New Roman"/>
              <w:szCs w:val="24"/>
            </w:rPr>
          </w:rPrChange>
        </w:rPr>
      </w:pPr>
    </w:p>
    <w:p w14:paraId="59361695" w14:textId="77777777" w:rsidR="004910FF" w:rsidRPr="004761C7" w:rsidRDefault="004910FF">
      <w:pPr>
        <w:widowControl w:val="0"/>
        <w:autoSpaceDE w:val="0"/>
        <w:autoSpaceDN w:val="0"/>
        <w:adjustRightInd w:val="0"/>
        <w:rPr>
          <w:rFonts w:cs="Times New Roman"/>
          <w:szCs w:val="24"/>
          <w:lang w:val="en-GB"/>
          <w:rPrChange w:id="157" w:author="Microsoft Office User" w:date="2019-03-06T15:55:00Z">
            <w:rPr>
              <w:rFonts w:cs="Times New Roman"/>
              <w:szCs w:val="24"/>
            </w:rPr>
          </w:rPrChange>
        </w:rPr>
      </w:pPr>
      <w:proofErr w:type="spellStart"/>
      <w:r w:rsidRPr="004761C7">
        <w:rPr>
          <w:rFonts w:cs="Times New Roman"/>
          <w:szCs w:val="24"/>
          <w:lang w:val="en-GB"/>
          <w:rPrChange w:id="158" w:author="Microsoft Office User" w:date="2019-03-06T15:55:00Z">
            <w:rPr>
              <w:rFonts w:cs="Times New Roman"/>
              <w:szCs w:val="24"/>
            </w:rPr>
          </w:rPrChange>
        </w:rPr>
        <w:t>Pange</w:t>
      </w:r>
      <w:proofErr w:type="spellEnd"/>
      <w:r w:rsidRPr="004761C7">
        <w:rPr>
          <w:rFonts w:cs="Times New Roman"/>
          <w:szCs w:val="24"/>
          <w:lang w:val="en-GB"/>
          <w:rPrChange w:id="159" w:author="Microsoft Office User" w:date="2019-03-06T15:55:00Z">
            <w:rPr>
              <w:rFonts w:cs="Times New Roman"/>
              <w:szCs w:val="24"/>
            </w:rPr>
          </w:rPrChange>
        </w:rPr>
        <w:t xml:space="preserve">, A., &amp; </w:t>
      </w:r>
      <w:proofErr w:type="spellStart"/>
      <w:r w:rsidRPr="004761C7">
        <w:rPr>
          <w:rFonts w:cs="Times New Roman"/>
          <w:szCs w:val="24"/>
          <w:lang w:val="en-GB"/>
          <w:rPrChange w:id="160" w:author="Microsoft Office User" w:date="2019-03-06T15:55:00Z">
            <w:rPr>
              <w:rFonts w:cs="Times New Roman"/>
              <w:szCs w:val="24"/>
            </w:rPr>
          </w:rPrChange>
        </w:rPr>
        <w:t>Pange</w:t>
      </w:r>
      <w:proofErr w:type="spellEnd"/>
      <w:r w:rsidRPr="004761C7">
        <w:rPr>
          <w:rFonts w:cs="Times New Roman"/>
          <w:szCs w:val="24"/>
          <w:lang w:val="en-GB"/>
          <w:rPrChange w:id="161" w:author="Microsoft Office User" w:date="2019-03-06T15:55:00Z">
            <w:rPr>
              <w:rFonts w:cs="Times New Roman"/>
              <w:szCs w:val="24"/>
            </w:rPr>
          </w:rPrChange>
        </w:rPr>
        <w:t xml:space="preserve">, J. (2011). Is E-learning Based </w:t>
      </w:r>
      <w:proofErr w:type="gramStart"/>
      <w:r w:rsidRPr="004761C7">
        <w:rPr>
          <w:rFonts w:cs="Times New Roman"/>
          <w:szCs w:val="24"/>
          <w:lang w:val="en-GB"/>
          <w:rPrChange w:id="162" w:author="Microsoft Office User" w:date="2019-03-06T15:55:00Z">
            <w:rPr>
              <w:rFonts w:cs="Times New Roman"/>
              <w:szCs w:val="24"/>
            </w:rPr>
          </w:rPrChange>
        </w:rPr>
        <w:t>On</w:t>
      </w:r>
      <w:proofErr w:type="gramEnd"/>
      <w:r w:rsidRPr="004761C7">
        <w:rPr>
          <w:rFonts w:cs="Times New Roman"/>
          <w:szCs w:val="24"/>
          <w:lang w:val="en-GB"/>
          <w:rPrChange w:id="163" w:author="Microsoft Office User" w:date="2019-03-06T15:55:00Z">
            <w:rPr>
              <w:rFonts w:cs="Times New Roman"/>
              <w:szCs w:val="24"/>
            </w:rPr>
          </w:rPrChange>
        </w:rPr>
        <w:t xml:space="preserve"> Learning Theories? A Literature Review. </w:t>
      </w:r>
      <w:r w:rsidRPr="004761C7">
        <w:rPr>
          <w:rFonts w:cs="Times New Roman"/>
          <w:i/>
          <w:iCs/>
          <w:szCs w:val="24"/>
          <w:lang w:val="en-GB"/>
          <w:rPrChange w:id="164" w:author="Microsoft Office User" w:date="2019-03-06T15:55:00Z">
            <w:rPr>
              <w:rFonts w:cs="Times New Roman"/>
              <w:i/>
              <w:iCs/>
              <w:szCs w:val="24"/>
            </w:rPr>
          </w:rPrChange>
        </w:rPr>
        <w:t>World Academy of Science, Engineering &amp; Technology</w:t>
      </w:r>
      <w:r w:rsidRPr="004761C7">
        <w:rPr>
          <w:rFonts w:cs="Times New Roman"/>
          <w:szCs w:val="24"/>
          <w:lang w:val="en-GB"/>
          <w:rPrChange w:id="165" w:author="Microsoft Office User" w:date="2019-03-06T15:55:00Z">
            <w:rPr>
              <w:rFonts w:cs="Times New Roman"/>
              <w:szCs w:val="24"/>
            </w:rPr>
          </w:rPrChange>
        </w:rPr>
        <w:t xml:space="preserve">, </w:t>
      </w:r>
      <w:r w:rsidRPr="004761C7">
        <w:rPr>
          <w:rFonts w:cs="Times New Roman"/>
          <w:i/>
          <w:iCs/>
          <w:szCs w:val="24"/>
          <w:lang w:val="en-GB"/>
          <w:rPrChange w:id="166" w:author="Microsoft Office User" w:date="2019-03-06T15:55:00Z">
            <w:rPr>
              <w:rFonts w:cs="Times New Roman"/>
              <w:i/>
              <w:iCs/>
              <w:szCs w:val="24"/>
            </w:rPr>
          </w:rPrChange>
        </w:rPr>
        <w:t>5</w:t>
      </w:r>
      <w:r w:rsidRPr="004761C7">
        <w:rPr>
          <w:rFonts w:cs="Times New Roman"/>
          <w:szCs w:val="24"/>
          <w:lang w:val="en-GB"/>
          <w:rPrChange w:id="167" w:author="Microsoft Office User" w:date="2019-03-06T15:55:00Z">
            <w:rPr>
              <w:rFonts w:cs="Times New Roman"/>
              <w:szCs w:val="24"/>
            </w:rPr>
          </w:rPrChange>
        </w:rPr>
        <w:t>(8).</w:t>
      </w:r>
    </w:p>
    <w:p w14:paraId="22CE38CA" w14:textId="77777777" w:rsidR="001D1E34" w:rsidRPr="004761C7" w:rsidRDefault="001D1E34">
      <w:pPr>
        <w:widowControl w:val="0"/>
        <w:autoSpaceDE w:val="0"/>
        <w:autoSpaceDN w:val="0"/>
        <w:adjustRightInd w:val="0"/>
        <w:rPr>
          <w:rFonts w:cs="Times New Roman"/>
          <w:szCs w:val="24"/>
          <w:lang w:val="en-GB"/>
          <w:rPrChange w:id="168" w:author="Microsoft Office User" w:date="2019-03-06T15:55:00Z">
            <w:rPr>
              <w:rFonts w:cs="Times New Roman"/>
              <w:szCs w:val="24"/>
            </w:rPr>
          </w:rPrChange>
        </w:rPr>
      </w:pPr>
    </w:p>
    <w:p w14:paraId="0B0D339D" w14:textId="77777777" w:rsidR="004910FF" w:rsidRPr="004761C7" w:rsidRDefault="004910FF">
      <w:pPr>
        <w:widowControl w:val="0"/>
        <w:autoSpaceDE w:val="0"/>
        <w:autoSpaceDN w:val="0"/>
        <w:adjustRightInd w:val="0"/>
        <w:rPr>
          <w:rFonts w:cs="Times New Roman"/>
          <w:szCs w:val="24"/>
          <w:lang w:val="en-GB"/>
          <w:rPrChange w:id="169" w:author="Microsoft Office User" w:date="2019-03-06T15:55:00Z">
            <w:rPr>
              <w:rFonts w:cs="Times New Roman"/>
              <w:szCs w:val="24"/>
            </w:rPr>
          </w:rPrChange>
        </w:rPr>
      </w:pPr>
      <w:proofErr w:type="spellStart"/>
      <w:r w:rsidRPr="004761C7">
        <w:rPr>
          <w:rFonts w:cs="Times New Roman"/>
          <w:szCs w:val="24"/>
          <w:lang w:val="en-GB"/>
          <w:rPrChange w:id="170" w:author="Microsoft Office User" w:date="2019-03-06T15:55:00Z">
            <w:rPr>
              <w:rFonts w:cs="Times New Roman"/>
              <w:szCs w:val="24"/>
            </w:rPr>
          </w:rPrChange>
        </w:rPr>
        <w:t>Vetenskapsrådet</w:t>
      </w:r>
      <w:proofErr w:type="spellEnd"/>
      <w:r w:rsidRPr="004761C7">
        <w:rPr>
          <w:rFonts w:cs="Times New Roman"/>
          <w:szCs w:val="24"/>
          <w:lang w:val="en-GB"/>
          <w:rPrChange w:id="171" w:author="Microsoft Office User" w:date="2019-03-06T15:55:00Z">
            <w:rPr>
              <w:rFonts w:cs="Times New Roman"/>
              <w:szCs w:val="24"/>
            </w:rPr>
          </w:rPrChange>
        </w:rPr>
        <w:t xml:space="preserve">. </w:t>
      </w:r>
      <w:r w:rsidRPr="00B53E33">
        <w:rPr>
          <w:rFonts w:cs="Times New Roman"/>
          <w:szCs w:val="24"/>
        </w:rPr>
        <w:t xml:space="preserve">(2002). </w:t>
      </w:r>
      <w:r w:rsidRPr="00B53E33">
        <w:rPr>
          <w:rFonts w:cs="Times New Roman"/>
          <w:i/>
          <w:iCs/>
          <w:szCs w:val="24"/>
        </w:rPr>
        <w:t>Forskningsetiska principer inom humanistisk-samhällsvetenskaplig forskning.</w:t>
      </w:r>
      <w:r w:rsidRPr="00B53E33">
        <w:rPr>
          <w:rFonts w:cs="Times New Roman"/>
          <w:szCs w:val="24"/>
        </w:rPr>
        <w:t xml:space="preserve"> </w:t>
      </w:r>
      <w:r w:rsidRPr="004761C7">
        <w:rPr>
          <w:rFonts w:cs="Times New Roman"/>
          <w:szCs w:val="24"/>
          <w:lang w:val="en-GB"/>
          <w:rPrChange w:id="172" w:author="Microsoft Office User" w:date="2019-03-06T15:55:00Z">
            <w:rPr>
              <w:rFonts w:cs="Times New Roman"/>
              <w:szCs w:val="24"/>
            </w:rPr>
          </w:rPrChange>
        </w:rPr>
        <w:t xml:space="preserve">Stockholm: </w:t>
      </w:r>
      <w:proofErr w:type="spellStart"/>
      <w:r w:rsidRPr="004761C7">
        <w:rPr>
          <w:rFonts w:cs="Times New Roman"/>
          <w:szCs w:val="24"/>
          <w:lang w:val="en-GB"/>
          <w:rPrChange w:id="173" w:author="Microsoft Office User" w:date="2019-03-06T15:55:00Z">
            <w:rPr>
              <w:rFonts w:cs="Times New Roman"/>
              <w:szCs w:val="24"/>
            </w:rPr>
          </w:rPrChange>
        </w:rPr>
        <w:t>Vetenskapsrådet</w:t>
      </w:r>
      <w:proofErr w:type="spellEnd"/>
      <w:r w:rsidRPr="004761C7">
        <w:rPr>
          <w:rFonts w:cs="Times New Roman"/>
          <w:szCs w:val="24"/>
          <w:lang w:val="en-GB"/>
          <w:rPrChange w:id="174" w:author="Microsoft Office User" w:date="2019-03-06T15:55:00Z">
            <w:rPr>
              <w:rFonts w:cs="Times New Roman"/>
              <w:szCs w:val="24"/>
            </w:rPr>
          </w:rPrChange>
        </w:rPr>
        <w:t>.</w:t>
      </w:r>
    </w:p>
    <w:p w14:paraId="31A468E1" w14:textId="77777777" w:rsidR="001D1E34" w:rsidRPr="004761C7" w:rsidRDefault="001D1E34">
      <w:pPr>
        <w:widowControl w:val="0"/>
        <w:autoSpaceDE w:val="0"/>
        <w:autoSpaceDN w:val="0"/>
        <w:adjustRightInd w:val="0"/>
        <w:rPr>
          <w:rFonts w:cs="Times New Roman"/>
          <w:szCs w:val="24"/>
          <w:lang w:val="en-GB"/>
          <w:rPrChange w:id="175" w:author="Microsoft Office User" w:date="2019-03-06T15:55:00Z">
            <w:rPr>
              <w:rFonts w:cs="Times New Roman"/>
              <w:szCs w:val="24"/>
            </w:rPr>
          </w:rPrChange>
        </w:rPr>
      </w:pPr>
    </w:p>
    <w:p w14:paraId="1481CD94" w14:textId="77777777" w:rsidR="004910FF" w:rsidRPr="00B53E33" w:rsidRDefault="004910FF">
      <w:pPr>
        <w:widowControl w:val="0"/>
        <w:autoSpaceDE w:val="0"/>
        <w:autoSpaceDN w:val="0"/>
        <w:adjustRightInd w:val="0"/>
        <w:rPr>
          <w:rFonts w:cs="Times New Roman"/>
          <w:szCs w:val="24"/>
        </w:rPr>
      </w:pPr>
      <w:proofErr w:type="spellStart"/>
      <w:r w:rsidRPr="004761C7">
        <w:rPr>
          <w:rFonts w:cs="Times New Roman"/>
          <w:szCs w:val="24"/>
          <w:lang w:val="en-GB"/>
          <w:rPrChange w:id="176" w:author="Microsoft Office User" w:date="2019-03-06T15:55:00Z">
            <w:rPr>
              <w:rFonts w:cs="Times New Roman"/>
              <w:szCs w:val="24"/>
            </w:rPr>
          </w:rPrChange>
        </w:rPr>
        <w:t>Yeh</w:t>
      </w:r>
      <w:proofErr w:type="spellEnd"/>
      <w:r w:rsidRPr="004761C7">
        <w:rPr>
          <w:rFonts w:cs="Times New Roman"/>
          <w:szCs w:val="24"/>
          <w:lang w:val="en-GB"/>
          <w:rPrChange w:id="177" w:author="Microsoft Office User" w:date="2019-03-06T15:55:00Z">
            <w:rPr>
              <w:rFonts w:cs="Times New Roman"/>
              <w:szCs w:val="24"/>
            </w:rPr>
          </w:rPrChange>
        </w:rPr>
        <w:t xml:space="preserve">, Y.-C. (2009). Integrating e-learning into the Direct-instruction Model to enhance the effectiveness of critical-thinking instruction. </w:t>
      </w:r>
      <w:proofErr w:type="spellStart"/>
      <w:r w:rsidRPr="00B53E33">
        <w:rPr>
          <w:rFonts w:cs="Times New Roman"/>
          <w:i/>
          <w:iCs/>
          <w:szCs w:val="24"/>
        </w:rPr>
        <w:t>Instructional</w:t>
      </w:r>
      <w:proofErr w:type="spellEnd"/>
      <w:r w:rsidRPr="00B53E33">
        <w:rPr>
          <w:rFonts w:cs="Times New Roman"/>
          <w:i/>
          <w:iCs/>
          <w:szCs w:val="24"/>
        </w:rPr>
        <w:t xml:space="preserve">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78" w:name="_Toc391456187"/>
      <w:bookmarkStart w:id="179" w:name="_Toc412957367"/>
      <w:bookmarkEnd w:id="178"/>
      <w:r w:rsidRPr="009F3187">
        <w:lastRenderedPageBreak/>
        <w:t>Bilagor</w:t>
      </w:r>
      <w:bookmarkEnd w:id="179"/>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80" w:name="_Toc391456188"/>
      <w:bookmarkEnd w:id="180"/>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otnoteReference"/>
        </w:rPr>
        <w:footnoteReference w:id="3"/>
      </w:r>
      <w:r w:rsidR="00850895">
        <w:rPr>
          <w:rFonts w:eastAsia="Times New Roman" w:cs="Times New Roman"/>
          <w:color w:val="333333"/>
        </w:rPr>
        <w:t xml:space="preserve"> (kognitiva färdigheter) för att gestalta</w:t>
      </w:r>
      <w:r w:rsidR="00850895" w:rsidRPr="00002A59">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002A59">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002A59">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3F4E0FC4"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1906AE" w:rsidRPr="00BD0374">
        <w:rPr>
          <w:rStyle w:val="IntenseEmphasis"/>
          <w:rFonts w:eastAsia="Times New Roman" w:cs="Times New Roman"/>
          <w:bCs w:val="0"/>
          <w:i w:val="0"/>
          <w:iCs w:val="0"/>
          <w:color w:val="333333"/>
        </w:rPr>
        <w:t>ATM/</w:t>
      </w:r>
      <w:r w:rsidR="00304D18" w:rsidRPr="00BD0374">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w:t>
      </w:r>
      <w:proofErr w:type="spellStart"/>
      <w:r w:rsidRPr="000427E4">
        <w:rPr>
          <w:rFonts w:ascii="Verdana" w:hAnsi="Verdana"/>
          <w:b/>
          <w:sz w:val="16"/>
          <w:szCs w:val="16"/>
        </w:rPr>
        <w:t>Grade</w:t>
      </w:r>
      <w:proofErr w:type="spellEnd"/>
      <w:r w:rsidRPr="000427E4">
        <w:rPr>
          <w:rFonts w:ascii="Verdana" w:hAnsi="Verdana"/>
          <w:b/>
          <w:sz w:val="16"/>
          <w:szCs w:val="16"/>
        </w:rPr>
        <w:t xml:space="preserv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81" w:name="_Toc391456189"/>
      <w:bookmarkEnd w:id="181"/>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F3E27">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 xml:space="preserve">grundat på </w:t>
      </w:r>
      <w:proofErr w:type="spellStart"/>
      <w:r w:rsidR="00052213" w:rsidRPr="000427E4">
        <w:rPr>
          <w:rFonts w:ascii="Verdana" w:hAnsi="Verdana"/>
          <w:sz w:val="16"/>
          <w:szCs w:val="16"/>
        </w:rPr>
        <w:t>DIM’s</w:t>
      </w:r>
      <w:proofErr w:type="spellEnd"/>
      <w:r w:rsidR="00052213" w:rsidRPr="000427E4">
        <w:rPr>
          <w:rFonts w:ascii="Verdana" w:hAnsi="Verdana"/>
          <w:sz w:val="16"/>
          <w:szCs w:val="16"/>
        </w:rPr>
        <w:t xml:space="preserve">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w:t>
      </w:r>
      <w:proofErr w:type="spellStart"/>
      <w:r w:rsidRPr="002A064C">
        <w:rPr>
          <w:rFonts w:cs="Times New Roman"/>
          <w:b/>
          <w:color w:val="000000"/>
          <w:sz w:val="28"/>
          <w:szCs w:val="28"/>
        </w:rPr>
        <w:t>Imner</w:t>
      </w:r>
      <w:proofErr w:type="spellEnd"/>
      <w:r w:rsidRPr="002A064C">
        <w:rPr>
          <w:rFonts w:cs="Times New Roman"/>
          <w:b/>
          <w:color w:val="000000"/>
          <w:sz w:val="28"/>
          <w:szCs w:val="28"/>
        </w:rPr>
        <w:t xml:space="preserve">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w:t>
      </w:r>
      <w:proofErr w:type="spellStart"/>
      <w:r w:rsidRPr="00FF37E4">
        <w:rPr>
          <w:rFonts w:cs="Times New Roman"/>
          <w:color w:val="000000"/>
        </w:rPr>
        <w:t>Grade</w:t>
      </w:r>
      <w:proofErr w:type="spellEnd"/>
      <w:r w:rsidRPr="00FF37E4">
        <w:rPr>
          <w:rFonts w:cs="Times New Roman"/>
          <w:color w:val="000000"/>
        </w:rPr>
        <w:t xml:space="preserv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w:t>
      </w:r>
      <w:proofErr w:type="spellStart"/>
      <w:r>
        <w:rPr>
          <w:rFonts w:cs="Times New Roman"/>
          <w:color w:val="000000"/>
        </w:rPr>
        <w:t>Grades</w:t>
      </w:r>
      <w:proofErr w:type="spellEnd"/>
      <w:r>
        <w:rPr>
          <w:rFonts w:cs="Times New Roman"/>
          <w:color w:val="000000"/>
        </w:rPr>
        <w:t xml:space="preserve">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w:t>
      </w:r>
      <w:proofErr w:type="gramStart"/>
      <w:r w:rsidRPr="00FF37E4">
        <w:rPr>
          <w:rFonts w:cs="Times New Roman"/>
          <w:color w:val="000000"/>
        </w:rPr>
        <w:t>har</w:t>
      </w:r>
      <w:proofErr w:type="gramEnd"/>
      <w:r w:rsidRPr="00FF37E4">
        <w:rPr>
          <w:rFonts w:cs="Times New Roman"/>
          <w:color w:val="000000"/>
        </w:rPr>
        <w:t xml:space="preserve">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w:t>
      </w:r>
      <w:proofErr w:type="spellStart"/>
      <w:r w:rsidRPr="00FF37E4">
        <w:rPr>
          <w:rFonts w:cs="Times New Roman"/>
          <w:color w:val="000000"/>
        </w:rPr>
        <w:t>Grade</w:t>
      </w:r>
      <w:proofErr w:type="spellEnd"/>
      <w:r w:rsidRPr="00FF37E4">
        <w:rPr>
          <w:rFonts w:cs="Times New Roman"/>
          <w:color w:val="000000"/>
        </w:rPr>
        <w:t>.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w:t>
      </w:r>
      <w:proofErr w:type="spellStart"/>
      <w:r w:rsidRPr="00FF37E4">
        <w:rPr>
          <w:rFonts w:cs="Times New Roman"/>
          <w:color w:val="000000"/>
        </w:rPr>
        <w:t>Grade</w:t>
      </w:r>
      <w:proofErr w:type="spellEnd"/>
      <w:r w:rsidRPr="00FF37E4">
        <w:rPr>
          <w:rFonts w:cs="Times New Roman"/>
          <w:color w:val="000000"/>
        </w:rPr>
        <w:t xml:space="preserve"> och se hur de utvecklas med sin pedagogik i framtiden. Examenarbetet har också resulterat i att mina skrivkunskaper har </w:t>
      </w:r>
      <w:proofErr w:type="gramStart"/>
      <w:r w:rsidRPr="00FF37E4">
        <w:rPr>
          <w:rFonts w:cs="Times New Roman"/>
          <w:color w:val="000000"/>
        </w:rPr>
        <w:t>förbättras</w:t>
      </w:r>
      <w:proofErr w:type="gramEnd"/>
      <w:r w:rsidRPr="00FF37E4">
        <w:rPr>
          <w:rFonts w:cs="Times New Roman"/>
          <w:color w:val="000000"/>
        </w:rPr>
        <w:t xml:space="preserve">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 xml:space="preserve">Jag är väldigt nöjd med mitt genomförande och resultatet av examenarbetet. Det tog längre tid än förväntat, men jag upplever att jag fått nya kunskaper i att skriva och arbeta med text som jag inte erhållit innan. Det har varit roligt att få samarbeta med företaget </w:t>
      </w:r>
      <w:proofErr w:type="spellStart"/>
      <w:r w:rsidRPr="00FF37E4">
        <w:rPr>
          <w:rFonts w:cs="Times New Roman"/>
          <w:color w:val="000000"/>
        </w:rPr>
        <w:t>Grade</w:t>
      </w:r>
      <w:proofErr w:type="spellEnd"/>
      <w:r w:rsidRPr="00FF37E4">
        <w:rPr>
          <w:rFonts w:cs="Times New Roman"/>
          <w:color w:val="000000"/>
        </w:rPr>
        <w:t xml:space="preserv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w:t>
      </w:r>
      <w:proofErr w:type="spellStart"/>
      <w:r w:rsidRPr="00FF37E4">
        <w:rPr>
          <w:rFonts w:cs="Times New Roman"/>
          <w:color w:val="000000"/>
        </w:rPr>
        <w:t>Imner</w:t>
      </w:r>
      <w:proofErr w:type="spellEnd"/>
      <w:r w:rsidRPr="00FF37E4">
        <w:rPr>
          <w:rFonts w:cs="Times New Roman"/>
          <w:color w:val="000000"/>
        </w:rPr>
        <w:t xml:space="preserve">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Olivia Imner" w:date="2019-03-06T15:34:00Z" w:initials="OI">
    <w:p w14:paraId="43B3109F" w14:textId="7FA1DA76" w:rsidR="00E01228" w:rsidRPr="004761C7" w:rsidRDefault="00E01228">
      <w:pPr>
        <w:pStyle w:val="CommentText"/>
        <w:rPr>
          <w:lang w:val="en-GB"/>
        </w:rPr>
      </w:pPr>
      <w:r>
        <w:rPr>
          <w:rStyle w:val="CommentReference"/>
        </w:rPr>
        <w:annotationRef/>
      </w:r>
      <w:proofErr w:type="spellStart"/>
      <w:r w:rsidRPr="004761C7">
        <w:rPr>
          <w:lang w:val="en-GB"/>
        </w:rPr>
        <w:t>ny</w:t>
      </w:r>
      <w:proofErr w:type="spellEnd"/>
    </w:p>
  </w:comment>
  <w:comment w:id="13" w:author="Microsoft Office User" w:date="2019-03-06T15:56:00Z" w:initials="Office">
    <w:p w14:paraId="69ED4200" w14:textId="4F8DFC38" w:rsidR="004761C7" w:rsidRPr="004761C7" w:rsidRDefault="004761C7">
      <w:pPr>
        <w:pStyle w:val="CommentText"/>
        <w:rPr>
          <w:lang w:val="en-GB"/>
        </w:rPr>
      </w:pPr>
      <w:r>
        <w:rPr>
          <w:rStyle w:val="CommentReference"/>
        </w:rPr>
        <w:annotationRef/>
      </w:r>
      <w:r w:rsidRPr="004761C7">
        <w:rPr>
          <w:lang w:val="en-GB"/>
        </w:rPr>
        <w:t>not clear which these are</w:t>
      </w:r>
    </w:p>
  </w:comment>
  <w:comment w:id="12" w:author="Olivia Imner" w:date="2019-03-06T15:42:00Z" w:initials="OI">
    <w:p w14:paraId="3EFAD70A" w14:textId="0620AE3A" w:rsidR="00E01228" w:rsidRDefault="00E01228">
      <w:pPr>
        <w:pStyle w:val="CommentText"/>
      </w:pPr>
      <w:r>
        <w:rPr>
          <w:rStyle w:val="CommentReference"/>
        </w:rPr>
        <w:annotationRef/>
      </w:r>
      <w:r>
        <w:t>nytt</w:t>
      </w:r>
    </w:p>
  </w:comment>
  <w:comment w:id="14" w:author="Olivia Imner" w:date="2019-03-06T15:36:00Z" w:initials="OI">
    <w:p w14:paraId="79FC7CE3" w14:textId="52DD39D6" w:rsidR="00E01228" w:rsidRDefault="00E01228">
      <w:pPr>
        <w:pStyle w:val="CommentText"/>
      </w:pPr>
      <w:r>
        <w:rPr>
          <w:rStyle w:val="CommentReference"/>
        </w:rPr>
        <w:annotationRef/>
      </w:r>
      <w:r>
        <w:t>nytt</w:t>
      </w:r>
    </w:p>
  </w:comment>
  <w:comment w:id="15" w:author="Microsoft Office User" w:date="2019-03-06T15:57:00Z" w:initials="Office">
    <w:p w14:paraId="18E2076E" w14:textId="77777777" w:rsidR="004761C7" w:rsidRPr="002533F2" w:rsidRDefault="004761C7" w:rsidP="004761C7">
      <w:pPr>
        <w:pStyle w:val="CommentText"/>
        <w:rPr>
          <w:lang w:val="en-GB"/>
        </w:rPr>
      </w:pPr>
      <w:r>
        <w:rPr>
          <w:rStyle w:val="CommentReference"/>
        </w:rPr>
        <w:annotationRef/>
      </w:r>
      <w:r>
        <w:rPr>
          <w:rStyle w:val="CommentReference"/>
        </w:rPr>
        <w:annotationRef/>
      </w:r>
      <w:r w:rsidRPr="002533F2">
        <w:rPr>
          <w:lang w:val="en-GB"/>
        </w:rPr>
        <w:t xml:space="preserve">This is not sufficient. It must be clear that she is the only person who works with pedagogic at Grade at all. </w:t>
      </w:r>
      <w:r>
        <w:rPr>
          <w:lang w:val="en-GB"/>
        </w:rPr>
        <w:t>As it is written now, it could be that many people work with pedagogic but she is the only “</w:t>
      </w:r>
      <w:proofErr w:type="spellStart"/>
      <w:r>
        <w:rPr>
          <w:lang w:val="en-GB"/>
        </w:rPr>
        <w:t>ansvarige</w:t>
      </w:r>
      <w:proofErr w:type="spellEnd"/>
      <w:r>
        <w:rPr>
          <w:lang w:val="en-GB"/>
        </w:rPr>
        <w:t>”.</w:t>
      </w:r>
    </w:p>
    <w:p w14:paraId="6A32AA91" w14:textId="34C6722A" w:rsidR="004761C7" w:rsidRPr="004761C7" w:rsidRDefault="004761C7">
      <w:pPr>
        <w:pStyle w:val="CommentText"/>
        <w:rPr>
          <w:lang w:val="en-GB"/>
        </w:rPr>
      </w:pPr>
      <w:bookmarkStart w:id="16" w:name="_GoBack"/>
      <w:bookmarkEnd w:id="16"/>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B3109F" w15:done="0"/>
  <w15:commentEx w15:paraId="69ED4200" w15:done="0"/>
  <w15:commentEx w15:paraId="3EFAD70A" w15:done="0"/>
  <w15:commentEx w15:paraId="79FC7CE3" w15:done="0"/>
  <w15:commentEx w15:paraId="6A32AA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056CB" w14:textId="77777777" w:rsidR="00E13EA7" w:rsidRDefault="00E13EA7">
      <w:r>
        <w:separator/>
      </w:r>
    </w:p>
  </w:endnote>
  <w:endnote w:type="continuationSeparator" w:id="0">
    <w:p w14:paraId="402D7C92" w14:textId="77777777" w:rsidR="00E13EA7" w:rsidRDefault="00E13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Liberation Sans">
    <w:altName w:val="Arial"/>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w:charset w:val="00"/>
    <w:family w:val="auto"/>
    <w:pitch w:val="variable"/>
    <w:sig w:usb0="E00002FF" w:usb1="5000205A" w:usb2="00000000" w:usb3="00000000" w:csb0="0000019F" w:csb1="00000000"/>
  </w:font>
  <w:font w:name="Myriad Pro Cond">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662C" w14:textId="77777777" w:rsidR="00E01228" w:rsidRDefault="00E0122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055331"/>
      <w:docPartObj>
        <w:docPartGallery w:val="Page Numbers (Bottom of Page)"/>
        <w:docPartUnique/>
      </w:docPartObj>
    </w:sdtPr>
    <w:sdtEndPr/>
    <w:sdtContent>
      <w:p w14:paraId="7887BB9D" w14:textId="77777777" w:rsidR="00E01228" w:rsidRDefault="00E13EA7">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219746"/>
      <w:docPartObj>
        <w:docPartGallery w:val="Page Numbers (Bottom of Page)"/>
        <w:docPartUnique/>
      </w:docPartObj>
    </w:sdtPr>
    <w:sdtEndPr/>
    <w:sdtContent>
      <w:p w14:paraId="403C7186" w14:textId="77777777" w:rsidR="00E01228" w:rsidRDefault="00E01228">
        <w:pPr>
          <w:pStyle w:val="Footer1"/>
          <w:jc w:val="center"/>
        </w:pPr>
        <w:r>
          <w:fldChar w:fldCharType="begin"/>
        </w:r>
        <w:r>
          <w:instrText>PAGE</w:instrText>
        </w:r>
        <w:r>
          <w:fldChar w:fldCharType="separate"/>
        </w:r>
        <w:r w:rsidR="004761C7">
          <w:rPr>
            <w:noProof/>
          </w:rPr>
          <w:t>23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860506"/>
      <w:docPartObj>
        <w:docPartGallery w:val="Page Numbers (Bottom of Page)"/>
        <w:docPartUnique/>
      </w:docPartObj>
    </w:sdtPr>
    <w:sdtEndPr/>
    <w:sdtContent>
      <w:p w14:paraId="3915FA6D" w14:textId="77777777" w:rsidR="00E01228" w:rsidRDefault="00E01228">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FCAC04" w14:textId="77777777" w:rsidR="00E13EA7" w:rsidRDefault="00E13EA7">
      <w:r>
        <w:separator/>
      </w:r>
    </w:p>
  </w:footnote>
  <w:footnote w:type="continuationSeparator" w:id="0">
    <w:p w14:paraId="3F90E938" w14:textId="77777777" w:rsidR="00E13EA7" w:rsidRDefault="00E13EA7">
      <w:r>
        <w:continuationSeparator/>
      </w:r>
    </w:p>
  </w:footnote>
  <w:footnote w:id="1">
    <w:p w14:paraId="5824ECF3" w14:textId="4B98B15A" w:rsidR="00E01228" w:rsidRPr="005D1A1C" w:rsidRDefault="00E01228"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w:t>
      </w:r>
      <w:proofErr w:type="spellStart"/>
      <w:r w:rsidRPr="005D1A1C">
        <w:rPr>
          <w:sz w:val="14"/>
          <w:szCs w:val="14"/>
        </w:rPr>
        <w:t>Grades</w:t>
      </w:r>
      <w:proofErr w:type="spellEnd"/>
      <w:r w:rsidRPr="005D1A1C">
        <w:rPr>
          <w:sz w:val="14"/>
          <w:szCs w:val="14"/>
        </w:rPr>
        <w:t xml:space="preserve"> förklaring av målgrupp.</w:t>
      </w:r>
    </w:p>
  </w:footnote>
  <w:footnote w:id="2">
    <w:p w14:paraId="1BA30943" w14:textId="09D063F6" w:rsidR="00E01228" w:rsidRPr="005D1A1C" w:rsidRDefault="00E01228"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E01228" w:rsidRPr="005D1A1C" w:rsidRDefault="00E01228"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E01228" w:rsidRPr="005D1A1C" w:rsidRDefault="00E01228"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E01228" w:rsidRPr="005D1A1C" w:rsidRDefault="00E01228"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E01228" w:rsidRDefault="00E01228" w:rsidP="00CF61C4">
      <w:pPr>
        <w:pStyle w:val="FootnoteText"/>
        <w:jc w:val="both"/>
      </w:pPr>
      <w:r w:rsidRPr="00002A59">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263A9"/>
    <w:rsid w:val="000331BF"/>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CB85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microsoft.com/office/2011/relationships/people" Target="people.xml"/><Relationship Id="rId21" Type="http://schemas.openxmlformats.org/officeDocument/2006/relationships/theme" Target="theme/theme1.xml"/><Relationship Id="rId23" Type="http://schemas.microsoft.com/office/2016/09/relationships/commentsIds" Target="commentsIds.xml"/><Relationship Id="rId10" Type="http://schemas.openxmlformats.org/officeDocument/2006/relationships/footer" Target="footer2.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05F600E-F270-884C-A499-9AB483752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15615</Words>
  <Characters>89011</Characters>
  <Application>Microsoft Macintosh Word</Application>
  <DocSecurity>0</DocSecurity>
  <Lines>741</Lines>
  <Paragraphs>208</Paragraphs>
  <ScaleCrop>false</ScaleCrop>
  <Company>Stockholms universitetsbibliotek</Company>
  <LinksUpToDate>false</LinksUpToDate>
  <CharactersWithSpaces>104418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Microsoft Office User</cp:lastModifiedBy>
  <cp:revision>2</cp:revision>
  <cp:lastPrinted>2019-02-28T06:19:00Z</cp:lastPrinted>
  <dcterms:created xsi:type="dcterms:W3CDTF">2019-03-06T14:58:00Z</dcterms:created>
  <dcterms:modified xsi:type="dcterms:W3CDTF">2019-03-06T14:58:00Z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