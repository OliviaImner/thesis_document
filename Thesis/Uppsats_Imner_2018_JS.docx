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0CB308" w14:textId="225472BA" w:rsidR="00D45847" w:rsidRDefault="00850895" w:rsidP="006770F8">
      <w:pPr>
        <w:pStyle w:val="Titleofthesis"/>
        <w:jc w:val="both"/>
        <w:rPr>
          <w:sz w:val="46"/>
          <w:szCs w:val="46"/>
        </w:rPr>
      </w:pPr>
      <w:r w:rsidRPr="009D7788">
        <w:rPr>
          <w:sz w:val="46"/>
          <w:szCs w:val="46"/>
        </w:rPr>
        <w:t>Utvärdering av pedagogiska modeller som en plattform för förädling av kurser inom e-lärande företaget Grade</w:t>
      </w:r>
    </w:p>
    <w:p w14:paraId="1CC20152" w14:textId="77777777" w:rsidR="006770F8" w:rsidRPr="00C153C6" w:rsidRDefault="006770F8" w:rsidP="006770F8">
      <w:pPr>
        <w:pStyle w:val="Titleofthesis"/>
        <w:jc w:val="both"/>
        <w:rPr>
          <w:sz w:val="20"/>
          <w:szCs w:val="20"/>
        </w:rPr>
      </w:pPr>
    </w:p>
    <w:p w14:paraId="653D08A7" w14:textId="275D57BD" w:rsidR="00D45847" w:rsidRPr="00296687" w:rsidRDefault="00377249">
      <w:pPr>
        <w:pStyle w:val="Subtitlefrontpage"/>
        <w:rPr>
          <w:lang w:val="en-US"/>
        </w:rPr>
      </w:pPr>
      <w:r>
        <w:rPr>
          <w:lang w:val="en-US"/>
        </w:rPr>
        <w:t>Olivia Imner</w:t>
      </w:r>
    </w:p>
    <w:p w14:paraId="7181EB32" w14:textId="22E45586" w:rsidR="00D45847" w:rsidRPr="00296687" w:rsidRDefault="00227C8F">
      <w:pPr>
        <w:rPr>
          <w:rFonts w:ascii="Verdana" w:hAnsi="Verdana"/>
          <w:color w:val="17365D" w:themeColor="text2" w:themeShade="BF"/>
          <w:sz w:val="28"/>
          <w:lang w:val="en-US"/>
        </w:rPr>
      </w:pPr>
      <w:r>
        <w:rPr>
          <w:rFonts w:ascii="Verdana" w:hAnsi="Verdana"/>
          <w:noProof/>
          <w:color w:val="17365D" w:themeColor="text2" w:themeShade="BF"/>
          <w:sz w:val="28"/>
          <w:lang w:val="en-GB" w:eastAsia="en-GB"/>
        </w:rPr>
        <w:drawing>
          <wp:anchor distT="0" distB="0" distL="114300" distR="0" simplePos="0" relativeHeight="3" behindDoc="0" locked="0" layoutInCell="1" allowOverlap="1" wp14:anchorId="7F122277" wp14:editId="3C992C28">
            <wp:simplePos x="0" y="0"/>
            <wp:positionH relativeFrom="margin">
              <wp:align>right</wp:align>
            </wp:positionH>
            <wp:positionV relativeFrom="margin">
              <wp:posOffset>7527290</wp:posOffset>
            </wp:positionV>
            <wp:extent cx="1724025" cy="1352550"/>
            <wp:effectExtent l="0" t="0" r="3175"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8"/>
                    <a:stretch>
                      <a:fillRect/>
                    </a:stretch>
                  </pic:blipFill>
                  <pic:spPr bwMode="auto">
                    <a:xfrm>
                      <a:off x="0" y="0"/>
                      <a:ext cx="1724025" cy="1352550"/>
                    </a:xfrm>
                    <a:prstGeom prst="rect">
                      <a:avLst/>
                    </a:prstGeom>
                  </pic:spPr>
                </pic:pic>
              </a:graphicData>
            </a:graphic>
          </wp:anchor>
        </w:drawing>
      </w:r>
      <w:r w:rsidR="00850895">
        <w:rPr>
          <w:rFonts w:ascii="Verdana" w:hAnsi="Verdana"/>
          <w:noProof/>
          <w:color w:val="17365D" w:themeColor="text2" w:themeShade="BF"/>
          <w:sz w:val="28"/>
          <w:lang w:val="en-GB" w:eastAsia="en-GB"/>
        </w:rPr>
        <mc:AlternateContent>
          <mc:Choice Requires="wps">
            <w:drawing>
              <wp:anchor distT="0" distB="0" distL="114300" distR="114300" simplePos="0" relativeHeight="2" behindDoc="0" locked="0" layoutInCell="1" allowOverlap="1" wp14:anchorId="61E51621" wp14:editId="2CB1C973">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076C9D" w:rsidRDefault="00076C9D">
                            <w:pPr>
                              <w:pStyle w:val="Frontpagetext"/>
                              <w:rPr>
                                <w:sz w:val="28"/>
                                <w:szCs w:val="28"/>
                              </w:rPr>
                            </w:pPr>
                            <w:r>
                              <w:rPr>
                                <w:sz w:val="28"/>
                                <w:szCs w:val="28"/>
                              </w:rPr>
                              <w:t xml:space="preserve">Institutionen för data- </w:t>
                            </w:r>
                            <w:r>
                              <w:rPr>
                                <w:sz w:val="28"/>
                                <w:szCs w:val="28"/>
                              </w:rPr>
                              <w:br/>
                              <w:t>och systemvetenskap</w:t>
                            </w:r>
                          </w:p>
                          <w:p w14:paraId="205AAAC7" w14:textId="7B80CB52" w:rsidR="00076C9D" w:rsidRDefault="00076C9D">
                            <w:pPr>
                              <w:pStyle w:val="TextBox"/>
                            </w:pPr>
                            <w:r>
                              <w:t xml:space="preserve">Examensarbete 15 </w:t>
                            </w:r>
                            <w:proofErr w:type="spellStart"/>
                            <w:r>
                              <w:t>hp</w:t>
                            </w:r>
                            <w:proofErr w:type="spellEnd"/>
                            <w:r>
                              <w:t xml:space="preserve"> </w:t>
                            </w:r>
                          </w:p>
                          <w:p w14:paraId="51566511" w14:textId="56C802BE" w:rsidR="00076C9D" w:rsidRDefault="00076C9D">
                            <w:pPr>
                              <w:pStyle w:val="Textruta"/>
                            </w:pPr>
                            <w:r>
                              <w:t xml:space="preserve">Data- och systemvetenskap (180 </w:t>
                            </w:r>
                            <w:proofErr w:type="spellStart"/>
                            <w:r>
                              <w:t>hp</w:t>
                            </w:r>
                            <w:proofErr w:type="spellEnd"/>
                            <w:r>
                              <w:t xml:space="preserve">) </w:t>
                            </w:r>
                          </w:p>
                          <w:p w14:paraId="7A700FAB" w14:textId="05793D08" w:rsidR="00076C9D" w:rsidRDefault="00076C9D">
                            <w:pPr>
                              <w:pStyle w:val="Textruta"/>
                            </w:pPr>
                            <w:r>
                              <w:t>Höstterminen 2018</w:t>
                            </w:r>
                          </w:p>
                          <w:p w14:paraId="381612CD" w14:textId="77777777" w:rsidR="00076C9D" w:rsidRDefault="00076C9D">
                            <w:pPr>
                              <w:pStyle w:val="Textruta"/>
                            </w:pPr>
                            <w:r>
                              <w:t>Handledare: Robert Ramberg</w:t>
                            </w:r>
                          </w:p>
                          <w:p w14:paraId="41DC09BB" w14:textId="358B72E7" w:rsidR="00076C9D" w:rsidRDefault="00076C9D">
                            <w:pPr>
                              <w:pStyle w:val="Textruta"/>
                            </w:pPr>
                            <w:r>
                              <w:t>Granskare: Patrik Hernvall</w:t>
                            </w:r>
                          </w:p>
                          <w:p w14:paraId="316E1ACF" w14:textId="77777777" w:rsidR="00076C9D" w:rsidRPr="00EE4EEC" w:rsidRDefault="00076C9D">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076C9D" w:rsidRPr="00296687" w:rsidRDefault="00076C9D">
                            <w:pPr>
                              <w:pStyle w:val="TextBox"/>
                              <w:rPr>
                                <w:lang w:val="en-US"/>
                              </w:rPr>
                            </w:pPr>
                          </w:p>
                        </w:txbxContent>
                      </wps:txbx>
                      <wps:bodyPr bIns="0" anchor="b">
                        <a:noAutofit/>
                      </wps:bodyPr>
                    </wps:wsp>
                  </a:graphicData>
                </a:graphic>
              </wp:anchor>
            </w:drawing>
          </mc:Choice>
          <mc:Fallback>
            <w:pict>
              <v:rect w14:anchorId="61E51621"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076C9D" w:rsidRDefault="00076C9D">
                      <w:pPr>
                        <w:pStyle w:val="Frontpagetext"/>
                        <w:rPr>
                          <w:sz w:val="28"/>
                          <w:szCs w:val="28"/>
                        </w:rPr>
                      </w:pPr>
                      <w:r>
                        <w:rPr>
                          <w:sz w:val="28"/>
                          <w:szCs w:val="28"/>
                        </w:rPr>
                        <w:t xml:space="preserve">Institutionen för data- </w:t>
                      </w:r>
                      <w:r>
                        <w:rPr>
                          <w:sz w:val="28"/>
                          <w:szCs w:val="28"/>
                        </w:rPr>
                        <w:br/>
                        <w:t>och systemvetenskap</w:t>
                      </w:r>
                    </w:p>
                    <w:p w14:paraId="205AAAC7" w14:textId="7B80CB52" w:rsidR="00076C9D" w:rsidRDefault="00076C9D">
                      <w:pPr>
                        <w:pStyle w:val="TextBox"/>
                      </w:pPr>
                      <w:r>
                        <w:t xml:space="preserve">Examensarbete 15 </w:t>
                      </w:r>
                      <w:proofErr w:type="spellStart"/>
                      <w:r>
                        <w:t>hp</w:t>
                      </w:r>
                      <w:proofErr w:type="spellEnd"/>
                      <w:r>
                        <w:t xml:space="preserve"> </w:t>
                      </w:r>
                    </w:p>
                    <w:p w14:paraId="51566511" w14:textId="56C802BE" w:rsidR="00076C9D" w:rsidRDefault="00076C9D">
                      <w:pPr>
                        <w:pStyle w:val="Textruta"/>
                      </w:pPr>
                      <w:r>
                        <w:t xml:space="preserve">Data- och systemvetenskap (180 </w:t>
                      </w:r>
                      <w:proofErr w:type="spellStart"/>
                      <w:r>
                        <w:t>hp</w:t>
                      </w:r>
                      <w:proofErr w:type="spellEnd"/>
                      <w:r>
                        <w:t xml:space="preserve">) </w:t>
                      </w:r>
                    </w:p>
                    <w:p w14:paraId="7A700FAB" w14:textId="05793D08" w:rsidR="00076C9D" w:rsidRDefault="00076C9D">
                      <w:pPr>
                        <w:pStyle w:val="Textruta"/>
                      </w:pPr>
                      <w:r>
                        <w:t>Höstterminen 2018</w:t>
                      </w:r>
                    </w:p>
                    <w:p w14:paraId="381612CD" w14:textId="77777777" w:rsidR="00076C9D" w:rsidRDefault="00076C9D">
                      <w:pPr>
                        <w:pStyle w:val="Textruta"/>
                      </w:pPr>
                      <w:r>
                        <w:t>Handledare: Robert Ramberg</w:t>
                      </w:r>
                    </w:p>
                    <w:p w14:paraId="41DC09BB" w14:textId="358B72E7" w:rsidR="00076C9D" w:rsidRDefault="00076C9D">
                      <w:pPr>
                        <w:pStyle w:val="Textruta"/>
                      </w:pPr>
                      <w:r>
                        <w:t>Granskare: Patrik Hernvall</w:t>
                      </w:r>
                    </w:p>
                    <w:p w14:paraId="316E1ACF" w14:textId="77777777" w:rsidR="00076C9D" w:rsidRPr="00EE4EEC" w:rsidRDefault="00076C9D">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076C9D" w:rsidRPr="00296687" w:rsidRDefault="00076C9D">
                      <w:pPr>
                        <w:pStyle w:val="TextBox"/>
                        <w:rPr>
                          <w:lang w:val="en-US"/>
                        </w:rPr>
                      </w:pPr>
                    </w:p>
                  </w:txbxContent>
                </v:textbox>
                <w10:wrap type="square" anchory="margin"/>
              </v:rect>
            </w:pict>
          </mc:Fallback>
        </mc:AlternateContent>
      </w:r>
      <w:r w:rsidR="00850895" w:rsidRPr="00296687">
        <w:rPr>
          <w:lang w:val="en-US"/>
        </w:rPr>
        <w:br w:type="page"/>
      </w:r>
    </w:p>
    <w:p w14:paraId="19EFE0DD" w14:textId="79F248C0" w:rsidR="00227C8F" w:rsidRPr="00AC7EB3" w:rsidRDefault="00227C8F" w:rsidP="00227C8F">
      <w:pPr>
        <w:pStyle w:val="NormalWeb"/>
        <w:rPr>
          <w:i/>
          <w:sz w:val="22"/>
          <w:szCs w:val="22"/>
          <w:lang w:val="en-US"/>
        </w:rPr>
      </w:pPr>
      <w:r w:rsidRPr="00AC7EB3">
        <w:rPr>
          <w:i/>
          <w:sz w:val="22"/>
          <w:szCs w:val="22"/>
          <w:lang w:val="en-US"/>
        </w:rPr>
        <w:lastRenderedPageBreak/>
        <w:t xml:space="preserve">“It is that learning – whatever form it takes – changes who we are by changing our ability to </w:t>
      </w:r>
    </w:p>
    <w:p w14:paraId="3B6993B6" w14:textId="22922C4B" w:rsidR="00227C8F" w:rsidRPr="00227C8F" w:rsidRDefault="00227C8F" w:rsidP="00227C8F">
      <w:pPr>
        <w:pStyle w:val="NormalWeb"/>
        <w:rPr>
          <w:rFonts w:ascii="Arial" w:hAnsi="Arial" w:cs="Arial"/>
          <w:sz w:val="22"/>
          <w:szCs w:val="22"/>
          <w:lang w:val="en-US" w:eastAsia="en-US"/>
        </w:rPr>
      </w:pPr>
      <w:r w:rsidRPr="00AC7EB3">
        <w:rPr>
          <w:i/>
          <w:sz w:val="22"/>
          <w:szCs w:val="22"/>
          <w:lang w:val="en-US"/>
        </w:rPr>
        <w:t xml:space="preserve">participate, to belong, to negotiate meaning” </w:t>
      </w:r>
      <w:r w:rsidRPr="00BC101F">
        <w:rPr>
          <w:sz w:val="22"/>
          <w:szCs w:val="22"/>
          <w:lang w:val="en-US"/>
        </w:rPr>
        <w:t xml:space="preserve">- </w:t>
      </w:r>
      <w:r w:rsidRPr="00BC101F">
        <w:rPr>
          <w:sz w:val="22"/>
          <w:szCs w:val="22"/>
          <w:lang w:val="en-US" w:eastAsia="en-US"/>
        </w:rPr>
        <w:t>Etienne Wenger</w:t>
      </w:r>
      <w:r w:rsidRPr="00227C8F">
        <w:rPr>
          <w:rFonts w:ascii="Arial" w:hAnsi="Arial" w:cs="Arial"/>
          <w:sz w:val="22"/>
          <w:szCs w:val="22"/>
          <w:lang w:val="en-US" w:eastAsia="en-US"/>
        </w:rPr>
        <w:t xml:space="preserve"> </w:t>
      </w:r>
      <w:r>
        <w:rPr>
          <w:rFonts w:ascii="Arial" w:hAnsi="Arial" w:cs="Arial"/>
          <w:sz w:val="22"/>
          <w:szCs w:val="22"/>
          <w:lang w:val="en-US" w:eastAsia="en-US"/>
        </w:rPr>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463FEC7D" w:rsidR="00D45847" w:rsidRDefault="00041A1C">
      <w:pPr>
        <w:pStyle w:val="BodyText"/>
      </w:pPr>
      <w:r>
        <w:t>E-lärande</w:t>
      </w:r>
      <w:r w:rsidR="00A7085E">
        <w:t>, Pedagogik, Pedagogisk</w:t>
      </w:r>
      <w:r w:rsidR="00286276">
        <w:t>a</w:t>
      </w:r>
      <w:r w:rsidR="00A7085E">
        <w:t xml:space="preserve"> modell</w:t>
      </w:r>
      <w:r w:rsidR="00286276">
        <w:t>er</w:t>
      </w:r>
      <w:r w:rsidR="00C153C6">
        <w:t>, Grade</w:t>
      </w:r>
    </w:p>
    <w:p w14:paraId="191B9BFA" w14:textId="77777777" w:rsidR="00D45847" w:rsidRDefault="00D45847">
      <w:pPr>
        <w:pStyle w:val="BodyText"/>
      </w:pPr>
    </w:p>
    <w:p w14:paraId="533B801D" w14:textId="77777777" w:rsidR="00D45847" w:rsidRDefault="00D45847">
      <w:pPr>
        <w:pStyle w:val="BodyText"/>
      </w:pPr>
    </w:p>
    <w:p w14:paraId="2CAECCE2" w14:textId="77777777" w:rsidR="00D45847" w:rsidRDefault="00850895">
      <w:pPr>
        <w:spacing w:after="200" w:line="0" w:lineRule="auto"/>
        <w:rPr>
          <w:rFonts w:eastAsia="Times New Roman" w:cs="Times New Roman"/>
          <w:szCs w:val="24"/>
          <w:lang w:eastAsia="sv-SE"/>
        </w:rPr>
      </w:pPr>
      <w:r>
        <w:br w:type="page"/>
      </w:r>
    </w:p>
    <w:p w14:paraId="6A4D3DE7" w14:textId="77777777" w:rsidR="00D45847" w:rsidRPr="004E58AD" w:rsidRDefault="00850895">
      <w:pPr>
        <w:pStyle w:val="Tableofcontent"/>
        <w:rPr>
          <w:sz w:val="32"/>
          <w:szCs w:val="32"/>
        </w:rPr>
      </w:pPr>
      <w:r w:rsidRPr="004E58AD">
        <w:rPr>
          <w:sz w:val="32"/>
          <w:szCs w:val="32"/>
        </w:rPr>
        <w:lastRenderedPageBreak/>
        <w:t>Innehåll</w:t>
      </w:r>
    </w:p>
    <w:p w14:paraId="47C28972" w14:textId="77777777" w:rsidR="00CC2AD4" w:rsidRDefault="00850895">
      <w:pPr>
        <w:pStyle w:val="TOC1"/>
        <w:rPr>
          <w:rFonts w:eastAsiaTheme="minorEastAsia"/>
          <w:b w:val="0"/>
          <w:noProof/>
          <w:lang w:eastAsia="ja-JP"/>
        </w:rPr>
      </w:pPr>
      <w:r>
        <w:rPr>
          <w:rFonts w:ascii="Verdana" w:hAnsi="Verdana"/>
        </w:rPr>
        <w:fldChar w:fldCharType="begin"/>
      </w:r>
      <w:r>
        <w:instrText>TOC \z \o "1-3" \u \h</w:instrText>
      </w:r>
      <w:r>
        <w:rPr>
          <w:rFonts w:ascii="Verdana" w:hAnsi="Verdana"/>
        </w:rPr>
        <w:fldChar w:fldCharType="separate"/>
      </w:r>
      <w:r w:rsidR="00CC2AD4">
        <w:rPr>
          <w:noProof/>
        </w:rPr>
        <w:t>I. Synopsis</w:t>
      </w:r>
      <w:r w:rsidR="00CC2AD4">
        <w:rPr>
          <w:noProof/>
        </w:rPr>
        <w:tab/>
      </w:r>
      <w:r w:rsidR="00CC2AD4">
        <w:rPr>
          <w:noProof/>
        </w:rPr>
        <w:fldChar w:fldCharType="begin"/>
      </w:r>
      <w:r w:rsidR="00CC2AD4">
        <w:rPr>
          <w:noProof/>
        </w:rPr>
        <w:instrText xml:space="preserve"> PAGEREF _Toc412957360 \h </w:instrText>
      </w:r>
      <w:r w:rsidR="00CC2AD4">
        <w:rPr>
          <w:noProof/>
        </w:rPr>
      </w:r>
      <w:r w:rsidR="00CC2AD4">
        <w:rPr>
          <w:noProof/>
        </w:rPr>
        <w:fldChar w:fldCharType="separate"/>
      </w:r>
      <w:r w:rsidR="00CC2AD4">
        <w:rPr>
          <w:noProof/>
        </w:rPr>
        <w:t>6</w:t>
      </w:r>
      <w:r w:rsidR="00CC2AD4">
        <w:rPr>
          <w:noProof/>
        </w:rPr>
        <w:fldChar w:fldCharType="end"/>
      </w:r>
    </w:p>
    <w:p w14:paraId="0D1FAB91" w14:textId="77777777" w:rsidR="00CC2AD4" w:rsidRDefault="00CC2AD4">
      <w:pPr>
        <w:pStyle w:val="TOC1"/>
        <w:rPr>
          <w:rFonts w:eastAsiaTheme="minorEastAsia"/>
          <w:b w:val="0"/>
          <w:noProof/>
          <w:lang w:eastAsia="ja-JP"/>
        </w:rPr>
      </w:pPr>
      <w:r>
        <w:rPr>
          <w:noProof/>
        </w:rPr>
        <w:t>II. Introduktion</w:t>
      </w:r>
      <w:r>
        <w:rPr>
          <w:noProof/>
        </w:rPr>
        <w:tab/>
      </w:r>
      <w:r>
        <w:rPr>
          <w:noProof/>
        </w:rPr>
        <w:fldChar w:fldCharType="begin"/>
      </w:r>
      <w:r>
        <w:rPr>
          <w:noProof/>
        </w:rPr>
        <w:instrText xml:space="preserve"> PAGEREF _Toc412957361 \h </w:instrText>
      </w:r>
      <w:r>
        <w:rPr>
          <w:noProof/>
        </w:rPr>
      </w:r>
      <w:r>
        <w:rPr>
          <w:noProof/>
        </w:rPr>
        <w:fldChar w:fldCharType="separate"/>
      </w:r>
      <w:r>
        <w:rPr>
          <w:noProof/>
        </w:rPr>
        <w:t>8</w:t>
      </w:r>
      <w:r>
        <w:rPr>
          <w:noProof/>
        </w:rPr>
        <w:fldChar w:fldCharType="end"/>
      </w:r>
    </w:p>
    <w:p w14:paraId="1305824A" w14:textId="77777777" w:rsidR="00CC2AD4" w:rsidRDefault="00CC2AD4">
      <w:pPr>
        <w:pStyle w:val="TOC1"/>
        <w:rPr>
          <w:rFonts w:eastAsiaTheme="minorEastAsia"/>
          <w:b w:val="0"/>
          <w:noProof/>
          <w:lang w:eastAsia="ja-JP"/>
        </w:rPr>
      </w:pPr>
      <w:r>
        <w:rPr>
          <w:noProof/>
        </w:rPr>
        <w:t>III. Metod</w:t>
      </w:r>
      <w:r>
        <w:rPr>
          <w:noProof/>
        </w:rPr>
        <w:tab/>
      </w:r>
      <w:r>
        <w:rPr>
          <w:noProof/>
        </w:rPr>
        <w:fldChar w:fldCharType="begin"/>
      </w:r>
      <w:r>
        <w:rPr>
          <w:noProof/>
        </w:rPr>
        <w:instrText xml:space="preserve"> PAGEREF _Toc412957362 \h </w:instrText>
      </w:r>
      <w:r>
        <w:rPr>
          <w:noProof/>
        </w:rPr>
      </w:r>
      <w:r>
        <w:rPr>
          <w:noProof/>
        </w:rPr>
        <w:fldChar w:fldCharType="separate"/>
      </w:r>
      <w:r>
        <w:rPr>
          <w:noProof/>
        </w:rPr>
        <w:t>12</w:t>
      </w:r>
      <w:r>
        <w:rPr>
          <w:noProof/>
        </w:rPr>
        <w:fldChar w:fldCharType="end"/>
      </w:r>
    </w:p>
    <w:p w14:paraId="55641597" w14:textId="77777777" w:rsidR="00CC2AD4" w:rsidRDefault="00CC2AD4">
      <w:pPr>
        <w:pStyle w:val="TOC1"/>
        <w:rPr>
          <w:rFonts w:eastAsiaTheme="minorEastAsia"/>
          <w:b w:val="0"/>
          <w:noProof/>
          <w:lang w:eastAsia="ja-JP"/>
        </w:rPr>
      </w:pPr>
      <w:r>
        <w:rPr>
          <w:noProof/>
        </w:rPr>
        <w:t>IV. Resultat</w:t>
      </w:r>
      <w:r>
        <w:rPr>
          <w:noProof/>
        </w:rPr>
        <w:tab/>
      </w:r>
      <w:r>
        <w:rPr>
          <w:noProof/>
        </w:rPr>
        <w:fldChar w:fldCharType="begin"/>
      </w:r>
      <w:r>
        <w:rPr>
          <w:noProof/>
        </w:rPr>
        <w:instrText xml:space="preserve"> PAGEREF _Toc412957363 \h </w:instrText>
      </w:r>
      <w:r>
        <w:rPr>
          <w:noProof/>
        </w:rPr>
      </w:r>
      <w:r>
        <w:rPr>
          <w:noProof/>
        </w:rPr>
        <w:fldChar w:fldCharType="separate"/>
      </w:r>
      <w:r>
        <w:rPr>
          <w:noProof/>
        </w:rPr>
        <w:t>15</w:t>
      </w:r>
      <w:r>
        <w:rPr>
          <w:noProof/>
        </w:rPr>
        <w:fldChar w:fldCharType="end"/>
      </w:r>
    </w:p>
    <w:p w14:paraId="7B9D3158" w14:textId="77777777" w:rsidR="00CC2AD4" w:rsidRDefault="00CC2AD4">
      <w:pPr>
        <w:pStyle w:val="TOC1"/>
        <w:rPr>
          <w:rFonts w:eastAsiaTheme="minorEastAsia"/>
          <w:b w:val="0"/>
          <w:noProof/>
          <w:lang w:eastAsia="ja-JP"/>
        </w:rPr>
      </w:pPr>
      <w:r>
        <w:rPr>
          <w:noProof/>
        </w:rPr>
        <w:t>V. Diskussion</w:t>
      </w:r>
      <w:r>
        <w:rPr>
          <w:noProof/>
        </w:rPr>
        <w:tab/>
      </w:r>
      <w:r>
        <w:rPr>
          <w:noProof/>
        </w:rPr>
        <w:fldChar w:fldCharType="begin"/>
      </w:r>
      <w:r>
        <w:rPr>
          <w:noProof/>
        </w:rPr>
        <w:instrText xml:space="preserve"> PAGEREF _Toc412957364 \h </w:instrText>
      </w:r>
      <w:r>
        <w:rPr>
          <w:noProof/>
        </w:rPr>
      </w:r>
      <w:r>
        <w:rPr>
          <w:noProof/>
        </w:rPr>
        <w:fldChar w:fldCharType="separate"/>
      </w:r>
      <w:r>
        <w:rPr>
          <w:noProof/>
        </w:rPr>
        <w:t>20</w:t>
      </w:r>
      <w:r>
        <w:rPr>
          <w:noProof/>
        </w:rPr>
        <w:fldChar w:fldCharType="end"/>
      </w:r>
    </w:p>
    <w:p w14:paraId="587B07F6" w14:textId="77777777" w:rsidR="00CC2AD4" w:rsidRDefault="00CC2AD4">
      <w:pPr>
        <w:pStyle w:val="TOC1"/>
        <w:rPr>
          <w:rFonts w:eastAsiaTheme="minorEastAsia"/>
          <w:b w:val="0"/>
          <w:noProof/>
          <w:lang w:eastAsia="ja-JP"/>
        </w:rPr>
      </w:pPr>
      <w:r>
        <w:rPr>
          <w:noProof/>
        </w:rPr>
        <w:t>VI. Tack</w:t>
      </w:r>
      <w:r>
        <w:rPr>
          <w:noProof/>
        </w:rPr>
        <w:tab/>
      </w:r>
      <w:r>
        <w:rPr>
          <w:noProof/>
        </w:rPr>
        <w:fldChar w:fldCharType="begin"/>
      </w:r>
      <w:r>
        <w:rPr>
          <w:noProof/>
        </w:rPr>
        <w:instrText xml:space="preserve"> PAGEREF _Toc412957365 \h </w:instrText>
      </w:r>
      <w:r>
        <w:rPr>
          <w:noProof/>
        </w:rPr>
      </w:r>
      <w:r>
        <w:rPr>
          <w:noProof/>
        </w:rPr>
        <w:fldChar w:fldCharType="separate"/>
      </w:r>
      <w:r>
        <w:rPr>
          <w:noProof/>
        </w:rPr>
        <w:t>23</w:t>
      </w:r>
      <w:r>
        <w:rPr>
          <w:noProof/>
        </w:rPr>
        <w:fldChar w:fldCharType="end"/>
      </w:r>
    </w:p>
    <w:p w14:paraId="02ED401D" w14:textId="77777777" w:rsidR="00CC2AD4" w:rsidRDefault="00CC2AD4">
      <w:pPr>
        <w:pStyle w:val="TOC1"/>
        <w:rPr>
          <w:rFonts w:eastAsiaTheme="minorEastAsia"/>
          <w:b w:val="0"/>
          <w:noProof/>
          <w:lang w:eastAsia="ja-JP"/>
        </w:rPr>
      </w:pPr>
      <w:r>
        <w:rPr>
          <w:noProof/>
        </w:rPr>
        <w:t>VII. Referenser</w:t>
      </w:r>
      <w:r>
        <w:rPr>
          <w:noProof/>
        </w:rPr>
        <w:tab/>
      </w:r>
      <w:r>
        <w:rPr>
          <w:noProof/>
        </w:rPr>
        <w:fldChar w:fldCharType="begin"/>
      </w:r>
      <w:r>
        <w:rPr>
          <w:noProof/>
        </w:rPr>
        <w:instrText xml:space="preserve"> PAGEREF _Toc412957366 \h </w:instrText>
      </w:r>
      <w:r>
        <w:rPr>
          <w:noProof/>
        </w:rPr>
      </w:r>
      <w:r>
        <w:rPr>
          <w:noProof/>
        </w:rPr>
        <w:fldChar w:fldCharType="separate"/>
      </w:r>
      <w:r>
        <w:rPr>
          <w:noProof/>
        </w:rPr>
        <w:t>24</w:t>
      </w:r>
      <w:r>
        <w:rPr>
          <w:noProof/>
        </w:rPr>
        <w:fldChar w:fldCharType="end"/>
      </w:r>
    </w:p>
    <w:p w14:paraId="62C1408C" w14:textId="77777777" w:rsidR="00CC2AD4" w:rsidRDefault="00CC2AD4">
      <w:pPr>
        <w:pStyle w:val="TOC1"/>
        <w:rPr>
          <w:rFonts w:eastAsiaTheme="minorEastAsia"/>
          <w:b w:val="0"/>
          <w:noProof/>
          <w:lang w:eastAsia="ja-JP"/>
        </w:rPr>
      </w:pPr>
      <w:r>
        <w:rPr>
          <w:noProof/>
        </w:rPr>
        <w:t>VIII. Bilagor</w:t>
      </w:r>
      <w:r>
        <w:rPr>
          <w:noProof/>
        </w:rPr>
        <w:tab/>
      </w:r>
      <w:r>
        <w:rPr>
          <w:noProof/>
        </w:rPr>
        <w:fldChar w:fldCharType="begin"/>
      </w:r>
      <w:r>
        <w:rPr>
          <w:noProof/>
        </w:rPr>
        <w:instrText xml:space="preserve"> PAGEREF _Toc412957367 \h </w:instrText>
      </w:r>
      <w:r>
        <w:rPr>
          <w:noProof/>
        </w:rPr>
      </w:r>
      <w:r>
        <w:rPr>
          <w:noProof/>
        </w:rPr>
        <w:fldChar w:fldCharType="separate"/>
      </w:r>
      <w:r>
        <w:rPr>
          <w:noProof/>
        </w:rPr>
        <w:t>26</w:t>
      </w:r>
      <w:r>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rsidP="00CA4A2A">
      <w:pPr>
        <w:pStyle w:val="Tableofcontent"/>
        <w:rPr>
          <w:sz w:val="32"/>
          <w:szCs w:val="32"/>
        </w:rPr>
      </w:pPr>
      <w:r w:rsidRPr="004E58AD">
        <w:rPr>
          <w:sz w:val="32"/>
          <w:szCs w:val="32"/>
        </w:rPr>
        <w:lastRenderedPageBreak/>
        <w:t>Förkortningar</w:t>
      </w:r>
    </w:p>
    <w:p w14:paraId="22FC3AA8" w14:textId="542C8A5B" w:rsidR="00963C95" w:rsidRDefault="00963C95" w:rsidP="00CA4A2A">
      <w:pPr>
        <w:pStyle w:val="Caption"/>
        <w:jc w:val="left"/>
        <w:rPr>
          <w:rFonts w:ascii="Times New Roman" w:hAnsi="Times New Roman" w:cs="Times New Roman"/>
          <w:sz w:val="22"/>
          <w:szCs w:val="22"/>
        </w:rPr>
      </w:pPr>
      <w:r>
        <w:rPr>
          <w:rFonts w:ascii="Times New Roman" w:hAnsi="Times New Roman" w:cs="Times New Roman"/>
          <w:sz w:val="22"/>
          <w:szCs w:val="22"/>
        </w:rPr>
        <w:t>Elektroniskt lärande (E-lärande)</w:t>
      </w:r>
    </w:p>
    <w:p w14:paraId="17AC3D5C" w14:textId="77777777" w:rsidR="004E58AD" w:rsidRDefault="004E58AD" w:rsidP="00CA4A2A">
      <w:pPr>
        <w:pStyle w:val="Caption"/>
        <w:jc w:val="left"/>
        <w:rPr>
          <w:rFonts w:ascii="Times New Roman" w:hAnsi="Times New Roman" w:cs="Times New Roman"/>
          <w:i/>
          <w:sz w:val="22"/>
          <w:szCs w:val="22"/>
        </w:rPr>
      </w:pPr>
      <w:r w:rsidRPr="000F453D">
        <w:rPr>
          <w:rFonts w:ascii="Times New Roman" w:hAnsi="Times New Roman" w:cs="Times New Roman"/>
          <w:sz w:val="22"/>
          <w:szCs w:val="22"/>
        </w:rPr>
        <w:t>E-lärande Företag (ELF)</w:t>
      </w:r>
    </w:p>
    <w:p w14:paraId="45BAB34F" w14:textId="77777777" w:rsidR="004E58AD" w:rsidRDefault="004E58AD" w:rsidP="00CA4A2A">
      <w:pPr>
        <w:pStyle w:val="Caption"/>
        <w:jc w:val="left"/>
        <w:rPr>
          <w:rFonts w:ascii="Times New Roman" w:hAnsi="Times New Roman" w:cs="Times New Roman"/>
          <w:i/>
          <w:sz w:val="22"/>
          <w:szCs w:val="22"/>
        </w:rPr>
      </w:pPr>
      <w:r>
        <w:rPr>
          <w:rFonts w:ascii="Times New Roman" w:hAnsi="Times New Roman" w:cs="Times New Roman"/>
          <w:sz w:val="22"/>
          <w:szCs w:val="22"/>
        </w:rPr>
        <w:t>E-lärande Inköpsföretag (EIF)</w:t>
      </w:r>
    </w:p>
    <w:p w14:paraId="267DC314" w14:textId="77777777" w:rsidR="004E58AD" w:rsidRDefault="004E58AD" w:rsidP="00CA4A2A">
      <w:pPr>
        <w:pStyle w:val="Caption"/>
        <w:jc w:val="left"/>
        <w:rPr>
          <w:rFonts w:ascii="Times New Roman" w:hAnsi="Times New Roman" w:cs="Times New Roman"/>
          <w:i/>
          <w:sz w:val="22"/>
          <w:szCs w:val="22"/>
        </w:rPr>
      </w:pPr>
      <w:r w:rsidRPr="000F453D">
        <w:rPr>
          <w:rFonts w:ascii="Times New Roman" w:hAnsi="Times New Roman" w:cs="Times New Roman"/>
          <w:sz w:val="22"/>
          <w:szCs w:val="22"/>
        </w:rPr>
        <w:t>Direkt Instruktions Modellen (DIM)</w:t>
      </w:r>
    </w:p>
    <w:p w14:paraId="41B1A6E4" w14:textId="4DF3BA7B" w:rsidR="004E58AD" w:rsidRDefault="00A7085E" w:rsidP="00CA4A2A">
      <w:pPr>
        <w:pStyle w:val="Caption"/>
        <w:jc w:val="left"/>
        <w:rPr>
          <w:rFonts w:ascii="Times New Roman" w:hAnsi="Times New Roman" w:cs="Times New Roman"/>
          <w:i/>
          <w:sz w:val="22"/>
          <w:szCs w:val="22"/>
        </w:rPr>
      </w:pPr>
      <w:r>
        <w:rPr>
          <w:rFonts w:ascii="Times New Roman" w:hAnsi="Times New Roman" w:cs="Times New Roman"/>
          <w:sz w:val="22"/>
          <w:szCs w:val="22"/>
        </w:rPr>
        <w:t xml:space="preserve">Konstruktivistisk Läromiljö </w:t>
      </w:r>
      <w:r w:rsidR="004E58AD" w:rsidRPr="000F453D">
        <w:rPr>
          <w:rFonts w:ascii="Times New Roman" w:hAnsi="Times New Roman" w:cs="Times New Roman"/>
          <w:sz w:val="22"/>
          <w:szCs w:val="22"/>
        </w:rPr>
        <w:t>Modellen (KLM)</w:t>
      </w:r>
    </w:p>
    <w:p w14:paraId="575C3D63" w14:textId="507980DF" w:rsidR="004E58AD" w:rsidRDefault="004E58AD" w:rsidP="00CA4A2A">
      <w:pPr>
        <w:pStyle w:val="Caption"/>
        <w:jc w:val="left"/>
        <w:rPr>
          <w:rFonts w:ascii="Times New Roman" w:hAnsi="Times New Roman" w:cs="Times New Roman"/>
          <w:i/>
          <w:sz w:val="22"/>
          <w:szCs w:val="22"/>
        </w:rPr>
      </w:pPr>
      <w:r w:rsidRPr="000F453D">
        <w:rPr>
          <w:rFonts w:ascii="Times New Roman" w:hAnsi="Times New Roman" w:cs="Times New Roman"/>
          <w:sz w:val="22"/>
          <w:szCs w:val="22"/>
        </w:rPr>
        <w:t xml:space="preserve">Aktivitets </w:t>
      </w:r>
      <w:r w:rsidR="003148A7">
        <w:rPr>
          <w:rFonts w:ascii="Times New Roman" w:hAnsi="Times New Roman" w:cs="Times New Roman"/>
          <w:sz w:val="22"/>
          <w:szCs w:val="22"/>
        </w:rPr>
        <w:t xml:space="preserve">Teori </w:t>
      </w:r>
      <w:r w:rsidRPr="000F453D">
        <w:rPr>
          <w:rFonts w:ascii="Times New Roman" w:hAnsi="Times New Roman" w:cs="Times New Roman"/>
          <w:sz w:val="22"/>
          <w:szCs w:val="22"/>
        </w:rPr>
        <w:t>Modellen (ATM</w:t>
      </w:r>
      <w:r>
        <w:rPr>
          <w:rFonts w:ascii="Times New Roman" w:hAnsi="Times New Roman" w:cs="Times New Roman"/>
          <w:sz w:val="22"/>
          <w:szCs w:val="22"/>
        </w:rPr>
        <w:t>)</w:t>
      </w:r>
    </w:p>
    <w:p w14:paraId="2D3781EC" w14:textId="77777777" w:rsidR="00041A1C" w:rsidRDefault="004E58AD" w:rsidP="00CA4A2A">
      <w:pPr>
        <w:pStyle w:val="Caption"/>
        <w:jc w:val="left"/>
        <w:rPr>
          <w:rFonts w:ascii="Times New Roman" w:hAnsi="Times New Roman" w:cs="Times New Roman"/>
          <w:i/>
          <w:sz w:val="22"/>
          <w:szCs w:val="22"/>
        </w:rPr>
      </w:pPr>
      <w:r w:rsidRPr="000F453D">
        <w:rPr>
          <w:rFonts w:ascii="Times New Roman" w:hAnsi="Times New Roman" w:cs="Times New Roman"/>
          <w:sz w:val="22"/>
          <w:szCs w:val="22"/>
        </w:rPr>
        <w:t xml:space="preserve">Inlärning av specifik </w:t>
      </w:r>
      <w:r>
        <w:rPr>
          <w:rFonts w:ascii="Times New Roman" w:hAnsi="Times New Roman" w:cs="Times New Roman"/>
          <w:sz w:val="22"/>
          <w:szCs w:val="22"/>
        </w:rPr>
        <w:t>kunskap eller färdighet (ISKF)</w:t>
      </w:r>
    </w:p>
    <w:p w14:paraId="30EA74BD" w14:textId="2119B2E4" w:rsidR="00A7085E" w:rsidRDefault="004E58AD" w:rsidP="00CA4A2A">
      <w:pPr>
        <w:pStyle w:val="Caption"/>
        <w:jc w:val="left"/>
        <w:rPr>
          <w:rFonts w:ascii="Times New Roman" w:hAnsi="Times New Roman" w:cs="Times New Roman"/>
          <w:sz w:val="22"/>
          <w:szCs w:val="22"/>
        </w:rPr>
      </w:pPr>
      <w:r w:rsidRPr="000F453D">
        <w:rPr>
          <w:rFonts w:ascii="Times New Roman" w:hAnsi="Times New Roman" w:cs="Times New Roman"/>
          <w:sz w:val="22"/>
          <w:szCs w:val="22"/>
        </w:rPr>
        <w:t xml:space="preserve">Förklaring till vad som ska </w:t>
      </w:r>
      <w:r>
        <w:rPr>
          <w:rFonts w:ascii="Times New Roman" w:hAnsi="Times New Roman" w:cs="Times New Roman"/>
          <w:sz w:val="22"/>
          <w:szCs w:val="22"/>
        </w:rPr>
        <w:t>läras (FTL)</w:t>
      </w:r>
    </w:p>
    <w:p w14:paraId="24802C88" w14:textId="77777777" w:rsidR="000B24F8" w:rsidRDefault="000B24F8" w:rsidP="000B24F8"/>
    <w:p w14:paraId="64392E54" w14:textId="77777777" w:rsidR="000B24F8" w:rsidRDefault="000B24F8" w:rsidP="000B24F8"/>
    <w:p w14:paraId="72E83FB3" w14:textId="77777777" w:rsidR="000B24F8" w:rsidRDefault="000B24F8" w:rsidP="000B24F8"/>
    <w:p w14:paraId="680747F0" w14:textId="77777777" w:rsidR="000B24F8" w:rsidRDefault="000B24F8" w:rsidP="000B24F8"/>
    <w:p w14:paraId="1E3003BC" w14:textId="77777777" w:rsidR="000B24F8" w:rsidRDefault="000B24F8" w:rsidP="000B24F8"/>
    <w:p w14:paraId="17913303" w14:textId="77777777" w:rsidR="000B24F8" w:rsidRDefault="000B24F8" w:rsidP="000B24F8"/>
    <w:p w14:paraId="5C00550A" w14:textId="77777777" w:rsidR="000B24F8" w:rsidRDefault="000B24F8" w:rsidP="000B24F8"/>
    <w:p w14:paraId="45EE2B67" w14:textId="77777777" w:rsidR="000B24F8" w:rsidRDefault="000B24F8" w:rsidP="000B24F8"/>
    <w:p w14:paraId="284FAC02" w14:textId="77777777" w:rsidR="000B24F8" w:rsidRDefault="000B24F8" w:rsidP="000B24F8"/>
    <w:p w14:paraId="00E1B920" w14:textId="77777777" w:rsidR="000B24F8" w:rsidRDefault="000B24F8" w:rsidP="000B24F8"/>
    <w:p w14:paraId="1A750EE2" w14:textId="77777777" w:rsidR="000B24F8" w:rsidRDefault="000B24F8" w:rsidP="000B24F8"/>
    <w:p w14:paraId="03D6D050" w14:textId="77777777" w:rsidR="000B24F8" w:rsidRDefault="000B24F8" w:rsidP="000B24F8"/>
    <w:p w14:paraId="1902E35B" w14:textId="77777777" w:rsidR="000B24F8" w:rsidRDefault="000B24F8" w:rsidP="000B24F8"/>
    <w:p w14:paraId="7265DE06" w14:textId="77777777" w:rsidR="000B24F8" w:rsidRDefault="000B24F8" w:rsidP="000B24F8"/>
    <w:p w14:paraId="1AC1F89D" w14:textId="77777777" w:rsidR="000B24F8" w:rsidRDefault="000B24F8" w:rsidP="000B24F8"/>
    <w:p w14:paraId="53370A55" w14:textId="77777777" w:rsidR="000B24F8" w:rsidRDefault="000B24F8" w:rsidP="000B24F8"/>
    <w:p w14:paraId="4E663446" w14:textId="77777777" w:rsidR="000B24F8" w:rsidRDefault="000B24F8" w:rsidP="000B24F8"/>
    <w:p w14:paraId="3DCEAAC3" w14:textId="77777777" w:rsidR="000B24F8" w:rsidRDefault="000B24F8" w:rsidP="000B24F8"/>
    <w:p w14:paraId="7D48A14E" w14:textId="77777777" w:rsidR="000B24F8" w:rsidRDefault="000B24F8" w:rsidP="000B24F8"/>
    <w:p w14:paraId="425E7430" w14:textId="77777777" w:rsidR="000B24F8" w:rsidRDefault="000B24F8" w:rsidP="000B24F8"/>
    <w:p w14:paraId="19A1F60F" w14:textId="77777777" w:rsidR="000B24F8" w:rsidRDefault="000B24F8" w:rsidP="000B24F8"/>
    <w:p w14:paraId="1AC4182D" w14:textId="77777777" w:rsidR="000B24F8" w:rsidRDefault="000B24F8" w:rsidP="000B24F8"/>
    <w:p w14:paraId="6776AE1A" w14:textId="77777777" w:rsidR="000B24F8" w:rsidRDefault="000B24F8" w:rsidP="000B24F8"/>
    <w:p w14:paraId="137FF466" w14:textId="77777777" w:rsidR="000B24F8" w:rsidRDefault="000B24F8" w:rsidP="000B24F8"/>
    <w:p w14:paraId="30177FA1" w14:textId="77777777" w:rsidR="000B24F8" w:rsidRDefault="000B24F8" w:rsidP="000B24F8"/>
    <w:p w14:paraId="5C1E9C82" w14:textId="77777777" w:rsidR="000B24F8" w:rsidRDefault="000B24F8" w:rsidP="000B24F8"/>
    <w:p w14:paraId="15AA7AA0" w14:textId="77777777" w:rsidR="000B24F8" w:rsidRDefault="000B24F8" w:rsidP="000B24F8"/>
    <w:p w14:paraId="007FF5B5" w14:textId="77777777" w:rsidR="000B24F8" w:rsidRDefault="000B24F8" w:rsidP="000B24F8"/>
    <w:p w14:paraId="43813F27" w14:textId="77777777" w:rsidR="000B24F8" w:rsidRDefault="000B24F8" w:rsidP="000B24F8"/>
    <w:p w14:paraId="46F02985" w14:textId="77777777" w:rsidR="000B24F8" w:rsidRDefault="000B24F8" w:rsidP="000B24F8"/>
    <w:p w14:paraId="1DF868A3" w14:textId="77777777" w:rsidR="000B24F8" w:rsidRPr="000B24F8" w:rsidRDefault="000B24F8" w:rsidP="000B24F8">
      <w:pPr>
        <w:sectPr w:rsidR="000B24F8" w:rsidRPr="000B24F8">
          <w:footerReference w:type="default" r:id="rId9"/>
          <w:footerReference w:type="first" r:id="rId10"/>
          <w:pgSz w:w="11906" w:h="16838"/>
          <w:pgMar w:top="1417" w:right="1417" w:bottom="1417" w:left="1417" w:header="0" w:footer="709" w:gutter="0"/>
          <w:pgNumType w:fmt="lowerRoman"/>
          <w:cols w:space="720"/>
          <w:formProt w:val="0"/>
          <w:titlePg/>
          <w:docGrid w:linePitch="360" w:charSpace="12288"/>
        </w:sectPr>
      </w:pPr>
    </w:p>
    <w:p w14:paraId="6929F70A" w14:textId="77777777" w:rsidR="00D45847" w:rsidRDefault="00850895" w:rsidP="004F746A">
      <w:pPr>
        <w:pStyle w:val="Heading11"/>
      </w:pPr>
      <w:bookmarkStart w:id="0" w:name="_Toc391456178"/>
      <w:bookmarkStart w:id="1" w:name="_Toc412957360"/>
      <w:bookmarkEnd w:id="0"/>
      <w:r>
        <w:lastRenderedPageBreak/>
        <w:t>Synopsis</w:t>
      </w:r>
      <w:bookmarkEnd w:id="1"/>
    </w:p>
    <w:p w14:paraId="3225F82C" w14:textId="77777777" w:rsidR="00474C09" w:rsidRDefault="00B43A10" w:rsidP="001E11BD">
      <w:pPr>
        <w:spacing w:line="480" w:lineRule="auto"/>
        <w:jc w:val="both"/>
      </w:pPr>
      <w:r>
        <w:t>Elektroniskt lärande (E</w:t>
      </w:r>
      <w:r w:rsidR="00943F6C">
        <w:t>-</w:t>
      </w:r>
      <w:r w:rsidR="00413C7D">
        <w:t>lärande) är en form av undervisning</w:t>
      </w:r>
      <w:r w:rsidR="00943F6C">
        <w:t xml:space="preserve"> som sker via distans </w:t>
      </w:r>
      <w:r w:rsidR="00071487">
        <w:t>via</w:t>
      </w:r>
      <w:r w:rsidR="00943F6C">
        <w:t xml:space="preserve"> internet. </w:t>
      </w:r>
      <w:r w:rsidR="00791D4B">
        <w:t>Grade är ett</w:t>
      </w:r>
      <w:r w:rsidR="00265FDF">
        <w:t xml:space="preserve"> </w:t>
      </w:r>
      <w:r w:rsidR="00A61540">
        <w:t>e</w:t>
      </w:r>
      <w:r w:rsidR="009411BD">
        <w:t>-lärande</w:t>
      </w:r>
      <w:r w:rsidR="00265FDF">
        <w:t xml:space="preserve"> företag i Stockholm, Sverige </w:t>
      </w:r>
      <w:r w:rsidR="00A61540">
        <w:t>som har bedrivit utveckling av e</w:t>
      </w:r>
      <w:r w:rsidR="009411BD">
        <w:t>-lärande</w:t>
      </w:r>
      <w:r w:rsidR="00EE4EEC">
        <w:t xml:space="preserve"> kurser i över 20 år. Trots att </w:t>
      </w:r>
      <w:r w:rsidR="00265FDF">
        <w:t xml:space="preserve">Grade </w:t>
      </w:r>
      <w:r w:rsidR="00EE4EEC">
        <w:t xml:space="preserve">i sin verksamhet </w:t>
      </w:r>
      <w:r w:rsidR="00265FDF">
        <w:t>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A2710E">
        <w:t xml:space="preserve"> t.ex</w:t>
      </w:r>
      <w:r w:rsidR="001E5D4E">
        <w:t>.</w:t>
      </w:r>
      <w:r w:rsidR="00EF6328">
        <w:t xml:space="preserve"> </w:t>
      </w:r>
      <w:r w:rsidR="00E458F4">
        <w:t>ökad struktur av kursinnehåll,</w:t>
      </w:r>
      <w:r w:rsidR="00EF6328">
        <w:t xml:space="preserve"> mer effektiv</w:t>
      </w:r>
      <w:r w:rsidR="00054492">
        <w:t>t</w:t>
      </w:r>
      <w:r w:rsidR="00EF6328">
        <w:t xml:space="preserve"> lärande</w:t>
      </w:r>
      <w:r w:rsidR="00E458F4">
        <w:t xml:space="preserve"> för studenter med olika bakgrund</w:t>
      </w:r>
      <w:r w:rsidR="00C27B26">
        <w:t>,</w:t>
      </w:r>
      <w:r w:rsidR="009411BD">
        <w:t xml:space="preserve"> </w:t>
      </w:r>
      <w:r w:rsidR="00464E06">
        <w:t xml:space="preserve">bättre långvarig inlärning för studenterna, </w:t>
      </w:r>
      <w:r w:rsidR="00A41CB2">
        <w:t>samt tydligare inlärningsmål</w:t>
      </w:r>
      <w:r w:rsidR="00943F6C">
        <w:t xml:space="preserve">. </w:t>
      </w:r>
      <w:r w:rsidR="009411BD">
        <w:t>E-lärande</w:t>
      </w:r>
      <w:r w:rsidR="00265FDF">
        <w:t xml:space="preserve"> företag som inte utgår från en </w:t>
      </w:r>
      <w:r w:rsidR="004B2F3D">
        <w:t xml:space="preserve">pedagogisk modell har </w:t>
      </w:r>
      <w:r w:rsidR="00963C95">
        <w:t xml:space="preserve">ofta </w:t>
      </w:r>
      <w:r w:rsidR="00B639A7">
        <w:t>upp</w:t>
      </w:r>
      <w:r>
        <w:t xml:space="preserve">visat </w:t>
      </w:r>
      <w:r w:rsidR="00265FDF">
        <w:t xml:space="preserve">brister i </w:t>
      </w:r>
      <w:r w:rsidR="009411BD">
        <w:t xml:space="preserve">lärandestrategier, kursinnehåll, </w:t>
      </w:r>
      <w:r w:rsidR="00036B5F">
        <w:t>delkursens tid och takt</w:t>
      </w:r>
      <w:r w:rsidR="009411BD">
        <w:t>, gränssni</w:t>
      </w:r>
      <w:r w:rsidR="00B639A7">
        <w:t>ttdesign</w:t>
      </w:r>
      <w:r>
        <w:t>,</w:t>
      </w:r>
      <w:r w:rsidR="009411BD">
        <w:t xml:space="preserve"> och </w:t>
      </w:r>
      <w:r w:rsidR="00036B5F">
        <w:t xml:space="preserve">uppnåendet av </w:t>
      </w:r>
      <w:r w:rsidR="00B639A7">
        <w:t>tillfredsställande</w:t>
      </w:r>
      <w:r w:rsidR="00413C7D">
        <w:t xml:space="preserve"> student</w:t>
      </w:r>
      <w:r w:rsidR="00036B5F">
        <w:t>fokus</w:t>
      </w:r>
      <w:r w:rsidR="00E0078E">
        <w:t xml:space="preserve">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009411BD" w:rsidRPr="001D68A2">
        <w:t>.</w:t>
      </w:r>
      <w:r w:rsidR="009411BD">
        <w:t xml:space="preserve"> </w:t>
      </w:r>
      <w:r w:rsidR="00B639A7">
        <w:t>D</w:t>
      </w:r>
      <w:r w:rsidR="000033C8">
        <w:t xml:space="preserve">enna studie </w:t>
      </w:r>
      <w:r w:rsidR="00B639A7">
        <w:t>använder sig av</w:t>
      </w:r>
      <w:r w:rsidR="000033C8">
        <w:t xml:space="preserve"> </w:t>
      </w:r>
      <w:r w:rsidR="009411BD">
        <w:t xml:space="preserve">en </w:t>
      </w:r>
      <w:r w:rsidR="00346798">
        <w:t xml:space="preserve">strukturerad </w:t>
      </w:r>
      <w:r w:rsidR="000033C8">
        <w:t xml:space="preserve">intervju </w:t>
      </w:r>
      <w:r w:rsidR="00265FDF">
        <w:t>med</w:t>
      </w:r>
      <w:r w:rsidR="00054492">
        <w:t xml:space="preserve"> den person som är </w:t>
      </w:r>
      <w:r w:rsidR="00A73A40">
        <w:t>ansvarig för pedagogik</w:t>
      </w:r>
      <w:r w:rsidR="00054492">
        <w:t xml:space="preserve"> på Grade</w:t>
      </w:r>
      <w:r w:rsidR="00A73A40">
        <w:t>. Detta</w:t>
      </w:r>
      <w:r w:rsidR="00813E12">
        <w:t xml:space="preserve"> i syfte </w:t>
      </w:r>
      <w:r w:rsidR="002125BE">
        <w:t>att undersöka</w:t>
      </w:r>
      <w:r w:rsidR="00265FDF">
        <w:t xml:space="preserve"> </w:t>
      </w:r>
      <w:r w:rsidR="003F3E6B">
        <w:t>vilken pedagogisk modell</w:t>
      </w:r>
      <w:r w:rsidR="00265FDF">
        <w:t xml:space="preserve"> som </w:t>
      </w:r>
      <w:r w:rsidR="00D6155F">
        <w:t>lämpar sig</w:t>
      </w:r>
      <w:r w:rsidR="00265FDF">
        <w:t xml:space="preserve"> i </w:t>
      </w:r>
      <w:r w:rsidR="00813E12">
        <w:t>företagets</w:t>
      </w:r>
      <w:r w:rsidR="00265FDF">
        <w:t xml:space="preserve"> </w:t>
      </w:r>
      <w:r w:rsidR="00813E12">
        <w:t>befintliga</w:t>
      </w:r>
      <w:r w:rsidR="00265FDF">
        <w:t xml:space="preserve"> </w:t>
      </w:r>
      <w:r w:rsidR="000033C8">
        <w:t>pedagogisk</w:t>
      </w:r>
      <w:r w:rsidR="009411BD">
        <w:t>a</w:t>
      </w:r>
      <w:r w:rsidR="00265FDF">
        <w:t xml:space="preserve"> </w:t>
      </w:r>
      <w:r w:rsidR="002C5DCC">
        <w:t xml:space="preserve">riktlinjer </w:t>
      </w:r>
      <w:r w:rsidR="00265FDF">
        <w:t>och kundbas</w:t>
      </w:r>
      <w:r w:rsidR="00791D4B">
        <w:t>,</w:t>
      </w:r>
      <w:r w:rsidR="00265FDF">
        <w:t xml:space="preserve"> </w:t>
      </w:r>
      <w:r w:rsidR="003F3E6B">
        <w:t>vilket</w:t>
      </w:r>
      <w:r w:rsidR="00906F54">
        <w:t xml:space="preserve"> i framtiden</w:t>
      </w:r>
      <w:r w:rsidR="003F3E6B">
        <w:t xml:space="preserve"> skulle kunna</w:t>
      </w:r>
      <w:r w:rsidR="009411BD">
        <w:t xml:space="preserve"> bli implementerat i</w:t>
      </w:r>
      <w:r w:rsidR="00265FDF">
        <w:t xml:space="preserve"> Grade. </w:t>
      </w:r>
      <w:r w:rsidR="002B32A2">
        <w:t>Studien</w:t>
      </w:r>
      <w:r w:rsidR="00265FDF">
        <w:t xml:space="preserve"> evaluera</w:t>
      </w:r>
      <w:r w:rsidR="00714353">
        <w:t>r</w:t>
      </w:r>
      <w:r w:rsidR="00265FDF">
        <w:t xml:space="preserve"> </w:t>
      </w:r>
      <w:r w:rsidR="009411BD">
        <w:t xml:space="preserve">också </w:t>
      </w:r>
      <w:r w:rsidR="00265FDF">
        <w:t xml:space="preserve">fyra av Grades tidigare kurser enligt en </w:t>
      </w:r>
      <w:r w:rsidR="00A73A40">
        <w:t xml:space="preserve">potentiell </w:t>
      </w:r>
      <w:r w:rsidR="000033C8">
        <w:t>pedagogisk</w:t>
      </w:r>
      <w:r w:rsidR="009411BD">
        <w:t xml:space="preserve"> modell för att förstå vilka</w:t>
      </w:r>
      <w:r w:rsidR="002125BE">
        <w:t xml:space="preserve"> för- </w:t>
      </w:r>
      <w:r w:rsidR="00265FDF">
        <w:t xml:space="preserve">och </w:t>
      </w:r>
      <w:r w:rsidR="000033C8">
        <w:t>nackdelar</w:t>
      </w:r>
      <w:r w:rsidR="00265FDF">
        <w:t xml:space="preserve"> </w:t>
      </w:r>
      <w:r w:rsidR="009411BD">
        <w:t xml:space="preserve">som </w:t>
      </w:r>
      <w:r w:rsidR="00265FDF">
        <w:t xml:space="preserve">kan finnas i </w:t>
      </w:r>
      <w:r w:rsidR="00A73A40">
        <w:t>deras</w:t>
      </w:r>
      <w:r w:rsidR="00265FDF">
        <w:t xml:space="preserve"> </w:t>
      </w:r>
      <w:r w:rsidR="000033C8">
        <w:t>nuvarande</w:t>
      </w:r>
      <w:r w:rsidR="00265FDF">
        <w:t xml:space="preserve"> </w:t>
      </w:r>
      <w:r w:rsidR="000033C8">
        <w:t>pedagogiska</w:t>
      </w:r>
      <w:r w:rsidR="003F3E6B">
        <w:t xml:space="preserve"> riktlinjer. </w:t>
      </w:r>
      <w:r w:rsidR="000033C8">
        <w:t>Resultatet</w:t>
      </w:r>
      <w:r w:rsidR="00265FDF">
        <w:t xml:space="preserve"> </w:t>
      </w:r>
      <w:r w:rsidR="000033C8">
        <w:t>från intervjun</w:t>
      </w:r>
      <w:r w:rsidR="00D6155F">
        <w:t xml:space="preserve"> </w:t>
      </w:r>
      <w:r w:rsidR="000033C8">
        <w:t>visar</w:t>
      </w:r>
      <w:r w:rsidR="00265FDF">
        <w:t xml:space="preserve"> att </w:t>
      </w:r>
      <w:r w:rsidR="00D6155F">
        <w:t>de</w:t>
      </w:r>
      <w:r w:rsidR="00866F2D">
        <w:t>t</w:t>
      </w:r>
      <w:r w:rsidR="00D6155F">
        <w:t xml:space="preserve"> </w:t>
      </w:r>
      <w:r w:rsidR="000033C8">
        <w:t>Associativa P</w:t>
      </w:r>
      <w:r w:rsidR="00D6155F">
        <w:t>erspektivet som inkluderar Direkt Instruktions Modellen</w:t>
      </w:r>
      <w:r w:rsidR="00A361E8">
        <w:t>,</w:t>
      </w:r>
      <w:r w:rsidR="00D6155F">
        <w:t xml:space="preserve"> passar </w:t>
      </w:r>
      <w:r w:rsidR="00A361E8">
        <w:t>väl ihop</w:t>
      </w:r>
      <w:r w:rsidR="00D6155F">
        <w:t xml:space="preserve"> </w:t>
      </w:r>
      <w:r w:rsidR="000033C8">
        <w:t>med Grades nuvarande pedagogisk</w:t>
      </w:r>
      <w:r w:rsidR="00A72A42">
        <w:t>a</w:t>
      </w:r>
      <w:r w:rsidR="00D6155F">
        <w:t xml:space="preserve"> </w:t>
      </w:r>
      <w:r w:rsidR="002C5DCC">
        <w:t>riktlinjer</w:t>
      </w:r>
      <w:r w:rsidR="00D6155F">
        <w:t xml:space="preserve">. </w:t>
      </w:r>
      <w:r w:rsidR="00A361E8">
        <w:t>Utifrån e</w:t>
      </w:r>
      <w:r w:rsidR="00D6155F">
        <w:t>valuering</w:t>
      </w:r>
      <w:r w:rsidR="00A361E8">
        <w:t xml:space="preserve">en </w:t>
      </w:r>
      <w:r w:rsidR="00D6155F">
        <w:t xml:space="preserve">av Grades </w:t>
      </w:r>
      <w:r w:rsidR="006A67CB">
        <w:t>fyra</w:t>
      </w:r>
      <w:r w:rsidR="00D6155F">
        <w:t xml:space="preserve"> kurser </w:t>
      </w:r>
      <w:r w:rsidR="006A67CB">
        <w:t>i enlighet med</w:t>
      </w:r>
      <w:r w:rsidR="00D6155F">
        <w:t xml:space="preserve"> mallen för Direkt Instru</w:t>
      </w:r>
      <w:r w:rsidR="00A72A42">
        <w:t>ktions Modellen</w:t>
      </w:r>
      <w:r w:rsidR="006A67CB">
        <w:t>,</w:t>
      </w:r>
      <w:r w:rsidR="00A72A42">
        <w:t xml:space="preserve"> </w:t>
      </w:r>
      <w:r w:rsidR="00A512CD">
        <w:t xml:space="preserve">visar </w:t>
      </w:r>
      <w:r w:rsidR="00A72A42">
        <w:t>Grade en stark</w:t>
      </w:r>
      <w:r w:rsidR="00D6155F">
        <w:t xml:space="preserve"> </w:t>
      </w:r>
      <w:r w:rsidR="00A512CD">
        <w:t xml:space="preserve">förmåga </w:t>
      </w:r>
      <w:r w:rsidR="00D6155F">
        <w:t xml:space="preserve">av att </w:t>
      </w:r>
      <w:r w:rsidR="007466FA">
        <w:t>presentera kurser</w:t>
      </w:r>
      <w:r w:rsidR="00A512CD">
        <w:t xml:space="preserve"> genom höga evalueringsresultat i DIM</w:t>
      </w:r>
      <w:r w:rsidR="0032261D">
        <w:t>’</w:t>
      </w:r>
      <w:r w:rsidR="00A512CD">
        <w:t xml:space="preserve">s </w:t>
      </w:r>
      <w:r w:rsidR="00A512CD">
        <w:rPr>
          <w:i/>
        </w:rPr>
        <w:t xml:space="preserve">Presentations </w:t>
      </w:r>
      <w:r w:rsidR="00A512CD" w:rsidRPr="0032261D">
        <w:t>fas</w:t>
      </w:r>
      <w:r w:rsidR="006A67CB">
        <w:t>.</w:t>
      </w:r>
      <w:r w:rsidR="00714353">
        <w:t xml:space="preserve"> </w:t>
      </w:r>
      <w:r w:rsidR="006A67CB">
        <w:t xml:space="preserve">Dock pekar resultatet på att det existerar vissa </w:t>
      </w:r>
      <w:r w:rsidR="00D6155F">
        <w:t>svagheter i</w:t>
      </w:r>
      <w:r w:rsidR="007466FA">
        <w:t xml:space="preserve"> andra </w:t>
      </w:r>
      <w:r w:rsidR="00207601">
        <w:t>modellfaser</w:t>
      </w:r>
      <w:r w:rsidR="006A67CB">
        <w:t xml:space="preserve"> som till exempel </w:t>
      </w:r>
      <w:r w:rsidR="00207601" w:rsidRPr="00C82DDB">
        <w:rPr>
          <w:i/>
          <w:lang w:eastAsia="sv-SE"/>
        </w:rPr>
        <w:t>Bedömning och Utvärdering</w:t>
      </w:r>
      <w:r w:rsidR="007466FA">
        <w:t>.</w:t>
      </w:r>
      <w:r w:rsidR="008B04F7">
        <w:t xml:space="preserve"> </w:t>
      </w:r>
      <w:r w:rsidR="00207601">
        <w:t>Slutligen</w:t>
      </w:r>
      <w:r w:rsidR="00E0678A">
        <w:t xml:space="preserve"> ger resultatet en utgångspunkt för vidare undersökningar kring </w:t>
      </w:r>
      <w:r w:rsidR="003A53D6">
        <w:t>pedagogiska modeller som skulle</w:t>
      </w:r>
      <w:r w:rsidR="00A73A40">
        <w:t xml:space="preserve"> kunna</w:t>
      </w:r>
      <w:r w:rsidR="003A53D6">
        <w:t xml:space="preserve"> tillämpas </w:t>
      </w:r>
      <w:r w:rsidR="0081570D">
        <w:t xml:space="preserve">hos </w:t>
      </w:r>
      <w:r w:rsidR="00714353">
        <w:t>Grade</w:t>
      </w:r>
      <w:r w:rsidR="00207601">
        <w:t xml:space="preserve">, samtidigt som </w:t>
      </w:r>
      <w:r w:rsidR="00A73A40">
        <w:t xml:space="preserve">studien </w:t>
      </w:r>
      <w:r w:rsidR="0081570D">
        <w:t>kartlägger p</w:t>
      </w:r>
      <w:r w:rsidR="001B7295">
        <w:t>otentiella</w:t>
      </w:r>
      <w:r w:rsidR="0081570D">
        <w:t xml:space="preserve"> förbättringar i Grades nuvarande </w:t>
      </w:r>
      <w:r w:rsidR="006D6C38">
        <w:t>pedagogiska riktlinjer</w:t>
      </w:r>
      <w:r w:rsidR="0081570D">
        <w:t>.</w:t>
      </w:r>
    </w:p>
    <w:p w14:paraId="7B04F259" w14:textId="77777777" w:rsidR="00474C09" w:rsidRDefault="00474C09" w:rsidP="001E11BD">
      <w:pPr>
        <w:spacing w:line="480" w:lineRule="auto"/>
        <w:jc w:val="both"/>
      </w:pPr>
    </w:p>
    <w:p w14:paraId="3CEFA778" w14:textId="77777777" w:rsidR="00474C09" w:rsidRDefault="00474C09" w:rsidP="001E11BD">
      <w:pPr>
        <w:spacing w:line="480" w:lineRule="auto"/>
        <w:jc w:val="both"/>
      </w:pPr>
    </w:p>
    <w:p w14:paraId="3B4E58FF" w14:textId="77777777" w:rsidR="00474C09" w:rsidRDefault="00474C09" w:rsidP="001E11BD">
      <w:pPr>
        <w:spacing w:line="480" w:lineRule="auto"/>
        <w:jc w:val="both"/>
      </w:pPr>
    </w:p>
    <w:p w14:paraId="2CE43F1D" w14:textId="77777777" w:rsidR="00474C09" w:rsidRDefault="00474C09" w:rsidP="001E11BD">
      <w:pPr>
        <w:spacing w:line="480" w:lineRule="auto"/>
        <w:jc w:val="both"/>
      </w:pPr>
    </w:p>
    <w:p w14:paraId="728D2045" w14:textId="5BBA078A" w:rsidR="00474C09" w:rsidRPr="00F0188C" w:rsidRDefault="00474C09" w:rsidP="000E48C1">
      <w:pPr>
        <w:spacing w:line="600" w:lineRule="auto"/>
        <w:jc w:val="both"/>
        <w:rPr>
          <w:rFonts w:ascii="Verdana" w:hAnsi="Verdana"/>
          <w:sz w:val="28"/>
          <w:szCs w:val="28"/>
          <w:lang w:val="en-US"/>
        </w:rPr>
      </w:pPr>
      <w:r w:rsidRPr="00F0188C">
        <w:rPr>
          <w:rFonts w:ascii="Verdana" w:hAnsi="Verdana"/>
          <w:sz w:val="28"/>
          <w:szCs w:val="28"/>
          <w:lang w:val="en-US"/>
        </w:rPr>
        <w:lastRenderedPageBreak/>
        <w:t>Abstract</w:t>
      </w:r>
    </w:p>
    <w:p w14:paraId="0587F940" w14:textId="086971A1" w:rsidR="00D45847" w:rsidRPr="00F0188C" w:rsidRDefault="00F0188C" w:rsidP="001E11BD">
      <w:pPr>
        <w:spacing w:line="480" w:lineRule="auto"/>
        <w:jc w:val="both"/>
        <w:rPr>
          <w:lang w:val="en-US"/>
        </w:rPr>
      </w:pPr>
      <w:r w:rsidRPr="00F0188C">
        <w:rPr>
          <w:lang w:val="en-US"/>
        </w:rPr>
        <w:t>Electronic learning (E-learning) is a form of teaching tha</w:t>
      </w:r>
      <w:r>
        <w:rPr>
          <w:lang w:val="en-US"/>
        </w:rPr>
        <w:t>t takes place remotely via the Internet</w:t>
      </w:r>
      <w:r w:rsidRPr="00F0188C">
        <w:rPr>
          <w:lang w:val="en-US"/>
        </w:rPr>
        <w:t xml:space="preserve">. Grade is an e-learning company in Stockholm, Sweden that has been developing e-learning courses for over 20 years. Although Grade uses a number of pedagogical guidelines in its </w:t>
      </w:r>
      <w:r w:rsidR="000E48C1" w:rsidRPr="000E48C1">
        <w:rPr>
          <w:lang w:val="en-US"/>
        </w:rPr>
        <w:t>course development</w:t>
      </w:r>
      <w:r w:rsidRPr="00F0188C">
        <w:rPr>
          <w:lang w:val="en-US"/>
        </w:rPr>
        <w:t xml:space="preserve">, the company does not </w:t>
      </w:r>
      <w:r w:rsidR="000E48C1" w:rsidRPr="000E48C1">
        <w:rPr>
          <w:lang w:val="en-US"/>
        </w:rPr>
        <w:t>utilize</w:t>
      </w:r>
      <w:r w:rsidR="000E48C1">
        <w:rPr>
          <w:color w:val="FF0000"/>
          <w:lang w:val="en-US"/>
        </w:rPr>
        <w:t xml:space="preserve"> </w:t>
      </w:r>
      <w:r w:rsidRPr="00F0188C">
        <w:rPr>
          <w:lang w:val="en-US"/>
        </w:rPr>
        <w:t>a</w:t>
      </w:r>
      <w:r w:rsidR="000E48C1">
        <w:rPr>
          <w:lang w:val="en-US"/>
        </w:rPr>
        <w:t>ny</w:t>
      </w:r>
      <w:r w:rsidRPr="00F0188C">
        <w:rPr>
          <w:lang w:val="en-US"/>
        </w:rPr>
        <w:t xml:space="preserve"> specific pedagogical model. Benefits of using a pedagogical model include, for example, increased structure of course content, more effective learning for students with different backgrounds, better long-term learning for students, and clearer learning goals. E-learning companies that </w:t>
      </w:r>
      <w:r w:rsidR="000E48C1">
        <w:rPr>
          <w:lang w:val="en-US"/>
        </w:rPr>
        <w:t>do not utilize</w:t>
      </w:r>
      <w:r w:rsidRPr="00F0188C">
        <w:rPr>
          <w:lang w:val="en-US"/>
        </w:rPr>
        <w:t xml:space="preserve"> pedagogical model</w:t>
      </w:r>
      <w:r w:rsidR="000E48C1">
        <w:rPr>
          <w:lang w:val="en-US"/>
        </w:rPr>
        <w:t>s</w:t>
      </w:r>
      <w:r w:rsidRPr="00F0188C">
        <w:rPr>
          <w:lang w:val="en-US"/>
        </w:rPr>
        <w:t xml:space="preserve"> have often shown deficiencies in learning strategies, course content, interface design, and the achievement of satisfactory student focus (</w:t>
      </w:r>
      <w:proofErr w:type="spellStart"/>
      <w:r w:rsidRPr="00F0188C">
        <w:rPr>
          <w:lang w:val="en-US"/>
        </w:rPr>
        <w:t>Pange</w:t>
      </w:r>
      <w:proofErr w:type="spellEnd"/>
      <w:r w:rsidRPr="00F0188C">
        <w:rPr>
          <w:lang w:val="en-US"/>
        </w:rPr>
        <w:t xml:space="preserve"> &amp; </w:t>
      </w:r>
      <w:proofErr w:type="spellStart"/>
      <w:r w:rsidRPr="00F0188C">
        <w:rPr>
          <w:lang w:val="en-US"/>
        </w:rPr>
        <w:t>Pange</w:t>
      </w:r>
      <w:proofErr w:type="spellEnd"/>
      <w:r w:rsidRPr="00F0188C">
        <w:rPr>
          <w:lang w:val="en-US"/>
        </w:rPr>
        <w:t>, 2011).</w:t>
      </w:r>
      <w:r>
        <w:rPr>
          <w:lang w:val="en-US"/>
        </w:rPr>
        <w:t xml:space="preserve"> </w:t>
      </w:r>
      <w:r w:rsidR="00474C09" w:rsidRPr="00474C09">
        <w:rPr>
          <w:lang w:val="en-US"/>
        </w:rPr>
        <w:t xml:space="preserve">This study uses a structured interview with the </w:t>
      </w:r>
      <w:r w:rsidR="000E48C1">
        <w:rPr>
          <w:lang w:val="en-US"/>
        </w:rPr>
        <w:t>chief of course</w:t>
      </w:r>
      <w:r w:rsidR="00474C09" w:rsidRPr="00474C09">
        <w:rPr>
          <w:lang w:val="en-US"/>
        </w:rPr>
        <w:t xml:space="preserve"> </w:t>
      </w:r>
      <w:r>
        <w:rPr>
          <w:lang w:val="en-US"/>
        </w:rPr>
        <w:t>pedagogy</w:t>
      </w:r>
      <w:r w:rsidR="000E48C1">
        <w:rPr>
          <w:lang w:val="en-US"/>
        </w:rPr>
        <w:t xml:space="preserve"> at Grade to</w:t>
      </w:r>
      <w:r w:rsidR="00474C09" w:rsidRPr="00474C09">
        <w:rPr>
          <w:lang w:val="en-US"/>
        </w:rPr>
        <w:t xml:space="preserve"> investigate which pedagogical model is suitable for the company's existing pedagogic</w:t>
      </w:r>
      <w:r w:rsidR="000E48C1">
        <w:rPr>
          <w:lang w:val="en-US"/>
        </w:rPr>
        <w:t>al guidelines and customer base and</w:t>
      </w:r>
      <w:r w:rsidR="00474C09" w:rsidRPr="00474C09">
        <w:rPr>
          <w:lang w:val="en-US"/>
        </w:rPr>
        <w:t xml:space="preserve"> which could </w:t>
      </w:r>
      <w:r w:rsidR="000E48C1">
        <w:rPr>
          <w:lang w:val="en-US"/>
        </w:rPr>
        <w:t xml:space="preserve">potentially </w:t>
      </w:r>
      <w:r w:rsidR="00474C09" w:rsidRPr="00474C09">
        <w:rPr>
          <w:lang w:val="en-US"/>
        </w:rPr>
        <w:t>be impleme</w:t>
      </w:r>
      <w:r w:rsidR="000E48C1">
        <w:rPr>
          <w:lang w:val="en-US"/>
        </w:rPr>
        <w:t>nted at</w:t>
      </w:r>
      <w:r w:rsidR="00474C09" w:rsidRPr="00474C09">
        <w:rPr>
          <w:lang w:val="en-US"/>
        </w:rPr>
        <w:t xml:space="preserve"> Grade</w:t>
      </w:r>
      <w:r w:rsidR="000E48C1">
        <w:rPr>
          <w:lang w:val="en-US"/>
        </w:rPr>
        <w:t xml:space="preserve"> in the future</w:t>
      </w:r>
      <w:r w:rsidR="00474C09" w:rsidRPr="00474C09">
        <w:rPr>
          <w:lang w:val="en-US"/>
        </w:rPr>
        <w:t>. The study also evaluates four of Grade's</w:t>
      </w:r>
      <w:r w:rsidR="000E48C1">
        <w:rPr>
          <w:lang w:val="en-US"/>
        </w:rPr>
        <w:t xml:space="preserve"> previous courses according to the</w:t>
      </w:r>
      <w:r w:rsidR="00474C09" w:rsidRPr="00474C09">
        <w:rPr>
          <w:lang w:val="en-US"/>
        </w:rPr>
        <w:t xml:space="preserve"> potential pedagogical model to understand the advantages and disadvantages that may exist in their current pedagogical guidelines. The result of the interview shows that the Associative Perspective, which includes the Direct Instruction Model, fits well with Grade's current </w:t>
      </w:r>
      <w:r w:rsidR="000E48C1" w:rsidRPr="00474C09">
        <w:rPr>
          <w:lang w:val="en-US"/>
        </w:rPr>
        <w:t xml:space="preserve">pedagogical </w:t>
      </w:r>
      <w:r w:rsidR="00474C09" w:rsidRPr="00474C09">
        <w:rPr>
          <w:lang w:val="en-US"/>
        </w:rPr>
        <w:t xml:space="preserve">guidelines. Based on the evaluation of Grade's four courses in accordance with the Direct Instruction Model, Grade shows a strong ability to present </w:t>
      </w:r>
      <w:r w:rsidR="000E48C1">
        <w:rPr>
          <w:lang w:val="en-US"/>
        </w:rPr>
        <w:t>information to students</w:t>
      </w:r>
      <w:r w:rsidR="00474C09" w:rsidRPr="00474C09">
        <w:rPr>
          <w:lang w:val="en-US"/>
        </w:rPr>
        <w:t xml:space="preserve"> </w:t>
      </w:r>
      <w:r w:rsidR="000E48C1">
        <w:rPr>
          <w:lang w:val="en-US"/>
        </w:rPr>
        <w:t xml:space="preserve">shown </w:t>
      </w:r>
      <w:r w:rsidR="00474C09" w:rsidRPr="00474C09">
        <w:rPr>
          <w:lang w:val="en-US"/>
        </w:rPr>
        <w:t xml:space="preserve">through </w:t>
      </w:r>
      <w:r w:rsidR="000E48C1">
        <w:rPr>
          <w:lang w:val="en-US"/>
        </w:rPr>
        <w:t>strong</w:t>
      </w:r>
      <w:r w:rsidR="00474C09" w:rsidRPr="00474C09">
        <w:rPr>
          <w:lang w:val="en-US"/>
        </w:rPr>
        <w:t xml:space="preserve"> results in </w:t>
      </w:r>
      <w:r w:rsidR="000E48C1">
        <w:rPr>
          <w:lang w:val="en-US"/>
        </w:rPr>
        <w:t xml:space="preserve">the </w:t>
      </w:r>
      <w:r w:rsidR="000E48C1" w:rsidRPr="00474C09">
        <w:rPr>
          <w:lang w:val="en-US"/>
        </w:rPr>
        <w:t>Direct Instruction Model</w:t>
      </w:r>
      <w:r w:rsidR="000E48C1">
        <w:rPr>
          <w:lang w:val="en-US"/>
        </w:rPr>
        <w:t>’s</w:t>
      </w:r>
      <w:r w:rsidR="00474C09" w:rsidRPr="00474C09">
        <w:rPr>
          <w:lang w:val="en-US"/>
        </w:rPr>
        <w:t xml:space="preserve"> </w:t>
      </w:r>
      <w:r w:rsidR="00474C09" w:rsidRPr="00F0188C">
        <w:rPr>
          <w:i/>
          <w:lang w:val="en-US"/>
        </w:rPr>
        <w:t>Presentation</w:t>
      </w:r>
      <w:r w:rsidR="00474C09" w:rsidRPr="00474C09">
        <w:rPr>
          <w:lang w:val="en-US"/>
        </w:rPr>
        <w:t xml:space="preserve"> phase. However, the result</w:t>
      </w:r>
      <w:r w:rsidR="000E48C1">
        <w:rPr>
          <w:lang w:val="en-US"/>
        </w:rPr>
        <w:t>s also point</w:t>
      </w:r>
      <w:r w:rsidR="00474C09" w:rsidRPr="00474C09">
        <w:rPr>
          <w:lang w:val="en-US"/>
        </w:rPr>
        <w:t xml:space="preserve"> to the existence of certain weaknesses in other model phases, such as </w:t>
      </w:r>
      <w:r w:rsidR="00474C09" w:rsidRPr="00F0188C">
        <w:rPr>
          <w:i/>
          <w:lang w:val="en-US"/>
        </w:rPr>
        <w:t>Assessment and Evaluation</w:t>
      </w:r>
      <w:r w:rsidR="00474C09" w:rsidRPr="00474C09">
        <w:rPr>
          <w:lang w:val="en-US"/>
        </w:rPr>
        <w:t xml:space="preserve">. Finally, the result provides a basis for further </w:t>
      </w:r>
      <w:r w:rsidR="007D2D83">
        <w:rPr>
          <w:lang w:val="en-US"/>
        </w:rPr>
        <w:t>studies evaluating additional</w:t>
      </w:r>
      <w:r w:rsidR="00474C09" w:rsidRPr="00474C09">
        <w:rPr>
          <w:lang w:val="en-US"/>
        </w:rPr>
        <w:t xml:space="preserve"> pedagogical</w:t>
      </w:r>
      <w:r w:rsidR="000E48C1">
        <w:rPr>
          <w:lang w:val="en-US"/>
        </w:rPr>
        <w:t xml:space="preserve"> models that could be implemented at</w:t>
      </w:r>
      <w:r w:rsidR="00474C09" w:rsidRPr="00474C09">
        <w:rPr>
          <w:lang w:val="en-US"/>
        </w:rPr>
        <w:t xml:space="preserve"> Grade,</w:t>
      </w:r>
      <w:r w:rsidR="000E48C1">
        <w:rPr>
          <w:lang w:val="en-US"/>
        </w:rPr>
        <w:t xml:space="preserve"> while</w:t>
      </w:r>
      <w:r w:rsidR="00474C09" w:rsidRPr="00474C09">
        <w:rPr>
          <w:lang w:val="en-US"/>
        </w:rPr>
        <w:t xml:space="preserve"> </w:t>
      </w:r>
      <w:r w:rsidR="000E48C1">
        <w:rPr>
          <w:lang w:val="en-US"/>
        </w:rPr>
        <w:t>simultaneously pinpointing</w:t>
      </w:r>
      <w:r w:rsidR="00474C09" w:rsidRPr="00474C09">
        <w:rPr>
          <w:lang w:val="en-US"/>
        </w:rPr>
        <w:t xml:space="preserve"> potential improvements in Grade's current pedagogical guidelines.</w:t>
      </w:r>
      <w:r w:rsidR="00474C09" w:rsidRPr="004761C7">
        <w:rPr>
          <w:lang w:val="en-GB"/>
          <w:rPrChange w:id="2" w:author="Microsoft Office User" w:date="2019-03-06T15:56:00Z">
            <w:rPr/>
          </w:rPrChange>
        </w:rPr>
        <w:t xml:space="preserve"> </w:t>
      </w:r>
      <w:r w:rsidR="00850895" w:rsidRPr="004761C7">
        <w:rPr>
          <w:lang w:val="en-GB"/>
          <w:rPrChange w:id="3" w:author="Microsoft Office User" w:date="2019-03-06T15:56:00Z">
            <w:rPr/>
          </w:rPrChange>
        </w:rPr>
        <w:br w:type="page"/>
      </w:r>
    </w:p>
    <w:p w14:paraId="0801F9C7" w14:textId="7E8209D5" w:rsidR="00DB3821" w:rsidRPr="00547B0E" w:rsidRDefault="00850895" w:rsidP="009D27B3">
      <w:pPr>
        <w:pStyle w:val="Heading11"/>
      </w:pPr>
      <w:bookmarkStart w:id="4" w:name="_Toc391456179"/>
      <w:bookmarkStart w:id="5" w:name="_Toc412957361"/>
      <w:bookmarkEnd w:id="4"/>
      <w:r>
        <w:lastRenderedPageBreak/>
        <w:t>Introduktion</w:t>
      </w:r>
      <w:bookmarkEnd w:id="5"/>
    </w:p>
    <w:p w14:paraId="300F89A0" w14:textId="45A2F64C" w:rsidR="007971FB" w:rsidRDefault="00850895" w:rsidP="007971FB">
      <w:pPr>
        <w:spacing w:line="480" w:lineRule="auto"/>
        <w:jc w:val="both"/>
      </w:pPr>
      <w:r>
        <w:t xml:space="preserve">I </w:t>
      </w:r>
      <w:r w:rsidR="00BD0BAF">
        <w:t xml:space="preserve">många </w:t>
      </w:r>
      <w:r>
        <w:t xml:space="preserve">organisationer idag </w:t>
      </w:r>
      <w:r w:rsidR="00BD0BAF">
        <w:t>sker det i regel ett</w:t>
      </w:r>
      <w:r>
        <w:t xml:space="preserve"> långsiktigt </w:t>
      </w:r>
      <w:r w:rsidR="00BD0BAF">
        <w:t xml:space="preserve">förbättringsarbete </w:t>
      </w:r>
      <w:r>
        <w:t>med utbildningsstrategier och kompetensutveckling</w:t>
      </w:r>
      <w:r w:rsidR="00BD0BAF">
        <w:t>,</w:t>
      </w:r>
      <w:r>
        <w:t xml:space="preserve"> för medarbetare och organisationen som helhet</w:t>
      </w:r>
      <w:r w:rsidR="00BD0BAF">
        <w:t>.</w:t>
      </w:r>
      <w:r>
        <w:t xml:space="preserve"> </w:t>
      </w:r>
      <w:r w:rsidR="00BD0BAF">
        <w:t>Dock är</w:t>
      </w:r>
      <w:r>
        <w:t xml:space="preserve"> traditionella lärarledda utbildning</w:t>
      </w:r>
      <w:r w:rsidR="00BD0BAF">
        <w:t>ar</w:t>
      </w:r>
      <w:r w:rsidR="00A66750">
        <w:t xml:space="preserve"> tidsmässigt</w:t>
      </w:r>
      <w:r>
        <w:t xml:space="preserve"> </w:t>
      </w:r>
      <w:r w:rsidR="00BD0BAF">
        <w:t>och ekonomiskt kostsamma.</w:t>
      </w:r>
      <w:r>
        <w:t xml:space="preserve"> </w:t>
      </w:r>
      <w:r w:rsidR="00BD0BAF">
        <w:t>Samtidigt utgör de en utökad</w:t>
      </w:r>
      <w:r>
        <w:t xml:space="preserve"> belastning eftersom </w:t>
      </w:r>
      <w:r w:rsidR="00BD0BAF">
        <w:t xml:space="preserve">utbildningen kräver att </w:t>
      </w:r>
      <w:r>
        <w:t xml:space="preserve">studenten ska vara fysiskt närvarande. Redan 1840 </w:t>
      </w:r>
      <w:r w:rsidR="00A66750">
        <w:t xml:space="preserve">fanns det </w:t>
      </w:r>
      <w:r w:rsidR="00BD0BAF">
        <w:t>en form av distans</w:t>
      </w:r>
      <w:r>
        <w:t xml:space="preserve">lärande </w:t>
      </w:r>
      <w:r w:rsidR="00CE004E">
        <w:t xml:space="preserve">som </w:t>
      </w:r>
      <w:r w:rsidR="00BD0BAF">
        <w:t>tillämpades</w:t>
      </w:r>
      <w:r>
        <w:t xml:space="preserve"> av Issac Pitman</w:t>
      </w:r>
      <w:r w:rsidR="00BD0BAF">
        <w:t xml:space="preserve">. </w:t>
      </w:r>
      <w:proofErr w:type="spellStart"/>
      <w:r w:rsidR="00BD0BAF">
        <w:t>Pitman</w:t>
      </w:r>
      <w:proofErr w:type="spellEnd"/>
      <w:r>
        <w:t xml:space="preserve"> lärde studenter stenografi, en typ av symboliskt skriva</w:t>
      </w:r>
      <w:r w:rsidR="00BD0BAF">
        <w:t xml:space="preserve">nde som underlättar antecknande i hög hastigt, </w:t>
      </w:r>
      <w:r>
        <w:t>genom brevväxling (</w:t>
      </w:r>
      <w:proofErr w:type="spellStart"/>
      <w:r>
        <w:t>Bo</w:t>
      </w:r>
      <w:r w:rsidR="00BD0BAF">
        <w:t>wer</w:t>
      </w:r>
      <w:proofErr w:type="spellEnd"/>
      <w:r w:rsidR="00BD0BAF">
        <w:t xml:space="preserve"> and Hardy, 2004). Under de </w:t>
      </w:r>
      <w:r>
        <w:t xml:space="preserve">senaste 20 åren har </w:t>
      </w:r>
      <w:r w:rsidR="00D44F9D">
        <w:t>distans</w:t>
      </w:r>
      <w:r w:rsidR="00BD0BAF">
        <w:t>utbildningar effektiviserats,</w:t>
      </w:r>
      <w:r>
        <w:t xml:space="preserve"> </w:t>
      </w:r>
      <w:r w:rsidR="00BD0BAF">
        <w:t>främst genom</w:t>
      </w:r>
      <w:r w:rsidR="00B43A10">
        <w:t xml:space="preserve"> e-lärande</w:t>
      </w:r>
      <w:r w:rsidR="00931D44">
        <w:t xml:space="preserve">. </w:t>
      </w:r>
      <w:r w:rsidR="00F36D89">
        <w:t>E</w:t>
      </w:r>
      <w:r w:rsidR="00E7141B">
        <w:t xml:space="preserve">-lärande är </w:t>
      </w:r>
      <w:r w:rsidR="00F36D89">
        <w:t>en typ av distanslärande so</w:t>
      </w:r>
      <w:r w:rsidR="004642EB">
        <w:t>m</w:t>
      </w:r>
      <w:r w:rsidR="000C1C09">
        <w:t xml:space="preserve"> </w:t>
      </w:r>
      <w:r w:rsidR="00F36D89">
        <w:t>sker</w:t>
      </w:r>
      <w:r w:rsidR="00235908">
        <w:t xml:space="preserve"> med hjälp av </w:t>
      </w:r>
      <w:r w:rsidR="000C1C09">
        <w:t xml:space="preserve">datorer och </w:t>
      </w:r>
      <w:r w:rsidR="00BD0BAF">
        <w:t>online</w:t>
      </w:r>
      <w:r>
        <w:t>kommunikati</w:t>
      </w:r>
      <w:r w:rsidR="00A74157">
        <w:t>on.</w:t>
      </w:r>
      <w:r>
        <w:t xml:space="preserve"> Fördelarna med e-lärande jämfört med </w:t>
      </w:r>
      <w:r w:rsidR="000A3642">
        <w:t>traditionell undervisning</w:t>
      </w:r>
      <w:r w:rsidR="00BD0BAF">
        <w:t>,</w:t>
      </w:r>
      <w:r>
        <w:t xml:space="preserve"> är att studenten kan studera i </w:t>
      </w:r>
      <w:r w:rsidR="00BD0BAF">
        <w:t xml:space="preserve">sin </w:t>
      </w:r>
      <w:r>
        <w:t xml:space="preserve">egen takt, </w:t>
      </w:r>
      <w:r w:rsidR="00EA3071">
        <w:t xml:space="preserve">har möjlighet till </w:t>
      </w:r>
      <w:r w:rsidR="001F29F6">
        <w:t>obegränsad repetition</w:t>
      </w:r>
      <w:r w:rsidR="00E23DBB">
        <w:t>,</w:t>
      </w:r>
      <w:r w:rsidR="001F29F6">
        <w:t xml:space="preserve"> </w:t>
      </w:r>
      <w:r w:rsidR="00960F14">
        <w:t>och</w:t>
      </w:r>
      <w:r w:rsidR="00F36D89">
        <w:t xml:space="preserve"> </w:t>
      </w:r>
      <w:r w:rsidR="00BD0BAF">
        <w:t xml:space="preserve">att </w:t>
      </w:r>
      <w:r w:rsidR="00F36D89">
        <w:t>e</w:t>
      </w:r>
      <w:r w:rsidR="002B2E86">
        <w:t>-lärandet s</w:t>
      </w:r>
      <w:r w:rsidR="00FA551A">
        <w:t>parar</w:t>
      </w:r>
      <w:r w:rsidR="002B2E86">
        <w:t xml:space="preserve"> </w:t>
      </w:r>
      <w:r w:rsidR="001B62E1">
        <w:t xml:space="preserve">tid </w:t>
      </w:r>
      <w:r w:rsidR="00652AE0">
        <w:t>för studenten</w:t>
      </w:r>
      <w:r w:rsidR="00BD0BAF">
        <w:t xml:space="preserve"> med</w:t>
      </w:r>
      <w:r w:rsidR="00652AE0">
        <w:t xml:space="preserve"> </w:t>
      </w:r>
      <w:r w:rsidR="00A17D89">
        <w:t xml:space="preserve">upp till </w:t>
      </w:r>
      <w:r w:rsidR="0080525B">
        <w:t>60 %</w:t>
      </w:r>
      <w:r w:rsidR="00E2103E">
        <w:t xml:space="preserve"> </w:t>
      </w:r>
      <w:r w:rsidR="00E2103E">
        <w:fldChar w:fldCharType="begin"/>
      </w:r>
      <w:r w:rsidR="00692DE8">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e-learning.","URL":"goo.gl/SbUuNe","language":"sv-SE","author":[{"literal":"Businessreflex"}],"issued":{"date-parts":[["2016",12,2]]},"accessed":{"date-parts":[["2018",8,31]]}}}],"schema":"https://github.com/citation-style-language/schema/raw/master/csl-citation.json"}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t>. Marknadstillväxten för e-lärandet i Sverige under 2015</w:t>
      </w:r>
      <w:r w:rsidR="0080525B">
        <w:t xml:space="preserve"> resulterade </w:t>
      </w:r>
      <w:r w:rsidR="00BD0BAF">
        <w:t xml:space="preserve">i </w:t>
      </w:r>
      <w:r w:rsidR="0080525B">
        <w:t xml:space="preserve">en ökning </w:t>
      </w:r>
      <w:r w:rsidR="000A6CA9">
        <w:t xml:space="preserve">på </w:t>
      </w:r>
      <w:r w:rsidR="0080525B">
        <w:t>6 %</w:t>
      </w:r>
      <w:r>
        <w:t xml:space="preserve"> jämfört med omsättningen 2014 </w:t>
      </w:r>
      <w:r w:rsidR="00322DBF">
        <w:fldChar w:fldCharType="begin"/>
      </w:r>
      <w:r w:rsidR="00692DE8">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goo.gl/ZU9VLM","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CA592B">
        <w:t xml:space="preserve"> och </w:t>
      </w:r>
      <w:r>
        <w:t xml:space="preserve">förväntas </w:t>
      </w:r>
      <w:r w:rsidR="00714353">
        <w:t xml:space="preserve">att </w:t>
      </w:r>
      <w:r w:rsidR="00BD0BAF">
        <w:t xml:space="preserve">öka </w:t>
      </w:r>
      <w:r>
        <w:t xml:space="preserve">ytterligare </w:t>
      </w:r>
      <w:r w:rsidR="00BD0BAF">
        <w:t xml:space="preserve">i samband med </w:t>
      </w:r>
      <w:r>
        <w:t>Europeiska Union</w:t>
      </w:r>
      <w:r w:rsidR="00BD0BAF">
        <w:t>ens initiativ</w:t>
      </w:r>
      <w:r>
        <w:t xml:space="preserve"> ”The eLea</w:t>
      </w:r>
      <w:r w:rsidR="00322DBF">
        <w:t xml:space="preserve">rning Action Plan” </w:t>
      </w:r>
      <w:r w:rsidR="00322DBF">
        <w:fldChar w:fldCharType="begin"/>
      </w:r>
      <w:r w:rsidR="00692DE8">
        <w:instrText xml:space="preserve"> ADDIN ZOTERO_ITEM CSL_CITATION {"citationID":"E0XGuKx0","properties":{"formattedCitation":"(European Union Reference Laboratories, 2001)","plainCitation":"(European Union Reference Laboratories,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Ltd","URL":"goo.gl/nhn8QH","language":"English","author":[{"family":"European Union Reference Laboratories","given":""}],"issued":{"date-parts":[["2001"]]},"accessed":{"date-parts":[["2018",10,8]]}}}],"schema":"https://github.com/citation-style-language/schema/raw/master/csl-citation.json"} </w:instrText>
      </w:r>
      <w:r w:rsidR="00322DBF">
        <w:fldChar w:fldCharType="separate"/>
      </w:r>
      <w:r w:rsidR="00A72A42">
        <w:rPr>
          <w:noProof/>
        </w:rPr>
        <w:t>(European Union Reference Laboratories, 2001)</w:t>
      </w:r>
      <w:r w:rsidR="00322DBF">
        <w:fldChar w:fldCharType="end"/>
      </w:r>
      <w:r>
        <w:t xml:space="preserve">. </w:t>
      </w:r>
      <w:r w:rsidR="00BD0BAF">
        <w:t>E</w:t>
      </w:r>
      <w:r>
        <w:t xml:space="preserve">-kurser är </w:t>
      </w:r>
      <w:r w:rsidR="00BD0BAF">
        <w:t>vanligtv</w:t>
      </w:r>
      <w:r w:rsidR="00A61540">
        <w:t>is designade av specialiserade e</w:t>
      </w:r>
      <w:r>
        <w:t>-lärande företag (ELF)</w:t>
      </w:r>
      <w:r w:rsidR="00BD0BAF">
        <w:t>,</w:t>
      </w:r>
      <w:r>
        <w:t xml:space="preserve"> </w:t>
      </w:r>
      <w:r w:rsidR="00BD0BAF">
        <w:t>vilka</w:t>
      </w:r>
      <w:r>
        <w:t xml:space="preserve"> anställs av </w:t>
      </w:r>
      <w:r w:rsidR="00BD0BAF">
        <w:t>e</w:t>
      </w:r>
      <w:r w:rsidR="004642EB">
        <w:t xml:space="preserve">-lärande inköpsföretag (EIF) </w:t>
      </w:r>
      <w:r>
        <w:t xml:space="preserve">som </w:t>
      </w:r>
      <w:r w:rsidR="00BD0BAF">
        <w:t>har ett intresse</w:t>
      </w:r>
      <w:r w:rsidR="00960F14">
        <w:t xml:space="preserve"> av</w:t>
      </w:r>
      <w:r>
        <w:t xml:space="preserve"> att </w:t>
      </w:r>
      <w:r w:rsidR="00BD0BAF">
        <w:t>vidare</w:t>
      </w:r>
      <w:r>
        <w:t xml:space="preserve">utbilda sin personal med </w:t>
      </w:r>
      <w:r w:rsidR="004642EB">
        <w:t xml:space="preserve">hjälp </w:t>
      </w:r>
      <w:r>
        <w:t>av</w:t>
      </w:r>
      <w:r w:rsidR="00960F14">
        <w:t xml:space="preserve"> </w:t>
      </w:r>
      <w:r w:rsidR="00BD0BAF">
        <w:t>e</w:t>
      </w:r>
      <w:r w:rsidR="00960F14">
        <w:t>-lärande</w:t>
      </w:r>
      <w:r w:rsidR="00BD0BAF">
        <w:t xml:space="preserve"> som metod</w:t>
      </w:r>
      <w:r>
        <w:t>. Dagens teknik, i form av Learning Manage</w:t>
      </w:r>
      <w:r w:rsidR="006134E3">
        <w:t>ment System och dylikt</w:t>
      </w:r>
      <w:r w:rsidR="00BD0BAF">
        <w:t>, har gjort att e</w:t>
      </w:r>
      <w:r>
        <w:t xml:space="preserve">-lärandet är </w:t>
      </w:r>
      <w:r w:rsidR="00652AE0">
        <w:t>lättare</w:t>
      </w:r>
      <w:r>
        <w:t xml:space="preserve"> </w:t>
      </w:r>
      <w:r w:rsidR="000A6CA9">
        <w:t xml:space="preserve">att </w:t>
      </w:r>
      <w:r>
        <w:t>hantera</w:t>
      </w:r>
      <w:r w:rsidR="00256B80">
        <w:t>.</w:t>
      </w:r>
      <w:r>
        <w:t xml:space="preserve"> </w:t>
      </w:r>
      <w:r w:rsidR="00256B80">
        <w:t xml:space="preserve">Parallellt läggs </w:t>
      </w:r>
      <w:r w:rsidR="00652AE0">
        <w:t xml:space="preserve">mycket </w:t>
      </w:r>
      <w:r>
        <w:t>fokus hos ELF på hur pedagogiken och inneh</w:t>
      </w:r>
      <w:r w:rsidR="007971FB">
        <w:t xml:space="preserve">ållet tillsammans </w:t>
      </w:r>
      <w:r w:rsidR="00256B80">
        <w:t xml:space="preserve">kan </w:t>
      </w:r>
      <w:r w:rsidR="007971FB">
        <w:t xml:space="preserve">resultera </w:t>
      </w:r>
      <w:r>
        <w:t xml:space="preserve">i ett </w:t>
      </w:r>
      <w:r w:rsidR="00256B80">
        <w:t xml:space="preserve">mer </w:t>
      </w:r>
      <w:r>
        <w:t>effektivt lärande.</w:t>
      </w:r>
    </w:p>
    <w:p w14:paraId="5BB8FF23" w14:textId="590E3AFB" w:rsidR="00D45847" w:rsidRDefault="00D45847" w:rsidP="007971FB">
      <w:pPr>
        <w:spacing w:line="480" w:lineRule="auto"/>
        <w:jc w:val="both"/>
      </w:pPr>
    </w:p>
    <w:p w14:paraId="6320D0C2" w14:textId="39ED6C2B" w:rsidR="00D45847" w:rsidRPr="007C474C" w:rsidRDefault="00256B80" w:rsidP="007971FB">
      <w:pPr>
        <w:spacing w:line="480" w:lineRule="auto"/>
        <w:jc w:val="both"/>
        <w:rPr>
          <w:strike/>
        </w:rPr>
      </w:pPr>
      <w:r>
        <w:t>U</w:t>
      </w:r>
      <w:r w:rsidR="00D37BCF">
        <w:t>tvecklings</w:t>
      </w:r>
      <w:r w:rsidR="00A713D9">
        <w:t xml:space="preserve">processen </w:t>
      </w:r>
      <w:r>
        <w:t xml:space="preserve">inom e-kurser </w:t>
      </w:r>
      <w:r w:rsidR="004642EB">
        <w:t>sker</w:t>
      </w:r>
      <w:r w:rsidR="000856E3">
        <w:t xml:space="preserve"> </w:t>
      </w:r>
      <w:r>
        <w:t>vanligtvis</w:t>
      </w:r>
      <w:r w:rsidR="004642EB">
        <w:t xml:space="preserve"> i </w:t>
      </w:r>
      <w:r w:rsidR="000856E3">
        <w:t>flera olika stadier</w:t>
      </w:r>
      <w:r>
        <w:t xml:space="preserve">. </w:t>
      </w:r>
      <w:r w:rsidR="000856E3">
        <w:t xml:space="preserve">Designprocessen </w:t>
      </w:r>
      <w:r w:rsidR="00B06ECC">
        <w:t xml:space="preserve">börjar </w:t>
      </w:r>
      <w:r w:rsidR="000856E3">
        <w:t xml:space="preserve">vanligen </w:t>
      </w:r>
      <w:r w:rsidR="004642EB">
        <w:t>med</w:t>
      </w:r>
      <w:r w:rsidR="00640B24">
        <w:t xml:space="preserve"> att </w:t>
      </w:r>
      <w:r>
        <w:t>ELF skapa</w:t>
      </w:r>
      <w:r w:rsidR="001F29F6">
        <w:t>r</w:t>
      </w:r>
      <w:r>
        <w:t xml:space="preserve"> en </w:t>
      </w:r>
      <w:r w:rsidR="00640B24">
        <w:t>förståelse för EIF</w:t>
      </w:r>
      <w:r w:rsidR="00C51B02">
        <w:t>’</w:t>
      </w:r>
      <w:r w:rsidR="00305460">
        <w:t>s mål med kursen, budget- och tidsbegränsningar,</w:t>
      </w:r>
      <w:r w:rsidR="00840367">
        <w:t xml:space="preserve"> kursens åhörare,</w:t>
      </w:r>
      <w:r w:rsidR="00305460">
        <w:t xml:space="preserve"> och </w:t>
      </w:r>
      <w:r w:rsidR="00850895">
        <w:t>underliggand</w:t>
      </w:r>
      <w:r w:rsidR="00D43E6B">
        <w:t xml:space="preserve">e </w:t>
      </w:r>
      <w:r w:rsidR="005E7AB1">
        <w:t xml:space="preserve">material. </w:t>
      </w:r>
      <w:r>
        <w:t>Därefter formulerar</w:t>
      </w:r>
      <w:r w:rsidR="00840367">
        <w:t xml:space="preserve"> </w:t>
      </w:r>
      <w:r>
        <w:t>ELF ett</w:t>
      </w:r>
      <w:r w:rsidR="00D43E6B">
        <w:t xml:space="preserve"> </w:t>
      </w:r>
      <w:r w:rsidR="0061770F">
        <w:t xml:space="preserve">utkast </w:t>
      </w:r>
      <w:r w:rsidR="00D43E6B">
        <w:t>på</w:t>
      </w:r>
      <w:r w:rsidR="00D43553">
        <w:t xml:space="preserve"> </w:t>
      </w:r>
      <w:r w:rsidR="00D43E6B">
        <w:t>ett</w:t>
      </w:r>
      <w:r w:rsidR="00850895">
        <w:t xml:space="preserve"> koncept</w:t>
      </w:r>
      <w:r w:rsidR="0009439E">
        <w:t xml:space="preserve"> </w:t>
      </w:r>
      <w:r w:rsidR="00850895">
        <w:t xml:space="preserve">som beskriver </w:t>
      </w:r>
      <w:r>
        <w:t xml:space="preserve">olika kursaspekter, </w:t>
      </w:r>
      <w:r w:rsidR="005E7AB1">
        <w:t>t</w:t>
      </w:r>
      <w:r w:rsidR="00AC7B85">
        <w:t>ill exempel</w:t>
      </w:r>
      <w:r w:rsidR="005E7AB1">
        <w:t xml:space="preserve"> </w:t>
      </w:r>
      <w:r w:rsidR="00D37BCF">
        <w:t>sekvens av informationsflöde,</w:t>
      </w:r>
      <w:r w:rsidR="0061770F">
        <w:t xml:space="preserve"> </w:t>
      </w:r>
      <w:r w:rsidR="005E7AB1">
        <w:t>tex</w:t>
      </w:r>
      <w:r>
        <w:t>t-, visuella-</w:t>
      </w:r>
      <w:r w:rsidR="001E3C88">
        <w:t xml:space="preserve"> och audioelement</w:t>
      </w:r>
      <w:r w:rsidR="0061770F">
        <w:t xml:space="preserve">, </w:t>
      </w:r>
      <w:r>
        <w:t>samt</w:t>
      </w:r>
      <w:r w:rsidR="005E7AB1">
        <w:t xml:space="preserve"> inlärningsmål. </w:t>
      </w:r>
      <w:r w:rsidR="00BD39C4">
        <w:t>Detta koncept</w:t>
      </w:r>
      <w:r w:rsidR="001B62E1">
        <w:t xml:space="preserve"> </w:t>
      </w:r>
      <w:r w:rsidR="00274813">
        <w:t>har även som mål att</w:t>
      </w:r>
      <w:r w:rsidR="00840367">
        <w:t xml:space="preserve">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w:t>
      </w:r>
      <w:r w:rsidR="00274813">
        <w:t>a</w:t>
      </w:r>
      <w:r w:rsidR="001E3C88">
        <w:t xml:space="preserve"> modell</w:t>
      </w:r>
      <w:r w:rsidR="00274813">
        <w:t>er</w:t>
      </w:r>
      <w:r w:rsidR="00840367">
        <w:t xml:space="preserve">. </w:t>
      </w:r>
      <w:r w:rsidR="006B0EE1">
        <w:t>E-kursens koncept</w:t>
      </w:r>
      <w:r w:rsidR="00DB4ED3">
        <w:t xml:space="preserve"> </w:t>
      </w:r>
      <w:r w:rsidR="00850895">
        <w:t>bearbetas</w:t>
      </w:r>
      <w:r w:rsidR="0009439E">
        <w:t xml:space="preserve"> </w:t>
      </w:r>
      <w:r w:rsidR="00274813">
        <w:t xml:space="preserve">oftast </w:t>
      </w:r>
      <w:r w:rsidR="0009439E">
        <w:t>iterativt</w:t>
      </w:r>
      <w:r w:rsidR="00850895">
        <w:t xml:space="preserve"> </w:t>
      </w:r>
      <w:r w:rsidR="00DB4ED3">
        <w:t>med flera</w:t>
      </w:r>
      <w:r w:rsidR="00C51B02">
        <w:t xml:space="preserve"> rundo</w:t>
      </w:r>
      <w:r w:rsidR="00DB4ED3">
        <w:t xml:space="preserve">r av utveckling </w:t>
      </w:r>
      <w:r w:rsidR="00DB4ED3">
        <w:lastRenderedPageBreak/>
        <w:t xml:space="preserve">och recension </w:t>
      </w:r>
      <w:r w:rsidR="000A6CA9">
        <w:t>av</w:t>
      </w:r>
      <w:r w:rsidR="007C474C">
        <w:t xml:space="preserve"> ELF </w:t>
      </w:r>
      <w:r w:rsidR="000A6CA9">
        <w:t>tillsammans med</w:t>
      </w:r>
      <w:r w:rsidR="007C474C">
        <w:t xml:space="preserve"> </w:t>
      </w:r>
      <w:r w:rsidR="00CF0B56">
        <w:t>ämnesexperter</w:t>
      </w:r>
      <w:r w:rsidR="00DB4ED3">
        <w:t xml:space="preserve"> </w:t>
      </w:r>
      <w:r w:rsidR="00CA592B">
        <w:t xml:space="preserve">(s.k. </w:t>
      </w:r>
      <w:proofErr w:type="spellStart"/>
      <w:r w:rsidR="00CA592B">
        <w:t>Subject</w:t>
      </w:r>
      <w:proofErr w:type="spellEnd"/>
      <w:r w:rsidR="00CA592B">
        <w:t xml:space="preserve"> </w:t>
      </w:r>
      <w:proofErr w:type="spellStart"/>
      <w:r w:rsidR="00CA592B">
        <w:t>Matter</w:t>
      </w:r>
      <w:proofErr w:type="spellEnd"/>
      <w:r w:rsidR="00CA592B">
        <w:t xml:space="preserve"> Expert) </w:t>
      </w:r>
      <w:r w:rsidR="00DB4ED3">
        <w:t xml:space="preserve">hos EIF innan en prototyp 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r w:rsidR="009A0DB5">
        <w:t xml:space="preserve"> sker</w:t>
      </w:r>
      <w:r w:rsidR="00D37BCF">
        <w:t>.</w:t>
      </w:r>
    </w:p>
    <w:p w14:paraId="7CF583A8" w14:textId="77777777" w:rsidR="00D45847" w:rsidRDefault="00D45847" w:rsidP="00CA1731">
      <w:pPr>
        <w:spacing w:line="480" w:lineRule="auto"/>
        <w:jc w:val="both"/>
      </w:pPr>
    </w:p>
    <w:p w14:paraId="0514F12A" w14:textId="41ADCC40" w:rsidR="00C77690" w:rsidRPr="00BD0374" w:rsidRDefault="00C77690" w:rsidP="00C77690">
      <w:pPr>
        <w:spacing w:line="480" w:lineRule="auto"/>
        <w:rPr>
          <w:b/>
          <w:sz w:val="24"/>
          <w:szCs w:val="24"/>
        </w:rPr>
      </w:pPr>
      <w:r w:rsidRPr="00BD0374">
        <w:rPr>
          <w:b/>
          <w:sz w:val="24"/>
          <w:szCs w:val="24"/>
        </w:rPr>
        <w:t>Pedagogiska perspektiv och modeller för lärande</w:t>
      </w:r>
    </w:p>
    <w:p w14:paraId="682F2A56" w14:textId="323DEF42" w:rsidR="004A54DB" w:rsidRDefault="00840367" w:rsidP="004A54DB">
      <w:pPr>
        <w:spacing w:line="480" w:lineRule="auto"/>
        <w:jc w:val="both"/>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w:t>
      </w:r>
      <w:r w:rsidR="00866F2D">
        <w:rPr>
          <w:bCs/>
        </w:rPr>
        <w:t>t</w:t>
      </w:r>
      <w:r w:rsidR="007C1638">
        <w:rPr>
          <w:bCs/>
        </w:rPr>
        <w:t xml:space="preserve"> lärande för studenterna.</w:t>
      </w:r>
      <w:r w:rsidR="0062005C">
        <w:rPr>
          <w:bCs/>
        </w:rPr>
        <w:t xml:space="preserve"> </w:t>
      </w:r>
      <w:r w:rsidR="00EA3071">
        <w:t xml:space="preserve">Pedagogiska modeller kan beskrivas som kognitiva modeller eller teoretiska strukturer. De härleder från inlärningsteorier och möjliggör genomförandet av specifika instruktioner- och inlärningsstrategier </w:t>
      </w:r>
      <w:r w:rsidR="00EA3071">
        <w:fldChar w:fldCharType="begin"/>
      </w:r>
      <w:r w:rsidR="004D2145">
        <w:instrText xml:space="preserve"> ADDIN ZOTERO_ITEM CSL_CITATION {"citationID":"lne63j6q","properties":{"formattedCitation":"(Gr\\uc0\\u225{}inne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EA3071">
        <w:fldChar w:fldCharType="separate"/>
      </w:r>
      <w:r w:rsidR="00EA3071">
        <w:rPr>
          <w:rFonts w:cs="Times New Roman"/>
          <w:szCs w:val="24"/>
        </w:rPr>
        <w:t>(</w:t>
      </w:r>
      <w:r w:rsidR="00EA3071" w:rsidRPr="00A72A42">
        <w:rPr>
          <w:rFonts w:cs="Times New Roman"/>
          <w:szCs w:val="24"/>
        </w:rPr>
        <w:t>Conole, 2010)</w:t>
      </w:r>
      <w:r w:rsidR="00EA3071">
        <w:fldChar w:fldCharType="end"/>
      </w:r>
      <w:r w:rsidR="00EA3071">
        <w:t xml:space="preserve">. </w:t>
      </w:r>
      <w:r w:rsidR="000B42FE">
        <w:t>Lärometoderna grundar sig</w:t>
      </w:r>
      <w:r w:rsidR="009A0DB5">
        <w:t xml:space="preserve"> ofta i pedagogiska modeller</w:t>
      </w:r>
      <w:r w:rsidR="000A6CA9">
        <w:t xml:space="preserve"> och</w:t>
      </w:r>
      <w:r w:rsidR="00F24A19">
        <w:t xml:space="preserve"> </w:t>
      </w:r>
      <w:r w:rsidR="004A5707">
        <w:t xml:space="preserve">etableras i </w:t>
      </w:r>
      <w:r w:rsidR="00E040F7">
        <w:t xml:space="preserve">många </w:t>
      </w:r>
      <w:r w:rsidR="00B467DC">
        <w:t xml:space="preserve">fall </w:t>
      </w:r>
      <w:r w:rsidR="003F797E">
        <w:t>i</w:t>
      </w:r>
      <w:r w:rsidR="00850895">
        <w:t xml:space="preserve">genom testning </w:t>
      </w:r>
      <w:r w:rsidR="00ED6786">
        <w:t>och validering med stöd i</w:t>
      </w:r>
      <w:r w:rsidR="00850895">
        <w:t xml:space="preserve"> undervisning</w:t>
      </w:r>
      <w:r w:rsidR="00010A04">
        <w:t xml:space="preserve"> av studenter</w:t>
      </w:r>
      <w:r w:rsidR="00674E90">
        <w:t xml:space="preserve"> </w:t>
      </w:r>
      <w:r w:rsidR="00674E90" w:rsidRPr="0032261D">
        <w:fldChar w:fldCharType="begin"/>
      </w:r>
      <w:r w:rsidR="00C91F45">
        <w:instrText xml:space="preserve"> ADDIN ZOTERO_ITEM CSL_CITATION {"citationID":"7qQSqxPJ","properties":{"formattedCitation":"\\uldash{(de Jong, Verstegen, Tan, &amp; O\\uc0\\u8217{}Connor, 2013; Khalil &amp; Elkhider, 2016; Moraros, Islam, Yu, Banow, &amp; Schindelka, 2015)}","plainCitation":"(de Jong, Verstegen, Tan, &amp; O’Connor, 2013; Khalil &amp; Elkhider, 2016; Moraros, Islam, Yu, Banow, &amp; Schindelka, 2015)","dontUpdate":true,"noteIndex":0},"citationItems":[{"id":102,"uris":["http://zotero.org/users/local/QsygNxKM/items/GTZH7WZH"],"uri":["http://zotero.org/users/local/QsygNxKM/items/GTZH7WZH"],"itemData":{"id":102,"type":"article-journal","title":"A comparison of classroom and online asynchronous problem-based learning for students undertaking statistics training as part of a Public Health Masters degree","container-title":"Advances in Health Sciences Education: Theory and Practice","page":"245-264","volume":"18","issue":"2","source":"PubMed","abstract":"This case-study compared traditional, face-to-face classroom-based teaching with asynchronous online learning and teaching methods in two sets of students undertaking a problem-based learning module in the multilevel and exploratory factor analysis of longitudinal data as part of a Masters degree in Public Health at Maastricht University. Students were allocated to one of the two study variants on the basis of their enrolment status as full-time or part-time students. Full-time students (n = 11) followed the classroom-based variant and part-time students (n = 12) followed the online asynchronous variant which included video recorded lectures and a series of asynchronous online group or individual SPSS activities with synchronous tutor feedback. A validated student motivation questionnaire was administered to both groups of students at the start of the study and a second questionnaire was administered at the end of the module. This elicited data about student satisfaction with the module content, teaching and learning methods, and tutor feedback. The module coordinator and problem-based learning tutor were also interviewed about their experience of delivering the experimental online variant and asked to evaluate its success in relation to student attainment of the module's learning outcomes. Student examination results were also compared between the two groups. Asynchronous online teaching and learning methods proved to be an acceptable alternative to classroom-based teaching for both students and staff. Educational outcomes were similar for both groups, but importantly, there was no evidence that the asynchronous online delivery of module content disadvantaged part-time students in comparison to their full-time counterparts.","DOI":"10.1007/s10459-012-9368-x","ISSN":"1573-1677","note":"PMID: 22477027\nPMCID: PMC3622737","journalAbbreviation":"Adv Health Sci Educ Theory Pract","language":"eng","author":[{"family":"Jong","given":"N.","non-dropping-particle":"de"},{"family":"Verstegen","given":"D. M. L."},{"family":"Tan","given":"F. E. S."},{"family":"O'Connor","given":"S. J."}],"issued":{"date-parts":[["2013",5]]}}},{"id":105,"uris":["http://zotero.org/users/local/QsygNxKM/items/ZNKI8357"],"uri":["http://zotero.org/users/local/QsygNxKM/items/ZNKI8357"],"itemData":{"id":105,"type":"article-journal","title":"Applying learning theories and instructional design models for effective instruction | Advances in Physiology Education","URL":"https://www.physiology.org/doi/full/10.1152/advan.00138.2015?fbclid=IwAR2VUc3Gv25kiYfwDlXq6b567ZN4VFci6CP6cE5Y5EQw2yzmy5U5T-zGffU&amp;","author":[{"family":"Khalil","given":"Mohammed K."},{"family":"Elkhider","given":"Ihsan A."}],"issued":{"date-parts":[["2016",1,25]]},"accessed":{"date-parts":[["2018",11,22]]}}},{"id":99,"uris":["http://zotero.org/users/local/QsygNxKM/items/XJV8RAJ8"],"uri":["http://zotero.org/users/local/QsygNxKM/items/XJV8RAJ8"],"itemData":{"id":99,"type":"article-journal","title":"Flipping for success: evaluating the effectiveness of a novel teaching approach in a graduate level setting","container-title":"BMC Medical Education","volume":"15","source":"PubMed Central","abstract":"Background\nFlipped Classroom is a model that’s quickly gaining recognition as a novel teaching approach among health science curricula. The purpose of this study was four-fold and aimed to compare Flipped Classroom effectiveness ratings with: 1) student socio-demographic characteristics, 2) student final grades, 3) student overall course satisfaction, and 4) course pre-Flipped Classroom effectiveness ratings.\n\nMethods\nThe participants in the study consisted of 67 Masters-level graduate students in an introductory epidemiology class. Data was collected from students who completed surveys during three time points (beginning, middle and end) in each term. The Flipped Classroom was employed for the academic year 2012–2013 (two terms) using both pre-class activities and in-class activities.\n\nResults\nAmong the 67 Masters-level graduate students, 80% found the Flipped Classroom model to be either somewhat effective or very effective (M = 4.1/5.0). International students rated the Flipped Classroom to be significantly more effective when compared to North American students (X2 = 11.35, p &lt; 0.05). Students’ perceived effectiveness of the Flipped Classroom had no significant association to their academic performance in the course as measured by their final grades (rs = 0.70). However, students who found the Flipped Classroom to be effective were also more likely to be satisfied with their course experience. Additionally, it was found that the SEEQ variable scores for students enrolled in the Flipped Classroom were significantly higher than the ones for students enrolled prior to the implementation of the Flipped Classroom (p = 0.003).\n\nConclusions\nOverall, the format of the Flipped Classroom provided more opportunities for students to engage in critical thinking, independently facilitate their own learning, and more effectively interact with and learn from their peers. Additionally, the instructor was given more flexibility to cover a wider range and depth of material, provide in-class applied learning opportunities based on problem-solving activities and offer timely feedback/guidance to students. Yet in our study, this teaching style had its fair share of challenges, which were largely dependent on the use and management of technology. Despite these challenges, the Flipped Classroom proved to be a novel and effective teaching approach at the graduate level setting.","URL":"https://www.ncbi.nlm.nih.gov/pmc/articles/PMC4363198/","DOI":"10.1186/s12909-015-0317-2","ISSN":"1472-6920","note":"PMID: 25884508\nPMCID: PMC4363198","shortTitle":"Flipping for success","journalAbbreviation":"BMC Med Educ","author":[{"family":"Moraros","given":"John"},{"family":"Islam","given":"Adiba"},{"family":"Yu","given":"Stan"},{"family":"Banow","given":"Ryan"},{"family":"Schindelka","given":"Barbara"}],"issued":{"date-parts":[["2015",2,28]]},"accessed":{"date-parts":[["2018",11,22]]}}}],"schema":"https://github.com/citation-style-language/schema/raw/master/csl-citation.json"} </w:instrText>
      </w:r>
      <w:r w:rsidR="00674E90" w:rsidRPr="0032261D">
        <w:fldChar w:fldCharType="separate"/>
      </w:r>
      <w:r w:rsidR="0098789C">
        <w:t xml:space="preserve">(de Jong, </w:t>
      </w:r>
      <w:r w:rsidR="0032261D">
        <w:t>et.al.</w:t>
      </w:r>
      <w:r w:rsidR="0098789C">
        <w:t xml:space="preserve">, </w:t>
      </w:r>
      <w:r w:rsidR="006A5D72" w:rsidRPr="0032261D">
        <w:t xml:space="preserve">2013; Khalil &amp; Elkhider, 2016; Moraros, </w:t>
      </w:r>
      <w:r w:rsidR="0032261D" w:rsidRPr="0032261D">
        <w:t>et.al.</w:t>
      </w:r>
      <w:r w:rsidR="006A5D72" w:rsidRPr="0032261D">
        <w:t>, 2015)</w:t>
      </w:r>
      <w:r w:rsidR="00674E90" w:rsidRPr="0032261D">
        <w:fldChar w:fldCharType="end"/>
      </w:r>
      <w:r w:rsidR="00010A04" w:rsidRPr="0032261D">
        <w:t>.</w:t>
      </w:r>
      <w:r w:rsidR="00010A04">
        <w:t xml:space="preserve"> </w:t>
      </w:r>
      <w:r w:rsidR="00897EA6">
        <w:t xml:space="preserve">Nya lärometoder utvärderas genom att jämföra inlärningen hos studenter som exponerats för lärometoden mot en kontrollgrupp. </w:t>
      </w:r>
      <w:r w:rsidR="004A5707">
        <w:t>E</w:t>
      </w:r>
      <w:r w:rsidR="00850895">
        <w:t>tt exempel</w:t>
      </w:r>
      <w:r w:rsidR="006725C3">
        <w:t xml:space="preserve"> på en lärometod som har visat sig </w:t>
      </w:r>
      <w:r w:rsidR="007C1638">
        <w:t xml:space="preserve">förbättra minnesåterkallelsen </w:t>
      </w:r>
      <w:r w:rsidR="000B4763">
        <w:t>för studenterna är scenario</w:t>
      </w:r>
      <w:r w:rsidR="00850895">
        <w:t>baserad e-lärande</w:t>
      </w:r>
      <w:r w:rsidR="000B4763">
        <w:t xml:space="preserve">, vilket </w:t>
      </w:r>
      <w:r w:rsidR="00897EA6">
        <w:t>försätter</w:t>
      </w:r>
      <w:r w:rsidR="000B4763">
        <w:t xml:space="preserve"> studenten</w:t>
      </w:r>
      <w:r w:rsidR="00850895">
        <w:t xml:space="preserve"> i olika situationer eller händelser för att göra lärandet </w:t>
      </w:r>
      <w:r w:rsidR="000B4763">
        <w:t xml:space="preserve">mer </w:t>
      </w:r>
      <w:r w:rsidR="00850895">
        <w:t>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w:t>
      </w:r>
      <w:r w:rsidR="000B4763">
        <w:t xml:space="preserve">lyckats motivera studenten </w:t>
      </w:r>
      <w:r w:rsidR="00850895">
        <w:t>att fortsätta lära sig</w:t>
      </w:r>
      <w:r w:rsidR="000B4763">
        <w:t>,</w:t>
      </w:r>
      <w:r w:rsidR="00850895">
        <w:t xml:space="preserve"> </w:t>
      </w:r>
      <w:r w:rsidR="006725C3">
        <w:t>genom att</w:t>
      </w:r>
      <w:r w:rsidR="00640B24">
        <w:t xml:space="preserve"> skapa</w:t>
      </w:r>
      <w:r w:rsidR="00850895">
        <w:t xml:space="preserve"> en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r w:rsidR="00850895">
        <w:t xml:space="preserve">Det finns </w:t>
      </w:r>
      <w:r w:rsidR="009D7B5B">
        <w:t xml:space="preserve">ett flertal </w:t>
      </w:r>
      <w:r w:rsidR="00850895">
        <w:t xml:space="preserve">pedagogiska modeller som används inom e-lärandet och hjälper ELF att utnyttja sina kunskaper och redskap </w:t>
      </w:r>
      <w:r w:rsidR="000B4763">
        <w:t>i syfte</w:t>
      </w:r>
      <w:r w:rsidR="00850895">
        <w:t xml:space="preserve"> att främja </w:t>
      </w:r>
      <w:r w:rsidR="00EA5670">
        <w:t xml:space="preserve">ett </w:t>
      </w:r>
      <w:r w:rsidR="00850895">
        <w:t>meningsfull</w:t>
      </w:r>
      <w:r w:rsidR="000B4763">
        <w:t>t</w:t>
      </w:r>
      <w:r w:rsidR="00147B30">
        <w:t xml:space="preserve"> 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rsidR="00850895">
        <w:t xml:space="preserve">. </w:t>
      </w:r>
      <w:r w:rsidR="00D74144">
        <w:t xml:space="preserve">I ELF </w:t>
      </w:r>
      <w:r w:rsidR="00EA5670">
        <w:t>är</w:t>
      </w:r>
      <w:r w:rsidR="00D74144">
        <w:t xml:space="preserve"> p</w:t>
      </w:r>
      <w:r w:rsidR="00850895">
        <w:t xml:space="preserve">edagogiska modeller användbara </w:t>
      </w:r>
      <w:r w:rsidR="00063F85">
        <w:t>eftersom de</w:t>
      </w:r>
      <w:r w:rsidR="00850895">
        <w:t xml:space="preserve"> </w:t>
      </w:r>
      <w:r w:rsidR="000B4763">
        <w:t xml:space="preserve">både </w:t>
      </w:r>
      <w:r w:rsidR="00850895">
        <w:t>strukturera</w:t>
      </w:r>
      <w:r w:rsidR="00063F85">
        <w:t>r</w:t>
      </w:r>
      <w:r w:rsidR="00850895">
        <w:t xml:space="preserve"> kursinnehållet och </w:t>
      </w:r>
      <w:r w:rsidR="00384E49">
        <w:t xml:space="preserve">bidrar </w:t>
      </w:r>
      <w:r w:rsidR="000B4763">
        <w:t xml:space="preserve">till </w:t>
      </w:r>
      <w:r w:rsidR="00384E49">
        <w:t xml:space="preserve">att studenten utbildar sig efter </w:t>
      </w:r>
      <w:r w:rsidR="00866F2D">
        <w:t xml:space="preserve">sin </w:t>
      </w:r>
      <w:r w:rsidR="00384E49">
        <w:t xml:space="preserve">kognitiva </w:t>
      </w:r>
      <w:r w:rsidR="00897EA6">
        <w:t>förmåga</w:t>
      </w:r>
      <w:r w:rsidR="00384E49">
        <w:t xml:space="preserve">. </w:t>
      </w:r>
      <w:r w:rsidR="00850895">
        <w:t>Det har uppvisat</w:t>
      </w:r>
      <w:r w:rsidR="0074784D">
        <w:t>s</w:t>
      </w:r>
      <w:r w:rsidR="00850895">
        <w:t xml:space="preserve"> att majoriteten av e-kurser </w:t>
      </w:r>
      <w:r w:rsidR="00C11C02">
        <w:t>inte</w:t>
      </w:r>
      <w:r w:rsidR="00C91F45">
        <w:t xml:space="preserve"> bygger</w:t>
      </w:r>
      <w:r w:rsidR="00C11C02">
        <w:t xml:space="preserve"> på en antagen pedagogik</w:t>
      </w:r>
      <w:r w:rsidR="000B4763">
        <w:t xml:space="preserve"> och</w:t>
      </w:r>
      <w:r w:rsidR="00850895">
        <w:t xml:space="preserve"> därmed </w:t>
      </w:r>
      <w:r w:rsidR="000B4763">
        <w:t xml:space="preserve">har </w:t>
      </w:r>
      <w:r w:rsidR="00850895">
        <w:t>orsakat grova brister i lär</w:t>
      </w:r>
      <w:r w:rsidR="00335B04">
        <w:t xml:space="preserve">andestrategier, kursinnehållet, delkursens tid och takt, gränssnittdesign, och uppnåendet av </w:t>
      </w:r>
      <w:r w:rsidR="000B4763">
        <w:t>tillfredsställande</w:t>
      </w:r>
      <w:r w:rsidR="000E3571">
        <w:t xml:space="preserve"> student</w:t>
      </w:r>
      <w:r w:rsidR="00335B04">
        <w:t xml:space="preserve">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763">
        <w:t>I och med detta kan implementeringen</w:t>
      </w:r>
      <w:r w:rsidR="000B42FE">
        <w:t xml:space="preserve"> av en pedagogisk modell i ett ELF ge en stark utveckling och förbättr</w:t>
      </w:r>
      <w:r w:rsidR="00897EA6">
        <w:t>ad</w:t>
      </w:r>
      <w:r w:rsidR="000B42FE">
        <w:t xml:space="preserve"> </w:t>
      </w:r>
      <w:r w:rsidR="0074784D">
        <w:t>kvalitet av</w:t>
      </w:r>
      <w:r w:rsidR="000B42FE">
        <w:t xml:space="preserve"> ELF’s framtida e-kurser.</w:t>
      </w:r>
    </w:p>
    <w:p w14:paraId="1DA3B1A4" w14:textId="77777777" w:rsidR="004A54DB" w:rsidRDefault="004A54DB" w:rsidP="004A54DB">
      <w:pPr>
        <w:spacing w:line="480" w:lineRule="auto"/>
        <w:jc w:val="both"/>
      </w:pPr>
    </w:p>
    <w:p w14:paraId="3C978851" w14:textId="77777777" w:rsidR="004A54DB" w:rsidRDefault="00041127" w:rsidP="004A54DB">
      <w:pPr>
        <w:spacing w:line="480" w:lineRule="auto"/>
        <w:jc w:val="both"/>
      </w:pPr>
      <w:r>
        <w:t>Enligt vissa ramverk, delas pedagogik upp i ett flertal olika perspektiv där varje perspektiv inkluderar flera pedagogiska modeller.</w:t>
      </w:r>
      <w:r w:rsidR="000132C0" w:rsidRPr="00EF5A81">
        <w:t xml:space="preserve"> </w:t>
      </w:r>
      <w:r w:rsidR="00850895" w:rsidRPr="00EF5A81">
        <w:t>D</w:t>
      </w:r>
      <w:r w:rsidR="00D64060" w:rsidRPr="00EF5A81">
        <w:t>e</w:t>
      </w:r>
      <w:r w:rsidR="000B4763" w:rsidRPr="00EF5A81">
        <w:t xml:space="preserve"> </w:t>
      </w:r>
      <w:r w:rsidR="00850895" w:rsidRPr="00EF5A81">
        <w:t>pedagogiska perspektiven</w:t>
      </w:r>
      <w:r w:rsidR="00746296" w:rsidRPr="00EF5A81">
        <w:t>:</w:t>
      </w:r>
      <w:r w:rsidR="008C6C9D" w:rsidRPr="00EF5A81">
        <w:t xml:space="preserve"> </w:t>
      </w:r>
      <w:r w:rsidR="0062005C" w:rsidRPr="00EF5A81">
        <w:t>Associativ</w:t>
      </w:r>
      <w:r w:rsidR="007B6EFB" w:rsidRPr="00EF5A81">
        <w:t xml:space="preserve"> (</w:t>
      </w:r>
      <w:r w:rsidR="00EF5A81" w:rsidRPr="00EF5A81">
        <w:rPr>
          <w:rFonts w:cs="Times New Roman"/>
          <w:bCs/>
          <w:color w:val="000000"/>
        </w:rPr>
        <w:t>Associative)</w:t>
      </w:r>
      <w:r w:rsidR="00EF5A81" w:rsidRPr="00EF5A81">
        <w:rPr>
          <w:rFonts w:ascii="Times Roman" w:hAnsi="Times Roman" w:cs="Times Roman"/>
          <w:color w:val="000000"/>
        </w:rPr>
        <w:t xml:space="preserve">, </w:t>
      </w:r>
      <w:r w:rsidR="00EF5A81" w:rsidRPr="00EF5A81">
        <w:t xml:space="preserve">Kognitiv </w:t>
      </w:r>
      <w:r w:rsidR="00EF5A81" w:rsidRPr="00EF5A81">
        <w:lastRenderedPageBreak/>
        <w:t>(</w:t>
      </w:r>
      <w:proofErr w:type="spellStart"/>
      <w:r w:rsidR="00EF5A81" w:rsidRPr="00EF5A81">
        <w:t>Cogni</w:t>
      </w:r>
      <w:r w:rsidR="007B6EFB" w:rsidRPr="00EF5A81">
        <w:t>tive</w:t>
      </w:r>
      <w:proofErr w:type="spellEnd"/>
      <w:r w:rsidR="007B6EFB" w:rsidRPr="00EF5A81">
        <w:t>)</w:t>
      </w:r>
      <w:r w:rsidR="0062005C" w:rsidRPr="00EF5A81">
        <w:t xml:space="preserve"> och S</w:t>
      </w:r>
      <w:r w:rsidR="000413AA" w:rsidRPr="00EF5A81">
        <w:t>ociokulturellt</w:t>
      </w:r>
      <w:r w:rsidR="00EF5A81" w:rsidRPr="00EF5A81">
        <w:t xml:space="preserve"> (</w:t>
      </w:r>
      <w:proofErr w:type="spellStart"/>
      <w:r w:rsidR="00EF5A81" w:rsidRPr="00EF5A81">
        <w:t>S</w:t>
      </w:r>
      <w:r w:rsidR="007B6EFB" w:rsidRPr="00EF5A81">
        <w:t>ituative</w:t>
      </w:r>
      <w:proofErr w:type="spellEnd"/>
      <w:r w:rsidR="007B6EFB" w:rsidRPr="00EF5A81">
        <w:t>)</w:t>
      </w:r>
      <w:r w:rsidR="00746296" w:rsidRPr="00EF5A81">
        <w:t>,</w:t>
      </w:r>
      <w:r w:rsidR="001F6610" w:rsidRPr="00EF5A81">
        <w:t xml:space="preserve"> </w:t>
      </w:r>
      <w:r w:rsidR="008C6C9D" w:rsidRPr="00EF5A81">
        <w:t>är</w:t>
      </w:r>
      <w:r w:rsidR="00850895" w:rsidRPr="00EF5A81">
        <w:t xml:space="preserve"> </w:t>
      </w:r>
      <w:r w:rsidR="000B4763" w:rsidRPr="00EF5A81">
        <w:t xml:space="preserve">alla </w:t>
      </w:r>
      <w:r w:rsidR="00850895" w:rsidRPr="00EF5A81">
        <w:t>form</w:t>
      </w:r>
      <w:r w:rsidR="000413AA" w:rsidRPr="00EF5A81">
        <w:t>er</w:t>
      </w:r>
      <w:r w:rsidR="00850895" w:rsidRPr="00EF5A81">
        <w:t xml:space="preserve"> av tillvägagångssätt </w:t>
      </w:r>
      <w:r>
        <w:t xml:space="preserve">inom lärande </w:t>
      </w:r>
      <w:r w:rsidR="00EF5A81" w:rsidRPr="00EF5A81">
        <w:fldChar w:fldCharType="begin"/>
      </w:r>
      <w:r w:rsidR="00C91F45">
        <w:instrText xml:space="preserve"> ADDIN ZOTERO_ITEM CSL_CITATION {"citationID":"R7nxKu1w","properties":{"formattedCitation":"(Gr\\uc0\\u225{}inne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EF5A81" w:rsidRPr="00EF5A81">
        <w:fldChar w:fldCharType="separate"/>
      </w:r>
      <w:r w:rsidR="00CA033B">
        <w:rPr>
          <w:rFonts w:cs="Times New Roman"/>
          <w:szCs w:val="24"/>
        </w:rPr>
        <w:t>(</w:t>
      </w:r>
      <w:proofErr w:type="spellStart"/>
      <w:r w:rsidR="004D2145" w:rsidRPr="004D2145">
        <w:rPr>
          <w:rFonts w:cs="Times New Roman"/>
          <w:szCs w:val="24"/>
        </w:rPr>
        <w:t>Conole</w:t>
      </w:r>
      <w:proofErr w:type="spellEnd"/>
      <w:r w:rsidR="004D2145" w:rsidRPr="004D2145">
        <w:rPr>
          <w:rFonts w:cs="Times New Roman"/>
          <w:szCs w:val="24"/>
        </w:rPr>
        <w:t xml:space="preserve">, 2010; </w:t>
      </w:r>
      <w:proofErr w:type="spellStart"/>
      <w:r w:rsidR="004D2145" w:rsidRPr="004D2145">
        <w:rPr>
          <w:rFonts w:cs="Times New Roman"/>
          <w:szCs w:val="24"/>
        </w:rPr>
        <w:t>Mayes</w:t>
      </w:r>
      <w:proofErr w:type="spellEnd"/>
      <w:r w:rsidR="004D2145" w:rsidRPr="004D2145">
        <w:rPr>
          <w:rFonts w:cs="Times New Roman"/>
          <w:szCs w:val="24"/>
        </w:rPr>
        <w:t xml:space="preserve"> &amp; de </w:t>
      </w:r>
      <w:proofErr w:type="spellStart"/>
      <w:r w:rsidR="004D2145" w:rsidRPr="004D2145">
        <w:rPr>
          <w:rFonts w:cs="Times New Roman"/>
          <w:szCs w:val="24"/>
        </w:rPr>
        <w:t>Freitas</w:t>
      </w:r>
      <w:proofErr w:type="spellEnd"/>
      <w:r w:rsidR="004D2145" w:rsidRPr="004D2145">
        <w:rPr>
          <w:rFonts w:cs="Times New Roman"/>
          <w:szCs w:val="24"/>
        </w:rPr>
        <w:t>, 2004)</w:t>
      </w:r>
      <w:r w:rsidR="00EF5A81" w:rsidRPr="00EF5A81">
        <w:fldChar w:fldCharType="end"/>
      </w:r>
      <w:r w:rsidR="000B4763" w:rsidRPr="00EF5A81">
        <w:t>.</w:t>
      </w:r>
      <w:r w:rsidR="000132C0" w:rsidRPr="00EF5A81">
        <w:t xml:space="preserve"> </w:t>
      </w:r>
      <w:r w:rsidR="000B4763" w:rsidRPr="00EF5A81">
        <w:t>D</w:t>
      </w:r>
      <w:r w:rsidR="000132C0" w:rsidRPr="00EF5A81">
        <w:t xml:space="preserve">eras lämplighet beror </w:t>
      </w:r>
      <w:r w:rsidR="000B4763" w:rsidRPr="00EF5A81">
        <w:t>huvudsak</w:t>
      </w:r>
      <w:r w:rsidR="00897EA6">
        <w:t>ligen</w:t>
      </w:r>
      <w:r w:rsidR="000B4763" w:rsidRPr="00EF5A81">
        <w:t xml:space="preserve"> </w:t>
      </w:r>
      <w:r w:rsidR="000132C0" w:rsidRPr="00EF5A81">
        <w:t>på vilken slags inlärning som ska tilldelas i undervisningen</w:t>
      </w:r>
      <w:r>
        <w:t xml:space="preserve"> </w:t>
      </w:r>
      <w:r w:rsidR="00147B30" w:rsidRPr="00EF5A81">
        <w:fldChar w:fldCharType="begin"/>
      </w:r>
      <w:r w:rsidR="00C67983" w:rsidRPr="00EF5A81">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rsidRPr="00EF5A81">
        <w:fldChar w:fldCharType="separate"/>
      </w:r>
      <w:r w:rsidR="00C67983" w:rsidRPr="00EF5A81">
        <w:rPr>
          <w:noProof/>
        </w:rPr>
        <w:t>(Mayes &amp; de Freitas, 2004)</w:t>
      </w:r>
      <w:r w:rsidR="00147B30" w:rsidRPr="00EF5A81">
        <w:fldChar w:fldCharType="end"/>
      </w:r>
      <w:r w:rsidR="00D836D7" w:rsidRPr="00EF5A81">
        <w:t xml:space="preserve">. </w:t>
      </w:r>
    </w:p>
    <w:p w14:paraId="1B9B1935" w14:textId="77777777" w:rsidR="004A54DB" w:rsidRDefault="004A54DB" w:rsidP="004A54DB">
      <w:pPr>
        <w:spacing w:line="480" w:lineRule="auto"/>
        <w:jc w:val="both"/>
      </w:pPr>
    </w:p>
    <w:p w14:paraId="449F3933" w14:textId="12423F88" w:rsidR="00387A03" w:rsidRDefault="00CD7E26" w:rsidP="004A54DB">
      <w:pPr>
        <w:spacing w:line="480" w:lineRule="auto"/>
        <w:jc w:val="both"/>
      </w:pPr>
      <w:r>
        <w:t>D</w:t>
      </w:r>
      <w:r w:rsidR="0062005C" w:rsidRPr="00EF5A81">
        <w:t>et A</w:t>
      </w:r>
      <w:r w:rsidR="00850895" w:rsidRPr="00EF5A81">
        <w:t>ssociativa perspektivet</w:t>
      </w:r>
      <w:r>
        <w:t xml:space="preserve"> är oftast beskriven som ”lärande </w:t>
      </w:r>
      <w:r w:rsidR="001B0552">
        <w:t>genom utförande</w:t>
      </w:r>
      <w:r>
        <w:t xml:space="preserve"> av strukturerade uppgifter” och</w:t>
      </w:r>
      <w:r w:rsidR="00850895" w:rsidRPr="00EF5A81">
        <w:t xml:space="preserve"> </w:t>
      </w:r>
      <w:r>
        <w:t>karakterisera</w:t>
      </w:r>
      <w:r w:rsidR="0032261D">
        <w:t>s</w:t>
      </w:r>
      <w:r>
        <w:t xml:space="preserve"> </w:t>
      </w:r>
      <w:r w:rsidR="00C95447">
        <w:t xml:space="preserve">av, </w:t>
      </w:r>
      <w:r>
        <w:t xml:space="preserve">till exempel, beteendemodifiering och lärande genom association och förstärkning </w:t>
      </w:r>
      <w:r w:rsidR="00147B30" w:rsidRPr="00EF5A81">
        <w:fldChar w:fldCharType="begin"/>
      </w:r>
      <w:r w:rsidR="004D2145">
        <w:instrText xml:space="preserve"> ADDIN ZOTERO_ITEM CSL_CITATION {"citationID":"89aVO9u9","properties":{"formattedCitation":"(Gr\\uc0\\u225{}inne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147B30" w:rsidRPr="00EF5A81">
        <w:fldChar w:fldCharType="separate"/>
      </w:r>
      <w:r w:rsidR="000E3571" w:rsidRPr="00EF5A81">
        <w:rPr>
          <w:rFonts w:cs="Times New Roman"/>
        </w:rPr>
        <w:t>(</w:t>
      </w:r>
      <w:r w:rsidR="00A72A42" w:rsidRPr="00EF5A81">
        <w:rPr>
          <w:rFonts w:cs="Times New Roman"/>
        </w:rPr>
        <w:t>Conole, 2010)</w:t>
      </w:r>
      <w:r w:rsidR="00147B30" w:rsidRPr="00EF5A81">
        <w:fldChar w:fldCharType="end"/>
      </w:r>
      <w:r w:rsidR="00850895" w:rsidRPr="00EF5A81">
        <w:t xml:space="preserve">. Aktiviteterna handlar om att förändra beteende genom att </w:t>
      </w:r>
      <w:r w:rsidR="00B661EF" w:rsidRPr="00EF5A81">
        <w:t xml:space="preserve">ge </w:t>
      </w:r>
      <w:r w:rsidR="00850895" w:rsidRPr="00EF5A81">
        <w:t xml:space="preserve">direkt återkoppling efter </w:t>
      </w:r>
      <w:r w:rsidR="00B661EF" w:rsidRPr="00EF5A81">
        <w:t xml:space="preserve">själva </w:t>
      </w:r>
      <w:r w:rsidR="00850895" w:rsidRPr="00EF5A81">
        <w:t>utförandet</w:t>
      </w:r>
      <w:r w:rsidR="0091477A" w:rsidRPr="00EF5A81">
        <w:t xml:space="preserve"> </w:t>
      </w:r>
      <w:r w:rsidR="0091477A" w:rsidRPr="00EF5A81">
        <w:fldChar w:fldCharType="begin"/>
      </w:r>
      <w:r w:rsidR="00A72A42" w:rsidRPr="00EF5A81">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A72A42" w:rsidRPr="00EF5A81">
        <w:rPr>
          <w:rFonts w:ascii="Myriad Pro Cond" w:hAnsi="Myriad Pro Cond" w:cs="Myriad Pro Cond"/>
        </w:rPr>
        <w:instrText>ﬀ</w:instrText>
      </w:r>
      <w:r w:rsidR="00A72A42" w:rsidRPr="00EF5A81">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rsidRPr="00EF5A81">
        <w:fldChar w:fldCharType="separate"/>
      </w:r>
      <w:r w:rsidR="000F0251" w:rsidRPr="00EF5A81">
        <w:rPr>
          <w:noProof/>
        </w:rPr>
        <w:t>(</w:t>
      </w:r>
      <w:r w:rsidR="004F5AA8" w:rsidRPr="00EF5A81">
        <w:rPr>
          <w:noProof/>
        </w:rPr>
        <w:t>Conole, et.al</w:t>
      </w:r>
      <w:r w:rsidR="00CA3AE8" w:rsidRPr="00EF5A81">
        <w:rPr>
          <w:noProof/>
        </w:rPr>
        <w:t>.,</w:t>
      </w:r>
      <w:r w:rsidR="004F5AA8" w:rsidRPr="00EF5A81">
        <w:rPr>
          <w:noProof/>
        </w:rPr>
        <w:t xml:space="preserve"> </w:t>
      </w:r>
      <w:r w:rsidR="00C67983" w:rsidRPr="00EF5A81">
        <w:rPr>
          <w:noProof/>
        </w:rPr>
        <w:t>2004)</w:t>
      </w:r>
      <w:r w:rsidR="0091477A" w:rsidRPr="00EF5A81">
        <w:fldChar w:fldCharType="end"/>
      </w:r>
      <w:r w:rsidR="0091477A" w:rsidRPr="00EF5A81">
        <w:t xml:space="preserve">. </w:t>
      </w:r>
      <w:r w:rsidR="00CF0BE6" w:rsidRPr="00EF5A81">
        <w:t xml:space="preserve">En av de pedagogiska modellerna som används inom det </w:t>
      </w:r>
      <w:r w:rsidR="0062005C" w:rsidRPr="00EF5A81">
        <w:t>A</w:t>
      </w:r>
      <w:r w:rsidR="00850895" w:rsidRPr="00EF5A81">
        <w:t xml:space="preserve">ssociativa perspektivet </w:t>
      </w:r>
      <w:r w:rsidR="00CF0BE6" w:rsidRPr="00EF5A81">
        <w:t xml:space="preserve">är </w:t>
      </w:r>
      <w:r w:rsidR="00850895" w:rsidRPr="00EF5A81">
        <w:t xml:space="preserve">Direkt Instruktion </w:t>
      </w:r>
      <w:r w:rsidR="009B5FD4" w:rsidRPr="00EF5A81">
        <w:t xml:space="preserve">Modellen </w:t>
      </w:r>
      <w:r w:rsidR="0019256B" w:rsidRPr="00EF5A81">
        <w:t>(DIM)</w:t>
      </w:r>
      <w:r w:rsidR="00B424BC">
        <w:t xml:space="preserve"> (Bilaga 1)</w:t>
      </w:r>
      <w:r w:rsidR="0019256B" w:rsidRPr="00EF5A81">
        <w:t xml:space="preserve">. </w:t>
      </w:r>
      <w:r w:rsidR="00897EA6">
        <w:t xml:space="preserve">I </w:t>
      </w:r>
      <w:r w:rsidR="0019256B" w:rsidRPr="00EF5A81">
        <w:t xml:space="preserve">DIM </w:t>
      </w:r>
      <w:r w:rsidR="0093589A" w:rsidRPr="00EF5A81">
        <w:t>utgå</w:t>
      </w:r>
      <w:r w:rsidR="00897EA6">
        <w:t>r undervisningen</w:t>
      </w:r>
      <w:r w:rsidR="0019256B" w:rsidRPr="00EF5A81">
        <w:t xml:space="preserve"> från koncept och färdigheter genom</w:t>
      </w:r>
      <w:r w:rsidR="00850895" w:rsidRPr="00EF5A81">
        <w:t xml:space="preserve"> kombination av praktik och åter</w:t>
      </w:r>
      <w:r w:rsidR="0019256B" w:rsidRPr="00EF5A81">
        <w:t>koppling till studenten</w:t>
      </w:r>
      <w:r w:rsidR="00083030">
        <w:t xml:space="preserve"> </w:t>
      </w:r>
      <w:r w:rsidR="00083030">
        <w:fldChar w:fldCharType="begin"/>
      </w:r>
      <w:r w:rsidR="00295C27">
        <w:instrText xml:space="preserve"> ADDIN ZOTERO_ITEM CSL_CITATION {"citationID":"WpAQ08eS","properties":{"formattedCitation":"(Kauchak &amp; Eggen, 2011; Yeh, 2009)","plainCitation":"(Kauchak &amp; Eggen, 2011; Yeh, 2009)","noteIndex":0},"citationItems":[{"id":63,"uris":["http://zotero.org/users/local/QsygNxKM/items/THNG2LRQ"],"uri":["http://zotero.org/users/local/QsygNxKM/items/THNG2LRQ"],"itemData":{"id":63,"type":"book","title":"Learning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083030">
        <w:fldChar w:fldCharType="separate"/>
      </w:r>
      <w:r w:rsidR="00295C27" w:rsidRPr="00CF1060">
        <w:rPr>
          <w:rFonts w:cs="Times New Roman"/>
          <w:szCs w:val="24"/>
        </w:rPr>
        <w:t>(Kauchak &amp; Eggen, 2011; Yeh, 2009)</w:t>
      </w:r>
      <w:r w:rsidR="00083030">
        <w:fldChar w:fldCharType="end"/>
      </w:r>
      <w:r w:rsidR="00CF1060">
        <w:t>.</w:t>
      </w:r>
    </w:p>
    <w:p w14:paraId="47BA92BD" w14:textId="77777777" w:rsidR="004A54DB" w:rsidRDefault="004A54DB" w:rsidP="004A54DB">
      <w:pPr>
        <w:spacing w:line="480" w:lineRule="auto"/>
        <w:jc w:val="both"/>
      </w:pPr>
    </w:p>
    <w:p w14:paraId="5FA485B7" w14:textId="58C559AE" w:rsidR="004A1CFE" w:rsidRDefault="004822AA" w:rsidP="004A1CFE">
      <w:pPr>
        <w:spacing w:line="480" w:lineRule="auto"/>
        <w:jc w:val="both"/>
      </w:pPr>
      <w:r>
        <w:t>Det Kognitiva</w:t>
      </w:r>
      <w:r w:rsidR="00850895" w:rsidRPr="00EF5A81">
        <w:t xml:space="preserve"> perspektiv</w:t>
      </w:r>
      <w:r>
        <w:t>et</w:t>
      </w:r>
      <w:r w:rsidR="00850895" w:rsidRPr="00EF5A81">
        <w:t xml:space="preserve"> </w:t>
      </w:r>
      <w:r w:rsidR="009B5FD4" w:rsidRPr="00EF5A81">
        <w:t>är</w:t>
      </w:r>
      <w:r w:rsidR="004C23F2" w:rsidRPr="00EF5A81">
        <w:t xml:space="preserve"> istället</w:t>
      </w:r>
      <w:r w:rsidR="009B5FD4" w:rsidRPr="00EF5A81">
        <w:t xml:space="preserve"> baser</w:t>
      </w:r>
      <w:r w:rsidR="00B661EF" w:rsidRPr="00EF5A81">
        <w:t>at</w:t>
      </w:r>
      <w:r w:rsidR="009B5FD4" w:rsidRPr="00EF5A81">
        <w:t xml:space="preserve"> på</w:t>
      </w:r>
      <w:r w:rsidR="00850895" w:rsidRPr="00EF5A81">
        <w:t xml:space="preserve"> </w:t>
      </w:r>
      <w:r w:rsidR="00F11601">
        <w:t xml:space="preserve">”lärande genom förståelse” </w:t>
      </w:r>
      <w:r w:rsidR="006C0816">
        <w:t xml:space="preserve">och utnyttjar relationen mellan kognitiva processer och </w:t>
      </w:r>
      <w:r w:rsidR="00E12474">
        <w:t>beteende</w:t>
      </w:r>
      <w:r w:rsidR="006C0816">
        <w:t xml:space="preserve"> för att strukturera kursinnehåll och ge upphov till transformationer i kognitiva strukturer </w:t>
      </w:r>
      <w:r w:rsidR="00CF3F07">
        <w:fldChar w:fldCharType="begin"/>
      </w:r>
      <w:r w:rsidR="00C91F45">
        <w:instrText xml:space="preserve"> ADDIN ZOTERO_ITEM CSL_CITATION {"citationID":"n5M8bytL","properties":{"formattedCitation":"(Gr\\uc0\\u225{}inne Conole, 2010; Dalsgaard, 2005)","plainCitation":"(Gráinne Conole, 2010; Dalsgaard, 2005)","dontUpdate":true,"noteIndex":0},"citationItems":[{"id":61,"uris":["http://zotero.org/users/local/QsygNxKM/items/T93CEQ5S"],"uri":["http://zotero.org/users/local/QsygNxKM/items/T93CEQ5S"],"itemData":{"id":61,"type":"report","title":"Review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94,"uris":["http://zotero.org/users/local/QsygNxKM/items/RUE2LLJQ"],"uri":["http://zotero.org/users/local/QsygNxKM/items/RUE2LLJQ"],"itemData":{"id":94,"type":"article-journal","title":"Pedagogical quality in e-learning","container-title":"eleed","volume":"1","issue":"1","source":"eleed.campussource.de","abstract":"eleed, Iss. 1 - The article is concerned with design and use of e-learning technology to develop education qualitatively. The purpose is to develop a framework for a pedagogical evaluation of e-learning technology. The approach is that evaluation and design must be grounded in a learning theoretical approach, and it is argued that it is necessary to make a reflection of technology in relation to activities, learning principles, and a learning theory in order to qualitatively develop education. The article presents three frameworks developed on the basis of cognitivism, radical constructivism and activity theory. Finally, on the basis of the frameworks, the article discusses e-learning technology and, more specifically, design of virtual learning environments and learning objects. It is argued that e-learning technology is not pedagogically neutral, and that it is therefore necessary to focus on design of technology that explicitly supports a certain pedagogical approach. Further, it is argued that design should direct its focus away from organisation of content and towards design of activities.","URL":"https://eleed.campussource.de/archive/1/78/index_html","language":"en","author":[{"family":"Dalsgaard","given":"Christian"}],"issued":{"date-parts":[["2005",3,15]]},"accessed":{"date-parts":[["2018",11,4]]}}}],"schema":"https://github.com/citation-style-language/schema/raw/master/csl-citation.json"} </w:instrText>
      </w:r>
      <w:r w:rsidR="00CF3F07">
        <w:fldChar w:fldCharType="separate"/>
      </w:r>
      <w:r w:rsidR="004D2145">
        <w:rPr>
          <w:rFonts w:cs="Times New Roman"/>
          <w:szCs w:val="24"/>
        </w:rPr>
        <w:t>(</w:t>
      </w:r>
      <w:r w:rsidR="004D2145" w:rsidRPr="004D2145">
        <w:rPr>
          <w:rFonts w:cs="Times New Roman"/>
          <w:szCs w:val="24"/>
        </w:rPr>
        <w:t>Conole, 2010; Dalsgaard, 2005)</w:t>
      </w:r>
      <w:r w:rsidR="00CF3F07">
        <w:fldChar w:fldCharType="end"/>
      </w:r>
      <w:r w:rsidR="00012EE9" w:rsidRPr="00CF3F07">
        <w:t>.</w:t>
      </w:r>
      <w:r w:rsidR="00B00BFB">
        <w:t xml:space="preserve"> Studenten lär sig </w:t>
      </w:r>
      <w:r w:rsidR="00470E31">
        <w:t xml:space="preserve">bl.a. </w:t>
      </w:r>
      <w:r w:rsidR="00B00BFB">
        <w:t xml:space="preserve">genom omvandling av erfarenhet </w:t>
      </w:r>
      <w:r w:rsidR="00470E31">
        <w:t>till kunskap och kompetens</w:t>
      </w:r>
      <w:r w:rsidR="0032261D">
        <w:t>,</w:t>
      </w:r>
      <w:r w:rsidR="00470E31">
        <w:t xml:space="preserve"> ofta genom </w:t>
      </w:r>
      <w:r w:rsidR="00CB012E" w:rsidRPr="00CB012E">
        <w:t>självstyrd</w:t>
      </w:r>
      <w:r w:rsidR="00CB012E">
        <w:t>a aktivitet</w:t>
      </w:r>
      <w:r w:rsidR="00E12474">
        <w:t>er</w:t>
      </w:r>
      <w:r w:rsidR="00CB012E">
        <w:t xml:space="preserve"> och </w:t>
      </w:r>
      <w:r w:rsidR="00470E31">
        <w:t>lösning av specifika problem</w:t>
      </w:r>
      <w:r w:rsidR="00315C8A">
        <w:t xml:space="preserve"> (</w:t>
      </w:r>
      <w:proofErr w:type="spellStart"/>
      <w:r w:rsidR="00315C8A">
        <w:t>Conole</w:t>
      </w:r>
      <w:proofErr w:type="spellEnd"/>
      <w:r w:rsidR="00315C8A">
        <w:t>, 2010;</w:t>
      </w:r>
      <w:r w:rsidR="00DE4DD3">
        <w:t xml:space="preserve"> </w:t>
      </w:r>
      <w:proofErr w:type="spellStart"/>
      <w:r w:rsidR="00DE4DD3">
        <w:t>Brodie</w:t>
      </w:r>
      <w:proofErr w:type="spellEnd"/>
      <w:r w:rsidR="00DE4DD3">
        <w:t>, 2005)</w:t>
      </w:r>
      <w:r w:rsidR="00470E31">
        <w:t xml:space="preserve">. </w:t>
      </w:r>
      <w:r w:rsidR="00CF5985" w:rsidRPr="00EF5A81">
        <w:t>En modell inom</w:t>
      </w:r>
      <w:r w:rsidR="00B77B49" w:rsidRPr="00EF5A81">
        <w:t xml:space="preserve"> </w:t>
      </w:r>
      <w:r w:rsidR="00866F2D">
        <w:t xml:space="preserve">det </w:t>
      </w:r>
      <w:r w:rsidR="00CF3F07">
        <w:t>Kognitiva</w:t>
      </w:r>
      <w:r w:rsidR="00F611BE" w:rsidRPr="00EF5A81">
        <w:t xml:space="preserve"> </w:t>
      </w:r>
      <w:r w:rsidR="00850895" w:rsidRPr="00EF5A81">
        <w:t>perspek</w:t>
      </w:r>
      <w:r w:rsidR="00CF5985" w:rsidRPr="00EF5A81">
        <w:t>tiv</w:t>
      </w:r>
      <w:r w:rsidR="0091479D">
        <w:t>et</w:t>
      </w:r>
      <w:r w:rsidR="000F0251" w:rsidRPr="00EF5A81">
        <w:t xml:space="preserve"> kallas Konstruktivistisk L</w:t>
      </w:r>
      <w:r w:rsidR="00850895" w:rsidRPr="00EF5A81">
        <w:t>äromiljö (KL</w:t>
      </w:r>
      <w:r w:rsidR="00413AFC" w:rsidRPr="00EF5A81">
        <w:t>M</w:t>
      </w:r>
      <w:r w:rsidR="00850895" w:rsidRPr="00EF5A81">
        <w:t>)</w:t>
      </w:r>
      <w:r w:rsidR="00B77B49" w:rsidRPr="00EF5A81">
        <w:t>,</w:t>
      </w:r>
      <w:r w:rsidR="00850895" w:rsidRPr="00EF5A81">
        <w:t xml:space="preserve"> och baserar sig på att studenten bygger sina egna mentala strukturer när de inte</w:t>
      </w:r>
      <w:r w:rsidR="0091477A" w:rsidRPr="00EF5A81">
        <w:t xml:space="preserve">ragerar med en miljö </w:t>
      </w:r>
      <w:r w:rsidR="0091477A" w:rsidRPr="00EF5A81">
        <w:fldChar w:fldCharType="begin"/>
      </w:r>
      <w:r w:rsidR="00692DE8" w:rsidRPr="00EF5A81">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B424BC">
        <w:t xml:space="preserve"> (Bilaga 1)</w:t>
      </w:r>
      <w:r w:rsidR="00850895" w:rsidRPr="00EF5A81">
        <w:t xml:space="preserve">. Modellen fokuserar på att studenten </w:t>
      </w:r>
      <w:r w:rsidR="00B661EF" w:rsidRPr="00EF5A81">
        <w:t xml:space="preserve">ställs inför </w:t>
      </w:r>
      <w:r w:rsidR="00850895" w:rsidRPr="00EF5A81">
        <w:t xml:space="preserve">ett problem </w:t>
      </w:r>
      <w:r w:rsidR="00B661EF" w:rsidRPr="00EF5A81">
        <w:t xml:space="preserve">som </w:t>
      </w:r>
      <w:r w:rsidR="00850895" w:rsidRPr="00EF5A81">
        <w:t xml:space="preserve">självständigt </w:t>
      </w:r>
      <w:r w:rsidR="00B661EF" w:rsidRPr="00EF5A81">
        <w:t xml:space="preserve">ska </w:t>
      </w:r>
      <w:r w:rsidR="00F611BE" w:rsidRPr="00EF5A81">
        <w:t>lösa</w:t>
      </w:r>
      <w:r w:rsidR="00FD29BA">
        <w:t>s</w:t>
      </w:r>
      <w:r w:rsidR="00F611BE" w:rsidRPr="00EF5A81">
        <w:t xml:space="preserve"> </w:t>
      </w:r>
      <w:r w:rsidR="00850895" w:rsidRPr="00EF5A81">
        <w:t>med hjälp av en tydlig d</w:t>
      </w:r>
      <w:r w:rsidR="00F611BE" w:rsidRPr="00EF5A81">
        <w:t xml:space="preserve">esign </w:t>
      </w:r>
      <w:r w:rsidR="009F664E" w:rsidRPr="00EF5A81">
        <w:t xml:space="preserve">som ska </w:t>
      </w:r>
      <w:r w:rsidR="00744110" w:rsidRPr="00EF5A81">
        <w:t>uppmuntra</w:t>
      </w:r>
      <w:r w:rsidR="00850895" w:rsidRPr="00EF5A81">
        <w:t xml:space="preserve"> studenten</w:t>
      </w:r>
      <w:r w:rsidR="00B424BC">
        <w:t xml:space="preserve"> att</w:t>
      </w:r>
      <w:r w:rsidR="00850895" w:rsidRPr="00EF5A81">
        <w:t xml:space="preserve"> frivilligt vilja uppt</w:t>
      </w:r>
      <w:r w:rsidR="0091477A" w:rsidRPr="00EF5A81">
        <w:t xml:space="preserve">äcka lärandet </w:t>
      </w:r>
      <w:r w:rsidR="0091477A" w:rsidRPr="00EF5A81">
        <w:fldChar w:fldCharType="begin"/>
      </w:r>
      <w:r w:rsidR="00692DE8" w:rsidRPr="00EF5A81">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t>(Yeh, 2009)</w:t>
      </w:r>
      <w:r w:rsidR="0091477A" w:rsidRPr="00EF5A81">
        <w:fldChar w:fldCharType="end"/>
      </w:r>
      <w:r w:rsidR="004A54DB">
        <w:t>.</w:t>
      </w:r>
      <w:r w:rsidR="004A1CFE" w:rsidRPr="004A1CFE">
        <w:t xml:space="preserve"> </w:t>
      </w:r>
    </w:p>
    <w:p w14:paraId="14479E10" w14:textId="77777777" w:rsidR="004A1CFE" w:rsidRDefault="004A1CFE" w:rsidP="004A1CFE">
      <w:pPr>
        <w:spacing w:line="480" w:lineRule="auto"/>
        <w:jc w:val="both"/>
      </w:pPr>
    </w:p>
    <w:p w14:paraId="27DAF670" w14:textId="37C4F4C9" w:rsidR="004A54DB" w:rsidRDefault="004C23F2" w:rsidP="004A54DB">
      <w:pPr>
        <w:spacing w:line="480" w:lineRule="auto"/>
        <w:jc w:val="both"/>
      </w:pPr>
      <w:r w:rsidRPr="00EF5A81">
        <w:t xml:space="preserve">Slutligen, </w:t>
      </w:r>
      <w:r w:rsidR="00B661EF" w:rsidRPr="00EF5A81">
        <w:t xml:space="preserve">handlar </w:t>
      </w:r>
      <w:r w:rsidRPr="00EF5A81">
        <w:t>d</w:t>
      </w:r>
      <w:r w:rsidR="00205671" w:rsidRPr="00EF5A81">
        <w:t>et S</w:t>
      </w:r>
      <w:r w:rsidR="00850895" w:rsidRPr="00EF5A81">
        <w:t xml:space="preserve">ociokulturella perspektivet om </w:t>
      </w:r>
      <w:r w:rsidR="00CB012E">
        <w:t>”lärande genom social interaktion”</w:t>
      </w:r>
      <w:r w:rsidR="00866F2D">
        <w:t>,</w:t>
      </w:r>
      <w:r w:rsidR="00CB012E">
        <w:t xml:space="preserve"> det vill säga, </w:t>
      </w:r>
      <w:r w:rsidR="00850895" w:rsidRPr="00EF5A81">
        <w:t>att d</w:t>
      </w:r>
      <w:r w:rsidR="00205671" w:rsidRPr="00EF5A81">
        <w:t>elta i sociala sammanhang</w:t>
      </w:r>
      <w:r w:rsidR="00850895" w:rsidRPr="00EF5A81">
        <w:t xml:space="preserve"> för att </w:t>
      </w:r>
      <w:r w:rsidR="00B661EF" w:rsidRPr="00EF5A81">
        <w:t xml:space="preserve">studenten ska lära </w:t>
      </w:r>
      <w:r w:rsidR="00B661EF" w:rsidRPr="0032261D">
        <w:t>sig</w:t>
      </w:r>
      <w:r w:rsidR="0032261D">
        <w:t xml:space="preserve"> </w:t>
      </w:r>
      <w:r w:rsidR="0032261D" w:rsidRPr="0032261D">
        <w:fldChar w:fldCharType="begin"/>
      </w:r>
      <w:r w:rsidR="00295C27">
        <w:instrText xml:space="preserve"> ADDIN ZOTERO_ITEM CSL_CITATION {"citationID":"6dBYzKaD","properties":{"formattedCitation":"(Gr\\uc0\\u225{}inne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32261D" w:rsidRPr="0032261D">
        <w:fldChar w:fldCharType="separate"/>
      </w:r>
      <w:r w:rsidR="00C91F45" w:rsidRPr="00C91F45">
        <w:rPr>
          <w:rFonts w:cs="Times New Roman"/>
          <w:szCs w:val="24"/>
        </w:rPr>
        <w:t>(Conole, 2010)</w:t>
      </w:r>
      <w:r w:rsidR="0032261D" w:rsidRPr="0032261D">
        <w:fldChar w:fldCharType="end"/>
      </w:r>
      <w:r w:rsidR="0032261D">
        <w:t xml:space="preserve">. </w:t>
      </w:r>
      <w:r w:rsidR="00B661EF" w:rsidRPr="0032261D">
        <w:t>E</w:t>
      </w:r>
      <w:r w:rsidR="00205671" w:rsidRPr="0032261D">
        <w:t>tt</w:t>
      </w:r>
      <w:r w:rsidR="00205671" w:rsidRPr="00EF5A81">
        <w:t xml:space="preserve"> exempel på dessa </w:t>
      </w:r>
      <w:r w:rsidR="00B661EF" w:rsidRPr="00EF5A81">
        <w:t xml:space="preserve">former av </w:t>
      </w:r>
      <w:r w:rsidR="00205671" w:rsidRPr="00EF5A81">
        <w:t xml:space="preserve">sammanhang är </w:t>
      </w:r>
      <w:r w:rsidR="00B661EF" w:rsidRPr="00EF5A81">
        <w:t xml:space="preserve">användningen av </w:t>
      </w:r>
      <w:r w:rsidR="00850895" w:rsidRPr="00EF5A81">
        <w:t xml:space="preserve">små studentgrupper </w:t>
      </w:r>
      <w:r w:rsidR="00B661EF" w:rsidRPr="00EF5A81">
        <w:t>där studente</w:t>
      </w:r>
      <w:r w:rsidR="00FD29BA">
        <w:t>rna</w:t>
      </w:r>
      <w:r w:rsidR="00B661EF" w:rsidRPr="00EF5A81">
        <w:t xml:space="preserve"> kan </w:t>
      </w:r>
      <w:r w:rsidR="00850895" w:rsidRPr="00EF5A81">
        <w:t xml:space="preserve">skaffa </w:t>
      </w:r>
      <w:r w:rsidR="00FD29BA">
        <w:t xml:space="preserve">sig </w:t>
      </w:r>
      <w:r w:rsidR="00850895" w:rsidRPr="00EF5A81">
        <w:t xml:space="preserve">kunskaper </w:t>
      </w:r>
      <w:r w:rsidR="00205671" w:rsidRPr="00EF5A81">
        <w:t>tillsammans</w:t>
      </w:r>
      <w:r w:rsidR="004F5AA8" w:rsidRPr="00EF5A81">
        <w:t xml:space="preserve">. </w:t>
      </w:r>
      <w:r w:rsidR="00AD0B2B">
        <w:t xml:space="preserve">I </w:t>
      </w:r>
      <w:r w:rsidR="00E12474">
        <w:t xml:space="preserve">de </w:t>
      </w:r>
      <w:r w:rsidR="00AD0B2B">
        <w:t>små studentgrupper</w:t>
      </w:r>
      <w:r w:rsidR="00E12474">
        <w:t>na</w:t>
      </w:r>
      <w:r w:rsidR="00AD0B2B">
        <w:t xml:space="preserve">, </w:t>
      </w:r>
      <w:r w:rsidR="00D56AA9">
        <w:t xml:space="preserve">motiveras </w:t>
      </w:r>
      <w:r w:rsidR="00E12474">
        <w:t xml:space="preserve">studenten </w:t>
      </w:r>
      <w:r w:rsidR="00D56AA9">
        <w:t xml:space="preserve">till lärande genom bl.a. sin motivation att etablera sig i gruppen </w:t>
      </w:r>
      <w:r w:rsidR="00FD29BA">
        <w:t>genom att</w:t>
      </w:r>
      <w:r w:rsidR="00D56AA9">
        <w:t xml:space="preserve"> bidra </w:t>
      </w:r>
      <w:r w:rsidR="00FD29BA">
        <w:t xml:space="preserve">med </w:t>
      </w:r>
      <w:r w:rsidR="00D56AA9">
        <w:t>sin egen insats</w:t>
      </w:r>
      <w:r w:rsidR="00AD0B2B">
        <w:t xml:space="preserve"> och tidigare kunskaper. </w:t>
      </w:r>
      <w:r w:rsidR="00D56AA9">
        <w:t xml:space="preserve"> </w:t>
      </w:r>
      <w:r w:rsidR="00AD0B2B">
        <w:t>Samtidigt,</w:t>
      </w:r>
      <w:r w:rsidR="00D56AA9">
        <w:t xml:space="preserve"> </w:t>
      </w:r>
      <w:r w:rsidR="00AD0B2B">
        <w:t>stödjer</w:t>
      </w:r>
      <w:r w:rsidR="00D56AA9">
        <w:t xml:space="preserve"> </w:t>
      </w:r>
      <w:r w:rsidR="00CC42D0">
        <w:t xml:space="preserve">gruppen </w:t>
      </w:r>
      <w:r w:rsidR="00D56AA9">
        <w:t>läroprocessen genom utveckling av</w:t>
      </w:r>
      <w:r w:rsidR="00AD0B2B">
        <w:t xml:space="preserve"> praxis som delas inom gruppen och </w:t>
      </w:r>
      <w:r w:rsidR="002A4176">
        <w:lastRenderedPageBreak/>
        <w:t>inkluderar</w:t>
      </w:r>
      <w:r w:rsidR="0032261D">
        <w:t>,</w:t>
      </w:r>
      <w:r w:rsidR="00AD0B2B">
        <w:t xml:space="preserve"> t</w:t>
      </w:r>
      <w:r w:rsidR="00E12474">
        <w:t>ill exempel</w:t>
      </w:r>
      <w:r w:rsidR="00D56AA9">
        <w:t xml:space="preserve"> värderingar och specifik kunskap</w:t>
      </w:r>
      <w:r w:rsidR="00AD0B2B">
        <w:t xml:space="preserve"> </w:t>
      </w:r>
      <w:r w:rsidR="003727F8" w:rsidRPr="008C1E9D">
        <w:fldChar w:fldCharType="begin"/>
      </w:r>
      <w:r w:rsidR="00C91F45">
        <w:instrText xml:space="preserve"> ADDIN ZOTERO_ITEM CSL_CITATION {"citationID":"KHBxQuqW","properties":{"formattedCitation":"(Mayes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3727F8" w:rsidRPr="008C1E9D">
        <w:fldChar w:fldCharType="separate"/>
      </w:r>
      <w:r w:rsidR="00C91F45" w:rsidRPr="00C91F45">
        <w:rPr>
          <w:rFonts w:cs="Times New Roman"/>
          <w:szCs w:val="24"/>
        </w:rPr>
        <w:t>(Mayes &amp; de Freitas, 2004)</w:t>
      </w:r>
      <w:r w:rsidR="003727F8" w:rsidRPr="008C1E9D">
        <w:fldChar w:fldCharType="end"/>
      </w:r>
      <w:r w:rsidR="003727F8" w:rsidRPr="008C1E9D">
        <w:t xml:space="preserve">. </w:t>
      </w:r>
      <w:r w:rsidR="00FC2E6B" w:rsidRPr="008C1E9D">
        <w:t>S</w:t>
      </w:r>
      <w:r w:rsidR="00CF5985" w:rsidRPr="008C1E9D">
        <w:t>ocio</w:t>
      </w:r>
      <w:r w:rsidR="00CF5985" w:rsidRPr="00EF5A81">
        <w:t>kulturellt perspektiv</w:t>
      </w:r>
      <w:r w:rsidR="00850895" w:rsidRPr="00EF5A81">
        <w:t xml:space="preserve"> </w:t>
      </w:r>
      <w:r w:rsidR="00744110" w:rsidRPr="00EF5A81">
        <w:t xml:space="preserve">inkluderar </w:t>
      </w:r>
      <w:r w:rsidR="009F664E" w:rsidRPr="00EF5A81">
        <w:t>modellen Aktivitets T</w:t>
      </w:r>
      <w:r w:rsidR="00850895" w:rsidRPr="00EF5A81">
        <w:t>eori (AT</w:t>
      </w:r>
      <w:r w:rsidR="009F664E" w:rsidRPr="00EF5A81">
        <w:t>M</w:t>
      </w:r>
      <w:r w:rsidR="00850895" w:rsidRPr="00EF5A81">
        <w:t>)</w:t>
      </w:r>
      <w:r w:rsidR="008C1E9D">
        <w:t xml:space="preserve"> </w:t>
      </w:r>
      <w:r w:rsidR="004F6381" w:rsidRPr="00EF5A81">
        <w:fldChar w:fldCharType="begin"/>
      </w:r>
      <w:r w:rsidR="00692DE8" w:rsidRPr="00EF5A81">
        <w:instrText xml:space="preserve"> ADDIN ZOTERO_ITEM CSL_CITATION {"citationID":"3bWyt5gi","properties":{"formattedCitation":"(Gr\\uc0\\u225{}inne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4F6381" w:rsidRPr="00EF5A81">
        <w:fldChar w:fldCharType="separate"/>
      </w:r>
      <w:r w:rsidR="00F1711B" w:rsidRPr="00EF5A81">
        <w:t>(</w:t>
      </w:r>
      <w:r w:rsidR="00C67983" w:rsidRPr="00EF5A81">
        <w:t>Conole, 2010)</w:t>
      </w:r>
      <w:r w:rsidR="004F6381" w:rsidRPr="00EF5A81">
        <w:fldChar w:fldCharType="end"/>
      </w:r>
      <w:r w:rsidR="00B424BC">
        <w:t xml:space="preserve"> (Bilaga 1)</w:t>
      </w:r>
      <w:r w:rsidR="004F5AA8" w:rsidRPr="00EF5A81">
        <w:t xml:space="preserve">. </w:t>
      </w:r>
      <w:r w:rsidR="00FF20FE">
        <w:t xml:space="preserve">ATM är baserad på sex hörnstenar som utnyttjas för att </w:t>
      </w:r>
      <w:r w:rsidR="00C707E6">
        <w:t xml:space="preserve">åstadkomma ett </w:t>
      </w:r>
      <w:r w:rsidR="00B306BC">
        <w:t>inlärningsresultat</w:t>
      </w:r>
      <w:r w:rsidR="00FF20FE">
        <w:t xml:space="preserve">: </w:t>
      </w:r>
      <w:r w:rsidR="00FF20FE" w:rsidRPr="008C1E9D">
        <w:rPr>
          <w:i/>
        </w:rPr>
        <w:t>verktyg</w:t>
      </w:r>
      <w:r w:rsidR="00FF20FE">
        <w:t xml:space="preserve">, </w:t>
      </w:r>
      <w:r w:rsidR="00FF20FE" w:rsidRPr="008C1E9D">
        <w:rPr>
          <w:i/>
        </w:rPr>
        <w:t>deltagare</w:t>
      </w:r>
      <w:r w:rsidR="00FF20FE">
        <w:t xml:space="preserve">, </w:t>
      </w:r>
      <w:r w:rsidR="00C707E6" w:rsidRPr="008C1E9D">
        <w:rPr>
          <w:i/>
        </w:rPr>
        <w:t>ändamål</w:t>
      </w:r>
      <w:r w:rsidR="00FF20FE">
        <w:t xml:space="preserve">, </w:t>
      </w:r>
      <w:r w:rsidR="00FF20FE" w:rsidRPr="008C1E9D">
        <w:rPr>
          <w:i/>
        </w:rPr>
        <w:t>regler</w:t>
      </w:r>
      <w:r w:rsidR="00FF20FE">
        <w:t xml:space="preserve">, </w:t>
      </w:r>
      <w:r w:rsidR="00FF20FE" w:rsidRPr="008C1E9D">
        <w:rPr>
          <w:i/>
        </w:rPr>
        <w:t>gemenskap</w:t>
      </w:r>
      <w:r w:rsidR="00FF20FE">
        <w:t xml:space="preserve">, och </w:t>
      </w:r>
      <w:r w:rsidR="007733D5" w:rsidRPr="007733D5">
        <w:rPr>
          <w:i/>
        </w:rPr>
        <w:t>sociala organisationsmodell</w:t>
      </w:r>
      <w:r w:rsidR="00FD29BA">
        <w:rPr>
          <w:i/>
        </w:rPr>
        <w:t>er</w:t>
      </w:r>
      <w:r w:rsidR="007733D5" w:rsidRPr="007733D5">
        <w:rPr>
          <w:i/>
        </w:rPr>
        <w:t xml:space="preserve"> </w:t>
      </w:r>
      <w:r w:rsidR="003727F8" w:rsidRPr="008C1E9D">
        <w:fldChar w:fldCharType="begin"/>
      </w:r>
      <w:r w:rsidR="00C91F45">
        <w:instrText xml:space="preserve"> ADDIN ZOTERO_ITEM CSL_CITATION {"citationID":"t4lmXnmt","properties":{"formattedCitation":"(Engestr\\uc0\\u246{}m, 1987)","plainCitation":"(Engeström, 1987)","noteIndex":0},"citationItems":[{"id":97,"uris":["http://zotero.org/users/local/QsygNxKM/items/VX5N58DQ"],"uri":["http://zotero.org/users/local/QsygNxKM/items/VX5N58DQ"],"itemData":{"id":97,"type":"book","title":"Learning by expanding: An activity-theoretical approach to developmental research","publisher-place":"p. 78","event-place":"p. 78","author":[{"family":"Engeström","given":"Yrjö"}],"issued":{"date-parts":[["1987"]]}}}],"schema":"https://github.com/citation-style-language/schema/raw/master/csl-citation.json"} </w:instrText>
      </w:r>
      <w:r w:rsidR="003727F8" w:rsidRPr="008C1E9D">
        <w:fldChar w:fldCharType="separate"/>
      </w:r>
      <w:r w:rsidR="00C91F45" w:rsidRPr="00C91F45">
        <w:rPr>
          <w:rFonts w:cs="Times New Roman"/>
          <w:szCs w:val="24"/>
        </w:rPr>
        <w:t>(Engeström, 1987)</w:t>
      </w:r>
      <w:r w:rsidR="003727F8" w:rsidRPr="008C1E9D">
        <w:fldChar w:fldCharType="end"/>
      </w:r>
      <w:r w:rsidR="003727F8">
        <w:t xml:space="preserve">. </w:t>
      </w:r>
      <w:r w:rsidR="00FF20FE">
        <w:t xml:space="preserve">ATM förutsätter att </w:t>
      </w:r>
      <w:r w:rsidR="00C707E6" w:rsidRPr="008C1E9D">
        <w:rPr>
          <w:i/>
        </w:rPr>
        <w:t>deltagare</w:t>
      </w:r>
      <w:r w:rsidR="00C707E6">
        <w:t xml:space="preserve"> jobbar</w:t>
      </w:r>
      <w:r w:rsidR="00FD29BA">
        <w:t xml:space="preserve"> tillsammans</w:t>
      </w:r>
      <w:r w:rsidR="00C707E6">
        <w:t xml:space="preserve"> mot</w:t>
      </w:r>
      <w:r w:rsidR="003727F8">
        <w:t xml:space="preserve"> ett</w:t>
      </w:r>
      <w:r w:rsidR="00C707E6">
        <w:t xml:space="preserve"> gemensamt </w:t>
      </w:r>
      <w:r w:rsidR="00C707E6" w:rsidRPr="00527625">
        <w:rPr>
          <w:i/>
        </w:rPr>
        <w:t>ändamål</w:t>
      </w:r>
      <w:r w:rsidR="00C707E6" w:rsidRPr="00EF5A81">
        <w:t xml:space="preserve"> </w:t>
      </w:r>
      <w:r w:rsidR="00C707E6">
        <w:t>(</w:t>
      </w:r>
      <w:r w:rsidR="00C707E6" w:rsidRPr="00527625">
        <w:rPr>
          <w:i/>
        </w:rPr>
        <w:t>gemenskap</w:t>
      </w:r>
      <w:r w:rsidR="00C707E6">
        <w:t xml:space="preserve">). Detta sker med hjälp av specifika </w:t>
      </w:r>
      <w:r w:rsidR="00C707E6">
        <w:rPr>
          <w:i/>
        </w:rPr>
        <w:t>verktyg</w:t>
      </w:r>
      <w:r w:rsidR="00C707E6">
        <w:t xml:space="preserve"> </w:t>
      </w:r>
      <w:r w:rsidR="00B306BC">
        <w:t>för</w:t>
      </w:r>
      <w:r w:rsidR="007733D5">
        <w:t xml:space="preserve"> att nå ett inlärningsresultat</w:t>
      </w:r>
      <w:r w:rsidR="00B306BC">
        <w:t xml:space="preserve"> </w:t>
      </w:r>
      <w:r w:rsidR="007733D5">
        <w:t xml:space="preserve">och </w:t>
      </w:r>
      <w:r w:rsidR="003727F8">
        <w:t xml:space="preserve">som </w:t>
      </w:r>
      <w:r w:rsidR="00B306BC">
        <w:t>är</w:t>
      </w:r>
      <w:r w:rsidR="007733D5">
        <w:t xml:space="preserve"> styrd</w:t>
      </w:r>
      <w:r w:rsidR="00B306BC">
        <w:t xml:space="preserve"> av </w:t>
      </w:r>
      <w:r w:rsidR="00B306BC">
        <w:rPr>
          <w:i/>
        </w:rPr>
        <w:t xml:space="preserve">regler </w:t>
      </w:r>
      <w:r w:rsidR="00B306BC">
        <w:t>och</w:t>
      </w:r>
      <w:r w:rsidR="00B306BC">
        <w:rPr>
          <w:i/>
        </w:rPr>
        <w:t xml:space="preserve"> </w:t>
      </w:r>
      <w:r w:rsidR="007733D5" w:rsidRPr="007733D5">
        <w:rPr>
          <w:i/>
        </w:rPr>
        <w:t>sociala organisationsmodell</w:t>
      </w:r>
      <w:r w:rsidR="007733D5">
        <w:rPr>
          <w:i/>
        </w:rPr>
        <w:t>er</w:t>
      </w:r>
      <w:r w:rsidR="00B306BC">
        <w:t xml:space="preserve">. </w:t>
      </w:r>
      <w:r w:rsidR="007733D5">
        <w:t>ATM-baserad</w:t>
      </w:r>
      <w:r w:rsidR="008C1E9D">
        <w:t xml:space="preserve"> </w:t>
      </w:r>
      <w:r w:rsidR="007733D5">
        <w:t>inlärning</w:t>
      </w:r>
      <w:r w:rsidR="00850895" w:rsidRPr="00EF5A81">
        <w:t xml:space="preserve"> gör att förståelse uppstår både individuellt och gemensamt när det arbetas praktiskt i ett socialt sammanhang.</w:t>
      </w:r>
      <w:r w:rsidR="004A54DB">
        <w:t xml:space="preserve"> </w:t>
      </w:r>
    </w:p>
    <w:p w14:paraId="5E352C7A" w14:textId="77777777" w:rsidR="004A54DB" w:rsidRDefault="004A54DB" w:rsidP="004A54DB">
      <w:pPr>
        <w:spacing w:line="480" w:lineRule="auto"/>
        <w:jc w:val="both"/>
      </w:pPr>
    </w:p>
    <w:p w14:paraId="78074A72" w14:textId="1AF2D5E0" w:rsidR="00C77690" w:rsidRPr="00BD0374" w:rsidRDefault="00C01F79" w:rsidP="00C77690">
      <w:pPr>
        <w:spacing w:line="480" w:lineRule="auto"/>
        <w:rPr>
          <w:b/>
          <w:sz w:val="24"/>
          <w:szCs w:val="24"/>
        </w:rPr>
      </w:pPr>
      <w:r w:rsidRPr="00BD0374">
        <w:rPr>
          <w:b/>
          <w:sz w:val="24"/>
          <w:szCs w:val="24"/>
        </w:rPr>
        <w:t>Grades historia</w:t>
      </w:r>
    </w:p>
    <w:p w14:paraId="5349BBBF" w14:textId="77777777" w:rsidR="004A1CFE" w:rsidRDefault="00A2390B" w:rsidP="004A1CFE">
      <w:pPr>
        <w:spacing w:line="480" w:lineRule="auto"/>
        <w:jc w:val="both"/>
      </w:pPr>
      <w:r>
        <w:t xml:space="preserve">Det svenska företaget </w:t>
      </w:r>
      <w:r w:rsidR="0050514C">
        <w:t xml:space="preserve">Grade har arbetat med skapande </w:t>
      </w:r>
      <w:r>
        <w:t>av e-kurser i 20 år</w:t>
      </w:r>
      <w:r w:rsidR="0050514C">
        <w:t>,</w:t>
      </w:r>
      <w:r>
        <w:t xml:space="preserve"> och har genom åren</w:t>
      </w:r>
      <w:r w:rsidR="00E4277B">
        <w:t xml:space="preserve"> visat framsteg i hur e-lärande</w:t>
      </w:r>
      <w:r>
        <w:t xml:space="preserve"> kan förändra dagens undervisning inom </w:t>
      </w:r>
      <w:r w:rsidR="00E4277B">
        <w:t xml:space="preserve">olika </w:t>
      </w:r>
      <w:r>
        <w:t>organisationer. Grade har inriktat sig på att sälja friståend</w:t>
      </w:r>
      <w:r w:rsidR="00E4277B">
        <w:t>e kurser och även färdiga kurspaket</w:t>
      </w:r>
      <w:r>
        <w:t xml:space="preserve"> i deras anskaffade lärplattfom Luvit. På Stockholmskontoret är det 10 medarbetare som</w:t>
      </w:r>
      <w:r w:rsidR="00FD29BA">
        <w:t xml:space="preserve"> årligen</w:t>
      </w:r>
      <w:r>
        <w:t xml:space="preserve"> producerar mellan 20 till 25 e-kurser. </w:t>
      </w:r>
      <w:r w:rsidR="00850895"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w:t>
      </w:r>
      <w:r w:rsidR="002C5DCC">
        <w:rPr>
          <w:rFonts w:cs="Times New Roman"/>
        </w:rPr>
        <w:t>en</w:t>
      </w:r>
      <w:r w:rsidR="00116196" w:rsidRPr="00713E7C">
        <w:rPr>
          <w:rFonts w:cs="Times New Roman"/>
        </w:rPr>
        <w:t xml:space="preserve"> </w:t>
      </w:r>
      <w:r w:rsidR="00D7649D" w:rsidRPr="00713E7C">
        <w:rPr>
          <w:rFonts w:cs="Times New Roman"/>
        </w:rPr>
        <w:t xml:space="preserve">vetenskapligt </w:t>
      </w:r>
      <w:r w:rsidR="00E4277B">
        <w:rPr>
          <w:rFonts w:cs="Times New Roman"/>
        </w:rPr>
        <w:t xml:space="preserve">utvecklad </w:t>
      </w:r>
      <w:r w:rsidR="00D83AD0" w:rsidRPr="00713E7C">
        <w:rPr>
          <w:rFonts w:cs="Times New Roman"/>
        </w:rPr>
        <w:t>pedagogisk modell</w:t>
      </w:r>
      <w:r w:rsidR="00E4277B">
        <w:rPr>
          <w:rFonts w:cs="Times New Roman"/>
        </w:rPr>
        <w:t xml:space="preserve">. Företagets </w:t>
      </w:r>
      <w:r w:rsidR="007F1B19">
        <w:rPr>
          <w:rFonts w:cs="Times New Roman"/>
        </w:rPr>
        <w:t>kurser</w:t>
      </w:r>
      <w:r w:rsidR="00116196" w:rsidRPr="00713E7C">
        <w:rPr>
          <w:rFonts w:cs="Times New Roman"/>
        </w:rPr>
        <w:t xml:space="preserve"> utvecklats genom att använda v</w:t>
      </w:r>
      <w:r w:rsidR="00D7649D" w:rsidRPr="00713E7C">
        <w:rPr>
          <w:rFonts w:cs="Times New Roman"/>
        </w:rPr>
        <w:t>isa</w:t>
      </w:r>
      <w:r w:rsidR="00EB72CF">
        <w:rPr>
          <w:rFonts w:cs="Times New Roman"/>
        </w:rPr>
        <w:t xml:space="preserve"> tekniker, som till exempel</w:t>
      </w:r>
      <w:r w:rsidR="00D7649D" w:rsidRPr="00713E7C">
        <w:rPr>
          <w:rFonts w:cs="Times New Roman"/>
        </w:rPr>
        <w:t xml:space="preserve">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FD29BA">
        <w:rPr>
          <w:rFonts w:cs="Times New Roman"/>
        </w:rPr>
        <w:t>inte</w:t>
      </w:r>
      <w:r w:rsidR="00D83AD0" w:rsidRPr="00713E7C">
        <w:rPr>
          <w:rFonts w:cs="Times New Roman"/>
        </w:rPr>
        <w:t xml:space="preserve"> </w:t>
      </w:r>
      <w:r w:rsidR="00850895" w:rsidRPr="00713E7C">
        <w:rPr>
          <w:rFonts w:cs="Times New Roman"/>
        </w:rPr>
        <w:t xml:space="preserve">utgår från någon specifik pedagogisk </w:t>
      </w:r>
      <w:r w:rsidR="00FD29BA">
        <w:rPr>
          <w:rFonts w:cs="Times New Roman"/>
        </w:rPr>
        <w:t>modell</w:t>
      </w:r>
      <w:r w:rsidR="00FD29BA" w:rsidRPr="00713E7C">
        <w:rPr>
          <w:rFonts w:cs="Times New Roman"/>
        </w:rPr>
        <w:t xml:space="preserve"> </w:t>
      </w:r>
      <w:r w:rsidR="00850895" w:rsidRPr="00713E7C">
        <w:rPr>
          <w:rFonts w:cs="Times New Roman"/>
        </w:rPr>
        <w:t>i dagsläget, kan det vara fördelaktigt för de</w:t>
      </w:r>
      <w:r w:rsidR="00FD29BA">
        <w:rPr>
          <w:rFonts w:cs="Times New Roman"/>
        </w:rPr>
        <w:t>m</w:t>
      </w:r>
      <w:r w:rsidR="00850895" w:rsidRPr="00713E7C">
        <w:rPr>
          <w:rFonts w:cs="Times New Roman"/>
        </w:rPr>
        <w:t xml:space="preserve"> att </w:t>
      </w:r>
      <w:r w:rsidR="00FD29BA">
        <w:rPr>
          <w:rFonts w:cs="Times New Roman"/>
        </w:rPr>
        <w:t>implementera</w:t>
      </w:r>
      <w:r w:rsidR="00FD29BA" w:rsidRPr="00713E7C">
        <w:rPr>
          <w:rFonts w:cs="Times New Roman"/>
        </w:rPr>
        <w:t xml:space="preserve"> </w:t>
      </w:r>
      <w:r w:rsidR="00850895" w:rsidRPr="00713E7C">
        <w:rPr>
          <w:rFonts w:cs="Times New Roman"/>
        </w:rPr>
        <w:t xml:space="preserve">en </w:t>
      </w:r>
      <w:r w:rsidR="00991BE3">
        <w:rPr>
          <w:rFonts w:cs="Times New Roman"/>
        </w:rPr>
        <w:t>sådan</w:t>
      </w:r>
      <w:r w:rsidR="00991BE3" w:rsidRPr="00713E7C">
        <w:rPr>
          <w:rFonts w:cs="Times New Roman"/>
        </w:rPr>
        <w:t xml:space="preserve"> </w:t>
      </w:r>
      <w:r w:rsidR="00850895" w:rsidRPr="00713E7C">
        <w:rPr>
          <w:rFonts w:cs="Times New Roman"/>
        </w:rPr>
        <w:t xml:space="preserve">modell för att </w:t>
      </w:r>
      <w:r w:rsidR="00991BE3">
        <w:rPr>
          <w:rFonts w:cs="Times New Roman"/>
        </w:rPr>
        <w:t>förbättra deras e-kurser.</w:t>
      </w:r>
      <w:r w:rsidR="004A1CFE" w:rsidRPr="004A1CFE">
        <w:t xml:space="preserve"> </w:t>
      </w:r>
    </w:p>
    <w:p w14:paraId="7307184B" w14:textId="77777777" w:rsidR="00183881" w:rsidRDefault="00183881" w:rsidP="004A1CFE">
      <w:pPr>
        <w:spacing w:line="480" w:lineRule="auto"/>
        <w:jc w:val="both"/>
      </w:pPr>
    </w:p>
    <w:p w14:paraId="2244146D" w14:textId="42056142" w:rsidR="00261F22" w:rsidRPr="00BD0374" w:rsidRDefault="00183881" w:rsidP="00183881">
      <w:pPr>
        <w:spacing w:line="480" w:lineRule="auto"/>
        <w:rPr>
          <w:b/>
          <w:sz w:val="24"/>
          <w:szCs w:val="24"/>
        </w:rPr>
      </w:pPr>
      <w:r w:rsidRPr="00BD0374">
        <w:rPr>
          <w:b/>
          <w:sz w:val="24"/>
          <w:szCs w:val="24"/>
        </w:rPr>
        <w:t>Sammanfattning av studiens mål, metod, och slutsatser</w:t>
      </w:r>
    </w:p>
    <w:p w14:paraId="3EC0EA8E" w14:textId="49932259" w:rsidR="00D45847" w:rsidRPr="003B34BD" w:rsidRDefault="00850895" w:rsidP="000B1921">
      <w:pPr>
        <w:spacing w:line="480" w:lineRule="auto"/>
        <w:jc w:val="both"/>
        <w:rPr>
          <w:lang w:eastAsia="sv-SE"/>
        </w:rPr>
      </w:pPr>
      <w:r w:rsidRPr="00713E7C">
        <w:rPr>
          <w:rFonts w:cs="Times New Roman"/>
        </w:rPr>
        <w:t xml:space="preserve">I denna studie </w:t>
      </w:r>
      <w:r w:rsidR="00EB72CF">
        <w:rPr>
          <w:rFonts w:cs="Times New Roman"/>
        </w:rPr>
        <w:t xml:space="preserve">är utgångspunkten att </w:t>
      </w:r>
      <w:r w:rsidRPr="00713E7C">
        <w:rPr>
          <w:rFonts w:cs="Times New Roman"/>
        </w:rPr>
        <w:t xml:space="preserve">övergångsprocessen från Grades nuvarande pedagogiska </w:t>
      </w:r>
      <w:r w:rsidR="00991BE3">
        <w:rPr>
          <w:rFonts w:cs="Times New Roman"/>
        </w:rPr>
        <w:t>riktlinjer</w:t>
      </w:r>
      <w:r w:rsidR="00991BE3" w:rsidRPr="00713E7C">
        <w:rPr>
          <w:rFonts w:cs="Times New Roman"/>
        </w:rPr>
        <w:t xml:space="preserve"> </w:t>
      </w:r>
      <w:r w:rsidRPr="00713E7C">
        <w:rPr>
          <w:rFonts w:cs="Times New Roman"/>
        </w:rPr>
        <w:t>till en modellbaserad</w:t>
      </w:r>
      <w:r w:rsidR="0089225C">
        <w:rPr>
          <w:rFonts w:cs="Times New Roman"/>
        </w:rPr>
        <w:t xml:space="preserve"> </w:t>
      </w:r>
      <w:r w:rsidRPr="00713E7C">
        <w:rPr>
          <w:rFonts w:cs="Times New Roman"/>
        </w:rPr>
        <w:t xml:space="preserve">strategi skulle stödjas genom att förstå </w:t>
      </w:r>
      <w:r w:rsidR="001E05E5">
        <w:rPr>
          <w:rFonts w:cs="Times New Roman"/>
        </w:rPr>
        <w:t>”H</w:t>
      </w:r>
      <w:r w:rsidRPr="00713E7C">
        <w:rPr>
          <w:rFonts w:cs="Times New Roman"/>
        </w:rPr>
        <w:t>ur</w:t>
      </w:r>
      <w:r w:rsidR="001E05E5">
        <w:rPr>
          <w:rFonts w:cs="Times New Roman"/>
        </w:rPr>
        <w:t xml:space="preserve"> </w:t>
      </w:r>
      <w:r w:rsidR="00092C24">
        <w:rPr>
          <w:rFonts w:cs="Times New Roman"/>
        </w:rPr>
        <w:t>Grades</w:t>
      </w:r>
      <w:r w:rsidRPr="00713E7C">
        <w:rPr>
          <w:rFonts w:cs="Times New Roman"/>
        </w:rPr>
        <w:t xml:space="preserve"> befintliga </w:t>
      </w:r>
      <w:r w:rsidR="006D6C38" w:rsidRPr="00713E7C">
        <w:rPr>
          <w:rFonts w:cs="Times New Roman"/>
        </w:rPr>
        <w:t>pedagogis</w:t>
      </w:r>
      <w:r w:rsidR="006D6C38">
        <w:rPr>
          <w:rFonts w:cs="Times New Roman"/>
        </w:rPr>
        <w:t>ka</w:t>
      </w:r>
      <w:r w:rsidR="00442178">
        <w:rPr>
          <w:rFonts w:cs="Times New Roman"/>
        </w:rPr>
        <w:t xml:space="preserve"> riktlinjer</w:t>
      </w:r>
      <w:r w:rsidRPr="00713E7C">
        <w:rPr>
          <w:rFonts w:cs="Times New Roman"/>
        </w:rPr>
        <w:t xml:space="preserve"> </w:t>
      </w:r>
      <w:r w:rsidR="00CF1060">
        <w:rPr>
          <w:rFonts w:cs="Times New Roman"/>
        </w:rPr>
        <w:t xml:space="preserve">passar </w:t>
      </w:r>
      <w:r w:rsidRPr="00713E7C">
        <w:rPr>
          <w:rFonts w:cs="Times New Roman"/>
        </w:rPr>
        <w:t xml:space="preserve">in i </w:t>
      </w:r>
      <w:r w:rsidR="001D7AAB">
        <w:rPr>
          <w:rFonts w:cs="Times New Roman"/>
        </w:rPr>
        <w:t xml:space="preserve">de pedagogiska perspektiven (Associativ, </w:t>
      </w:r>
      <w:r w:rsidR="00A6684C">
        <w:rPr>
          <w:rFonts w:cs="Times New Roman"/>
        </w:rPr>
        <w:t>Kognitivt</w:t>
      </w:r>
      <w:r w:rsidR="001D7AAB">
        <w:rPr>
          <w:rFonts w:cs="Times New Roman"/>
        </w:rPr>
        <w:t xml:space="preserve"> och S</w:t>
      </w:r>
      <w:r w:rsidRPr="00713E7C">
        <w:rPr>
          <w:rFonts w:cs="Times New Roman"/>
        </w:rPr>
        <w:t>ociokulturellt)</w:t>
      </w:r>
      <w:r w:rsidR="001E05E5">
        <w:rPr>
          <w:rFonts w:cs="Times New Roman"/>
        </w:rPr>
        <w:t>?”</w:t>
      </w:r>
      <w:r w:rsidR="00B3436A">
        <w:rPr>
          <w:rFonts w:cs="Times New Roman"/>
        </w:rPr>
        <w:t xml:space="preserve"> </w:t>
      </w:r>
      <w:r w:rsidRPr="00713E7C">
        <w:rPr>
          <w:rFonts w:cs="Times New Roman"/>
        </w:rPr>
        <w:t xml:space="preserve">För att </w:t>
      </w:r>
      <w:r w:rsidR="001E05E5">
        <w:rPr>
          <w:rFonts w:cs="Times New Roman"/>
        </w:rPr>
        <w:t>besvara</w:t>
      </w:r>
      <w:r w:rsidRPr="00713E7C">
        <w:rPr>
          <w:rFonts w:cs="Times New Roman"/>
        </w:rPr>
        <w:t xml:space="preserve"> </w:t>
      </w:r>
      <w:r w:rsidR="00D22FB9">
        <w:rPr>
          <w:rFonts w:cs="Times New Roman"/>
        </w:rPr>
        <w:t>denna fråga</w:t>
      </w:r>
      <w:r w:rsidRPr="00713E7C">
        <w:rPr>
          <w:rFonts w:cs="Times New Roman"/>
        </w:rPr>
        <w:t xml:space="preserve"> jämförde</w:t>
      </w:r>
      <w:r w:rsidR="00EB72CF">
        <w:rPr>
          <w:rFonts w:cs="Times New Roman"/>
        </w:rPr>
        <w:t>s</w:t>
      </w:r>
      <w:r w:rsidRPr="00713E7C">
        <w:rPr>
          <w:rFonts w:cs="Times New Roman"/>
        </w:rPr>
        <w:t xml:space="preserve"> Grades nuvarande pedagogiska </w:t>
      </w:r>
      <w:r w:rsidR="00442178">
        <w:rPr>
          <w:rFonts w:cs="Times New Roman"/>
        </w:rPr>
        <w:t>riktlinjer</w:t>
      </w:r>
      <w:r w:rsidR="00442178" w:rsidRPr="00713E7C">
        <w:rPr>
          <w:rFonts w:cs="Times New Roman"/>
        </w:rPr>
        <w:t xml:space="preserve"> </w:t>
      </w:r>
      <w:r w:rsidRPr="00713E7C">
        <w:rPr>
          <w:rFonts w:cs="Times New Roman"/>
        </w:rPr>
        <w:t>med en representativ modell (DIM, KLM, ATM) från vart och ett av de tre pedagogiska perspekti</w:t>
      </w:r>
      <w:r w:rsidR="00FC2E6B">
        <w:rPr>
          <w:rFonts w:cs="Times New Roman"/>
        </w:rPr>
        <w:t xml:space="preserve">ven. </w:t>
      </w:r>
      <w:r w:rsidR="00200331" w:rsidRPr="00A624BD">
        <w:rPr>
          <w:rFonts w:cs="Times New Roman"/>
        </w:rPr>
        <w:t>Resultatet visade att det Associativa perspektivet är lämpligast för att representera Grades aktuella pedagogiska riktlinjer</w:t>
      </w:r>
      <w:r w:rsidR="00EF771B">
        <w:rPr>
          <w:rFonts w:cs="Times New Roman"/>
        </w:rPr>
        <w:t>.</w:t>
      </w:r>
      <w:r w:rsidR="00B35451">
        <w:rPr>
          <w:rFonts w:cs="Times New Roman"/>
        </w:rPr>
        <w:t xml:space="preserve"> </w:t>
      </w:r>
      <w:r w:rsidR="00B35451">
        <w:rPr>
          <w:rFonts w:cs="Times New Roman"/>
        </w:rPr>
        <w:lastRenderedPageBreak/>
        <w:t>Resultaten tyder på att DIM-modellen skulle kunna representera en bra utgångspunkt</w:t>
      </w:r>
      <w:r w:rsidR="00D150FD">
        <w:rPr>
          <w:rFonts w:cs="Times New Roman"/>
        </w:rPr>
        <w:t xml:space="preserve"> </w:t>
      </w:r>
      <w:r w:rsidRPr="00713E7C">
        <w:rPr>
          <w:rFonts w:cs="Times New Roman"/>
        </w:rPr>
        <w:t>för att fortsätta undersöka vilka modeller som skulle kunna impl</w:t>
      </w:r>
      <w:r w:rsidR="007466FA">
        <w:rPr>
          <w:rFonts w:cs="Times New Roman"/>
        </w:rPr>
        <w:t xml:space="preserve">ementeras i framtiden på Grade. </w:t>
      </w:r>
      <w:r w:rsidR="001E05E5">
        <w:rPr>
          <w:rFonts w:cs="Times New Roman"/>
        </w:rPr>
        <w:t>Studien syftade också på</w:t>
      </w:r>
      <w:r w:rsidR="00F96BD6">
        <w:rPr>
          <w:rFonts w:cs="Times New Roman"/>
        </w:rPr>
        <w:t xml:space="preserve"> att </w:t>
      </w:r>
      <w:r w:rsidR="008670D1">
        <w:rPr>
          <w:rFonts w:cs="Times New Roman"/>
        </w:rPr>
        <w:t>förstå</w:t>
      </w:r>
      <w:r w:rsidR="00412495">
        <w:rPr>
          <w:rFonts w:cs="Times New Roman"/>
        </w:rPr>
        <w:t xml:space="preserve"> </w:t>
      </w:r>
      <w:r w:rsidR="001E05E5">
        <w:rPr>
          <w:rFonts w:cs="Times New Roman"/>
        </w:rPr>
        <w:t>vilk</w:t>
      </w:r>
      <w:r w:rsidR="00866F2D">
        <w:rPr>
          <w:rFonts w:cs="Times New Roman"/>
        </w:rPr>
        <w:t>a</w:t>
      </w:r>
      <w:r w:rsidR="001E05E5">
        <w:rPr>
          <w:rFonts w:cs="Times New Roman"/>
        </w:rPr>
        <w:t xml:space="preserve"> </w:t>
      </w:r>
      <w:r w:rsidR="008670D1">
        <w:rPr>
          <w:rFonts w:cs="Times New Roman"/>
        </w:rPr>
        <w:t>för och- nackdelar</w:t>
      </w:r>
      <w:r w:rsidR="00EA50F0">
        <w:rPr>
          <w:rFonts w:cs="Times New Roman"/>
        </w:rPr>
        <w:t xml:space="preserve"> </w:t>
      </w:r>
      <w:r w:rsidR="00D22FB9">
        <w:rPr>
          <w:rFonts w:cs="Times New Roman"/>
        </w:rPr>
        <w:t xml:space="preserve">som </w:t>
      </w:r>
      <w:r w:rsidR="001E05E5">
        <w:rPr>
          <w:rFonts w:cs="Times New Roman"/>
        </w:rPr>
        <w:t xml:space="preserve">finns </w:t>
      </w:r>
      <w:r w:rsidR="008670D1">
        <w:rPr>
          <w:rFonts w:cs="Times New Roman"/>
        </w:rPr>
        <w:t xml:space="preserve">med Grades nuvarande pedagogiska </w:t>
      </w:r>
      <w:r w:rsidR="006D6C38">
        <w:rPr>
          <w:rFonts w:cs="Times New Roman"/>
        </w:rPr>
        <w:t>riktlinjer</w:t>
      </w:r>
      <w:r w:rsidR="001E05E5">
        <w:rPr>
          <w:rFonts w:cs="Times New Roman"/>
        </w:rPr>
        <w:t xml:space="preserve"> och därför</w:t>
      </w:r>
      <w:r w:rsidR="008670D1">
        <w:rPr>
          <w:rFonts w:cs="Times New Roman"/>
        </w:rPr>
        <w:t xml:space="preserve">, utvärderades fyra av Grades tidigare </w:t>
      </w:r>
      <w:r w:rsidR="00EA50F0">
        <w:rPr>
          <w:rFonts w:cs="Times New Roman"/>
        </w:rPr>
        <w:t xml:space="preserve">kurser </w:t>
      </w:r>
      <w:r w:rsidR="008670D1">
        <w:rPr>
          <w:rFonts w:cs="Times New Roman"/>
        </w:rPr>
        <w:t xml:space="preserve">enligt DIM’s riktlinjer. Utvärderingen hittade </w:t>
      </w:r>
      <w:r w:rsidR="008670D1">
        <w:rPr>
          <w:lang w:eastAsia="sv-SE"/>
        </w:rPr>
        <w:t>variera</w:t>
      </w:r>
      <w:r w:rsidR="00412495">
        <w:rPr>
          <w:lang w:eastAsia="sv-SE"/>
        </w:rPr>
        <w:t>n</w:t>
      </w:r>
      <w:r w:rsidR="00C82DDB" w:rsidRPr="00C82DDB">
        <w:rPr>
          <w:lang w:eastAsia="sv-SE"/>
        </w:rPr>
        <w:t xml:space="preserve">de </w:t>
      </w:r>
      <w:r w:rsidR="008670D1">
        <w:rPr>
          <w:lang w:eastAsia="sv-SE"/>
        </w:rPr>
        <w:t xml:space="preserve">resultat </w:t>
      </w:r>
      <w:r w:rsidR="00C82DDB" w:rsidRPr="00C82DDB">
        <w:rPr>
          <w:lang w:eastAsia="sv-SE"/>
        </w:rPr>
        <w:t>beroende på vi</w:t>
      </w:r>
      <w:r w:rsidR="008670D1">
        <w:rPr>
          <w:lang w:eastAsia="sv-SE"/>
        </w:rPr>
        <w:t>lke</w:t>
      </w:r>
      <w:r w:rsidR="00412495">
        <w:rPr>
          <w:lang w:eastAsia="sv-SE"/>
        </w:rPr>
        <w:t>n</w:t>
      </w:r>
      <w:r w:rsidR="008670D1">
        <w:rPr>
          <w:lang w:eastAsia="sv-SE"/>
        </w:rPr>
        <w:t xml:space="preserve"> </w:t>
      </w:r>
      <w:r w:rsidR="008670D1" w:rsidRPr="000C6079">
        <w:rPr>
          <w:lang w:eastAsia="sv-SE"/>
        </w:rPr>
        <w:t>modell</w:t>
      </w:r>
      <w:r w:rsidR="00412495" w:rsidRPr="000C6079">
        <w:rPr>
          <w:lang w:eastAsia="sv-SE"/>
        </w:rPr>
        <w:t>-</w:t>
      </w:r>
      <w:r w:rsidR="008670D1" w:rsidRPr="000C6079">
        <w:rPr>
          <w:lang w:eastAsia="sv-SE"/>
        </w:rPr>
        <w:t>fas</w:t>
      </w:r>
      <w:r w:rsidR="008670D1">
        <w:rPr>
          <w:lang w:eastAsia="sv-SE"/>
        </w:rPr>
        <w:t xml:space="preserve"> som evaluerades och</w:t>
      </w:r>
      <w:r w:rsidR="00C82DDB" w:rsidRPr="00C82DDB">
        <w:rPr>
          <w:lang w:eastAsia="sv-SE"/>
        </w:rPr>
        <w:t xml:space="preserve"> </w:t>
      </w:r>
      <w:r w:rsidR="00C82DDB">
        <w:rPr>
          <w:lang w:eastAsia="sv-SE"/>
        </w:rPr>
        <w:t xml:space="preserve">visar att </w:t>
      </w:r>
      <w:r w:rsidR="00C82DDB" w:rsidRPr="00C82DDB">
        <w:rPr>
          <w:i/>
          <w:lang w:eastAsia="sv-SE"/>
        </w:rPr>
        <w:t>Presentations</w:t>
      </w:r>
      <w:r w:rsidR="00C32530">
        <w:rPr>
          <w:lang w:eastAsia="sv-SE"/>
        </w:rPr>
        <w:t>-</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32530">
        <w:rPr>
          <w:lang w:eastAsia="sv-SE"/>
        </w:rPr>
        <w:t>-</w:t>
      </w:r>
      <w:r w:rsidR="00C82DDB" w:rsidRPr="00C82DDB">
        <w:rPr>
          <w:lang w:eastAsia="sv-SE"/>
        </w:rPr>
        <w:t>fasen visar</w:t>
      </w:r>
      <w:r w:rsidR="00412495">
        <w:rPr>
          <w:lang w:eastAsia="sv-SE"/>
        </w:rPr>
        <w:t xml:space="preserve"> de största</w:t>
      </w:r>
      <w:r w:rsidR="00C82DDB" w:rsidRPr="00C82DDB">
        <w:rPr>
          <w:lang w:eastAsia="sv-SE"/>
        </w:rPr>
        <w:t xml:space="preserve"> möjligheter</w:t>
      </w:r>
      <w:r w:rsidR="00412495">
        <w:rPr>
          <w:lang w:eastAsia="sv-SE"/>
        </w:rPr>
        <w:t>na</w:t>
      </w:r>
      <w:r w:rsidR="00C82DDB" w:rsidRPr="00C82DDB">
        <w:rPr>
          <w:lang w:eastAsia="sv-SE"/>
        </w:rPr>
        <w:t xml:space="preserve"> </w:t>
      </w:r>
      <w:r w:rsidR="00412495">
        <w:rPr>
          <w:lang w:eastAsia="sv-SE"/>
        </w:rPr>
        <w:t>för</w:t>
      </w:r>
      <w:r w:rsidR="00C82DDB" w:rsidRPr="00C82DDB">
        <w:rPr>
          <w:lang w:eastAsia="sv-SE"/>
        </w:rPr>
        <w:t xml:space="preserve"> förbättr</w:t>
      </w:r>
      <w:r w:rsidR="00412495">
        <w:rPr>
          <w:lang w:eastAsia="sv-SE"/>
        </w:rPr>
        <w:t>ing</w:t>
      </w:r>
      <w:r w:rsidR="00C82DDB" w:rsidRPr="00C82DDB">
        <w:rPr>
          <w:lang w:eastAsia="sv-SE"/>
        </w:rPr>
        <w:t xml:space="preserve">. I sin helhet ger resultatet från denna analys en tydlig </w:t>
      </w:r>
      <w:r w:rsidR="00412495">
        <w:rPr>
          <w:lang w:eastAsia="sv-SE"/>
        </w:rPr>
        <w:t xml:space="preserve">bild </w:t>
      </w:r>
      <w:r w:rsidR="00C82DDB" w:rsidRPr="00C82DDB">
        <w:rPr>
          <w:lang w:eastAsia="sv-SE"/>
        </w:rPr>
        <w:t>över vilken del av kursen som skulle kunna förbättras enligt DIM</w:t>
      </w:r>
      <w:r w:rsidR="00C82DDB">
        <w:rPr>
          <w:lang w:eastAsia="sv-SE"/>
        </w:rPr>
        <w:t>.</w:t>
      </w:r>
      <w:r w:rsidR="00E60ACF">
        <w:rPr>
          <w:lang w:eastAsia="sv-SE"/>
        </w:rPr>
        <w:t xml:space="preserve"> </w:t>
      </w:r>
      <w:r w:rsidR="00C32530">
        <w:rPr>
          <w:lang w:eastAsia="sv-SE"/>
        </w:rPr>
        <w:t>Slutligen användes</w:t>
      </w:r>
      <w:r w:rsidR="00550AE2">
        <w:rPr>
          <w:lang w:eastAsia="sv-SE"/>
        </w:rPr>
        <w:t xml:space="preserve">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förhindra införande av en särskild pedagogisk modell hos Grade</w:t>
      </w:r>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w:t>
      </w:r>
      <w:r w:rsidR="00412495">
        <w:rPr>
          <w:lang w:eastAsia="sv-SE"/>
        </w:rPr>
        <w:t>na</w:t>
      </w:r>
      <w:r w:rsidR="00C32530">
        <w:rPr>
          <w:lang w:eastAsia="sv-SE"/>
        </w:rPr>
        <w:t>, vilket</w:t>
      </w:r>
      <w:r w:rsidR="003B34BD">
        <w:rPr>
          <w:lang w:eastAsia="sv-SE"/>
        </w:rPr>
        <w:t xml:space="preserve"> tyder på att det inte är nödvändigt att utvärdera en anpassad pedagogisk modell för varje kurs.</w:t>
      </w:r>
    </w:p>
    <w:p w14:paraId="4FECA09F" w14:textId="6FEBD81C" w:rsidR="00C5303F" w:rsidRPr="003B44EC" w:rsidRDefault="00850895" w:rsidP="00C5303F">
      <w:pPr>
        <w:pStyle w:val="Heading11"/>
      </w:pPr>
      <w:bookmarkStart w:id="6" w:name="_Toc391456181"/>
      <w:bookmarkStart w:id="7" w:name="_Toc412957362"/>
      <w:bookmarkEnd w:id="6"/>
      <w:r>
        <w:t>Metod</w:t>
      </w:r>
      <w:bookmarkStart w:id="8" w:name="_Toc391456182"/>
      <w:bookmarkEnd w:id="7"/>
      <w:bookmarkEnd w:id="8"/>
    </w:p>
    <w:p w14:paraId="2EA8083A" w14:textId="652725B0" w:rsidR="009462CB" w:rsidRPr="009462CB" w:rsidRDefault="009462CB" w:rsidP="009462CB">
      <w:pPr>
        <w:tabs>
          <w:tab w:val="left" w:pos="1134"/>
        </w:tabs>
        <w:spacing w:line="480" w:lineRule="auto"/>
        <w:jc w:val="both"/>
        <w:rPr>
          <w:rFonts w:cs="Times New Roman"/>
        </w:rPr>
      </w:pPr>
      <w:r w:rsidRPr="009462CB">
        <w:rPr>
          <w:rFonts w:cs="Times New Roman"/>
        </w:rPr>
        <w:t>Studien följer framförallt en kvantitativ explorativ forskningsstrategi för att uppnå studiens mål. Studien anses vara explorat</w:t>
      </w:r>
      <w:r w:rsidR="00E369F3">
        <w:rPr>
          <w:rFonts w:cs="Times New Roman"/>
        </w:rPr>
        <w:t>iv eftersom den främst genererar</w:t>
      </w:r>
      <w:r w:rsidRPr="009462CB">
        <w:rPr>
          <w:rFonts w:cs="Times New Roman"/>
        </w:rPr>
        <w:t xml:space="preserve"> resultat basera</w:t>
      </w:r>
      <w:r w:rsidR="00E369F3">
        <w:rPr>
          <w:rFonts w:cs="Times New Roman"/>
        </w:rPr>
        <w:t>t</w:t>
      </w:r>
      <w:r w:rsidRPr="009462CB">
        <w:rPr>
          <w:rFonts w:cs="Times New Roman"/>
        </w:rPr>
        <w:t xml:space="preserve"> på ett litet urval och skulle gynnas av uppföljn</w:t>
      </w:r>
      <w:r w:rsidR="00E369F3">
        <w:rPr>
          <w:rFonts w:cs="Times New Roman"/>
        </w:rPr>
        <w:t>ing</w:t>
      </w:r>
      <w:r w:rsidRPr="009462CB">
        <w:rPr>
          <w:rFonts w:cs="Times New Roman"/>
        </w:rPr>
        <w:t xml:space="preserve"> i en större studie</w:t>
      </w:r>
      <w:r w:rsidR="00285087">
        <w:rPr>
          <w:rFonts w:cs="Times New Roman"/>
        </w:rPr>
        <w:t xml:space="preserve"> </w:t>
      </w:r>
      <w:r w:rsidR="00285087" w:rsidRPr="002A2729">
        <w:fldChar w:fldCharType="begin"/>
      </w:r>
      <w:r w:rsidR="00295C27">
        <w:instrText xml:space="preserve"> ADDIN ZOTERO_ITEM CSL_CITATION {"citationID":"QgN3Wlpb","properties":{"formattedCitation":"(Malhotra &amp; Birks, 2006)","plainCitation":"(Malhotra &amp; Birks, 2006)","noteIndex":0},"citationItems":[{"id":112,"uris":["http://zotero.org/users/local/QsygNxKM/items/YJQAMTVE"],"uri":["http://zotero.org/users/local/QsygNxKM/items/YJQAMTVE"],"itemData":{"id":112,"type":"book","title":"Marketing Research - An Applied Approach - European","publisher":"Prentice Hall, Inc., a Pearson Education company","edition":"Updated Second European Edition","abstract":"Being a marketing researcher is a very creative task. This creativity is nurtured by an environment that makes many demands on the researcher. They must be able to cope with the technical challenges to plan, gather, analyse and interpret information. They must be aware of the challenges faced by the array of decision-makers who trust sound marketing research. They must be able to empathise with the people they aim to question and observe, and to treat them with care and respect.\nTrying to develop the technical skills and to balance an appreciation of decision- makers and respondents may seem daunting. Finding the confidence to conduct research and to interpret the findings may seem difficult with so many options to consider. This is where we believe Marketing Research, An Applied Approach, 2nd European edition can help. Founded on the enormously successful US editions and the 1st European edition, this text aims to be comprehensive, authoritative and applied. This edition includes an array of European and international examples, practices and illustrations. It portrays a balance of qualitative and quantitative approaches to con- ducting research that allows the creative support of decision-makers. It will guide the reader through the challenges faced in conducting marketing research of the highest quality. This is achieved through an appropriate blend of scholarship with a highly applied and managerial orientation.","ISBN":"0 273 69530 4","note":"p. 64","author":[{"family":"Malhotra","given":"Naresh K."},{"family":"Birks","given":"David F."}],"issued":{"date-parts":[["2006"]]}}}],"schema":"https://github.com/citation-style-language/schema/raw/master/csl-citation.json"} </w:instrText>
      </w:r>
      <w:r w:rsidR="00285087" w:rsidRPr="002A2729">
        <w:fldChar w:fldCharType="separate"/>
      </w:r>
      <w:r w:rsidR="00285087" w:rsidRPr="002A2729">
        <w:rPr>
          <w:rFonts w:cs="Times New Roman"/>
          <w:szCs w:val="24"/>
        </w:rPr>
        <w:t>(Malhotra &amp; Birks, 2006)</w:t>
      </w:r>
      <w:r w:rsidR="00285087" w:rsidRPr="002A2729">
        <w:fldChar w:fldCharType="end"/>
      </w:r>
      <w:r w:rsidR="00285087" w:rsidRPr="002A2729">
        <w:t>.</w:t>
      </w:r>
      <w:r w:rsidRPr="009462CB">
        <w:rPr>
          <w:rFonts w:cs="Times New Roman"/>
        </w:rPr>
        <w:t xml:space="preserve"> Studien kan också anses vara explorativt eftersom den lägger grunden till metodik för att uppfylla studiens mål och ger möjligheten för vidare metodutveckling i senare studier. </w:t>
      </w:r>
    </w:p>
    <w:p w14:paraId="7F506472" w14:textId="77777777" w:rsidR="009462CB" w:rsidRPr="009462CB" w:rsidRDefault="009462CB" w:rsidP="009462CB">
      <w:pPr>
        <w:tabs>
          <w:tab w:val="left" w:pos="1134"/>
        </w:tabs>
        <w:spacing w:line="480" w:lineRule="auto"/>
        <w:jc w:val="both"/>
        <w:rPr>
          <w:rFonts w:cs="Times New Roman"/>
        </w:rPr>
      </w:pPr>
    </w:p>
    <w:p w14:paraId="4A2A5F47" w14:textId="57A2B617" w:rsidR="009462CB" w:rsidRDefault="009462CB" w:rsidP="009462CB">
      <w:pPr>
        <w:tabs>
          <w:tab w:val="left" w:pos="1134"/>
        </w:tabs>
        <w:spacing w:line="480" w:lineRule="auto"/>
        <w:jc w:val="both"/>
        <w:rPr>
          <w:rFonts w:cs="Times New Roman"/>
        </w:rPr>
      </w:pPr>
      <w:r w:rsidRPr="009462CB">
        <w:rPr>
          <w:rFonts w:cs="Times New Roman"/>
        </w:rPr>
        <w:t xml:space="preserve">En kvantitativ explorativ forskningsstrategi ansågs vara den lämpligaste forskningsstrategin för att den uppnår studiens mål. </w:t>
      </w:r>
      <w:commentRangeStart w:id="9"/>
      <w:r w:rsidR="00FC1493">
        <w:rPr>
          <w:rFonts w:cs="Times New Roman"/>
        </w:rPr>
        <w:t xml:space="preserve">Fast </w:t>
      </w:r>
      <w:r w:rsidR="00E01228">
        <w:rPr>
          <w:rFonts w:cs="Times New Roman"/>
        </w:rPr>
        <w:t xml:space="preserve">att </w:t>
      </w:r>
      <w:r w:rsidR="00FC1493">
        <w:rPr>
          <w:rFonts w:cs="Times New Roman"/>
        </w:rPr>
        <w:t>en fallstudie som forskningsstrategi skulle lämpa sig för denna studie</w:t>
      </w:r>
      <w:commentRangeEnd w:id="9"/>
      <w:r w:rsidR="00B60C40">
        <w:rPr>
          <w:rStyle w:val="CommentReference"/>
        </w:rPr>
        <w:commentReference w:id="9"/>
      </w:r>
      <w:r w:rsidR="00FC1493">
        <w:rPr>
          <w:rFonts w:cs="Times New Roman"/>
        </w:rPr>
        <w:t>, är a</w:t>
      </w:r>
      <w:r w:rsidRPr="009462CB">
        <w:rPr>
          <w:rFonts w:cs="Times New Roman"/>
        </w:rPr>
        <w:t xml:space="preserve">nvändning av en explorativ strategi innan en större mängd resurser </w:t>
      </w:r>
      <w:r w:rsidR="002F0574" w:rsidRPr="009462CB">
        <w:rPr>
          <w:rFonts w:cs="Times New Roman"/>
        </w:rPr>
        <w:t>nyttjas</w:t>
      </w:r>
      <w:r w:rsidRPr="009462CB">
        <w:rPr>
          <w:rFonts w:cs="Times New Roman"/>
        </w:rPr>
        <w:t xml:space="preserve"> till en mer omfattande studie särskilt relevant när forskningsfältet är outforskat och en pålitlig grund behöver skapas innan utformning av en kvalificerad hypotes</w:t>
      </w:r>
      <w:r w:rsidR="00285087">
        <w:rPr>
          <w:rFonts w:cs="Times New Roman"/>
        </w:rPr>
        <w:t xml:space="preserve"> </w:t>
      </w:r>
      <w:r w:rsidR="00285087" w:rsidRPr="002A2729">
        <w:fldChar w:fldCharType="begin"/>
      </w:r>
      <w:r w:rsidR="00295C27">
        <w:instrText xml:space="preserve"> ADDIN ZOTERO_ITEM CSL_CITATION {"citationID":"hzDQETJf","properties":{"formattedCitation":"(Malhotra &amp; Birks, 2006)","plainCitation":"(Malhotra &amp; Birks, 2006)","noteIndex":0},"citationItems":[{"id":112,"uris":["http://zotero.org/users/local/QsygNxKM/items/YJQAMTVE"],"uri":["http://zotero.org/users/local/QsygNxKM/items/YJQAMTVE"],"itemData":{"id":112,"type":"book","title":"Marketing Research - An Applied Approach - European","publisher":"Prentice Hall, Inc., a Pearson Education company","edition":"Updated Second European Edition","abstract":"Being a marketing researcher is a very creative task. This creativity is nurtured by an environment that makes many demands on the researcher. They must be able to cope with the technical challenges to plan, gather, analyse and interpret information. They must be aware of the challenges faced by the array of decision-makers who trust sound marketing research. They must be able to empathise with the people they aim to question and observe, and to treat them with care and respect.\nTrying to develop the technical skills and to balance an appreciation of decision- makers and respondents may seem daunting. Finding the confidence to conduct research and to interpret the findings may seem difficult with so many options to consider. This is where we believe Marketing Research, An Applied Approach, 2nd European edition can help. Founded on the enormously successful US editions and the 1st European edition, this text aims to be comprehensive, authoritative and applied. This edition includes an array of European and international examples, practices and illustrations. It portrays a balance of qualitative and quantitative approaches to con- ducting research that allows the creative support of decision-makers. It will guide the reader through the challenges faced in conducting marketing research of the highest quality. This is achieved through an appropriate blend of scholarship with a highly applied and managerial orientation.","ISBN":"0 273 69530 4","note":"p. 64","author":[{"family":"Malhotra","given":"Naresh K."},{"family":"Birks","given":"David F."}],"issued":{"date-parts":[["2006"]]}}}],"schema":"https://github.com/citation-style-language/schema/raw/master/csl-citation.json"} </w:instrText>
      </w:r>
      <w:r w:rsidR="00285087" w:rsidRPr="002A2729">
        <w:fldChar w:fldCharType="separate"/>
      </w:r>
      <w:r w:rsidR="00285087" w:rsidRPr="002A2729">
        <w:rPr>
          <w:rFonts w:cs="Times New Roman"/>
          <w:szCs w:val="24"/>
        </w:rPr>
        <w:t>(Malhotra &amp; Birks, 2006)</w:t>
      </w:r>
      <w:r w:rsidR="00285087" w:rsidRPr="002A2729">
        <w:fldChar w:fldCharType="end"/>
      </w:r>
      <w:r w:rsidR="00285087" w:rsidRPr="002A2729">
        <w:t>.</w:t>
      </w:r>
      <w:r w:rsidR="002A2729">
        <w:rPr>
          <w:rFonts w:cs="Times New Roman"/>
        </w:rPr>
        <w:t xml:space="preserve"> </w:t>
      </w:r>
      <w:r w:rsidRPr="009462CB">
        <w:rPr>
          <w:rFonts w:cs="Times New Roman"/>
        </w:rPr>
        <w:t>I de</w:t>
      </w:r>
      <w:r w:rsidR="00E369F3">
        <w:rPr>
          <w:rFonts w:cs="Times New Roman"/>
        </w:rPr>
        <w:t>nna</w:t>
      </w:r>
      <w:r w:rsidRPr="009462CB">
        <w:rPr>
          <w:rFonts w:cs="Times New Roman"/>
        </w:rPr>
        <w:t xml:space="preserve"> studie är både forskningsfrågorna och metodiken relativt outforska</w:t>
      </w:r>
      <w:r w:rsidR="00E369F3">
        <w:rPr>
          <w:rFonts w:cs="Times New Roman"/>
        </w:rPr>
        <w:t>de</w:t>
      </w:r>
      <w:r w:rsidRPr="009462CB">
        <w:rPr>
          <w:rFonts w:cs="Times New Roman"/>
        </w:rPr>
        <w:t xml:space="preserve"> och därför är en explorativ strategi optimal. Framförallt</w:t>
      </w:r>
      <w:r w:rsidR="00E369F3">
        <w:rPr>
          <w:rFonts w:cs="Times New Roman"/>
        </w:rPr>
        <w:t xml:space="preserve"> lämpar sig</w:t>
      </w:r>
      <w:r w:rsidRPr="009462CB">
        <w:rPr>
          <w:rFonts w:cs="Times New Roman"/>
        </w:rPr>
        <w:t xml:space="preserve"> </w:t>
      </w:r>
      <w:r w:rsidR="00E369F3">
        <w:rPr>
          <w:rFonts w:cs="Times New Roman"/>
        </w:rPr>
        <w:t>d</w:t>
      </w:r>
      <w:r w:rsidRPr="009462CB">
        <w:rPr>
          <w:rFonts w:cs="Times New Roman"/>
        </w:rPr>
        <w:t>en explorativ</w:t>
      </w:r>
      <w:r w:rsidR="00E369F3">
        <w:rPr>
          <w:rFonts w:cs="Times New Roman"/>
        </w:rPr>
        <w:t>a</w:t>
      </w:r>
      <w:r w:rsidRPr="009462CB">
        <w:rPr>
          <w:rFonts w:cs="Times New Roman"/>
        </w:rPr>
        <w:t xml:space="preserve"> forskningsstrategi</w:t>
      </w:r>
      <w:r w:rsidR="00E369F3">
        <w:rPr>
          <w:rFonts w:cs="Times New Roman"/>
        </w:rPr>
        <w:t>n</w:t>
      </w:r>
      <w:r w:rsidRPr="009462CB">
        <w:rPr>
          <w:rFonts w:cs="Times New Roman"/>
        </w:rPr>
        <w:t xml:space="preserve"> bäst med de resurserna som var </w:t>
      </w:r>
      <w:r w:rsidRPr="009462CB">
        <w:rPr>
          <w:rFonts w:cs="Times New Roman"/>
        </w:rPr>
        <w:lastRenderedPageBreak/>
        <w:t>till</w:t>
      </w:r>
      <w:r w:rsidR="00674AA9">
        <w:rPr>
          <w:rFonts w:cs="Times New Roman"/>
        </w:rPr>
        <w:t>gängliga. Ett kvantitativt uppläg</w:t>
      </w:r>
      <w:r w:rsidRPr="009462CB">
        <w:rPr>
          <w:rFonts w:cs="Times New Roman"/>
        </w:rPr>
        <w:t>g valdes huvudsakligen med tanke på framtida studier</w:t>
      </w:r>
      <w:r w:rsidR="00D150FD">
        <w:rPr>
          <w:rFonts w:cs="Times New Roman"/>
        </w:rPr>
        <w:t xml:space="preserve"> </w:t>
      </w:r>
      <w:r w:rsidR="00D150FD">
        <w:t>och att överskådligt kunna jämföra och värdera olika pedagogiska perspektiv</w:t>
      </w:r>
      <w:r w:rsidRPr="009462CB">
        <w:rPr>
          <w:rFonts w:cs="Times New Roman"/>
        </w:rPr>
        <w:t xml:space="preserve">. </w:t>
      </w:r>
      <w:r w:rsidR="00D133E5" w:rsidRPr="00CC2AD4">
        <w:t xml:space="preserve">Kvantitativ data stödjer statistisk analys, underlättar analys av större urvalsgrupper, och ger ett specifikt mått på de undersökta variablerna. </w:t>
      </w:r>
      <w:r w:rsidRPr="009462CB">
        <w:rPr>
          <w:rFonts w:cs="Times New Roman"/>
        </w:rPr>
        <w:t xml:space="preserve">Alla dessa egenskaper </w:t>
      </w:r>
      <w:r w:rsidR="00D150FD">
        <w:rPr>
          <w:rFonts w:cs="Times New Roman"/>
        </w:rPr>
        <w:t>talar för genomförande av en fra</w:t>
      </w:r>
      <w:r w:rsidR="000E274F">
        <w:rPr>
          <w:rFonts w:cs="Times New Roman"/>
        </w:rPr>
        <w:t>mtida och mer omfattande studie</w:t>
      </w:r>
      <w:r w:rsidR="00D150FD">
        <w:rPr>
          <w:rFonts w:cs="Times New Roman"/>
        </w:rPr>
        <w:t>. Denna studie kan därför i sammanhanget betraktas som en vägledande för-studie</w:t>
      </w:r>
      <w:r w:rsidRPr="009462CB">
        <w:rPr>
          <w:rFonts w:cs="Times New Roman"/>
        </w:rPr>
        <w:t>.</w:t>
      </w:r>
      <w:r w:rsidR="00D150FD">
        <w:rPr>
          <w:rFonts w:cs="Times New Roman"/>
        </w:rPr>
        <w:t xml:space="preserve"> </w:t>
      </w:r>
      <w:r w:rsidR="00D950AC">
        <w:rPr>
          <w:rFonts w:cs="Times New Roman"/>
        </w:rPr>
        <w:t>En sammanfattning av den metodiken som används i studien visas i Figur 1.</w:t>
      </w:r>
    </w:p>
    <w:p w14:paraId="51B9005F" w14:textId="77777777" w:rsidR="009462CB" w:rsidRDefault="009462CB" w:rsidP="009462CB">
      <w:pPr>
        <w:tabs>
          <w:tab w:val="left" w:pos="1134"/>
        </w:tabs>
        <w:spacing w:line="480" w:lineRule="auto"/>
        <w:jc w:val="both"/>
        <w:rPr>
          <w:rFonts w:cs="Times New Roman"/>
        </w:rPr>
      </w:pPr>
    </w:p>
    <w:p w14:paraId="7A488FF1" w14:textId="77777777" w:rsidR="003B44EC" w:rsidRDefault="003B44EC" w:rsidP="003B44EC">
      <w:pPr>
        <w:keepNext/>
        <w:tabs>
          <w:tab w:val="left" w:pos="1134"/>
        </w:tabs>
        <w:spacing w:line="480" w:lineRule="auto"/>
        <w:jc w:val="both"/>
      </w:pPr>
      <w:r>
        <w:rPr>
          <w:rFonts w:cs="Times New Roman"/>
          <w:noProof/>
          <w:lang w:val="en-GB" w:eastAsia="en-GB"/>
        </w:rPr>
        <w:drawing>
          <wp:inline distT="0" distB="0" distL="0" distR="0" wp14:anchorId="0D6FDB8E" wp14:editId="174683FF">
            <wp:extent cx="5760720" cy="837565"/>
            <wp:effectExtent l="0" t="0" r="5080" b="635"/>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837565"/>
                    </a:xfrm>
                    <a:prstGeom prst="rect">
                      <a:avLst/>
                    </a:prstGeom>
                  </pic:spPr>
                </pic:pic>
              </a:graphicData>
            </a:graphic>
          </wp:inline>
        </w:drawing>
      </w:r>
    </w:p>
    <w:p w14:paraId="4CC71B51" w14:textId="1B98D969" w:rsidR="003B44EC" w:rsidRDefault="003B44EC" w:rsidP="003B44EC">
      <w:pPr>
        <w:pStyle w:val="Caption"/>
        <w:spacing w:line="360" w:lineRule="auto"/>
        <w:rPr>
          <w:rFonts w:cs="Times New Roman"/>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382CCC">
        <w:rPr>
          <w:b/>
          <w:noProof/>
        </w:rPr>
        <w:t>1</w:t>
      </w:r>
      <w:r w:rsidRPr="00C45585">
        <w:rPr>
          <w:b/>
          <w:i/>
        </w:rPr>
        <w:fldChar w:fldCharType="end"/>
      </w:r>
      <w:r w:rsidRPr="00830D00">
        <w:rPr>
          <w:b/>
        </w:rPr>
        <w:t>:</w:t>
      </w:r>
      <w:r>
        <w:rPr>
          <w:b/>
        </w:rPr>
        <w:t xml:space="preserve"> Studiens process. </w:t>
      </w:r>
      <w:r w:rsidRPr="0094440F">
        <w:t xml:space="preserve">Schematisk </w:t>
      </w:r>
      <w:r>
        <w:t>representation av studiens metod och förlopp.</w:t>
      </w:r>
      <w:r>
        <w:rPr>
          <w:b/>
        </w:rPr>
        <w:t xml:space="preserve"> </w:t>
      </w:r>
    </w:p>
    <w:p w14:paraId="1D659D52" w14:textId="77777777" w:rsidR="00C5303F" w:rsidRDefault="00C5303F" w:rsidP="009462CB">
      <w:pPr>
        <w:tabs>
          <w:tab w:val="left" w:pos="1134"/>
        </w:tabs>
        <w:spacing w:line="480" w:lineRule="auto"/>
        <w:jc w:val="both"/>
        <w:rPr>
          <w:rFonts w:cs="Times New Roman"/>
        </w:rPr>
      </w:pPr>
    </w:p>
    <w:p w14:paraId="610174BF" w14:textId="61B9D8F5" w:rsidR="009462CB" w:rsidRPr="00E2695E" w:rsidRDefault="009462CB" w:rsidP="003F75E0">
      <w:pPr>
        <w:tabs>
          <w:tab w:val="left" w:pos="1134"/>
        </w:tabs>
        <w:spacing w:line="360" w:lineRule="auto"/>
        <w:rPr>
          <w:rFonts w:cs="Times New Roman"/>
        </w:rPr>
      </w:pPr>
      <w:r>
        <w:rPr>
          <w:rFonts w:cs="Times New Roman"/>
          <w:b/>
          <w:sz w:val="24"/>
          <w:szCs w:val="24"/>
        </w:rPr>
        <w:t>Framtagande av intervjufrågor</w:t>
      </w:r>
      <w:r w:rsidRPr="00E2695E">
        <w:rPr>
          <w:rFonts w:cs="Times New Roman"/>
        </w:rPr>
        <w:t xml:space="preserve"> </w:t>
      </w:r>
    </w:p>
    <w:p w14:paraId="49821B65" w14:textId="1D7B1534" w:rsidR="00183881" w:rsidRPr="00BE257F" w:rsidRDefault="00850895" w:rsidP="000B1921">
      <w:pPr>
        <w:tabs>
          <w:tab w:val="left" w:pos="1134"/>
        </w:tabs>
        <w:spacing w:line="480" w:lineRule="auto"/>
        <w:jc w:val="both"/>
        <w:rPr>
          <w:rFonts w:cs="Times New Roman"/>
        </w:rPr>
      </w:pPr>
      <w:r>
        <w:rPr>
          <w:rFonts w:cs="Times New Roman"/>
        </w:rPr>
        <w:t xml:space="preserve">Målet med att göra en </w:t>
      </w:r>
      <w:r w:rsidR="002437E8">
        <w:rPr>
          <w:rFonts w:cs="Times New Roman"/>
        </w:rPr>
        <w:t xml:space="preserve">strukturerad </w:t>
      </w:r>
      <w:r>
        <w:rPr>
          <w:rFonts w:cs="Times New Roman"/>
        </w:rPr>
        <w:t xml:space="preserve">intervju var att utvärdera vilket pedagogiskt perspektiv som ligger närmast de </w:t>
      </w:r>
      <w:r w:rsidR="009A74A3">
        <w:rPr>
          <w:rFonts w:cs="Times New Roman"/>
        </w:rPr>
        <w:t>pedagogisk</w:t>
      </w:r>
      <w:r w:rsidR="003F0E92">
        <w:rPr>
          <w:rFonts w:cs="Times New Roman"/>
        </w:rPr>
        <w:t>a</w:t>
      </w:r>
      <w:r w:rsidR="009A74A3">
        <w:rPr>
          <w:rFonts w:cs="Times New Roman"/>
        </w:rPr>
        <w:t xml:space="preserve"> </w:t>
      </w:r>
      <w:r w:rsidR="003F0E92">
        <w:rPr>
          <w:rFonts w:cs="Times New Roman"/>
        </w:rPr>
        <w:t xml:space="preserve">riktlinjer </w:t>
      </w:r>
      <w:r w:rsidR="00545510">
        <w:rPr>
          <w:rFonts w:cs="Times New Roman"/>
        </w:rPr>
        <w:t>som Grade använder</w:t>
      </w:r>
      <w:r w:rsidR="009A74A3">
        <w:rPr>
          <w:rFonts w:cs="Times New Roman"/>
        </w:rPr>
        <w:t xml:space="preserve"> sig av i dagsläget.</w:t>
      </w:r>
      <w:r w:rsidR="003617B9">
        <w:rPr>
          <w:rFonts w:cs="Times New Roman"/>
        </w:rPr>
        <w:t xml:space="preserve"> </w:t>
      </w:r>
      <w:r w:rsidR="009A74A3">
        <w:rPr>
          <w:rFonts w:cs="Times New Roman"/>
        </w:rPr>
        <w:t>Detta gjordes genom</w:t>
      </w:r>
      <w:r w:rsidR="00B3436A">
        <w:rPr>
          <w:rFonts w:cs="Times New Roman"/>
        </w:rPr>
        <w:t xml:space="preserve"> att </w:t>
      </w:r>
      <w:r>
        <w:rPr>
          <w:rFonts w:cs="Times New Roman"/>
        </w:rPr>
        <w:t xml:space="preserve">bedöma hur </w:t>
      </w:r>
      <w:r w:rsidR="009A74A3">
        <w:rPr>
          <w:rFonts w:cs="Times New Roman"/>
        </w:rPr>
        <w:t xml:space="preserve">en </w:t>
      </w:r>
      <w:r>
        <w:rPr>
          <w:rFonts w:cs="Times New Roman"/>
        </w:rPr>
        <w:t>representati</w:t>
      </w:r>
      <w:r w:rsidR="00897661">
        <w:rPr>
          <w:rFonts w:cs="Times New Roman"/>
        </w:rPr>
        <w:t>v pedagogisk modell</w:t>
      </w:r>
      <w:r w:rsidR="009A74A3">
        <w:rPr>
          <w:rFonts w:cs="Times New Roman"/>
        </w:rPr>
        <w:t xml:space="preserve"> från varje perspektiv</w:t>
      </w:r>
      <w:r w:rsidR="00897661">
        <w:rPr>
          <w:rFonts w:cs="Times New Roman"/>
        </w:rPr>
        <w:t xml:space="preserve"> presterade</w:t>
      </w:r>
      <w:r w:rsidR="009A74A3">
        <w:rPr>
          <w:rFonts w:cs="Times New Roman"/>
        </w:rPr>
        <w:t xml:space="preserve"> enligt Grades nuvarande pedagogiska riktlinjer</w:t>
      </w:r>
      <w:r w:rsidR="00897661">
        <w:rPr>
          <w:rFonts w:cs="Times New Roman"/>
        </w:rPr>
        <w:t xml:space="preserve">. En </w:t>
      </w:r>
      <w:r w:rsidR="003617B9">
        <w:rPr>
          <w:rFonts w:cs="Times New Roman"/>
        </w:rPr>
        <w:t xml:space="preserve">strukturerad </w:t>
      </w:r>
      <w:r w:rsidR="00340590">
        <w:rPr>
          <w:rFonts w:cs="Times New Roman"/>
        </w:rPr>
        <w:t xml:space="preserve">intervju bedömdes att vara den mest lämpade </w:t>
      </w:r>
      <w:r w:rsidR="00502257">
        <w:rPr>
          <w:rFonts w:cs="Times New Roman"/>
        </w:rPr>
        <w:t>tillgängliga metod</w:t>
      </w:r>
      <w:r w:rsidR="00412495">
        <w:rPr>
          <w:rFonts w:cs="Times New Roman"/>
        </w:rPr>
        <w:t>en</w:t>
      </w:r>
      <w:r w:rsidR="00340590">
        <w:rPr>
          <w:rFonts w:cs="Times New Roman"/>
        </w:rPr>
        <w:t xml:space="preserve"> för att kunna fullfölja studien och för att uppfylla de angivna målen</w:t>
      </w:r>
      <w:r w:rsidR="000263A9">
        <w:rPr>
          <w:rFonts w:cs="Times New Roman"/>
        </w:rPr>
        <w:t xml:space="preserve">. </w:t>
      </w:r>
      <w:r w:rsidR="008A599C">
        <w:rPr>
          <w:rFonts w:cs="Times New Roman"/>
        </w:rPr>
        <w:t>E</w:t>
      </w:r>
      <w:r w:rsidR="00E01228">
        <w:rPr>
          <w:rFonts w:cs="Times New Roman"/>
        </w:rPr>
        <w:t xml:space="preserve">n ostrukturerad intervju </w:t>
      </w:r>
      <w:r w:rsidR="008A599C">
        <w:rPr>
          <w:rFonts w:cs="Times New Roman"/>
        </w:rPr>
        <w:t xml:space="preserve">användes inte </w:t>
      </w:r>
      <w:r w:rsidR="00E01228">
        <w:rPr>
          <w:rFonts w:cs="Times New Roman"/>
        </w:rPr>
        <w:t xml:space="preserve">med anledning av att det inte uppfyller de </w:t>
      </w:r>
      <w:commentRangeStart w:id="10"/>
      <w:r w:rsidR="00E01228">
        <w:rPr>
          <w:rFonts w:cs="Times New Roman"/>
        </w:rPr>
        <w:t>ovan nämnda</w:t>
      </w:r>
      <w:ins w:id="11" w:author="Olivia Imner" w:date="2019-03-06T16:29:00Z">
        <w:r w:rsidR="006E0752">
          <w:rPr>
            <w:rFonts w:cs="Times New Roman"/>
          </w:rPr>
          <w:t xml:space="preserve"> studie</w:t>
        </w:r>
        <w:bookmarkStart w:id="12" w:name="_GoBack"/>
        <w:bookmarkEnd w:id="12"/>
        <w:del w:id="13" w:author="Microsoft Office User" w:date="2019-03-06T16:40:00Z">
          <w:r w:rsidR="006E0752" w:rsidDel="00B87D7F">
            <w:rPr>
              <w:rFonts w:cs="Times New Roman"/>
            </w:rPr>
            <w:delText xml:space="preserve"> </w:delText>
          </w:r>
        </w:del>
        <w:r w:rsidR="006E0752">
          <w:rPr>
            <w:rFonts w:cs="Times New Roman"/>
          </w:rPr>
          <w:t>målen</w:t>
        </w:r>
      </w:ins>
      <w:commentRangeEnd w:id="10"/>
      <w:r w:rsidR="004761C7">
        <w:rPr>
          <w:rStyle w:val="CommentReference"/>
        </w:rPr>
        <w:commentReference w:id="10"/>
      </w:r>
      <w:ins w:id="14" w:author="Olivia Imner" w:date="2019-03-06T16:12:00Z">
        <w:r w:rsidR="00494712">
          <w:rPr>
            <w:rFonts w:cs="Times New Roman"/>
          </w:rPr>
          <w:t>,</w:t>
        </w:r>
      </w:ins>
      <w:r w:rsidR="00156D1D">
        <w:rPr>
          <w:rFonts w:cs="Times New Roman"/>
        </w:rPr>
        <w:t>.</w:t>
      </w:r>
      <w:r w:rsidR="00E01228">
        <w:rPr>
          <w:rFonts w:cs="Times New Roman"/>
        </w:rPr>
        <w:t xml:space="preserve"> </w:t>
      </w:r>
      <w:r w:rsidR="00183881" w:rsidRPr="00BE257F">
        <w:rPr>
          <w:rFonts w:cs="Times New Roman"/>
        </w:rPr>
        <w:t xml:space="preserve">Sammanfattningsvis genomfördes framtagandet av intervjufrågorna </w:t>
      </w:r>
      <w:r w:rsidR="00C77690">
        <w:rPr>
          <w:rFonts w:cs="Times New Roman"/>
        </w:rPr>
        <w:t>med följande moment:</w:t>
      </w:r>
    </w:p>
    <w:p w14:paraId="1134CFA4" w14:textId="15976A87" w:rsidR="00183881" w:rsidRPr="00BE257F" w:rsidRDefault="00BE257F" w:rsidP="00BE257F">
      <w:pPr>
        <w:pStyle w:val="CommentText"/>
        <w:numPr>
          <w:ilvl w:val="0"/>
          <w:numId w:val="21"/>
        </w:numPr>
        <w:rPr>
          <w:rFonts w:cs="Times New Roman"/>
          <w:sz w:val="22"/>
          <w:szCs w:val="22"/>
        </w:rPr>
      </w:pPr>
      <w:r w:rsidRPr="00BE257F">
        <w:rPr>
          <w:rFonts w:cs="Times New Roman"/>
          <w:sz w:val="22"/>
          <w:szCs w:val="22"/>
        </w:rPr>
        <w:t>Inledande</w:t>
      </w:r>
      <w:r w:rsidR="00183881" w:rsidRPr="00BE257F">
        <w:rPr>
          <w:rFonts w:cs="Times New Roman"/>
          <w:sz w:val="22"/>
          <w:szCs w:val="22"/>
        </w:rPr>
        <w:t xml:space="preserve"> arbetet </w:t>
      </w:r>
      <w:r w:rsidRPr="00BE257F">
        <w:rPr>
          <w:rFonts w:cs="Times New Roman"/>
          <w:sz w:val="22"/>
          <w:szCs w:val="22"/>
        </w:rPr>
        <w:t>för att</w:t>
      </w:r>
      <w:r w:rsidR="00183881" w:rsidRPr="00BE257F">
        <w:rPr>
          <w:rFonts w:cs="Times New Roman"/>
          <w:sz w:val="22"/>
          <w:szCs w:val="22"/>
        </w:rPr>
        <w:t xml:space="preserve"> undersöka relevant litteratur</w:t>
      </w:r>
    </w:p>
    <w:p w14:paraId="320E7CFA" w14:textId="6E348E66" w:rsidR="00183881" w:rsidRPr="00BE257F" w:rsidRDefault="00BE257F" w:rsidP="00BE257F">
      <w:pPr>
        <w:pStyle w:val="CommentText"/>
        <w:numPr>
          <w:ilvl w:val="0"/>
          <w:numId w:val="21"/>
        </w:numPr>
        <w:rPr>
          <w:sz w:val="22"/>
          <w:szCs w:val="22"/>
        </w:rPr>
      </w:pPr>
      <w:r w:rsidRPr="00BE257F">
        <w:rPr>
          <w:sz w:val="22"/>
          <w:szCs w:val="22"/>
        </w:rPr>
        <w:t>S</w:t>
      </w:r>
      <w:r w:rsidR="00183881" w:rsidRPr="00BE257F">
        <w:rPr>
          <w:sz w:val="22"/>
          <w:szCs w:val="22"/>
        </w:rPr>
        <w:t>ammanfatt</w:t>
      </w:r>
      <w:r>
        <w:rPr>
          <w:sz w:val="22"/>
          <w:szCs w:val="22"/>
        </w:rPr>
        <w:t>ning</w:t>
      </w:r>
      <w:r w:rsidR="00183881" w:rsidRPr="00BE257F">
        <w:rPr>
          <w:sz w:val="22"/>
          <w:szCs w:val="22"/>
        </w:rPr>
        <w:t xml:space="preserve"> </w:t>
      </w:r>
      <w:r>
        <w:rPr>
          <w:sz w:val="22"/>
          <w:szCs w:val="22"/>
        </w:rPr>
        <w:t xml:space="preserve">av </w:t>
      </w:r>
      <w:r w:rsidR="00183881" w:rsidRPr="00BE257F">
        <w:rPr>
          <w:sz w:val="22"/>
          <w:szCs w:val="22"/>
        </w:rPr>
        <w:t>de pedagogiska perspektiven och modellerna</w:t>
      </w:r>
    </w:p>
    <w:p w14:paraId="70DD57B6" w14:textId="1AF5060B" w:rsidR="00183881" w:rsidRPr="00BE257F" w:rsidRDefault="00BE257F" w:rsidP="00BE257F">
      <w:pPr>
        <w:pStyle w:val="CommentText"/>
        <w:numPr>
          <w:ilvl w:val="0"/>
          <w:numId w:val="21"/>
        </w:numPr>
        <w:rPr>
          <w:sz w:val="22"/>
          <w:szCs w:val="22"/>
        </w:rPr>
      </w:pPr>
      <w:r w:rsidRPr="00BE257F">
        <w:rPr>
          <w:sz w:val="22"/>
          <w:szCs w:val="22"/>
        </w:rPr>
        <w:t>U</w:t>
      </w:r>
      <w:r w:rsidR="00183881" w:rsidRPr="00BE257F">
        <w:rPr>
          <w:sz w:val="22"/>
          <w:szCs w:val="22"/>
        </w:rPr>
        <w:t>tesluta modeller och välja en representativ modell från varje perspektiv</w:t>
      </w:r>
    </w:p>
    <w:p w14:paraId="6EBB16D5" w14:textId="71EE2A32" w:rsidR="00183881" w:rsidRPr="00BE257F" w:rsidRDefault="00BE257F" w:rsidP="00BE257F">
      <w:pPr>
        <w:pStyle w:val="CommentText"/>
        <w:numPr>
          <w:ilvl w:val="0"/>
          <w:numId w:val="21"/>
        </w:numPr>
        <w:rPr>
          <w:sz w:val="22"/>
          <w:szCs w:val="22"/>
        </w:rPr>
      </w:pPr>
      <w:r w:rsidRPr="00BE257F">
        <w:rPr>
          <w:sz w:val="22"/>
          <w:szCs w:val="22"/>
        </w:rPr>
        <w:t>F</w:t>
      </w:r>
      <w:r w:rsidR="00183881" w:rsidRPr="00BE257F">
        <w:rPr>
          <w:sz w:val="22"/>
          <w:szCs w:val="22"/>
        </w:rPr>
        <w:t>örklarande faktauppställning</w:t>
      </w:r>
      <w:r w:rsidR="00801CF8">
        <w:rPr>
          <w:sz w:val="22"/>
          <w:szCs w:val="22"/>
        </w:rPr>
        <w:t xml:space="preserve"> av modellerna</w:t>
      </w:r>
    </w:p>
    <w:p w14:paraId="4FAB7491" w14:textId="30AFFAF6" w:rsidR="00183881" w:rsidRPr="00BE257F" w:rsidRDefault="00BE257F" w:rsidP="00BE257F">
      <w:pPr>
        <w:pStyle w:val="CommentText"/>
        <w:numPr>
          <w:ilvl w:val="0"/>
          <w:numId w:val="21"/>
        </w:numPr>
        <w:rPr>
          <w:sz w:val="22"/>
          <w:szCs w:val="22"/>
        </w:rPr>
      </w:pPr>
      <w:r>
        <w:rPr>
          <w:sz w:val="22"/>
          <w:szCs w:val="22"/>
        </w:rPr>
        <w:t>Skapandet av i</w:t>
      </w:r>
      <w:r w:rsidR="00183881" w:rsidRPr="00BE257F">
        <w:rPr>
          <w:sz w:val="22"/>
          <w:szCs w:val="22"/>
        </w:rPr>
        <w:t>ntervjufrågor</w:t>
      </w:r>
      <w:r>
        <w:rPr>
          <w:sz w:val="22"/>
          <w:szCs w:val="22"/>
        </w:rPr>
        <w:t>na</w:t>
      </w:r>
      <w:r w:rsidR="002700E0">
        <w:rPr>
          <w:sz w:val="22"/>
          <w:szCs w:val="22"/>
        </w:rPr>
        <w:t xml:space="preserve"> med fasta svarsalternativ enligt skalan</w:t>
      </w:r>
    </w:p>
    <w:p w14:paraId="4CE833B0" w14:textId="77777777" w:rsidR="00C77690" w:rsidRDefault="00C77690" w:rsidP="000B1921">
      <w:pPr>
        <w:tabs>
          <w:tab w:val="left" w:pos="1134"/>
        </w:tabs>
        <w:spacing w:line="480" w:lineRule="auto"/>
        <w:jc w:val="both"/>
        <w:rPr>
          <w:rFonts w:cs="Times New Roman"/>
        </w:rPr>
      </w:pPr>
    </w:p>
    <w:p w14:paraId="25D56B1E" w14:textId="1B48DD7D" w:rsidR="00E41077" w:rsidRPr="00CA1F0B" w:rsidRDefault="00850895" w:rsidP="000B1921">
      <w:pPr>
        <w:tabs>
          <w:tab w:val="left" w:pos="1134"/>
        </w:tabs>
        <w:spacing w:line="480" w:lineRule="auto"/>
        <w:jc w:val="both"/>
      </w:pPr>
      <w:r>
        <w:rPr>
          <w:rFonts w:cs="Times New Roman"/>
        </w:rPr>
        <w:t xml:space="preserve">För att utforma en intervju </w:t>
      </w:r>
      <w:r w:rsidR="00545510">
        <w:rPr>
          <w:rFonts w:cs="Times New Roman"/>
        </w:rPr>
        <w:t xml:space="preserve">inleddes arbetet </w:t>
      </w:r>
      <w:r>
        <w:rPr>
          <w:rFonts w:cs="Times New Roman"/>
        </w:rPr>
        <w:t xml:space="preserve">med att undersöka relevant litteratur </w:t>
      </w:r>
      <w:r w:rsidR="009A74A3">
        <w:rPr>
          <w:rFonts w:cs="Times New Roman"/>
        </w:rPr>
        <w:t>angående</w:t>
      </w:r>
      <w:r w:rsidR="00545510">
        <w:rPr>
          <w:rFonts w:cs="Times New Roman"/>
        </w:rPr>
        <w:t xml:space="preserve"> </w:t>
      </w:r>
      <w:r>
        <w:rPr>
          <w:rFonts w:cs="Times New Roman"/>
        </w:rPr>
        <w:t>de pedagogiska perspektiv som finns och likaså vilka pedagogiska modeller som är passande för e-lärande</w:t>
      </w:r>
      <w:r w:rsidR="00BE257F">
        <w:rPr>
          <w:rFonts w:cs="Times New Roman"/>
        </w:rPr>
        <w:t xml:space="preserve"> (Moment 1)</w:t>
      </w:r>
      <w:r>
        <w:rPr>
          <w:rFonts w:cs="Times New Roman"/>
        </w:rPr>
        <w:t xml:space="preserve">. Tre pedagogiska perspektiv, </w:t>
      </w:r>
      <w:r w:rsidR="001D7AAB">
        <w:rPr>
          <w:rFonts w:eastAsia="Times New Roman" w:cs="Times New Roman"/>
          <w:lang w:eastAsia="sv-SE"/>
        </w:rPr>
        <w:t xml:space="preserve">Associativ, </w:t>
      </w:r>
      <w:r w:rsidR="00A61540">
        <w:rPr>
          <w:rFonts w:eastAsia="Times New Roman" w:cs="Times New Roman"/>
          <w:lang w:eastAsia="sv-SE"/>
        </w:rPr>
        <w:t>Kognitiv</w:t>
      </w:r>
      <w:r w:rsidR="001D7AAB">
        <w:rPr>
          <w:rFonts w:eastAsia="Times New Roman" w:cs="Times New Roman"/>
          <w:lang w:eastAsia="sv-SE"/>
        </w:rPr>
        <w:t>, S</w:t>
      </w:r>
      <w:r>
        <w:rPr>
          <w:rFonts w:eastAsia="Times New Roman" w:cs="Times New Roman"/>
          <w:lang w:eastAsia="sv-SE"/>
        </w:rPr>
        <w:t>ociokulturellt,</w:t>
      </w:r>
      <w:r>
        <w:rPr>
          <w:rFonts w:cs="Times New Roman"/>
        </w:rPr>
        <w:t xml:space="preserve"> har tidigare b</w:t>
      </w:r>
      <w:r w:rsidR="00E465FC">
        <w:rPr>
          <w:rFonts w:cs="Times New Roman"/>
        </w:rPr>
        <w:t xml:space="preserve">eskrivits och redogjorts med </w:t>
      </w:r>
      <w:r>
        <w:rPr>
          <w:rFonts w:cs="Times New Roman"/>
        </w:rPr>
        <w:t xml:space="preserve">olika modeller som passar för e-lärande inom perspektiven </w:t>
      </w:r>
      <w:r w:rsidR="004F6381">
        <w:rPr>
          <w:rFonts w:cs="Times New Roman"/>
        </w:rPr>
        <w:fldChar w:fldCharType="begin"/>
      </w:r>
      <w:r w:rsidR="00692DE8">
        <w:rPr>
          <w:rFonts w:cs="Times New Roman"/>
        </w:rPr>
        <w:instrText xml:space="preserve"> ADDIN ZOTERO_ITEM CSL_CITATION {"citationID":"N38dUMEQ","properties":{"formattedCitation":"(Gr\\uc0\\u225{}inne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 xml:space="preserve">Conole, </w:t>
      </w:r>
      <w:r w:rsidR="00C67983" w:rsidRPr="00C67983">
        <w:rPr>
          <w:rFonts w:cs="Times New Roman"/>
          <w:szCs w:val="24"/>
        </w:rPr>
        <w:lastRenderedPageBreak/>
        <w:t>2010; Mayes &amp; de Freitas, 2004)</w:t>
      </w:r>
      <w:r w:rsidR="004F6381">
        <w:rPr>
          <w:rFonts w:cs="Times New Roman"/>
        </w:rPr>
        <w:fldChar w:fldCharType="end"/>
      </w:r>
      <w:r w:rsidR="00E83E99">
        <w:t xml:space="preserve">. </w:t>
      </w:r>
      <w:r w:rsidR="00BE6335">
        <w:t>Informationen</w:t>
      </w:r>
      <w:r w:rsidR="00545510">
        <w:t xml:space="preserve"> </w:t>
      </w:r>
      <w:r w:rsidR="007C53A1">
        <w:t xml:space="preserve">användes </w:t>
      </w:r>
      <w:r>
        <w:t>för att sammanfatta de pedagogiska per</w:t>
      </w:r>
      <w:r w:rsidR="00AD4C61">
        <w:t>spektiven och modellerna</w:t>
      </w:r>
      <w:r>
        <w:t xml:space="preserve"> </w:t>
      </w:r>
      <w:r w:rsidR="00C9778A">
        <w:t>för att sedan</w:t>
      </w:r>
      <w:r>
        <w:t xml:space="preserve"> välja en representativ modell från varje perspektiv</w:t>
      </w:r>
      <w:r w:rsidR="00BE257F">
        <w:t xml:space="preserve"> (Moment 2)</w:t>
      </w:r>
      <w:r>
        <w:t>. När</w:t>
      </w:r>
      <w:r w:rsidR="00412495">
        <w:t xml:space="preserve"> de</w:t>
      </w:r>
      <w:r>
        <w:t xml:space="preserve"> representativa modeller</w:t>
      </w:r>
      <w:r w:rsidR="00412495">
        <w:t>na</w:t>
      </w:r>
      <w:r>
        <w:t xml:space="preserve"> valdes tog</w:t>
      </w:r>
      <w:r w:rsidR="00AD4C61">
        <w:t>s</w:t>
      </w:r>
      <w:r>
        <w:t xml:space="preserve"> </w:t>
      </w:r>
      <w:r w:rsidR="00E662D4">
        <w:t xml:space="preserve">det </w:t>
      </w:r>
      <w:r>
        <w:t xml:space="preserve">hänsyn till </w:t>
      </w:r>
      <w:r w:rsidR="00BE6335">
        <w:t>att de tidigare</w:t>
      </w:r>
      <w:r w:rsidR="00412495">
        <w:t xml:space="preserve"> har</w:t>
      </w:r>
      <w:r w:rsidR="00BE6335">
        <w:t xml:space="preserve"> beskriv</w:t>
      </w:r>
      <w:r w:rsidR="00412495">
        <w:t>its</w:t>
      </w:r>
      <w:r w:rsidR="00BE6335">
        <w:t xml:space="preserve"> </w:t>
      </w:r>
      <w:r w:rsidR="00412495">
        <w:t>som</w:t>
      </w:r>
      <w:r w:rsidR="00BE6335">
        <w:t xml:space="preserve"> </w:t>
      </w:r>
      <w:r w:rsidR="00412495">
        <w:t>väl</w:t>
      </w:r>
      <w:r w:rsidR="00BE6335">
        <w:t xml:space="preserve"> anpassade för e-lärande. Därefter togs </w:t>
      </w:r>
      <w:r w:rsidR="00E36747">
        <w:t xml:space="preserve">det </w:t>
      </w:r>
      <w:r w:rsidR="00BE6335">
        <w:t xml:space="preserve">i beaktande </w:t>
      </w:r>
      <w:r>
        <w:t>hur representativa de var för perspe</w:t>
      </w:r>
      <w:r w:rsidR="00AD4C61">
        <w:t xml:space="preserve">ktiven genom att </w:t>
      </w:r>
      <w:r w:rsidR="00224B2D">
        <w:t>utesluta modeller där modellkriteriet skiljde sig markant från andra modeller i perspektivet</w:t>
      </w:r>
      <w:r w:rsidR="00BE257F">
        <w:t xml:space="preserve"> (Moment 3)</w:t>
      </w:r>
      <w:r w:rsidR="00224B2D">
        <w:t xml:space="preserve">. </w:t>
      </w:r>
      <w:r w:rsidR="00BE6335">
        <w:t>Slutligen</w:t>
      </w:r>
      <w:r>
        <w:t xml:space="preserve"> tog</w:t>
      </w:r>
      <w:r w:rsidR="00E662D4">
        <w:t>s det</w:t>
      </w:r>
      <w:r>
        <w:t xml:space="preserve"> hänsyn till </w:t>
      </w:r>
      <w:r w:rsidR="00E662D4">
        <w:t>kriterier</w:t>
      </w:r>
      <w:r>
        <w:t xml:space="preserve"> från Grade som omedelbart</w:t>
      </w:r>
      <w:r w:rsidR="00E662D4">
        <w:t xml:space="preserve"> skulle</w:t>
      </w:r>
      <w:r>
        <w:t xml:space="preserve"> göra vissa modeller olämpliga att använda. Dessa kriterier var</w:t>
      </w:r>
      <w:r w:rsidR="00FB56B1">
        <w:t>,</w:t>
      </w:r>
      <w:r>
        <w:t xml:space="preserve"> modeller som hindrar arbetet med ett stort nätverk med diverse verksamhetsområden eller modeller som kräver </w:t>
      </w:r>
      <w:r w:rsidR="00E662D4">
        <w:t>en</w:t>
      </w:r>
      <w:r>
        <w:t xml:space="preserve"> djupgående förståelse av bakomlig</w:t>
      </w:r>
      <w:r w:rsidR="004B0686">
        <w:t>gande material eller målgruppen</w:t>
      </w:r>
      <w:r>
        <w:t>.</w:t>
      </w:r>
      <w:r w:rsidR="004B0686">
        <w:t xml:space="preserve"> </w:t>
      </w:r>
      <w:r>
        <w:t>Baserat på kriterierna valde</w:t>
      </w:r>
      <w:r w:rsidR="002700E0">
        <w:t>s</w:t>
      </w:r>
      <w:r>
        <w:t xml:space="preserve"> </w:t>
      </w:r>
      <w:r w:rsidR="00E662D4">
        <w:t xml:space="preserve">modellerna </w:t>
      </w:r>
      <w:r>
        <w:t xml:space="preserve">DIM, </w:t>
      </w:r>
      <w:r w:rsidR="00CF5985">
        <w:t xml:space="preserve">KLM </w:t>
      </w:r>
      <w:r w:rsidR="00E662D4">
        <w:t xml:space="preserve">och </w:t>
      </w:r>
      <w:r w:rsidR="00CF5985">
        <w:t>ATM</w:t>
      </w:r>
      <w:r>
        <w:t xml:space="preserve">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 xml:space="preserve">sociativ, </w:t>
      </w:r>
      <w:r w:rsidR="00A61540">
        <w:rPr>
          <w:rFonts w:eastAsia="Times New Roman" w:cs="Times New Roman"/>
          <w:lang w:eastAsia="sv-SE"/>
        </w:rPr>
        <w:t>Kognitiv</w:t>
      </w:r>
      <w:r w:rsidR="001D7AAB">
        <w:rPr>
          <w:rFonts w:eastAsia="Times New Roman" w:cs="Times New Roman"/>
          <w:lang w:eastAsia="sv-SE"/>
        </w:rPr>
        <w:t>, och S</w:t>
      </w:r>
      <w:r w:rsidR="00E662D4">
        <w:rPr>
          <w:rFonts w:eastAsia="Times New Roman" w:cs="Times New Roman"/>
          <w:lang w:eastAsia="sv-SE"/>
        </w:rPr>
        <w:t>ociokulturellt</w:t>
      </w:r>
      <w:r>
        <w:rPr>
          <w:rFonts w:eastAsia="Times New Roman" w:cs="Times New Roman"/>
          <w:lang w:eastAsia="sv-SE"/>
        </w:rPr>
        <w:t xml:space="preserve">. Slutligen utnyttjades </w:t>
      </w:r>
      <w:r w:rsidR="00E662D4">
        <w:rPr>
          <w:rFonts w:eastAsia="Times New Roman" w:cs="Times New Roman"/>
          <w:lang w:eastAsia="sv-SE"/>
        </w:rPr>
        <w:t xml:space="preserve">studier från </w:t>
      </w:r>
      <w:r>
        <w:t xml:space="preserve">Conole (2010), och Mayes och Freitas (2004) </w:t>
      </w:r>
      <w:r w:rsidR="00E662D4">
        <w:t xml:space="preserve">i syfte att </w:t>
      </w:r>
      <w:r>
        <w:t>analysera och sammanställa modellerna i form av en förklarande faktauppställning (</w:t>
      </w:r>
      <w:r w:rsidR="00BE257F">
        <w:t xml:space="preserve">Moment 4, </w:t>
      </w:r>
      <w:r>
        <w:t xml:space="preserve">Bilaga 1). Målet med </w:t>
      </w:r>
      <w:r w:rsidR="006C3FF0">
        <w:t>faktauppställning</w:t>
      </w:r>
      <w:r w:rsidR="00866F2D">
        <w:t>en</w:t>
      </w:r>
      <w:r w:rsidR="006C3FF0">
        <w:t xml:space="preserve"> </w:t>
      </w:r>
      <w:r>
        <w:t>var att sammanfatta alla m</w:t>
      </w:r>
      <w:r w:rsidR="00E662D4">
        <w:t>odellers</w:t>
      </w:r>
      <w:r>
        <w:t xml:space="preserve"> </w:t>
      </w:r>
      <w:r w:rsidR="006601B2">
        <w:t xml:space="preserve">faser och </w:t>
      </w:r>
      <w:r>
        <w:t>element på ett jämförbart sätt där de motsvara</w:t>
      </w:r>
      <w:r w:rsidR="00E662D4">
        <w:t>r</w:t>
      </w:r>
      <w:r>
        <w:t xml:space="preserve"> varandra i en så stor utsträckning som möjligt. Genom att använda </w:t>
      </w:r>
      <w:r w:rsidR="006C3FF0">
        <w:t xml:space="preserve">faktauppställning </w:t>
      </w:r>
      <w:r>
        <w:t>kunde</w:t>
      </w:r>
      <w:r w:rsidR="002705D4">
        <w:t xml:space="preserve"> </w:t>
      </w:r>
      <w:r>
        <w:t xml:space="preserve">sedan </w:t>
      </w:r>
      <w:r w:rsidR="000412CF">
        <w:t>intervjufrågor</w:t>
      </w:r>
      <w:r w:rsidR="00905DB0">
        <w:t xml:space="preserve"> </w:t>
      </w:r>
      <w:r w:rsidR="002705D4">
        <w:t xml:space="preserve">skapas </w:t>
      </w:r>
      <w:r>
        <w:t xml:space="preserve">för </w:t>
      </w:r>
      <w:r w:rsidR="007F5A31">
        <w:t>en intervju</w:t>
      </w:r>
      <w:r>
        <w:t xml:space="preserve"> </w:t>
      </w:r>
      <w:r w:rsidR="007F5A31">
        <w:t>vilket</w:t>
      </w:r>
      <w:r w:rsidR="002705D4">
        <w:t xml:space="preserve"> i sin tur</w:t>
      </w:r>
      <w:r>
        <w:t xml:space="preserve"> </w:t>
      </w:r>
      <w:r w:rsidR="002705D4">
        <w:t xml:space="preserve">kunde evaluera </w:t>
      </w:r>
      <w:r w:rsidR="007F5A31">
        <w:t>betydelsen av</w:t>
      </w:r>
      <w:r>
        <w:t xml:space="preserve"> </w:t>
      </w:r>
      <w:r w:rsidR="007F5A31">
        <w:t>modell</w:t>
      </w:r>
      <w:r w:rsidR="00224B2D">
        <w:t>-</w:t>
      </w:r>
      <w:r w:rsidR="0028519F">
        <w:t>fas</w:t>
      </w:r>
      <w:r w:rsidR="0079274D">
        <w:t xml:space="preserve"> </w:t>
      </w:r>
      <w:r w:rsidR="007F5A31">
        <w:t xml:space="preserve">enligt Grades pedagogiska riktlinjer </w:t>
      </w:r>
      <w:r w:rsidR="0079274D">
        <w:t>(</w:t>
      </w:r>
      <w:r w:rsidR="00C77690">
        <w:t xml:space="preserve">Moment 5, </w:t>
      </w:r>
      <w:r w:rsidR="0079274D">
        <w:t>Bilaga 2)</w:t>
      </w:r>
      <w:r>
        <w:t>.</w:t>
      </w:r>
      <w:r w:rsidR="00BC609E">
        <w:t xml:space="preserve"> </w:t>
      </w:r>
      <w:r w:rsidR="000412CF">
        <w:t>Intervjufrågorna</w:t>
      </w:r>
      <w:r w:rsidR="00673314">
        <w:t xml:space="preserve"> var designade att bli bedömd</w:t>
      </w:r>
      <w:r w:rsidR="00224B2D">
        <w:t>a</w:t>
      </w:r>
      <w:r w:rsidR="00673314">
        <w:t xml:space="preserve"> på en skala mellan 1 (inte alls viktigt) till 5 (mycket viktigt)</w:t>
      </w:r>
      <w:r w:rsidR="0028519F">
        <w:t xml:space="preserve"> </w:t>
      </w:r>
      <w:r w:rsidR="00224B2D">
        <w:t>vilket</w:t>
      </w:r>
      <w:r w:rsidR="0028519F">
        <w:t xml:space="preserve"> poängsätt</w:t>
      </w:r>
      <w:r w:rsidR="00224B2D">
        <w:t>s</w:t>
      </w:r>
      <w:r w:rsidR="0028519F">
        <w:t xml:space="preserve"> av respondenten</w:t>
      </w:r>
      <w:r w:rsidR="00891D7D">
        <w:t xml:space="preserve">. </w:t>
      </w:r>
      <w:r w:rsidR="00A74157">
        <w:t xml:space="preserve">Antalet frågor per modell och element </w:t>
      </w:r>
      <w:r w:rsidR="00C05B0F">
        <w:t>reflekterar den mängd frågo</w:t>
      </w:r>
      <w:r w:rsidR="00A74157">
        <w:t xml:space="preserve">r som var nödvändigt </w:t>
      </w:r>
      <w:r w:rsidR="002705D4">
        <w:t xml:space="preserve">för </w:t>
      </w:r>
      <w:r w:rsidR="00A74157">
        <w:t>att urskilja vilken modell som passade bäst för de</w:t>
      </w:r>
      <w:r w:rsidR="00224B2D">
        <w:t>n aktuella</w:t>
      </w:r>
      <w:r w:rsidR="00A74157">
        <w:t xml:space="preserve"> </w:t>
      </w:r>
      <w:r w:rsidR="0028519F">
        <w:t>fas</w:t>
      </w:r>
      <w:r w:rsidR="00224B2D">
        <w:t>en</w:t>
      </w:r>
      <w:r w:rsidR="002705D4">
        <w:t>. D</w:t>
      </w:r>
      <w:r w:rsidR="00C05B0F">
        <w:t xml:space="preserve">et </w:t>
      </w:r>
      <w:r w:rsidR="00A74157">
        <w:t>resulterade i ett ojämnt antal mode</w:t>
      </w:r>
      <w:r w:rsidR="00C564E9">
        <w:t xml:space="preserve">llspecifika frågor per </w:t>
      </w:r>
      <w:r w:rsidR="0028519F">
        <w:t>fas</w:t>
      </w:r>
      <w:r w:rsidR="00633E89">
        <w:t xml:space="preserve">. </w:t>
      </w:r>
      <w:r>
        <w:t>Poängen från intervju</w:t>
      </w:r>
      <w:r w:rsidR="002705D4">
        <w:t>n</w:t>
      </w:r>
      <w:r>
        <w:t xml:space="preserve"> sammanställdes per perspektiv/modell och den </w:t>
      </w:r>
      <w:r w:rsidR="00205671">
        <w:t>pedagogisk</w:t>
      </w:r>
      <w:r w:rsidR="004F5AA8">
        <w:t xml:space="preserve">a </w:t>
      </w:r>
      <w:r w:rsidR="000412CF">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 </w:t>
      </w:r>
      <w:r>
        <w:rPr>
          <w:rFonts w:eastAsia="Times New Roman" w:cs="Times New Roman"/>
          <w:lang w:eastAsia="sv-SE"/>
        </w:rPr>
        <w:t>för Grade</w:t>
      </w:r>
      <w:r w:rsidR="00A46B98">
        <w:rPr>
          <w:rFonts w:eastAsia="Times New Roman" w:cs="Times New Roman"/>
          <w:lang w:eastAsia="sv-SE"/>
        </w:rPr>
        <w:t>s</w:t>
      </w:r>
      <w:r w:rsidR="008C1E9D">
        <w:rPr>
          <w:rFonts w:eastAsia="Times New Roman" w:cs="Times New Roman"/>
          <w:lang w:eastAsia="sv-SE"/>
        </w:rPr>
        <w:t xml:space="preserve"> nuvarande pedagogiska</w:t>
      </w:r>
      <w:r w:rsidR="006D6C38">
        <w:rPr>
          <w:rFonts w:eastAsia="Times New Roman" w:cs="Times New Roman"/>
          <w:lang w:eastAsia="sv-SE"/>
        </w:rPr>
        <w:t xml:space="preserve"> riktlinjer</w:t>
      </w:r>
      <w:r>
        <w:rPr>
          <w:rFonts w:eastAsia="Times New Roman" w:cs="Times New Roman"/>
          <w:lang w:eastAsia="sv-SE"/>
        </w:rPr>
        <w:t>.</w:t>
      </w:r>
    </w:p>
    <w:p w14:paraId="47890A27" w14:textId="77777777" w:rsidR="00E30B7E" w:rsidRDefault="00E30B7E" w:rsidP="000B1921">
      <w:pPr>
        <w:tabs>
          <w:tab w:val="left" w:pos="1134"/>
        </w:tabs>
        <w:spacing w:line="480" w:lineRule="auto"/>
        <w:jc w:val="both"/>
        <w:rPr>
          <w:rFonts w:eastAsia="Times New Roman" w:cs="Times New Roman"/>
          <w:lang w:eastAsia="sv-SE"/>
        </w:rPr>
      </w:pPr>
    </w:p>
    <w:p w14:paraId="32BAAB67" w14:textId="0A8A6D94" w:rsidR="00D45847" w:rsidRPr="008C1E9D" w:rsidRDefault="00E30B7E" w:rsidP="008C1E9D">
      <w:pPr>
        <w:tabs>
          <w:tab w:val="left" w:pos="1134"/>
        </w:tabs>
        <w:spacing w:line="360" w:lineRule="auto"/>
        <w:rPr>
          <w:rFonts w:cs="Times New Roman"/>
          <w:b/>
          <w:sz w:val="24"/>
          <w:szCs w:val="24"/>
        </w:rPr>
      </w:pPr>
      <w:r>
        <w:rPr>
          <w:rFonts w:cs="Times New Roman"/>
          <w:b/>
          <w:sz w:val="24"/>
          <w:szCs w:val="24"/>
        </w:rPr>
        <w:t>Intervjun</w:t>
      </w:r>
    </w:p>
    <w:p w14:paraId="4D6BD85E" w14:textId="2955292D" w:rsidR="00DB3821" w:rsidRDefault="00E41077" w:rsidP="000B1921">
      <w:pPr>
        <w:tabs>
          <w:tab w:val="left" w:pos="1134"/>
        </w:tabs>
        <w:spacing w:line="480" w:lineRule="auto"/>
        <w:jc w:val="both"/>
        <w:rPr>
          <w:rFonts w:eastAsia="Times New Roman" w:cs="Times New Roman"/>
          <w:lang w:eastAsia="sv-SE"/>
        </w:rPr>
      </w:pPr>
      <w:r>
        <w:t xml:space="preserve">Intervjun skedde på Grades kontor i Stockholm i en </w:t>
      </w:r>
      <w:r w:rsidR="002700E0">
        <w:t xml:space="preserve">ostörd </w:t>
      </w:r>
      <w:r>
        <w:t xml:space="preserve">lokal utan </w:t>
      </w:r>
      <w:r w:rsidR="00067904">
        <w:t>störningsmöjligheter</w:t>
      </w:r>
      <w:r w:rsidR="00666553">
        <w:t xml:space="preserve"> med Grade</w:t>
      </w:r>
      <w:ins w:id="15" w:author="Olivia Imner" w:date="2019-03-06T16:31:00Z">
        <w:r w:rsidR="00376002">
          <w:t>s</w:t>
        </w:r>
      </w:ins>
      <w:r w:rsidR="00666553">
        <w:t xml:space="preserve"> </w:t>
      </w:r>
      <w:r w:rsidR="004761C7">
        <w:rPr>
          <w:rStyle w:val="CommentReference"/>
        </w:rPr>
        <w:commentReference w:id="16"/>
      </w:r>
      <w:r w:rsidR="00666553">
        <w:t>pedagogiska ansvarige (respondenten)</w:t>
      </w:r>
      <w:r>
        <w:t xml:space="preserve">. </w:t>
      </w:r>
      <w:commentRangeStart w:id="17"/>
      <w:r w:rsidR="00494712">
        <w:t>Respondenten är den enda personen som arbetar med pedagogiken på Grade.</w:t>
      </w:r>
      <w:commentRangeEnd w:id="17"/>
      <w:r w:rsidR="00376002">
        <w:rPr>
          <w:rStyle w:val="CommentReference"/>
        </w:rPr>
        <w:commentReference w:id="17"/>
      </w:r>
      <w:r w:rsidR="00494712">
        <w:t xml:space="preserve"> </w:t>
      </w:r>
      <w:r>
        <w:t xml:space="preserve">Intervjun började med att förklara </w:t>
      </w:r>
      <w:r w:rsidR="00067904">
        <w:t>för</w:t>
      </w:r>
      <w:r>
        <w:t xml:space="preserve"> </w:t>
      </w:r>
      <w:r w:rsidR="00E30B7E">
        <w:t xml:space="preserve">att </w:t>
      </w:r>
      <w:r w:rsidR="000412CF">
        <w:t xml:space="preserve">intervjufrågorna </w:t>
      </w:r>
      <w:r w:rsidR="007E2E4F">
        <w:t>skulle ställas en i tag</w:t>
      </w:r>
      <w:r w:rsidR="008C1E9D">
        <w:t xml:space="preserve">et </w:t>
      </w:r>
      <w:r w:rsidR="00E30B7E">
        <w:t>och besvaras enligt bedömningsskala</w:t>
      </w:r>
      <w:r w:rsidR="000D6D5B">
        <w:t>n</w:t>
      </w:r>
      <w:r w:rsidR="00E30B7E">
        <w:t>.</w:t>
      </w:r>
      <w:r w:rsidR="008C1E9D">
        <w:t xml:space="preserve"> </w:t>
      </w:r>
      <w:r w:rsidR="00E30B7E">
        <w:t xml:space="preserve">Bedömningsskalan förklarades </w:t>
      </w:r>
      <w:r w:rsidR="007E2E4F">
        <w:t xml:space="preserve">också </w:t>
      </w:r>
      <w:r w:rsidR="00E30B7E">
        <w:t>för respondenten. Respondenten var</w:t>
      </w:r>
      <w:r w:rsidR="008C1E9D">
        <w:t xml:space="preserve"> informerad</w:t>
      </w:r>
      <w:r w:rsidR="00067904">
        <w:t xml:space="preserve"> om</w:t>
      </w:r>
      <w:r w:rsidR="008C1E9D">
        <w:t xml:space="preserve"> </w:t>
      </w:r>
      <w:r w:rsidR="00067904">
        <w:t xml:space="preserve">att </w:t>
      </w:r>
      <w:r w:rsidR="001B33D1">
        <w:t>det fanns</w:t>
      </w:r>
      <w:r w:rsidR="00067904">
        <w:t xml:space="preserve"> möjlighet att fråga efter ytterligare förklaring</w:t>
      </w:r>
      <w:r w:rsidR="008C1E9D">
        <w:t xml:space="preserve"> </w:t>
      </w:r>
      <w:r w:rsidR="00067904">
        <w:t>vid</w:t>
      </w:r>
      <w:r w:rsidR="00E30B7E">
        <w:t xml:space="preserve"> </w:t>
      </w:r>
      <w:r w:rsidR="00E30B7E">
        <w:lastRenderedPageBreak/>
        <w:t xml:space="preserve">oklarheter i </w:t>
      </w:r>
      <w:r w:rsidR="000412CF">
        <w:t>intervjufrågorna</w:t>
      </w:r>
      <w:r w:rsidR="00E30B7E">
        <w:t xml:space="preserve">. </w:t>
      </w:r>
      <w:r w:rsidR="000412CF">
        <w:t xml:space="preserve">Intervjufrågorna </w:t>
      </w:r>
      <w:r w:rsidR="00E30B7E">
        <w:t xml:space="preserve">där respondenten bad om </w:t>
      </w:r>
      <w:r w:rsidR="007E2E4F">
        <w:t>ytterligare</w:t>
      </w:r>
      <w:r w:rsidR="00E30B7E">
        <w:t xml:space="preserve"> förklaring</w:t>
      </w:r>
      <w:r w:rsidR="00067904">
        <w:t>,</w:t>
      </w:r>
      <w:r w:rsidR="00E30B7E">
        <w:t xml:space="preserve"> </w:t>
      </w:r>
      <w:r w:rsidR="00067904">
        <w:t>samt</w:t>
      </w:r>
      <w:r w:rsidR="00E30B7E">
        <w:t xml:space="preserve"> den förklaring som gavs</w:t>
      </w:r>
      <w:r w:rsidR="00067904">
        <w:t>,</w:t>
      </w:r>
      <w:r w:rsidR="00E30B7E">
        <w:t xml:space="preserve"> är inkluderade i Bilaga 2.</w:t>
      </w:r>
      <w:r>
        <w:t xml:space="preserve"> För att säkerställa att ingen del av Grades pedagogiska riktlinjer hade missats i </w:t>
      </w:r>
      <w:r w:rsidR="000412CF">
        <w:t>intervjufrågorna</w:t>
      </w:r>
      <w:r>
        <w:t xml:space="preserve">, </w:t>
      </w:r>
      <w:r>
        <w:rPr>
          <w:rFonts w:eastAsia="Times New Roman" w:cs="Times New Roman"/>
          <w:lang w:eastAsia="sv-SE"/>
        </w:rPr>
        <w:t>avslutades intervjun med en öppen fråga där respondenten hade möjligheten att bidra med ytterligare information angående riktlinjerna om de kände att något saknades.</w:t>
      </w:r>
      <w:r w:rsidR="00E30B7E">
        <w:rPr>
          <w:rFonts w:eastAsia="Times New Roman" w:cs="Times New Roman"/>
          <w:lang w:eastAsia="sv-SE"/>
        </w:rPr>
        <w:t xml:space="preserve"> Ingen ytterligare information gavs av respondenten vid detta moment.</w:t>
      </w:r>
      <w:r>
        <w:rPr>
          <w:rFonts w:eastAsia="Times New Roman" w:cs="Times New Roman"/>
          <w:lang w:eastAsia="sv-SE"/>
        </w:rPr>
        <w:t xml:space="preserve"> </w:t>
      </w:r>
      <w:r w:rsidR="00DE73A9">
        <w:rPr>
          <w:rFonts w:eastAsia="Times New Roman" w:cs="Times New Roman"/>
          <w:lang w:eastAsia="sv-SE"/>
        </w:rPr>
        <w:t xml:space="preserve">Studien följer </w:t>
      </w:r>
      <w:r w:rsidR="00891D7D">
        <w:rPr>
          <w:rFonts w:eastAsia="Times New Roman" w:cs="Times New Roman"/>
          <w:lang w:eastAsia="sv-SE"/>
        </w:rPr>
        <w:t xml:space="preserve">Vetenskapsrådets </w:t>
      </w:r>
      <w:r w:rsidR="00702CFA">
        <w:rPr>
          <w:rFonts w:eastAsia="Times New Roman" w:cs="Times New Roman"/>
          <w:lang w:eastAsia="sv-SE"/>
        </w:rPr>
        <w:t>forskningseti</w:t>
      </w:r>
      <w:r w:rsidR="00891D7D">
        <w:rPr>
          <w:rFonts w:eastAsia="Times New Roman" w:cs="Times New Roman"/>
          <w:lang w:eastAsia="sv-SE"/>
        </w:rPr>
        <w:t>ska principer, dessa är</w:t>
      </w:r>
      <w:r w:rsidR="00702CFA">
        <w:rPr>
          <w:rFonts w:eastAsia="Times New Roman" w:cs="Times New Roman"/>
          <w:lang w:eastAsia="sv-SE"/>
        </w:rPr>
        <w:t xml:space="preserve"> informationskravet, samtyckeskravet, konfidentielitetskravet, och nyttjandetkravet </w:t>
      </w:r>
      <w:r w:rsidR="00702CFA" w:rsidRPr="0068373C">
        <w:fldChar w:fldCharType="begin"/>
      </w:r>
      <w:r w:rsidR="004910FF">
        <w:instrText xml:space="preserve"> ADDIN ZOTERO_ITEM CSL_CITATION {"citationID":"Zcp5HUbP","properties":{"formattedCitation":"(Vetenskapsr\\uc0\\u229{}det, 2002)","plainCitation":"(Vetenskapsrådet, 2002)","noteIndex":0},"citationItems":[{"id":115,"uris":["http://zotero.org/users/local/QsygNxKM/items/5T46J6UT"],"uri":["http://zotero.org/users/local/QsygNxKM/items/5T46J6UT"],"itemData":{"id":115,"type":"book","title":"Forskningsetiska principer inom humanistisk-samhällsvetenskaplig forskning.","publisher":"Vetenskapsrådet","publisher-place":"Stockholm","source":"Open WorldCat","event-place":"Stockholm","ISBN":"978-91-7307-008-9","note":"OCLC: 186200984","language":"sv","author":[{"literal":"Vetenskapsrådet"}],"issued":{"date-parts":[["2002"]]}}}],"schema":"https://github.com/citation-style-language/schema/raw/master/csl-citation.json"} </w:instrText>
      </w:r>
      <w:r w:rsidR="00702CFA" w:rsidRPr="0068373C">
        <w:fldChar w:fldCharType="separate"/>
      </w:r>
      <w:r w:rsidR="004910FF" w:rsidRPr="00991A41">
        <w:rPr>
          <w:rFonts w:cs="Times New Roman"/>
          <w:szCs w:val="24"/>
        </w:rPr>
        <w:t>(Vetenskapsrådet, 2002)</w:t>
      </w:r>
      <w:r w:rsidR="00702CFA" w:rsidRPr="0068373C">
        <w:fldChar w:fldCharType="end"/>
      </w:r>
      <w:r w:rsidR="00702CFA">
        <w:rPr>
          <w:rFonts w:eastAsia="Times New Roman" w:cs="Times New Roman"/>
          <w:lang w:eastAsia="sv-SE"/>
        </w:rPr>
        <w:t xml:space="preserve">. </w:t>
      </w:r>
      <w:r>
        <w:rPr>
          <w:rFonts w:eastAsia="Times New Roman" w:cs="Times New Roman"/>
          <w:lang w:eastAsia="sv-SE"/>
        </w:rPr>
        <w:t>Respondenten gav sitt godkännande att använda sina intervjusvar i denna studie.</w:t>
      </w:r>
    </w:p>
    <w:p w14:paraId="067AA821" w14:textId="77777777" w:rsidR="000412CF" w:rsidRDefault="000412CF" w:rsidP="000B1921">
      <w:pPr>
        <w:tabs>
          <w:tab w:val="left" w:pos="1134"/>
        </w:tabs>
        <w:spacing w:line="480" w:lineRule="auto"/>
        <w:jc w:val="both"/>
      </w:pPr>
    </w:p>
    <w:p w14:paraId="602DC738" w14:textId="77CAFA0F" w:rsidR="00D45847" w:rsidRPr="000B1921" w:rsidRDefault="00850895" w:rsidP="000B1921">
      <w:pPr>
        <w:tabs>
          <w:tab w:val="left" w:pos="1134"/>
        </w:tabs>
        <w:spacing w:line="360" w:lineRule="auto"/>
        <w:rPr>
          <w:rFonts w:cs="Times New Roman"/>
          <w:b/>
          <w:sz w:val="24"/>
          <w:szCs w:val="24"/>
        </w:rPr>
      </w:pPr>
      <w:bookmarkStart w:id="18" w:name="_Toc391456183"/>
      <w:bookmarkStart w:id="19" w:name="_Toc401327939"/>
      <w:r w:rsidRPr="000B1921">
        <w:rPr>
          <w:rFonts w:cs="Times New Roman"/>
          <w:b/>
          <w:sz w:val="24"/>
          <w:szCs w:val="24"/>
        </w:rPr>
        <w:t>Utvärdering</w:t>
      </w:r>
      <w:bookmarkEnd w:id="18"/>
      <w:bookmarkEnd w:id="19"/>
      <w:r w:rsidR="002700E0">
        <w:rPr>
          <w:rFonts w:cs="Times New Roman"/>
          <w:b/>
          <w:sz w:val="24"/>
          <w:szCs w:val="24"/>
        </w:rPr>
        <w:t xml:space="preserve"> av kurser</w:t>
      </w:r>
    </w:p>
    <w:p w14:paraId="427737B0" w14:textId="0F36E6CD" w:rsidR="004C158E" w:rsidRDefault="000E3605"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Grades </w:t>
      </w:r>
      <w:r w:rsidR="006D6C38">
        <w:rPr>
          <w:rFonts w:eastAsia="Times New Roman" w:cs="Times New Roman"/>
          <w:lang w:eastAsia="sv-SE"/>
        </w:rPr>
        <w:t>pedagogiska riktlinjer</w:t>
      </w:r>
      <w:r w:rsidR="00FE505A">
        <w:rPr>
          <w:rFonts w:eastAsia="Times New Roman" w:cs="Times New Roman"/>
          <w:lang w:eastAsia="sv-SE"/>
        </w:rPr>
        <w:t xml:space="preserve"> enligt </w:t>
      </w:r>
      <w:r w:rsidR="008709DF">
        <w:rPr>
          <w:rFonts w:eastAsia="Times New Roman" w:cs="Times New Roman"/>
          <w:lang w:eastAsia="sv-SE"/>
        </w:rPr>
        <w:t>DIM, evaluerade</w:t>
      </w:r>
      <w:r w:rsidR="001732AB">
        <w:rPr>
          <w:rFonts w:eastAsia="Times New Roman" w:cs="Times New Roman"/>
          <w:lang w:eastAsia="sv-SE"/>
        </w:rPr>
        <w:t>s</w:t>
      </w:r>
      <w:r w:rsidR="00850895">
        <w:rPr>
          <w:rFonts w:eastAsia="Times New Roman" w:cs="Times New Roman"/>
          <w:lang w:eastAsia="sv-SE"/>
        </w:rPr>
        <w:t xml:space="preserve"> </w:t>
      </w:r>
      <w:r w:rsidR="00FE505A">
        <w:rPr>
          <w:rFonts w:eastAsia="Times New Roman" w:cs="Times New Roman"/>
          <w:lang w:eastAsia="sv-SE"/>
        </w:rPr>
        <w:t>fyra av Grades</w:t>
      </w:r>
      <w:r w:rsidR="006C3FF0">
        <w:rPr>
          <w:rFonts w:eastAsia="Times New Roman" w:cs="Times New Roman"/>
          <w:lang w:eastAsia="sv-SE"/>
        </w:rPr>
        <w:t xml:space="preserve"> tidigare </w:t>
      </w:r>
      <w:r w:rsidR="00850895">
        <w:rPr>
          <w:rFonts w:eastAsia="Times New Roman" w:cs="Times New Roman"/>
          <w:lang w:eastAsia="sv-SE"/>
        </w:rPr>
        <w:t>kurser</w:t>
      </w:r>
      <w:r w:rsidR="00983750">
        <w:rPr>
          <w:rFonts w:eastAsia="Times New Roman" w:cs="Times New Roman"/>
          <w:lang w:eastAsia="sv-SE"/>
        </w:rPr>
        <w:t xml:space="preserve"> </w:t>
      </w:r>
      <w:r w:rsidR="00983750" w:rsidRPr="00560AA3">
        <w:t>(KS Strålskydd, PT Strålsäkerhet, RCC, Telia GDPR)</w:t>
      </w:r>
      <w:r w:rsidR="00850895">
        <w:rPr>
          <w:rFonts w:eastAsia="Times New Roman" w:cs="Times New Roman"/>
          <w:lang w:eastAsia="sv-SE"/>
        </w:rPr>
        <w:t xml:space="preserve">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s pedagogiska riktlinjer.</w:t>
      </w:r>
      <w:r w:rsidR="004C158E">
        <w:rPr>
          <w:rFonts w:eastAsia="Times New Roman" w:cs="Times New Roman"/>
          <w:lang w:eastAsia="sv-SE"/>
        </w:rPr>
        <w:t xml:space="preserve"> </w:t>
      </w:r>
      <w:r w:rsidR="0089551B">
        <w:rPr>
          <w:rFonts w:eastAsia="Times New Roman" w:cs="Times New Roman"/>
          <w:lang w:eastAsia="sv-SE"/>
        </w:rPr>
        <w:t xml:space="preserve">Sammanfattningsvis </w:t>
      </w:r>
      <w:r w:rsidR="004C158E">
        <w:rPr>
          <w:rFonts w:eastAsia="Times New Roman" w:cs="Times New Roman"/>
          <w:lang w:eastAsia="sv-SE"/>
        </w:rPr>
        <w:t xml:space="preserve">utfördes </w:t>
      </w:r>
      <w:r w:rsidR="0089551B">
        <w:rPr>
          <w:rFonts w:eastAsia="Times New Roman" w:cs="Times New Roman"/>
          <w:lang w:eastAsia="sv-SE"/>
        </w:rPr>
        <w:t xml:space="preserve">utvärderingen </w:t>
      </w:r>
      <w:r w:rsidR="004C158E">
        <w:rPr>
          <w:rFonts w:eastAsia="Times New Roman" w:cs="Times New Roman"/>
          <w:lang w:eastAsia="sv-SE"/>
        </w:rPr>
        <w:t xml:space="preserve">via de följande </w:t>
      </w:r>
      <w:r w:rsidR="0089551B">
        <w:rPr>
          <w:rFonts w:eastAsia="Times New Roman" w:cs="Times New Roman"/>
          <w:lang w:eastAsia="sv-SE"/>
        </w:rPr>
        <w:t>momenten</w:t>
      </w:r>
      <w:r w:rsidR="004C158E">
        <w:rPr>
          <w:rFonts w:eastAsia="Times New Roman" w:cs="Times New Roman"/>
          <w:lang w:eastAsia="sv-SE"/>
        </w:rPr>
        <w:t>:</w:t>
      </w:r>
    </w:p>
    <w:p w14:paraId="2CC189E4" w14:textId="0855FFE1" w:rsidR="004C158E" w:rsidRPr="00BE257F" w:rsidRDefault="0089551B" w:rsidP="004C158E">
      <w:pPr>
        <w:pStyle w:val="CommentText"/>
        <w:numPr>
          <w:ilvl w:val="0"/>
          <w:numId w:val="22"/>
        </w:numPr>
        <w:rPr>
          <w:rFonts w:eastAsia="Times New Roman" w:cs="Times New Roman"/>
          <w:sz w:val="22"/>
          <w:szCs w:val="22"/>
          <w:lang w:eastAsia="sv-SE"/>
        </w:rPr>
      </w:pPr>
      <w:r w:rsidRPr="00BE257F">
        <w:rPr>
          <w:rFonts w:eastAsia="Times New Roman" w:cs="Times New Roman"/>
          <w:sz w:val="22"/>
          <w:szCs w:val="22"/>
          <w:lang w:eastAsia="sv-SE"/>
        </w:rPr>
        <w:t>Analys</w:t>
      </w:r>
      <w:r w:rsidR="004C158E" w:rsidRPr="00BE257F">
        <w:rPr>
          <w:rFonts w:eastAsia="Times New Roman" w:cs="Times New Roman"/>
          <w:sz w:val="22"/>
          <w:szCs w:val="22"/>
          <w:lang w:eastAsia="sv-SE"/>
        </w:rPr>
        <w:t xml:space="preserve"> av DIM’s modellelement</w:t>
      </w:r>
    </w:p>
    <w:p w14:paraId="17D3C8D9" w14:textId="2EBD9784" w:rsidR="004C158E" w:rsidRPr="00BE257F" w:rsidRDefault="0089551B" w:rsidP="004C158E">
      <w:pPr>
        <w:pStyle w:val="CommentText"/>
        <w:numPr>
          <w:ilvl w:val="0"/>
          <w:numId w:val="22"/>
        </w:numPr>
        <w:rPr>
          <w:sz w:val="22"/>
          <w:szCs w:val="22"/>
        </w:rPr>
      </w:pPr>
      <w:r w:rsidRPr="00BE257F">
        <w:rPr>
          <w:rFonts w:eastAsia="Times New Roman" w:cs="Times New Roman"/>
          <w:sz w:val="22"/>
          <w:szCs w:val="22"/>
          <w:lang w:eastAsia="sv-SE"/>
        </w:rPr>
        <w:t>Utformning av</w:t>
      </w:r>
      <w:r w:rsidR="004C158E" w:rsidRPr="00BE257F">
        <w:rPr>
          <w:rFonts w:eastAsia="Times New Roman" w:cs="Times New Roman"/>
          <w:sz w:val="22"/>
          <w:szCs w:val="22"/>
          <w:lang w:eastAsia="sv-SE"/>
        </w:rPr>
        <w:t xml:space="preserve"> formulär</w:t>
      </w:r>
      <w:r w:rsidRPr="00BE257F">
        <w:rPr>
          <w:rFonts w:eastAsia="Times New Roman" w:cs="Times New Roman"/>
          <w:sz w:val="22"/>
          <w:szCs w:val="22"/>
          <w:lang w:eastAsia="sv-SE"/>
        </w:rPr>
        <w:t>et</w:t>
      </w:r>
    </w:p>
    <w:p w14:paraId="32CCD837" w14:textId="0EB6E5F8" w:rsidR="004C158E" w:rsidRPr="00BE257F" w:rsidRDefault="0089551B" w:rsidP="004C158E">
      <w:pPr>
        <w:pStyle w:val="CommentText"/>
        <w:numPr>
          <w:ilvl w:val="0"/>
          <w:numId w:val="22"/>
        </w:numPr>
        <w:rPr>
          <w:sz w:val="22"/>
          <w:szCs w:val="22"/>
        </w:rPr>
      </w:pPr>
      <w:r w:rsidRPr="00BE257F">
        <w:rPr>
          <w:rFonts w:eastAsia="Times New Roman" w:cs="Times New Roman"/>
          <w:sz w:val="22"/>
          <w:szCs w:val="22"/>
          <w:lang w:eastAsia="sv-SE"/>
        </w:rPr>
        <w:t>Sammanställning av</w:t>
      </w:r>
      <w:r w:rsidR="004C158E" w:rsidRPr="00BE257F">
        <w:rPr>
          <w:rFonts w:eastAsia="Times New Roman" w:cs="Times New Roman"/>
          <w:sz w:val="22"/>
          <w:szCs w:val="22"/>
          <w:lang w:eastAsia="sv-SE"/>
        </w:rPr>
        <w:t xml:space="preserve"> påståenden</w:t>
      </w:r>
    </w:p>
    <w:p w14:paraId="778F9656" w14:textId="2ED651A3" w:rsidR="004C158E" w:rsidRPr="00BE257F" w:rsidRDefault="0089551B" w:rsidP="004C158E">
      <w:pPr>
        <w:pStyle w:val="CommentText"/>
        <w:numPr>
          <w:ilvl w:val="0"/>
          <w:numId w:val="22"/>
        </w:numPr>
        <w:rPr>
          <w:sz w:val="22"/>
          <w:szCs w:val="22"/>
        </w:rPr>
      </w:pPr>
      <w:r w:rsidRPr="00BE257F">
        <w:rPr>
          <w:sz w:val="22"/>
          <w:szCs w:val="22"/>
        </w:rPr>
        <w:t>U</w:t>
      </w:r>
      <w:r w:rsidR="004C158E" w:rsidRPr="00BE257F">
        <w:rPr>
          <w:sz w:val="22"/>
          <w:szCs w:val="22"/>
        </w:rPr>
        <w:t>tvär</w:t>
      </w:r>
      <w:r w:rsidRPr="00BE257F">
        <w:rPr>
          <w:sz w:val="22"/>
          <w:szCs w:val="22"/>
        </w:rPr>
        <w:t>deringen</w:t>
      </w:r>
    </w:p>
    <w:p w14:paraId="3ECB580F" w14:textId="33A4E1B1" w:rsidR="00183881" w:rsidRPr="00BE257F" w:rsidRDefault="00183881" w:rsidP="004C158E">
      <w:pPr>
        <w:pStyle w:val="CommentText"/>
        <w:numPr>
          <w:ilvl w:val="0"/>
          <w:numId w:val="22"/>
        </w:numPr>
        <w:rPr>
          <w:sz w:val="22"/>
          <w:szCs w:val="22"/>
        </w:rPr>
      </w:pPr>
      <w:r w:rsidRPr="00BE257F">
        <w:rPr>
          <w:sz w:val="22"/>
          <w:szCs w:val="22"/>
        </w:rPr>
        <w:t>Analys</w:t>
      </w:r>
    </w:p>
    <w:p w14:paraId="254AD643" w14:textId="77777777" w:rsidR="004C158E" w:rsidRDefault="004C158E" w:rsidP="000B1921">
      <w:pPr>
        <w:tabs>
          <w:tab w:val="left" w:pos="1134"/>
        </w:tabs>
        <w:spacing w:line="480" w:lineRule="auto"/>
        <w:jc w:val="both"/>
        <w:rPr>
          <w:rFonts w:eastAsia="Times New Roman" w:cs="Times New Roman"/>
          <w:lang w:eastAsia="sv-SE"/>
        </w:rPr>
      </w:pPr>
    </w:p>
    <w:p w14:paraId="58B6265B" w14:textId="55EDC920" w:rsidR="00780A57" w:rsidRPr="009D27B3" w:rsidRDefault="001732AB"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Utifrån </w:t>
      </w:r>
      <w:r w:rsidR="0089551B">
        <w:rPr>
          <w:rFonts w:eastAsia="Times New Roman" w:cs="Times New Roman"/>
          <w:lang w:eastAsia="sv-SE"/>
        </w:rPr>
        <w:t xml:space="preserve">DIM’s </w:t>
      </w:r>
      <w:r>
        <w:rPr>
          <w:rFonts w:eastAsia="Times New Roman" w:cs="Times New Roman"/>
          <w:lang w:eastAsia="sv-SE"/>
        </w:rPr>
        <w:t xml:space="preserve">riktlinjer </w:t>
      </w:r>
      <w:r w:rsidR="00850895">
        <w:rPr>
          <w:rFonts w:eastAsia="Times New Roman" w:cs="Times New Roman"/>
          <w:lang w:eastAsia="sv-SE"/>
        </w:rPr>
        <w:t>sammanställde</w:t>
      </w:r>
      <w:r>
        <w:rPr>
          <w:rFonts w:eastAsia="Times New Roman" w:cs="Times New Roman"/>
          <w:lang w:eastAsia="sv-SE"/>
        </w:rPr>
        <w:t>s</w:t>
      </w:r>
      <w:r w:rsidR="00850895">
        <w:rPr>
          <w:rFonts w:eastAsia="Times New Roman" w:cs="Times New Roman"/>
          <w:lang w:eastAsia="sv-SE"/>
        </w:rPr>
        <w:t xml:space="preserve"> en samman</w:t>
      </w:r>
      <w:r>
        <w:rPr>
          <w:rFonts w:eastAsia="Times New Roman" w:cs="Times New Roman"/>
          <w:lang w:eastAsia="sv-SE"/>
        </w:rPr>
        <w:t>fattning av DIM’s modellelement</w:t>
      </w:r>
      <w:r w:rsidR="00FA6353">
        <w:rPr>
          <w:rFonts w:eastAsia="Times New Roman" w:cs="Times New Roman"/>
          <w:lang w:eastAsia="sv-SE"/>
        </w:rPr>
        <w:t xml:space="preserve"> (</w:t>
      </w:r>
      <w:r w:rsidR="00183881">
        <w:rPr>
          <w:rFonts w:eastAsia="Times New Roman" w:cs="Times New Roman"/>
          <w:lang w:eastAsia="sv-SE"/>
        </w:rPr>
        <w:t xml:space="preserve">Moment </w:t>
      </w:r>
      <w:r w:rsidR="00EF185B">
        <w:rPr>
          <w:rFonts w:eastAsia="Times New Roman" w:cs="Times New Roman"/>
          <w:lang w:eastAsia="sv-SE"/>
        </w:rPr>
        <w:t>1)</w:t>
      </w:r>
      <w:r w:rsidR="00183881">
        <w:rPr>
          <w:rFonts w:eastAsia="Times New Roman" w:cs="Times New Roman"/>
          <w:lang w:eastAsia="sv-SE"/>
        </w:rPr>
        <w:t xml:space="preserve">, </w:t>
      </w:r>
      <w:r w:rsidR="00FA6353">
        <w:rPr>
          <w:rFonts w:eastAsia="Times New Roman" w:cs="Times New Roman"/>
          <w:lang w:eastAsia="sv-SE"/>
        </w:rPr>
        <w:t>Bilaga 1,</w:t>
      </w:r>
      <w:r w:rsidR="00FA6353" w:rsidRPr="008709DF">
        <w:rPr>
          <w:rFonts w:eastAsia="Times New Roman" w:cs="Times New Roman"/>
          <w:lang w:eastAsia="sv-SE"/>
        </w:rPr>
        <w:fldChar w:fldCharType="begin"/>
      </w:r>
      <w:r w:rsidR="00FA635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FA6353" w:rsidRPr="008709DF">
        <w:rPr>
          <w:rFonts w:eastAsia="Times New Roman" w:cs="Times New Roman"/>
          <w:lang w:eastAsia="sv-SE"/>
        </w:rPr>
        <w:fldChar w:fldCharType="separate"/>
      </w:r>
      <w:r w:rsidR="00FA6353">
        <w:rPr>
          <w:rFonts w:eastAsia="Times New Roman" w:cs="Times New Roman"/>
          <w:noProof/>
          <w:lang w:eastAsia="sv-SE"/>
        </w:rPr>
        <w:t xml:space="preserve"> </w:t>
      </w:r>
      <w:r w:rsidR="00FA6353" w:rsidRPr="008709DF">
        <w:rPr>
          <w:rFonts w:eastAsia="Times New Roman" w:cs="Times New Roman"/>
          <w:noProof/>
          <w:lang w:eastAsia="sv-SE"/>
        </w:rPr>
        <w:t>Magliaro et al., 2005)</w:t>
      </w:r>
      <w:r w:rsidR="00FA6353" w:rsidRPr="008709DF">
        <w:rPr>
          <w:rFonts w:eastAsia="Times New Roman" w:cs="Times New Roman"/>
          <w:lang w:eastAsia="sv-SE"/>
        </w:rPr>
        <w:fldChar w:fldCharType="end"/>
      </w:r>
      <w:r w:rsidR="004B3714">
        <w:rPr>
          <w:rFonts w:eastAsia="Times New Roman" w:cs="Times New Roman"/>
          <w:lang w:eastAsia="sv-SE"/>
        </w:rPr>
        <w:t xml:space="preserve"> som d</w:t>
      </w:r>
      <w:r>
        <w:rPr>
          <w:rFonts w:eastAsia="Times New Roman" w:cs="Times New Roman"/>
          <w:lang w:eastAsia="sv-SE"/>
        </w:rPr>
        <w:t xml:space="preserve">ärefter </w:t>
      </w:r>
      <w:r w:rsidR="00850895">
        <w:rPr>
          <w:rFonts w:eastAsia="Times New Roman" w:cs="Times New Roman"/>
          <w:lang w:eastAsia="sv-SE"/>
        </w:rPr>
        <w:t>utnyttjade</w:t>
      </w:r>
      <w:r>
        <w:rPr>
          <w:rFonts w:eastAsia="Times New Roman" w:cs="Times New Roman"/>
          <w:lang w:eastAsia="sv-SE"/>
        </w:rPr>
        <w:t>s</w:t>
      </w:r>
      <w:r w:rsidR="00850895">
        <w:rPr>
          <w:rFonts w:eastAsia="Times New Roman" w:cs="Times New Roman"/>
          <w:lang w:eastAsia="sv-SE"/>
        </w:rPr>
        <w:t xml:space="preserve"> för att utforma ett </w:t>
      </w:r>
      <w:r w:rsidR="0072154A">
        <w:rPr>
          <w:rFonts w:eastAsia="Times New Roman" w:cs="Times New Roman"/>
          <w:lang w:eastAsia="sv-SE"/>
        </w:rPr>
        <w:t>formulär</w:t>
      </w:r>
      <w:r w:rsidR="00E43D1C">
        <w:rPr>
          <w:rFonts w:eastAsia="Times New Roman" w:cs="Times New Roman"/>
          <w:lang w:eastAsia="sv-SE"/>
        </w:rPr>
        <w:t xml:space="preserve"> (</w:t>
      </w:r>
      <w:r w:rsidR="00183881">
        <w:rPr>
          <w:rFonts w:eastAsia="Times New Roman" w:cs="Times New Roman"/>
          <w:lang w:eastAsia="sv-SE"/>
        </w:rPr>
        <w:t xml:space="preserve">Moment </w:t>
      </w:r>
      <w:r w:rsidR="0022514D">
        <w:rPr>
          <w:rFonts w:eastAsia="Times New Roman" w:cs="Times New Roman"/>
          <w:lang w:eastAsia="sv-SE"/>
        </w:rPr>
        <w:t>2</w:t>
      </w:r>
      <w:r w:rsidR="00183881">
        <w:rPr>
          <w:rFonts w:eastAsia="Times New Roman" w:cs="Times New Roman"/>
          <w:lang w:eastAsia="sv-SE"/>
        </w:rPr>
        <w:t xml:space="preserve">, </w:t>
      </w:r>
      <w:r w:rsidR="00E43D1C">
        <w:rPr>
          <w:rFonts w:eastAsia="Times New Roman" w:cs="Times New Roman"/>
          <w:lang w:eastAsia="sv-SE"/>
        </w:rPr>
        <w:t>Bilaga 3)</w:t>
      </w:r>
      <w:r w:rsidR="00FA6353">
        <w:rPr>
          <w:rFonts w:eastAsia="Times New Roman" w:cs="Times New Roman"/>
          <w:lang w:eastAsia="sv-SE"/>
        </w:rPr>
        <w:t>.</w:t>
      </w:r>
      <w:r w:rsidR="0072154A">
        <w:rPr>
          <w:rFonts w:eastAsia="Times New Roman" w:cs="Times New Roman"/>
          <w:lang w:eastAsia="sv-SE"/>
        </w:rPr>
        <w:t xml:space="preserve"> </w:t>
      </w:r>
      <w:r w:rsidR="00850895">
        <w:rPr>
          <w:rFonts w:eastAsia="Times New Roman" w:cs="Times New Roman"/>
          <w:lang w:eastAsia="sv-SE"/>
        </w:rPr>
        <w:t>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w:t>
      </w:r>
      <w:r w:rsidR="00067904">
        <w:rPr>
          <w:rFonts w:eastAsia="Times New Roman" w:cs="Times New Roman"/>
          <w:lang w:eastAsia="sv-SE"/>
        </w:rPr>
        <w:t xml:space="preserve"> och varje</w:t>
      </w:r>
      <w:r w:rsidR="00850895">
        <w:rPr>
          <w:rFonts w:eastAsia="Times New Roman" w:cs="Times New Roman"/>
          <w:lang w:eastAsia="sv-SE"/>
        </w:rPr>
        <w:t xml:space="preserve"> element i respektive fas</w:t>
      </w:r>
      <w:r w:rsidR="00183881">
        <w:rPr>
          <w:rFonts w:eastAsia="Times New Roman" w:cs="Times New Roman"/>
          <w:lang w:eastAsia="sv-SE"/>
        </w:rPr>
        <w:t xml:space="preserve"> (Moment 3)</w:t>
      </w:r>
      <w:r w:rsidR="00067904">
        <w:rPr>
          <w:rFonts w:eastAsia="Times New Roman" w:cs="Times New Roman"/>
          <w:lang w:eastAsia="sv-SE"/>
        </w:rPr>
        <w:t>.</w:t>
      </w:r>
      <w:r w:rsidR="00850895">
        <w:rPr>
          <w:rFonts w:eastAsia="Times New Roman" w:cs="Times New Roman"/>
          <w:lang w:eastAsia="sv-SE"/>
        </w:rPr>
        <w:t xml:space="preserve"> </w:t>
      </w:r>
      <w:r w:rsidR="00067904">
        <w:rPr>
          <w:rFonts w:eastAsia="Times New Roman" w:cs="Times New Roman"/>
          <w:lang w:eastAsia="sv-SE"/>
        </w:rPr>
        <w:t>Det resulterade i</w:t>
      </w:r>
      <w:r w:rsidR="00850895">
        <w:rPr>
          <w:rFonts w:eastAsia="Times New Roman" w:cs="Times New Roman"/>
          <w:lang w:eastAsia="sv-SE"/>
        </w:rPr>
        <w:t xml:space="preserve"> genomsnitt 4 påståenden per fas och 1-2 påståenden per element. Fy</w:t>
      </w:r>
      <w:r>
        <w:rPr>
          <w:rFonts w:eastAsia="Times New Roman" w:cs="Times New Roman"/>
          <w:lang w:eastAsia="sv-SE"/>
        </w:rPr>
        <w:t>ra slumpmässigt utvalda kurser</w:t>
      </w:r>
      <w:r w:rsidR="00850895">
        <w:rPr>
          <w:rFonts w:eastAsia="Times New Roman" w:cs="Times New Roman"/>
          <w:lang w:eastAsia="sv-SE"/>
        </w:rPr>
        <w:t xml:space="preserve"> från 2017 utvärderades</w:t>
      </w:r>
      <w:r w:rsidR="00542B84">
        <w:rPr>
          <w:rFonts w:eastAsia="Times New Roman" w:cs="Times New Roman"/>
          <w:lang w:eastAsia="sv-SE"/>
        </w:rPr>
        <w:t xml:space="preserve"> av </w:t>
      </w:r>
      <w:r w:rsidR="003B44EC">
        <w:rPr>
          <w:rFonts w:eastAsia="Times New Roman" w:cs="Times New Roman"/>
          <w:lang w:eastAsia="sv-SE"/>
        </w:rPr>
        <w:t>författaren av detta arbete</w:t>
      </w:r>
      <w:r w:rsidR="00850895">
        <w:rPr>
          <w:rFonts w:eastAsia="Times New Roman" w:cs="Times New Roman"/>
          <w:lang w:eastAsia="sv-SE"/>
        </w:rPr>
        <w:t xml:space="preserve"> med hjälp av de 17 påståendena</w:t>
      </w:r>
      <w:r w:rsidR="00183881">
        <w:rPr>
          <w:rFonts w:eastAsia="Times New Roman" w:cs="Times New Roman"/>
          <w:lang w:eastAsia="sv-SE"/>
        </w:rPr>
        <w:t xml:space="preserve"> (Moment 4)</w:t>
      </w:r>
      <w:r w:rsidR="00850895">
        <w:rPr>
          <w:rFonts w:eastAsia="Times New Roman" w:cs="Times New Roman"/>
          <w:lang w:eastAsia="sv-SE"/>
        </w:rPr>
        <w:t>. Resultatet analyserades genom att använda</w:t>
      </w:r>
      <w:r w:rsidR="00A6684C">
        <w:rPr>
          <w:rFonts w:eastAsia="Times New Roman" w:cs="Times New Roman"/>
          <w:lang w:eastAsia="sv-SE"/>
        </w:rPr>
        <w:t xml:space="preserve"> </w:t>
      </w:r>
      <w:r w:rsidR="004B3714">
        <w:rPr>
          <w:rFonts w:eastAsia="Times New Roman" w:cs="Times New Roman"/>
          <w:lang w:eastAsia="sv-SE"/>
        </w:rPr>
        <w:t>ett</w:t>
      </w:r>
      <w:r w:rsidR="00850895">
        <w:rPr>
          <w:rFonts w:eastAsia="Times New Roman" w:cs="Times New Roman"/>
          <w:lang w:eastAsia="sv-SE"/>
        </w:rPr>
        <w:t xml:space="preserve"> </w:t>
      </w:r>
      <w:r>
        <w:rPr>
          <w:rFonts w:eastAsia="Times New Roman" w:cs="Times New Roman"/>
          <w:lang w:eastAsia="sv-SE"/>
        </w:rPr>
        <w:t xml:space="preserve">femgradigt bedömningssystem, </w:t>
      </w:r>
      <w:r w:rsidR="00850895">
        <w:rPr>
          <w:rFonts w:eastAsia="Times New Roman" w:cs="Times New Roman"/>
          <w:lang w:eastAsia="sv-SE"/>
        </w:rPr>
        <w:t>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w:t>
      </w:r>
      <w:r w:rsidR="00080C1A">
        <w:rPr>
          <w:rFonts w:eastAsia="Times New Roman" w:cs="Times New Roman"/>
          <w:lang w:eastAsia="sv-SE"/>
        </w:rPr>
        <w:t xml:space="preserve">för </w:t>
      </w:r>
      <w:r w:rsidR="00067904">
        <w:rPr>
          <w:rFonts w:eastAsia="Times New Roman" w:cs="Times New Roman"/>
          <w:lang w:eastAsia="sv-SE"/>
        </w:rPr>
        <w:t xml:space="preserve">samtliga </w:t>
      </w:r>
      <w:r w:rsidR="00080C1A">
        <w:rPr>
          <w:rFonts w:eastAsia="Times New Roman" w:cs="Times New Roman"/>
          <w:lang w:eastAsia="sv-SE"/>
        </w:rPr>
        <w:t>av de tidigare kurserna uppdelade utefter</w:t>
      </w:r>
      <w:r w:rsidR="00850895">
        <w:rPr>
          <w:rFonts w:eastAsia="Times New Roman" w:cs="Times New Roman"/>
          <w:lang w:eastAsia="sv-SE"/>
        </w:rPr>
        <w:t xml:space="preserve"> DIM’s faser</w:t>
      </w:r>
      <w:r w:rsidR="00067904">
        <w:rPr>
          <w:rFonts w:eastAsia="Times New Roman" w:cs="Times New Roman"/>
          <w:lang w:eastAsia="sv-SE"/>
        </w:rPr>
        <w:t xml:space="preserve"> och </w:t>
      </w:r>
      <w:r w:rsidR="00850895">
        <w:rPr>
          <w:rFonts w:eastAsia="Times New Roman" w:cs="Times New Roman"/>
          <w:lang w:eastAsia="sv-SE"/>
        </w:rPr>
        <w:t>element</w:t>
      </w:r>
      <w:r w:rsidR="00183881">
        <w:rPr>
          <w:rFonts w:eastAsia="Times New Roman" w:cs="Times New Roman"/>
          <w:lang w:eastAsia="sv-SE"/>
        </w:rPr>
        <w:t xml:space="preserve"> (Moment 5)</w:t>
      </w:r>
      <w:r w:rsidR="00850895">
        <w:rPr>
          <w:rFonts w:eastAsia="Times New Roman" w:cs="Times New Roman"/>
          <w:lang w:eastAsia="sv-SE"/>
        </w:rPr>
        <w:t xml:space="preserve">. </w:t>
      </w:r>
    </w:p>
    <w:p w14:paraId="650E9956" w14:textId="7B631B81" w:rsidR="00582DFC" w:rsidRPr="009B18DA" w:rsidRDefault="00850895" w:rsidP="009D27B3">
      <w:pPr>
        <w:pStyle w:val="Heading11"/>
      </w:pPr>
      <w:bookmarkStart w:id="20" w:name="_Toc391456184"/>
      <w:bookmarkStart w:id="21" w:name="_Toc412957363"/>
      <w:bookmarkEnd w:id="20"/>
      <w:r w:rsidRPr="00E43D1C">
        <w:lastRenderedPageBreak/>
        <w:t>Resultat</w:t>
      </w:r>
      <w:bookmarkEnd w:id="21"/>
    </w:p>
    <w:p w14:paraId="181AF975" w14:textId="0A7130BC" w:rsidR="00D45847" w:rsidRPr="000B1921" w:rsidRDefault="00850895" w:rsidP="000B1921">
      <w:pPr>
        <w:pStyle w:val="BodyText"/>
        <w:spacing w:line="360" w:lineRule="auto"/>
        <w:rPr>
          <w:b/>
          <w:sz w:val="24"/>
        </w:rPr>
      </w:pPr>
      <w:r w:rsidRPr="000B1921">
        <w:rPr>
          <w:b/>
          <w:sz w:val="24"/>
        </w:rPr>
        <w:t>Associativt perspektiv och DIM motsvarar Grades nuvarande pedagogi</w:t>
      </w:r>
      <w:r w:rsidR="006D6C38">
        <w:rPr>
          <w:b/>
          <w:sz w:val="24"/>
        </w:rPr>
        <w:t>ska riktlinjer</w:t>
      </w:r>
      <w:r w:rsidRPr="000B1921">
        <w:rPr>
          <w:b/>
          <w:sz w:val="24"/>
        </w:rPr>
        <w:t xml:space="preserve">  </w:t>
      </w:r>
    </w:p>
    <w:p w14:paraId="022FF46B" w14:textId="218FDC8E" w:rsidR="00780A57" w:rsidRDefault="00850895" w:rsidP="00CA1731">
      <w:pPr>
        <w:spacing w:line="480" w:lineRule="auto"/>
        <w:jc w:val="both"/>
      </w:pPr>
      <w:r>
        <w:t>För att kunna svara på vilket pedagogiskt perspektiv</w:t>
      </w:r>
      <w:r w:rsidR="0072154A">
        <w:t xml:space="preserve"> och</w:t>
      </w:r>
      <w:r>
        <w:t xml:space="preserve"> respektiv</w:t>
      </w:r>
      <w:r w:rsidR="00CA5B2D">
        <w:t xml:space="preserve">e modell som ligger närmast de pedagogiska riktlinjer </w:t>
      </w:r>
      <w:r>
        <w:t>som Grade använder idag, genomfördes d</w:t>
      </w:r>
      <w:r w:rsidR="0088501B">
        <w:t>et en evaluering med hjälp av att</w:t>
      </w:r>
      <w:r>
        <w:t xml:space="preserve"> intervju</w:t>
      </w:r>
      <w:r w:rsidR="0088501B">
        <w:t xml:space="preserve">a </w:t>
      </w:r>
      <w:r w:rsidR="000E3605">
        <w:t>Grades pedagogi</w:t>
      </w:r>
      <w:r w:rsidR="006601B2">
        <w:t>sk</w:t>
      </w:r>
      <w:r w:rsidR="000E3605">
        <w:t xml:space="preserve"> ansvarig</w:t>
      </w:r>
      <w:r w:rsidR="00780A57">
        <w:t>e</w:t>
      </w:r>
      <w:r>
        <w:t>. För att fullfölja intervjun</w:t>
      </w:r>
      <w:r w:rsidR="000E3605">
        <w:t>,</w:t>
      </w:r>
      <w:r w:rsidR="00830D00">
        <w:t xml:space="preserve"> valde</w:t>
      </w:r>
      <w:r w:rsidR="00780A57">
        <w:t>s</w:t>
      </w:r>
      <w:r w:rsidR="006601B2">
        <w:t xml:space="preserve"> först</w:t>
      </w:r>
      <w:r w:rsidR="00830D00">
        <w:t xml:space="preserve"> en representativ modell från varje perspektiv. DIM, ATM, och KLM valdes </w:t>
      </w:r>
      <w:r w:rsidR="006601B2">
        <w:t xml:space="preserve">för </w:t>
      </w:r>
      <w:r w:rsidR="00FC2E6B">
        <w:t>A</w:t>
      </w:r>
      <w:r w:rsidR="006601B2">
        <w:t>ssociativ</w:t>
      </w:r>
      <w:r w:rsidR="00A44A23">
        <w:t>t</w:t>
      </w:r>
      <w:r w:rsidR="00FC2E6B">
        <w:t xml:space="preserve">-, </w:t>
      </w:r>
      <w:r w:rsidR="00A61540">
        <w:t>Kognitivt</w:t>
      </w:r>
      <w:r w:rsidR="00FC2E6B">
        <w:t>-, och S</w:t>
      </w:r>
      <w:r w:rsidR="00780A57">
        <w:t>ociokulturellt-perspektiv</w:t>
      </w:r>
      <w:r w:rsidR="00830D00">
        <w:t xml:space="preserve">. </w:t>
      </w:r>
      <w:r w:rsidR="00C944C6">
        <w:t>Eftersom p</w:t>
      </w:r>
      <w:r w:rsidR="00E8369E">
        <w:t xml:space="preserve">edagogiska modeller </w:t>
      </w:r>
      <w:r w:rsidR="003F52E1">
        <w:t>brukar</w:t>
      </w:r>
      <w:r w:rsidR="00E8369E">
        <w:t xml:space="preserve"> delas in i faser och element för </w:t>
      </w:r>
      <w:r w:rsidR="00796E42">
        <w:t>att kartlägga hur lärandet ska</w:t>
      </w:r>
      <w:r w:rsidR="00C944C6">
        <w:t xml:space="preserve"> utföras från grundperspektivet, </w:t>
      </w:r>
      <w:r w:rsidR="00780A57">
        <w:t>utvecklades</w:t>
      </w:r>
      <w:r w:rsidR="00796E42">
        <w:t xml:space="preserve"> </w:t>
      </w:r>
      <w:r>
        <w:t xml:space="preserve">en faktauppställning </w:t>
      </w:r>
      <w:r w:rsidR="000E3605">
        <w:t xml:space="preserve">(Bilaga 1) </w:t>
      </w:r>
      <w:r w:rsidR="0088501B">
        <w:t>av</w:t>
      </w:r>
      <w:r>
        <w:t xml:space="preserve"> </w:t>
      </w:r>
      <w:r w:rsidR="00830D00">
        <w:t xml:space="preserve">de 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möjligt</w:t>
      </w:r>
      <w:r>
        <w:t xml:space="preserve">. </w:t>
      </w:r>
      <w:r w:rsidR="00830D00">
        <w:t>Slutligen</w:t>
      </w:r>
      <w:r w:rsidR="000E3605">
        <w:t xml:space="preserve"> skapades </w:t>
      </w:r>
      <w:r w:rsidR="000412CF">
        <w:t xml:space="preserve">intervjufrågor </w:t>
      </w:r>
      <w:r w:rsidR="000E3605">
        <w:t xml:space="preserve">som </w:t>
      </w:r>
      <w:r w:rsidR="002700E0">
        <w:t>ställdes under</w:t>
      </w:r>
      <w:r w:rsidR="000E3605">
        <w:t xml:space="preserve"> interv</w:t>
      </w:r>
      <w:r w:rsidR="006601B2">
        <w:t>ju</w:t>
      </w:r>
      <w:r w:rsidR="000E3605">
        <w:t>n och poängs</w:t>
      </w:r>
      <w:r w:rsidR="00E369F3">
        <w:t>attes</w:t>
      </w:r>
      <w:r w:rsidR="000E3605">
        <w:t xml:space="preserve"> </w:t>
      </w:r>
      <w:r w:rsidR="004B3714">
        <w:t xml:space="preserve">av personen som intervjuades </w:t>
      </w:r>
      <w:r w:rsidR="000E3605">
        <w:t xml:space="preserve">enligt </w:t>
      </w:r>
      <w:r w:rsidR="009B18DA">
        <w:t>en femgradig skala (Bilaga 2).</w:t>
      </w:r>
    </w:p>
    <w:p w14:paraId="651192ED" w14:textId="4F7AA10A" w:rsidR="00780A57" w:rsidRDefault="00047160" w:rsidP="00CA1731">
      <w:pPr>
        <w:spacing w:line="480" w:lineRule="auto"/>
        <w:jc w:val="both"/>
      </w:pPr>
      <w:r>
        <w:t xml:space="preserve"> </w:t>
      </w:r>
    </w:p>
    <w:p w14:paraId="5A761002" w14:textId="4DCF6DD8" w:rsidR="00E972C5" w:rsidRDefault="00850895" w:rsidP="00CA1731">
      <w:pPr>
        <w:spacing w:line="480" w:lineRule="auto"/>
        <w:jc w:val="both"/>
      </w:pPr>
      <w:r>
        <w:t>Resultat</w:t>
      </w:r>
      <w:r w:rsidR="00780A57">
        <w:t>et</w:t>
      </w:r>
      <w:r>
        <w:t xml:space="preserve"> från intervjun visar att DIM har genomsnittlig</w:t>
      </w:r>
      <w:r w:rsidR="00780A57">
        <w:t>t</w:t>
      </w:r>
      <w:r>
        <w:t xml:space="preserve"> högre poäng</w:t>
      </w:r>
      <w:r w:rsidR="00780A57">
        <w:t>,</w:t>
      </w:r>
      <w:r>
        <w:t xml:space="preserve"> med ett medelvärde på 4,5 poäng, jämfört med ATM (medelpoäng = 3</w:t>
      </w:r>
      <w:r w:rsidR="00E63623">
        <w:t>,5</w:t>
      </w:r>
      <w:r>
        <w:t xml:space="preserve">) och KLM (medelpoäng = 4) (Figur </w:t>
      </w:r>
      <w:r w:rsidR="00786A7A">
        <w:t>2</w:t>
      </w:r>
      <w:r>
        <w:t>a). D</w:t>
      </w:r>
      <w:r w:rsidR="00FC2E6B">
        <w:t>essa resultat tyder på att det A</w:t>
      </w:r>
      <w:r>
        <w:t xml:space="preserve">ssociativa perspektivet ger den bästa matchningen med Grades nuvarande pedagogiska </w:t>
      </w:r>
      <w:r w:rsidR="006D6C38">
        <w:t>riktlinjer</w:t>
      </w:r>
      <w:r>
        <w:t xml:space="preserve">. </w:t>
      </w:r>
      <w:r w:rsidR="00780A57">
        <w:t xml:space="preserve">Följaktligen </w:t>
      </w:r>
      <w:r>
        <w:t>visade resultatet även att DIM var den mest lämpade modellen för Grade</w:t>
      </w:r>
      <w:r w:rsidR="00A835E8">
        <w:t>s</w:t>
      </w:r>
      <w:r>
        <w:t xml:space="preserve"> pedagogik</w:t>
      </w:r>
      <w:r w:rsidR="00B61255">
        <w:t xml:space="preserve"> av de analyserade modellerna </w:t>
      </w:r>
      <w:r w:rsidR="00786A7A">
        <w:t>(Figur 2</w:t>
      </w:r>
      <w:r>
        <w:t>a).</w:t>
      </w:r>
      <w:r w:rsidR="00A80803">
        <w:t xml:space="preserve"> Genom at</w:t>
      </w:r>
      <w:r w:rsidR="009A0EF4">
        <w:t>t analysera intervjuresultat</w:t>
      </w:r>
      <w:r w:rsidR="00780A57">
        <w:t>et</w:t>
      </w:r>
      <w:r w:rsidR="009A0EF4">
        <w:t xml:space="preserve"> från</w:t>
      </w:r>
      <w:r w:rsidR="00780A57">
        <w:t xml:space="preserve"> varje enskilt</w:t>
      </w:r>
      <w:r w:rsidR="00A80803">
        <w:t xml:space="preserve"> </w:t>
      </w:r>
      <w:r w:rsidR="004B3714">
        <w:t>modell</w:t>
      </w:r>
      <w:r w:rsidR="00A80803">
        <w:t xml:space="preserve">element, </w:t>
      </w:r>
      <w:r w:rsidR="00780A57">
        <w:t xml:space="preserve">framträder det </w:t>
      </w:r>
      <w:r w:rsidR="00A80803">
        <w:t>att DIM hade en konstant hög poäng över all</w:t>
      </w:r>
      <w:r w:rsidR="00860782">
        <w:t>a</w:t>
      </w:r>
      <w:r w:rsidR="00A80803">
        <w:t xml:space="preserve"> element med den högsta (poäng = 5) eller näst högsta (poäng = 4) poäng</w:t>
      </w:r>
      <w:r w:rsidR="00E369F3">
        <w:t>en</w:t>
      </w:r>
      <w:r w:rsidR="00A80803">
        <w:t xml:space="preserve"> i </w:t>
      </w:r>
      <w:r w:rsidR="00780A57">
        <w:t xml:space="preserve">samtliga </w:t>
      </w:r>
      <w:r w:rsidR="00786A7A">
        <w:t>fall (Figur 2</w:t>
      </w:r>
      <w:r w:rsidR="00A80803">
        <w:t>b). KLM, som hade en medelpoäng strax under DIM, s</w:t>
      </w:r>
      <w:r w:rsidR="00FB56B1">
        <w:t xml:space="preserve">kulle nästan bedömts som lika </w:t>
      </w:r>
      <w:r w:rsidR="00A80803">
        <w:t xml:space="preserve">passande som DIM om det inte var för </w:t>
      </w:r>
      <w:r w:rsidR="00255B32">
        <w:t xml:space="preserve">elementet </w:t>
      </w:r>
      <w:r w:rsidR="00A80803">
        <w:rPr>
          <w:i/>
        </w:rPr>
        <w:t>Bedömning &amp; Hjälp</w:t>
      </w:r>
      <w:r w:rsidR="00A80803">
        <w:t xml:space="preserve"> där den fick en låg poäng (poäng = 2). ATM visade en låg överensstämmelse med Grades nuvarande ped</w:t>
      </w:r>
      <w:r w:rsidR="001A09C0">
        <w:t>ag</w:t>
      </w:r>
      <w:r w:rsidR="00A80803">
        <w:t>ogi</w:t>
      </w:r>
      <w:r w:rsidR="006D6C38">
        <w:t>ska riktlinjer</w:t>
      </w:r>
      <w:r w:rsidR="00A80803">
        <w:t xml:space="preserve"> </w:t>
      </w:r>
      <w:r w:rsidR="0054444D">
        <w:t>delvis</w:t>
      </w:r>
      <w:r w:rsidR="00A80803">
        <w:t xml:space="preserve"> genom en låg prioritering av fråga 8 inom </w:t>
      </w:r>
      <w:r w:rsidR="00255B32">
        <w:t xml:space="preserve">elementet </w:t>
      </w:r>
      <w:r w:rsidR="00A80803" w:rsidRPr="00A44A23">
        <w:rPr>
          <w:i/>
        </w:rPr>
        <w:t>Kontext och Riktlinjer</w:t>
      </w:r>
      <w:r w:rsidR="009A0EF4">
        <w:t xml:space="preserve">. </w:t>
      </w:r>
      <w:r w:rsidR="00255B32">
        <w:t>Utif</w:t>
      </w:r>
      <w:r w:rsidR="004A08DF">
        <w:t xml:space="preserve">rån resultatet kan </w:t>
      </w:r>
      <w:r w:rsidR="00255B32">
        <w:t>det</w:t>
      </w:r>
      <w:r w:rsidR="004A08DF">
        <w:t xml:space="preserve"> sammanfattningsvis påstå</w:t>
      </w:r>
      <w:r w:rsidR="00255B32">
        <w:t>s</w:t>
      </w:r>
      <w:r w:rsidR="004A08DF">
        <w:t xml:space="preserve"> att DIM passar in bäst på Grade</w:t>
      </w:r>
      <w:r w:rsidR="00255B32">
        <w:t>s</w:t>
      </w:r>
      <w:r w:rsidR="004A08DF">
        <w:t xml:space="preserve"> nuvarande ped</w:t>
      </w:r>
      <w:r w:rsidR="00FC2E6B">
        <w:t>agog</w:t>
      </w:r>
      <w:r w:rsidR="006D6C38">
        <w:t>iska riktlinjer</w:t>
      </w:r>
      <w:r w:rsidR="00255B32">
        <w:t>, vilket</w:t>
      </w:r>
      <w:r w:rsidR="00FC2E6B">
        <w:t xml:space="preserve"> innebär att det A</w:t>
      </w:r>
      <w:r w:rsidR="004A08DF">
        <w:t>ssociativa perspektivet representera</w:t>
      </w:r>
      <w:r w:rsidR="00255B32">
        <w:t>r</w:t>
      </w:r>
      <w:r w:rsidR="004A08DF">
        <w:t xml:space="preserve"> en </w:t>
      </w:r>
      <w:r w:rsidR="003F0E92">
        <w:t xml:space="preserve">rimlig </w:t>
      </w:r>
      <w:r w:rsidR="004A08DF">
        <w:t xml:space="preserve">utgångspunkt för evaluering av modeller som </w:t>
      </w:r>
      <w:r w:rsidR="00255B32">
        <w:t xml:space="preserve">skulle kunna </w:t>
      </w:r>
      <w:r w:rsidR="004A08DF">
        <w:t xml:space="preserve">utnyttjas av Grade i framtiden. </w:t>
      </w:r>
    </w:p>
    <w:p w14:paraId="144BB021" w14:textId="77777777" w:rsidR="004A1CFE" w:rsidRDefault="004A1CFE" w:rsidP="00CA1731">
      <w:pPr>
        <w:spacing w:line="480" w:lineRule="auto"/>
        <w:jc w:val="both"/>
      </w:pPr>
    </w:p>
    <w:p w14:paraId="5E6609FD" w14:textId="2A66B1E3" w:rsidR="00D45847" w:rsidRDefault="00BD0374" w:rsidP="00512986">
      <w:pPr>
        <w:pStyle w:val="BodyText"/>
        <w:keepNext/>
        <w:spacing w:line="360" w:lineRule="auto"/>
      </w:pPr>
      <w:r>
        <w:rPr>
          <w:noProof/>
          <w:lang w:val="en-GB" w:eastAsia="en-GB"/>
        </w:rPr>
        <w:lastRenderedPageBreak/>
        <w:drawing>
          <wp:inline distT="0" distB="0" distL="0" distR="0" wp14:anchorId="5FCDE953" wp14:editId="41FED448">
            <wp:extent cx="5759450" cy="3297555"/>
            <wp:effectExtent l="0" t="0" r="6350" b="4445"/>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4">
                      <a:extLst>
                        <a:ext uri="{28A0092B-C50C-407E-A947-70E740481C1C}">
                          <a14:useLocalDpi xmlns:a14="http://schemas.microsoft.com/office/drawing/2010/main" val="0"/>
                        </a:ext>
                      </a:extLst>
                    </a:blip>
                    <a:stretch>
                      <a:fillRect/>
                    </a:stretch>
                  </pic:blipFill>
                  <pic:spPr>
                    <a:xfrm>
                      <a:off x="0" y="0"/>
                      <a:ext cx="5759450" cy="3297555"/>
                    </a:xfrm>
                    <a:prstGeom prst="rect">
                      <a:avLst/>
                    </a:prstGeom>
                  </pic:spPr>
                </pic:pic>
              </a:graphicData>
            </a:graphic>
          </wp:inline>
        </w:drawing>
      </w:r>
    </w:p>
    <w:p w14:paraId="1762915B" w14:textId="1DFFDAF5" w:rsidR="00344A49" w:rsidRPr="003C298D" w:rsidRDefault="00850895" w:rsidP="003C298D">
      <w:pPr>
        <w:pStyle w:val="Caption"/>
        <w:spacing w:line="360" w:lineRule="auto"/>
        <w:rPr>
          <w:i/>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382CCC">
        <w:rPr>
          <w:b/>
          <w:noProof/>
        </w:rPr>
        <w:t>2</w:t>
      </w:r>
      <w:r w:rsidRPr="00C45585">
        <w:rPr>
          <w:b/>
          <w:i/>
        </w:rPr>
        <w:fldChar w:fldCharType="end"/>
      </w:r>
      <w:r w:rsidRPr="00830D00">
        <w:rPr>
          <w:b/>
        </w:rPr>
        <w:t>:</w:t>
      </w:r>
      <w:r>
        <w:rPr>
          <w:b/>
        </w:rPr>
        <w:t xml:space="preserve"> </w:t>
      </w:r>
      <w:r w:rsidR="00A958E8">
        <w:rPr>
          <w:b/>
        </w:rPr>
        <w:t>Sammanställning av intervjuresultatet</w:t>
      </w:r>
      <w:r w:rsidR="00CA4A2A">
        <w:rPr>
          <w:b/>
        </w:rPr>
        <w:t>.</w:t>
      </w:r>
      <w:r>
        <w:rPr>
          <w:b/>
        </w:rPr>
        <w:t xml:space="preserve"> A)</w:t>
      </w:r>
      <w:r w:rsidR="0054444D">
        <w:t xml:space="preserve"> Punkterna </w:t>
      </w:r>
      <w:r w:rsidR="00255B32">
        <w:t>re</w:t>
      </w:r>
      <w:r w:rsidR="0054444D">
        <w:t>presenterar</w:t>
      </w:r>
      <w:r>
        <w:t xml:space="preserve"> </w:t>
      </w:r>
      <w:r w:rsidR="00CA4A2A">
        <w:t xml:space="preserve">de tilldelade poäng från </w:t>
      </w:r>
      <w:r w:rsidR="000412CF">
        <w:t>intervjufrågorna</w:t>
      </w:r>
      <w:r w:rsidR="00CA4A2A">
        <w:t>,</w:t>
      </w:r>
      <w:r>
        <w:t xml:space="preserve"> </w:t>
      </w:r>
      <w:r w:rsidR="00CA4A2A">
        <w:t xml:space="preserve">den vågräta linjen är medelvärdet, och </w:t>
      </w:r>
      <w:r w:rsidR="00CA30F3">
        <w:t>den vertikala linj</w:t>
      </w:r>
      <w:r w:rsidR="00C42E16">
        <w:t xml:space="preserve">en </w:t>
      </w:r>
      <w:r w:rsidR="00CA4A2A">
        <w:t>är</w:t>
      </w:r>
      <w:r w:rsidR="00C42E16">
        <w:t xml:space="preserve"> standardavvikelsen</w:t>
      </w:r>
      <w:r w:rsidR="00CA4A2A">
        <w:t xml:space="preserve">. </w:t>
      </w:r>
      <w:r>
        <w:rPr>
          <w:b/>
        </w:rPr>
        <w:t>B</w:t>
      </w:r>
      <w:r w:rsidR="00A958E8">
        <w:rPr>
          <w:b/>
        </w:rPr>
        <w:t>)</w:t>
      </w:r>
      <w:r w:rsidR="00131159">
        <w:t xml:space="preserve"> </w:t>
      </w:r>
      <w:r w:rsidR="00A958E8">
        <w:t xml:space="preserve">Diagramstaplarna visar </w:t>
      </w:r>
      <w:r w:rsidR="00CA4A2A">
        <w:t>de</w:t>
      </w:r>
      <w:r w:rsidR="00A958E8">
        <w:t xml:space="preserve"> tilldelade poäng </w:t>
      </w:r>
      <w:r w:rsidR="00E55F01">
        <w:t xml:space="preserve">uppdelade </w:t>
      </w:r>
      <w:r w:rsidR="00372DB4">
        <w:t>efter element</w:t>
      </w:r>
      <w:r w:rsidR="002B4A17">
        <w:t>.</w:t>
      </w:r>
      <w:r w:rsidR="00401324">
        <w:t xml:space="preserve"> </w:t>
      </w:r>
      <w:r w:rsidR="00E55F01">
        <w:t>I</w:t>
      </w:r>
      <w:r>
        <w:t>dentifieringsnummer</w:t>
      </w:r>
      <w:r w:rsidR="0093589A">
        <w:t xml:space="preserve"> </w:t>
      </w:r>
      <w:r>
        <w:t xml:space="preserve">korresponderar med numrering </w:t>
      </w:r>
      <w:r w:rsidR="0054444D">
        <w:t>av</w:t>
      </w:r>
      <w:r>
        <w:t xml:space="preserve"> </w:t>
      </w:r>
      <w:r w:rsidR="000412CF">
        <w:t xml:space="preserve">intervjufrågorna </w:t>
      </w:r>
      <w:r>
        <w:t>i bilaga 2.</w:t>
      </w:r>
    </w:p>
    <w:p w14:paraId="4BB19EDC" w14:textId="77777777" w:rsidR="00E45207" w:rsidRDefault="00E45207" w:rsidP="009D27B3">
      <w:pPr>
        <w:spacing w:line="360" w:lineRule="auto"/>
        <w:rPr>
          <w:b/>
          <w:sz w:val="24"/>
        </w:rPr>
      </w:pPr>
    </w:p>
    <w:p w14:paraId="313AFCAB" w14:textId="00613A05" w:rsidR="00F5632E" w:rsidRPr="009D27B3" w:rsidRDefault="00AE48F8" w:rsidP="009D27B3">
      <w:pPr>
        <w:spacing w:line="360" w:lineRule="auto"/>
        <w:rPr>
          <w:rFonts w:eastAsia="Times New Roman" w:cs="Times New Roman"/>
          <w:b/>
          <w:sz w:val="24"/>
          <w:szCs w:val="24"/>
          <w:lang w:eastAsia="sv-SE"/>
        </w:rPr>
      </w:pPr>
      <w:r>
        <w:rPr>
          <w:b/>
          <w:sz w:val="24"/>
        </w:rPr>
        <w:t>För – och nackdelar i Grades</w:t>
      </w:r>
      <w:r w:rsidR="0054444D">
        <w:rPr>
          <w:b/>
          <w:sz w:val="24"/>
        </w:rPr>
        <w:t xml:space="preserve"> nuvarande</w:t>
      </w:r>
      <w:r>
        <w:rPr>
          <w:b/>
          <w:sz w:val="24"/>
        </w:rPr>
        <w:t xml:space="preserve"> pedagog</w:t>
      </w:r>
      <w:r w:rsidR="006D6C38">
        <w:rPr>
          <w:b/>
          <w:sz w:val="24"/>
        </w:rPr>
        <w:t>iska riktlinjer</w:t>
      </w:r>
      <w:r>
        <w:rPr>
          <w:b/>
          <w:sz w:val="24"/>
        </w:rPr>
        <w:t xml:space="preserve"> enligt DIM</w:t>
      </w:r>
    </w:p>
    <w:p w14:paraId="29EBCC13" w14:textId="7417852A" w:rsidR="00E91509" w:rsidRDefault="00D35D94" w:rsidP="00CA1731">
      <w:pPr>
        <w:spacing w:line="480" w:lineRule="auto"/>
        <w:jc w:val="both"/>
      </w:pPr>
      <w:r>
        <w:t>F</w:t>
      </w:r>
      <w:r w:rsidR="006770F8">
        <w:t>ör att förstå vilka för- och nackdelar som kan finnas i Grades n</w:t>
      </w:r>
      <w:r>
        <w:t>uvarande pedagogiska riktlinjer</w:t>
      </w:r>
      <w:r w:rsidR="006770F8">
        <w:t xml:space="preserve"> </w:t>
      </w:r>
      <w:r w:rsidR="00D85EB9" w:rsidRPr="00560AA3">
        <w:t>evaluera</w:t>
      </w:r>
      <w:r>
        <w:t>de</w:t>
      </w:r>
      <w:r w:rsidR="008B2D29">
        <w:t>s</w:t>
      </w:r>
      <w:r>
        <w:t xml:space="preserve"> </w:t>
      </w:r>
      <w:r w:rsidR="00A835E8" w:rsidRPr="00560AA3">
        <w:t xml:space="preserve">fyra av Grades </w:t>
      </w:r>
      <w:r w:rsidR="00E43D1C">
        <w:t xml:space="preserve">nyligen designade </w:t>
      </w:r>
      <w:r w:rsidR="00A835E8" w:rsidRPr="00560AA3">
        <w:t xml:space="preserve">kurser </w:t>
      </w:r>
      <w:r w:rsidR="00882330" w:rsidRPr="00560AA3">
        <w:t>(KS Strålskydd, PT Strålsäkerhet, RCC, Telia GDPR)</w:t>
      </w:r>
      <w:r w:rsidR="00882330">
        <w:t xml:space="preserve"> enligt DIM’s riktlinjer</w:t>
      </w:r>
      <w:r w:rsidR="00CB4C73" w:rsidRPr="00560AA3">
        <w:t>.</w:t>
      </w:r>
      <w:r w:rsidR="00791D4B">
        <w:t xml:space="preserve"> </w:t>
      </w:r>
      <w:r w:rsidR="00043AE1">
        <w:t xml:space="preserve"> I</w:t>
      </w:r>
      <w:r w:rsidR="008B2D29">
        <w:t>nledningsvis</w:t>
      </w:r>
      <w:r w:rsidR="00043AE1">
        <w:t xml:space="preserve"> utfördes</w:t>
      </w:r>
      <w:r w:rsidR="005E1416">
        <w:t xml:space="preserve"> </w:t>
      </w:r>
      <w:r w:rsidR="00D85EB9">
        <w:t>en</w:t>
      </w:r>
      <w:r w:rsidR="00CB4C73">
        <w:t xml:space="preserve"> </w:t>
      </w:r>
      <w:r w:rsidR="00867CCB">
        <w:t>sammanfattning av</w:t>
      </w:r>
      <w:r w:rsidR="00D000E0">
        <w:t xml:space="preserve"> DIM’s faser och element </w:t>
      </w:r>
      <w:r w:rsidR="002717B1">
        <w:t>(Bilaga 1)</w:t>
      </w:r>
      <w:r w:rsidR="008B2D29">
        <w:t>,</w:t>
      </w:r>
      <w:r w:rsidR="002717B1">
        <w:t xml:space="preserve"> för</w:t>
      </w:r>
      <w:r w:rsidR="0047588C">
        <w:t xml:space="preserve"> </w:t>
      </w:r>
      <w:r w:rsidR="00D000E0">
        <w:t xml:space="preserve">att sedan sammanställa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B2D29">
        <w:t>-</w:t>
      </w:r>
      <w:r w:rsidR="00850895">
        <w:t xml:space="preserve">fasen </w:t>
      </w:r>
      <w:r w:rsidR="008B2D29">
        <w:t>samt</w:t>
      </w:r>
      <w:r w:rsidR="00850895">
        <w:t xml:space="preserve"> </w:t>
      </w:r>
      <w:r w:rsidR="00850895">
        <w:rPr>
          <w:i/>
        </w:rPr>
        <w:t>Praktik</w:t>
      </w:r>
      <w:r w:rsidR="008B2D29">
        <w:t>-</w:t>
      </w:r>
      <w:r w:rsidR="00850895">
        <w:t xml:space="preserve">fasen hade relativt höga poäng (medelpoäng = 3,5 och 2,8) i kontrast till </w:t>
      </w:r>
      <w:r w:rsidR="00850895">
        <w:rPr>
          <w:i/>
        </w:rPr>
        <w:t>Övervakning och Återkopplings</w:t>
      </w:r>
      <w:r w:rsidR="00694336">
        <w:t>-</w:t>
      </w:r>
      <w:r w:rsidR="00850895">
        <w:t xml:space="preserve">fasen och </w:t>
      </w:r>
      <w:r w:rsidR="00850895">
        <w:rPr>
          <w:i/>
        </w:rPr>
        <w:t>Bedömning och Utvärderings</w:t>
      </w:r>
      <w:r w:rsidR="00694336">
        <w:t>-</w:t>
      </w:r>
      <w:r w:rsidR="00850895">
        <w:t>fasen som hade relativt låga po</w:t>
      </w:r>
      <w:r w:rsidR="0054444D">
        <w:t>äng (m</w:t>
      </w:r>
      <w:r w:rsidR="00786A7A">
        <w:t>edelpoäng = 2,2 och 1,5; Figur 3</w:t>
      </w:r>
      <w:r w:rsidR="0054444D">
        <w:t>a)</w:t>
      </w:r>
      <w:r w:rsidR="00850895">
        <w:t>.</w:t>
      </w:r>
      <w:r w:rsidR="00213FB2">
        <w:t xml:space="preserve"> </w:t>
      </w:r>
      <w:r w:rsidR="00D808DD">
        <w:t>Dessa resultat betecknar Grades förmågor att presentera information och meningen bakom kursen till studente</w:t>
      </w:r>
      <w:r w:rsidR="00043AE1">
        <w:t>rna</w:t>
      </w:r>
      <w:r w:rsidR="00D808DD">
        <w:t xml:space="preserve"> och samtidigt understödja deras lärande genom sammanfattningar </w:t>
      </w:r>
      <w:r w:rsidR="0048422A">
        <w:t xml:space="preserve">av materialet </w:t>
      </w:r>
      <w:r w:rsidR="00D808DD">
        <w:t xml:space="preserve">och övningar. </w:t>
      </w:r>
      <w:r w:rsidR="00234C76">
        <w:t>Samtidigt visar resultatet generellt s</w:t>
      </w:r>
      <w:r w:rsidR="00043AE1">
        <w:t>e</w:t>
      </w:r>
      <w:r w:rsidR="00234C76">
        <w:t xml:space="preserve">tt att </w:t>
      </w:r>
      <w:proofErr w:type="spellStart"/>
      <w:r w:rsidR="00234C76">
        <w:t>Grade</w:t>
      </w:r>
      <w:proofErr w:type="spellEnd"/>
      <w:r w:rsidR="00234C76">
        <w:t xml:space="preserve"> kunde förbättra kurserna genom att lägga mer fokus på </w:t>
      </w:r>
      <w:r w:rsidR="00E91509">
        <w:t>feedback</w:t>
      </w:r>
      <w:r w:rsidR="00234C76">
        <w:t xml:space="preserve">, </w:t>
      </w:r>
      <w:proofErr w:type="spellStart"/>
      <w:r w:rsidR="00694336">
        <w:t>avslutnings</w:t>
      </w:r>
      <w:r w:rsidR="00874DE4">
        <w:t>test</w:t>
      </w:r>
      <w:proofErr w:type="spellEnd"/>
      <w:r w:rsidR="00234C76">
        <w:t>, och rättningar.</w:t>
      </w:r>
      <w:r w:rsidR="00D808DD">
        <w:t xml:space="preserve"> </w:t>
      </w:r>
    </w:p>
    <w:p w14:paraId="7789A662" w14:textId="77777777" w:rsidR="00E91509" w:rsidRDefault="00E91509" w:rsidP="00CA1731">
      <w:pPr>
        <w:spacing w:line="480" w:lineRule="auto"/>
        <w:jc w:val="both"/>
      </w:pPr>
    </w:p>
    <w:p w14:paraId="5D4A30B3" w14:textId="136DCA14" w:rsidR="00D45847" w:rsidRDefault="00E91509" w:rsidP="00CA1731">
      <w:pPr>
        <w:spacing w:line="480" w:lineRule="auto"/>
        <w:jc w:val="both"/>
      </w:pPr>
      <w:r>
        <w:lastRenderedPageBreak/>
        <w:t xml:space="preserve">För att få en djupare </w:t>
      </w:r>
      <w:r w:rsidR="00043AE1">
        <w:t>in</w:t>
      </w:r>
      <w:r>
        <w:t>blick inom Grades prestanda i varje fas, dela</w:t>
      </w:r>
      <w:r w:rsidR="002700E0">
        <w:t>des</w:t>
      </w:r>
      <w:r>
        <w:t xml:space="preserve"> de erhållna poäng</w:t>
      </w:r>
      <w:r w:rsidR="00043AE1">
        <w:t>en</w:t>
      </w:r>
      <w:r w:rsidR="002700E0">
        <w:t xml:space="preserve"> upp</w:t>
      </w:r>
      <w:r>
        <w:t xml:space="preserve"> utefter varje</w:t>
      </w:r>
      <w:r w:rsidR="00694336">
        <w:t xml:space="preserve"> element</w:t>
      </w:r>
      <w:r w:rsidR="00575177">
        <w:t xml:space="preserve">. </w:t>
      </w:r>
      <w:r w:rsidR="00850895">
        <w:t xml:space="preserve">I </w:t>
      </w:r>
      <w:r w:rsidR="00850895">
        <w:rPr>
          <w:i/>
        </w:rPr>
        <w:t>Presentations</w:t>
      </w:r>
      <w:r w:rsidR="00694336">
        <w:t>-</w:t>
      </w:r>
      <w:r w:rsidR="00850895">
        <w:t xml:space="preserve">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och 4,8</w:t>
      </w:r>
      <w:r w:rsidR="00E43D1C">
        <w:t xml:space="preserve">; </w:t>
      </w:r>
      <w:r w:rsidR="00786A7A">
        <w:t>Figur 3</w:t>
      </w:r>
      <w:r w:rsidR="00850895">
        <w:t xml:space="preserve">b). </w:t>
      </w:r>
      <w:r w:rsidR="00227C61">
        <w:t xml:space="preserve">Fast </w:t>
      </w:r>
      <w:r w:rsidR="00227C61" w:rsidRPr="00227C61">
        <w:rPr>
          <w:i/>
        </w:rPr>
        <w:t>Presentation</w:t>
      </w:r>
      <w:r w:rsidR="00694336">
        <w:rPr>
          <w:i/>
        </w:rPr>
        <w:t>-</w:t>
      </w:r>
      <w:r w:rsidR="00227C61">
        <w:t xml:space="preserve">fasen hade en samlad hög medelpoäng, kunde förbättringar av </w:t>
      </w:r>
      <w:r w:rsidR="00227C61">
        <w:rPr>
          <w:i/>
        </w:rPr>
        <w:t>Förståelse</w:t>
      </w:r>
      <w:r w:rsidR="00694336">
        <w:t>-</w:t>
      </w:r>
      <w:r w:rsidR="00227C61">
        <w:t xml:space="preserve">elementen åstadkommas genom tillägg av tillfällen för studenten att visa sin förståelse i framtida kurser. </w:t>
      </w:r>
      <w:r w:rsidR="00850895" w:rsidRPr="006814B9">
        <w:t>Praktik</w:t>
      </w:r>
      <w:r w:rsidR="00850895">
        <w:t xml:space="preserve">fasen visade att elementet </w:t>
      </w:r>
      <w:r w:rsidR="00850895">
        <w:rPr>
          <w:i/>
        </w:rPr>
        <w:t>Självständiga övningar</w:t>
      </w:r>
      <w:r w:rsidR="00850895">
        <w:t xml:space="preserve"> och </w:t>
      </w:r>
      <w:r w:rsidR="00850895">
        <w:rPr>
          <w:i/>
        </w:rPr>
        <w:t>Periodisk Övervakning</w:t>
      </w:r>
      <w:r w:rsidR="00850895">
        <w:t xml:space="preserve"> 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786A7A">
        <w:t>) (Figur 3</w:t>
      </w:r>
      <w:r w:rsidR="00850895">
        <w:t xml:space="preserve">b). </w:t>
      </w:r>
      <w:r w:rsidR="006814B9">
        <w:t>De</w:t>
      </w:r>
      <w:r w:rsidR="00227C61">
        <w:t xml:space="preserve"> lägre resultate</w:t>
      </w:r>
      <w:r w:rsidR="00043AE1">
        <w:t>n</w:t>
      </w:r>
      <w:r w:rsidR="00227C61">
        <w:t xml:space="preserve"> i</w:t>
      </w:r>
      <w:r w:rsidR="00043AE1">
        <w:t xml:space="preserve"> elementen</w:t>
      </w:r>
      <w:r w:rsidR="00227C61">
        <w:t xml:space="preserve"> </w:t>
      </w:r>
      <w:r w:rsidR="00227C61">
        <w:rPr>
          <w:i/>
        </w:rPr>
        <w:t>Självständiga övningar</w:t>
      </w:r>
      <w:r w:rsidR="00227C61">
        <w:t xml:space="preserve"> och </w:t>
      </w:r>
      <w:r w:rsidR="00227C61">
        <w:rPr>
          <w:i/>
        </w:rPr>
        <w:t>Periodisk Övervakning</w:t>
      </w:r>
      <w:r w:rsidR="00227C61">
        <w:t xml:space="preserve"> grundades i </w:t>
      </w:r>
      <w:r w:rsidR="00DC7A9B">
        <w:t>att Grade inte lägger någo</w:t>
      </w:r>
      <w:r w:rsidR="00043AE1">
        <w:t>n</w:t>
      </w:r>
      <w:r w:rsidR="00DC7A9B">
        <w:t xml:space="preserve"> större </w:t>
      </w:r>
      <w:r w:rsidR="00043AE1">
        <w:t>vikt</w:t>
      </w:r>
      <w:r w:rsidR="00DC7A9B">
        <w:t xml:space="preserve"> </w:t>
      </w:r>
      <w:r w:rsidR="00043AE1">
        <w:t>vid</w:t>
      </w:r>
      <w:r w:rsidR="00DC7A9B">
        <w:t xml:space="preserve"> dessa områden</w:t>
      </w:r>
      <w:r w:rsidR="00694336">
        <w:t xml:space="preserve"> enligt intervju</w:t>
      </w:r>
      <w:r w:rsidR="005F76A4">
        <w:t>svar</w:t>
      </w:r>
      <w:r w:rsidR="007C49F9">
        <w:t xml:space="preserve"> (Bilaga 2)</w:t>
      </w:r>
      <w:r w:rsidR="00DC7A9B">
        <w:t>.</w:t>
      </w:r>
      <w:r w:rsidR="00983750">
        <w:t xml:space="preserve"> </w:t>
      </w:r>
      <w:r w:rsidR="00715462">
        <w:t xml:space="preserve">Resultatet indikerar att </w:t>
      </w:r>
      <w:r w:rsidR="000C56DF">
        <w:t>komplettering av kurserna</w:t>
      </w:r>
      <w:r w:rsidR="00694336">
        <w:t xml:space="preserve"> med övningsmoment </w:t>
      </w:r>
      <w:r w:rsidR="00135C34">
        <w:t>för att ge stude</w:t>
      </w:r>
      <w:r w:rsidR="00694336">
        <w:t>nten fler möjligheter att arbeta</w:t>
      </w:r>
      <w:r w:rsidR="00135C34">
        <w:t xml:space="preserve"> med materialet och därpå få </w:t>
      </w:r>
      <w:r w:rsidR="0033419A">
        <w:t xml:space="preserve">en omedelbar respons </w:t>
      </w:r>
      <w:r w:rsidR="00043AE1">
        <w:t xml:space="preserve">på </w:t>
      </w:r>
      <w:r w:rsidR="00E8369E">
        <w:t>resultatet</w:t>
      </w:r>
      <w:r w:rsidR="000C56DF">
        <w:t xml:space="preserve"> skulle öka kvalitéten av dessa element</w:t>
      </w:r>
      <w:r w:rsidR="0033419A">
        <w:t xml:space="preserve">. </w:t>
      </w:r>
      <w:r w:rsidR="00850895">
        <w:rPr>
          <w:i/>
        </w:rPr>
        <w:t>Bedömning och Utvärderings</w:t>
      </w:r>
      <w:r w:rsidR="00694336">
        <w:t>-</w:t>
      </w:r>
      <w:r w:rsidR="00850895">
        <w:t xml:space="preserve">fasen </w:t>
      </w:r>
      <w:r w:rsidR="00F57D86">
        <w:t>fick</w:t>
      </w:r>
      <w:r w:rsidR="00850895">
        <w:t xml:space="preserve"> den lägsta </w:t>
      </w:r>
      <w:r w:rsidR="00971948">
        <w:t>medel</w:t>
      </w:r>
      <w:r w:rsidR="00850895">
        <w:t>poän</w:t>
      </w:r>
      <w:r w:rsidR="00971948">
        <w:t xml:space="preserve">gen jämfört med alla </w:t>
      </w:r>
      <w:r w:rsidR="00694336">
        <w:t>DIM-</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521970">
        <w:t>l</w:t>
      </w:r>
      <w:r w:rsidR="00043AE1">
        <w:t>ågt</w:t>
      </w:r>
      <w:r w:rsidR="00521970">
        <w:t xml:space="preserve"> resultat på 0</w:t>
      </w:r>
      <w:r w:rsidR="00971948">
        <w:t>,5 respektive 2</w:t>
      </w:r>
      <w:r w:rsidR="00850895">
        <w:t xml:space="preserve">. </w:t>
      </w:r>
      <w:r w:rsidR="00521970">
        <w:t>Framgångar inom dessa element skulle kunna uppnås genom t</w:t>
      </w:r>
      <w:r w:rsidR="00227C61">
        <w:t>illäg</w:t>
      </w:r>
      <w:r w:rsidR="000C13C1">
        <w:t>g</w:t>
      </w:r>
      <w:r w:rsidR="00227C61">
        <w:t xml:space="preserve"> av</w:t>
      </w:r>
      <w:r w:rsidR="002435CA">
        <w:t xml:space="preserve"> ett eller flera kurstester </w:t>
      </w:r>
      <w:r w:rsidR="00521970">
        <w:t xml:space="preserve">som </w:t>
      </w:r>
      <w:r w:rsidR="002435CA">
        <w:t xml:space="preserve">kan ge </w:t>
      </w:r>
      <w:r w:rsidR="000C13C1">
        <w:t>studenten</w:t>
      </w:r>
      <w:r w:rsidR="002435CA">
        <w:t xml:space="preserve"> ett helhets</w:t>
      </w:r>
      <w:r w:rsidR="008A06D0">
        <w:t>perspektiv</w:t>
      </w:r>
      <w:r w:rsidR="002435CA">
        <w:t xml:space="preserve"> av </w:t>
      </w:r>
      <w:r w:rsidR="00FC2E6B">
        <w:t>kurs</w:t>
      </w:r>
      <w:r w:rsidR="002435CA">
        <w:t>prestationen och berätta vilka kursdelar som de behöver lägga mer tid på.</w:t>
      </w:r>
      <w:r w:rsidR="00043AE1">
        <w:t xml:space="preserve"> Fasen</w:t>
      </w:r>
      <w:r w:rsidR="00227C61">
        <w:t xml:space="preserve"> </w:t>
      </w:r>
      <w:r w:rsidR="00850895">
        <w:rPr>
          <w:i/>
        </w:rPr>
        <w:t>Övervakning och Återkoppling</w:t>
      </w:r>
      <w:r w:rsidR="00850895">
        <w:t xml:space="preserve"> innehåller elementet </w:t>
      </w:r>
      <w:r w:rsidR="00850895">
        <w:rPr>
          <w:i/>
        </w:rPr>
        <w:t>Ledtrådar och Uppmaningar</w:t>
      </w:r>
      <w:r w:rsidR="00850895">
        <w:t xml:space="preserve"> </w:t>
      </w:r>
      <w:r w:rsidR="00882330">
        <w:t>som visade</w:t>
      </w:r>
      <w:r w:rsidR="00850895">
        <w:t xml:space="preserve"> ett lågt resultat (medelpoäng = 0,6), däremot</w:t>
      </w:r>
      <w:r w:rsidR="00043AE1">
        <w:t xml:space="preserve"> räddas</w:t>
      </w:r>
      <w:r w:rsidR="00850895">
        <w:t xml:space="preserve"> </w:t>
      </w:r>
      <w:r w:rsidR="00971948">
        <w:t>fasens medelvärde</w:t>
      </w:r>
      <w:r w:rsidR="00A61540">
        <w:t xml:space="preserve"> delvis</w:t>
      </w:r>
      <w:r w:rsidR="00850895">
        <w:t xml:space="preserve"> av att elementet </w:t>
      </w:r>
      <w:r w:rsidR="00850895">
        <w:rPr>
          <w:i/>
        </w:rPr>
        <w:t>Support</w:t>
      </w:r>
      <w:r w:rsidR="00850895">
        <w:t xml:space="preserve"> har ett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983750">
        <w:t xml:space="preserve">. </w:t>
      </w:r>
      <w:r w:rsidR="00850895">
        <w:t xml:space="preserve">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w:t>
      </w:r>
      <w:r w:rsidR="00694336">
        <w:rPr>
          <w:i/>
        </w:rPr>
        <w:t>-</w:t>
      </w:r>
      <w:r w:rsidR="00231746" w:rsidRPr="00231746">
        <w:t>fasen</w:t>
      </w:r>
      <w:r w:rsidR="00231746">
        <w:t xml:space="preserve"> bö</w:t>
      </w:r>
      <w:r w:rsidR="00463CEE">
        <w:t xml:space="preserve">r prioriteras högst för att bidrag till de största möjliga </w:t>
      </w:r>
      <w:r w:rsidR="0075412A">
        <w:t>förbättringarna</w:t>
      </w:r>
      <w:r w:rsidR="00EB3A4E">
        <w:t xml:space="preserve">. </w:t>
      </w:r>
    </w:p>
    <w:p w14:paraId="07582B67" w14:textId="77777777" w:rsidR="00E972C5" w:rsidRDefault="00E972C5" w:rsidP="00CA1731">
      <w:pPr>
        <w:spacing w:line="480" w:lineRule="auto"/>
        <w:jc w:val="both"/>
      </w:pPr>
    </w:p>
    <w:p w14:paraId="023B1B5F" w14:textId="77777777" w:rsidR="00D45847" w:rsidRDefault="00850895">
      <w:r>
        <w:rPr>
          <w:noProof/>
          <w:lang w:val="en-GB" w:eastAsia="en-GB"/>
        </w:rPr>
        <w:lastRenderedPageBreak/>
        <w:drawing>
          <wp:inline distT="0" distB="0" distL="0" distR="0" wp14:anchorId="21C454E6" wp14:editId="69C74DDC">
            <wp:extent cx="5726606" cy="3308889"/>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rotWithShape="1">
                    <a:blip r:embed="rId15">
                      <a:extLst>
                        <a:ext uri="{28A0092B-C50C-407E-A947-70E740481C1C}">
                          <a14:useLocalDpi xmlns:a14="http://schemas.microsoft.com/office/drawing/2010/main" val="0"/>
                        </a:ext>
                      </a:extLst>
                    </a:blip>
                    <a:srcRect b="-693"/>
                    <a:stretch/>
                  </pic:blipFill>
                  <pic:spPr bwMode="auto">
                    <a:xfrm>
                      <a:off x="0" y="0"/>
                      <a:ext cx="5727700" cy="3309521"/>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4A5C4E5F" w14:textId="69AE903C" w:rsidR="00582DFC" w:rsidRDefault="00850895" w:rsidP="00F5632E">
      <w:pPr>
        <w:pStyle w:val="Caption"/>
      </w:pPr>
      <w:r>
        <w:rPr>
          <w:b/>
        </w:rPr>
        <w:t xml:space="preserve">Figur </w:t>
      </w:r>
      <w:r w:rsidRPr="008E6FE9">
        <w:rPr>
          <w:b/>
        </w:rPr>
        <w:fldChar w:fldCharType="begin"/>
      </w:r>
      <w:r w:rsidRPr="008E6FE9">
        <w:rPr>
          <w:b/>
        </w:rPr>
        <w:instrText>SEQ Figur \* ARABIC</w:instrText>
      </w:r>
      <w:r w:rsidRPr="008E6FE9">
        <w:rPr>
          <w:b/>
        </w:rPr>
        <w:fldChar w:fldCharType="separate"/>
      </w:r>
      <w:r w:rsidR="00382CCC">
        <w:rPr>
          <w:b/>
          <w:noProof/>
        </w:rPr>
        <w:t>3</w:t>
      </w:r>
      <w:r w:rsidRPr="008E6FE9">
        <w:rPr>
          <w:b/>
        </w:rPr>
        <w:fldChar w:fldCharType="end"/>
      </w:r>
      <w:r w:rsidRPr="008E6FE9">
        <w:rPr>
          <w:b/>
        </w:rPr>
        <w:t xml:space="preserve">: </w:t>
      </w:r>
      <w:r w:rsidR="00F67766">
        <w:rPr>
          <w:b/>
        </w:rPr>
        <w:t>DIM r</w:t>
      </w:r>
      <w:r>
        <w:rPr>
          <w:b/>
        </w:rPr>
        <w:t xml:space="preserve">esultat per fas/element för </w:t>
      </w:r>
      <w:r w:rsidR="0054444D">
        <w:rPr>
          <w:b/>
        </w:rPr>
        <w:t xml:space="preserve">flera av </w:t>
      </w:r>
      <w:r>
        <w:rPr>
          <w:b/>
        </w:rPr>
        <w:t xml:space="preserve">Grades tidigare kurser. </w:t>
      </w:r>
      <w:r w:rsidRPr="000B1921">
        <w:rPr>
          <w:b/>
        </w:rPr>
        <w:t>A)</w:t>
      </w:r>
      <w:r w:rsidRPr="000B1921">
        <w:t xml:space="preserve"> Punkterna represent</w:t>
      </w:r>
      <w:r w:rsidR="00CA4A2A">
        <w:t xml:space="preserve">erar poäng från vardera DIM fas, den </w:t>
      </w:r>
      <w:r w:rsidR="00CA4A2A" w:rsidRPr="000B1921">
        <w:t xml:space="preserve">vågräta </w:t>
      </w:r>
      <w:r w:rsidR="00CA4A2A">
        <w:t>linjen är medelvärdet</w:t>
      </w:r>
      <w:r w:rsidR="00CA4A2A" w:rsidRPr="000B1921">
        <w:t xml:space="preserve"> </w:t>
      </w:r>
      <w:r w:rsidRPr="000B1921">
        <w:t xml:space="preserve">och den </w:t>
      </w:r>
      <w:r w:rsidR="00C42E16">
        <w:t xml:space="preserve">vertikala linjen </w:t>
      </w:r>
      <w:r w:rsidR="00CA4A2A">
        <w:t>är</w:t>
      </w:r>
      <w:r w:rsidR="00C42E16">
        <w:t xml:space="preserve"> standardavvikelsen</w:t>
      </w:r>
      <w:r w:rsidR="00CD4488">
        <w:t>.</w:t>
      </w:r>
      <w:r w:rsidRPr="000B1921">
        <w:t xml:space="preserve"> </w:t>
      </w:r>
      <w:r w:rsidRPr="000B1921">
        <w:rPr>
          <w:b/>
        </w:rPr>
        <w:t>B)</w:t>
      </w:r>
      <w:r w:rsidRPr="000B1921">
        <w:t xml:space="preserve"> DIM faser och element presenteras med tilldelade poäng</w:t>
      </w:r>
      <w:r w:rsidR="00CA4A2A">
        <w:t xml:space="preserve">, den </w:t>
      </w:r>
      <w:r w:rsidR="00CA4A2A" w:rsidRPr="000B1921">
        <w:t xml:space="preserve">vågräta linjen </w:t>
      </w:r>
      <w:r w:rsidR="00CA4A2A">
        <w:t>är</w:t>
      </w:r>
      <w:r w:rsidR="00CA4A2A" w:rsidRPr="000B1921">
        <w:t xml:space="preserve"> </w:t>
      </w:r>
      <w:r w:rsidR="00CA4A2A">
        <w:t>medelvärdet,</w:t>
      </w:r>
      <w:r w:rsidR="00983750">
        <w:t xml:space="preserve"> </w:t>
      </w:r>
      <w:r w:rsidR="00983750" w:rsidRPr="000B1921">
        <w:t xml:space="preserve">och den </w:t>
      </w:r>
      <w:r w:rsidR="00CD4488">
        <w:t>ve</w:t>
      </w:r>
      <w:r w:rsidR="00C42E16">
        <w:t xml:space="preserve">rtikala linjen </w:t>
      </w:r>
      <w:r w:rsidR="00CA4A2A">
        <w:t>är</w:t>
      </w:r>
      <w:r w:rsidR="00C42E16">
        <w:t xml:space="preserve"> standardavvikelsen</w:t>
      </w:r>
      <w:r w:rsidR="00CA4A2A">
        <w:t>.</w:t>
      </w:r>
      <w:r w:rsidRPr="000B1921">
        <w:t xml:space="preserve"> Inlärning av specifik kunskap </w:t>
      </w:r>
      <w:r w:rsidRPr="000B1921">
        <w:rPr>
          <w:iCs/>
        </w:rPr>
        <w:t>eller färdighet</w:t>
      </w:r>
      <w:r w:rsidRPr="000B1921">
        <w:t xml:space="preserve"> (ISKF), Förklaring till vad som ska läras (FTL).</w:t>
      </w:r>
    </w:p>
    <w:p w14:paraId="2A97A82D" w14:textId="77777777" w:rsidR="00F5632E" w:rsidRDefault="00F5632E" w:rsidP="00F5632E"/>
    <w:p w14:paraId="171B94BA" w14:textId="77777777" w:rsidR="00F5632E" w:rsidRPr="00F5632E" w:rsidRDefault="00F5632E" w:rsidP="00F5632E"/>
    <w:p w14:paraId="6AA358B4" w14:textId="0837B590" w:rsidR="00D45847" w:rsidRPr="000B1921" w:rsidRDefault="00CA3AE8" w:rsidP="000B1921">
      <w:pPr>
        <w:pStyle w:val="BodyText"/>
        <w:spacing w:line="360" w:lineRule="auto"/>
        <w:jc w:val="both"/>
        <w:rPr>
          <w:b/>
          <w:sz w:val="24"/>
        </w:rPr>
      </w:pPr>
      <w:r>
        <w:rPr>
          <w:b/>
          <w:sz w:val="24"/>
        </w:rPr>
        <w:t>Grades kundbas kräver inte anpassad</w:t>
      </w:r>
      <w:r w:rsidR="00694336">
        <w:rPr>
          <w:b/>
          <w:sz w:val="24"/>
        </w:rPr>
        <w:t>e</w:t>
      </w:r>
      <w:r>
        <w:rPr>
          <w:b/>
          <w:sz w:val="24"/>
        </w:rPr>
        <w:t xml:space="preserve"> pedagogiska modeller</w:t>
      </w:r>
    </w:p>
    <w:p w14:paraId="10B83308" w14:textId="6C0620FE" w:rsidR="00E2013D" w:rsidRDefault="007C7515" w:rsidP="00CA1731">
      <w:pPr>
        <w:spacing w:line="480" w:lineRule="auto"/>
        <w:jc w:val="both"/>
      </w:pPr>
      <w:r>
        <w:t>Slutligen</w:t>
      </w:r>
      <w:r w:rsidR="005D0C05">
        <w:t xml:space="preserve"> </w:t>
      </w:r>
      <w:r w:rsidR="00DE1202">
        <w:t>an</w:t>
      </w:r>
      <w:r w:rsidR="0051725C">
        <w:t>a</w:t>
      </w:r>
      <w:r w:rsidR="00DE1202">
        <w:t>lysera</w:t>
      </w:r>
      <w:r w:rsidR="00694336">
        <w:t>des</w:t>
      </w:r>
      <w:r w:rsidR="00DE1202">
        <w:t xml:space="preserve"> </w:t>
      </w:r>
      <w:r w:rsidR="00E2013D">
        <w:t>poängutdelningen för</w:t>
      </w:r>
      <w:r w:rsidR="005D0C05">
        <w:t xml:space="preserve"> varje </w:t>
      </w:r>
      <w:r w:rsidR="00DE1202">
        <w:t xml:space="preserve">av de </w:t>
      </w:r>
      <w:r w:rsidR="005D0C05">
        <w:t>individuell</w:t>
      </w:r>
      <w:r w:rsidR="00DC27C1">
        <w:t>t</w:t>
      </w:r>
      <w:r w:rsidR="00DE1202">
        <w:t xml:space="preserve"> slumpmässig</w:t>
      </w:r>
      <w:r w:rsidR="00DC27C1">
        <w:t>t</w:t>
      </w:r>
      <w:r w:rsidR="00DE1202">
        <w:t xml:space="preserve">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 xml:space="preserve">kan påverka hur </w:t>
      </w:r>
      <w:r w:rsidR="00DC27C1">
        <w:t>väl</w:t>
      </w:r>
      <w:r w:rsidR="00590E58">
        <w:t>anpassad</w:t>
      </w:r>
      <w:r w:rsidR="005A03C6">
        <w:t xml:space="preserve"> DIM är</w:t>
      </w:r>
      <w:r w:rsidR="003A5A58">
        <w:t xml:space="preserve"> </w:t>
      </w:r>
      <w:r w:rsidR="00DC27C1">
        <w:t>för</w:t>
      </w:r>
      <w:r w:rsidR="003A5A58">
        <w:t xml:space="preserve"> Grade</w:t>
      </w:r>
      <w:r w:rsidR="005A03C6">
        <w:t xml:space="preserve">. </w:t>
      </w:r>
      <w:r w:rsidR="00850895">
        <w:t xml:space="preserve">Resultatet visar att </w:t>
      </w:r>
      <w:r w:rsidR="0051725C">
        <w:t xml:space="preserve">medelpoäng över alla kurser är 2,76 med en </w:t>
      </w:r>
      <w:r w:rsidR="00B623A6">
        <w:t>medel</w:t>
      </w:r>
      <w:r w:rsidR="00694336">
        <w:t>skillnads</w:t>
      </w:r>
      <w:r w:rsidR="0051725C">
        <w:t xml:space="preserve">spridning </w:t>
      </w:r>
      <w:r w:rsidR="00850895">
        <w:t>på cirka 0,</w:t>
      </w:r>
      <w:r w:rsidR="00DE1202">
        <w:t>6</w:t>
      </w:r>
      <w:r w:rsidR="00850895">
        <w:t xml:space="preserve"> poäng</w:t>
      </w:r>
      <w:r w:rsidR="00C564E9">
        <w:t xml:space="preserve"> </w:t>
      </w:r>
      <w:r w:rsidR="00EF771B">
        <w:t>(Figur 4</w:t>
      </w:r>
      <w:r w:rsidR="00850895">
        <w:t xml:space="preserve">a). </w:t>
      </w:r>
      <w:r w:rsidR="0051725C">
        <w:t>Den minimala spridning</w:t>
      </w:r>
      <w:r w:rsidR="00694336">
        <w:t>en</w:t>
      </w:r>
      <w:r w:rsidR="009462CB">
        <w:t xml:space="preserve"> indikerar</w:t>
      </w:r>
      <w:r w:rsidR="00377747" w:rsidRPr="00377747">
        <w:t xml:space="preserve"> att DIM är lika lämplig för </w:t>
      </w:r>
      <w:r w:rsidR="00DC27C1">
        <w:t>samtliga</w:t>
      </w:r>
      <w:r w:rsidR="00377747" w:rsidRPr="00377747">
        <w:t xml:space="preserve"> kurser som </w:t>
      </w:r>
      <w:r w:rsidR="00DC27C1">
        <w:t>granskats</w:t>
      </w:r>
      <w:r w:rsidR="00377747" w:rsidRPr="00377747">
        <w:t xml:space="preserve"> och </w:t>
      </w:r>
      <w:r w:rsidR="0089225C">
        <w:t xml:space="preserve">antyder </w:t>
      </w:r>
      <w:r w:rsidR="00EA1899">
        <w:t xml:space="preserve">att </w:t>
      </w:r>
      <w:r w:rsidR="00694336">
        <w:t>en utvärdering av</w:t>
      </w:r>
      <w:r w:rsidR="00EA1899">
        <w:t xml:space="preserve"> en </w:t>
      </w:r>
      <w:r w:rsidR="00644DF9">
        <w:t>passa</w:t>
      </w:r>
      <w:r w:rsidR="0089225C">
        <w:t>n</w:t>
      </w:r>
      <w:r w:rsidR="00644DF9">
        <w:t>de</w:t>
      </w:r>
      <w:r w:rsidR="00D90862">
        <w:t xml:space="preserve"> pedagogisk</w:t>
      </w:r>
      <w:r w:rsidR="0089225C">
        <w:t xml:space="preserve"> </w:t>
      </w:r>
      <w:r w:rsidR="00EA1899">
        <w:t xml:space="preserve">modell </w:t>
      </w:r>
      <w:r w:rsidR="00E86D52">
        <w:t>för va</w:t>
      </w:r>
      <w:r w:rsidR="00EA1899">
        <w:t xml:space="preserve">rje kurs inte </w:t>
      </w:r>
      <w:r w:rsidR="00694336">
        <w:t xml:space="preserve">är </w:t>
      </w:r>
      <w:r w:rsidR="00EA1899">
        <w:t>nödvändigt</w:t>
      </w:r>
      <w:r w:rsidR="0089225C">
        <w:t>.</w:t>
      </w:r>
    </w:p>
    <w:p w14:paraId="3754D902" w14:textId="77777777" w:rsidR="00551BEB" w:rsidRDefault="00551BEB" w:rsidP="00CA1731">
      <w:pPr>
        <w:spacing w:line="480" w:lineRule="auto"/>
        <w:jc w:val="both"/>
      </w:pPr>
    </w:p>
    <w:p w14:paraId="1B208012" w14:textId="4194EE20" w:rsidR="007E24A5" w:rsidRDefault="00130629" w:rsidP="00CA1731">
      <w:pPr>
        <w:spacing w:line="480" w:lineRule="auto"/>
        <w:jc w:val="both"/>
      </w:pPr>
      <w:r>
        <w:t>Analys av tilldelade poäng för varje kurs och modellelement visar en varieran</w:t>
      </w:r>
      <w:r w:rsidR="00694336">
        <w:t>de poäng</w:t>
      </w:r>
      <w:r>
        <w:t>spridning genom de olika element</w:t>
      </w:r>
      <w:r w:rsidR="00D90862">
        <w:t>en</w:t>
      </w:r>
      <w:r w:rsidR="00503EE6">
        <w:t xml:space="preserve"> (</w:t>
      </w:r>
      <w:r w:rsidR="00EF771B">
        <w:t>Figur 4</w:t>
      </w:r>
      <w:r w:rsidR="00BC4C28">
        <w:t xml:space="preserve">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r w:rsidR="00503EE6" w:rsidRPr="00503EE6">
        <w:t>1.67</w:t>
      </w:r>
      <w:r w:rsidR="00503EE6">
        <w:t xml:space="preserve">, </w:t>
      </w:r>
      <w:r w:rsidR="00503EE6" w:rsidRPr="00FC2E6B">
        <w:rPr>
          <w:i/>
        </w:rPr>
        <w:t xml:space="preserve">Övervakning och </w:t>
      </w:r>
      <w:r w:rsidR="00D90862" w:rsidRPr="00694336">
        <w:rPr>
          <w:i/>
        </w:rPr>
        <w:t>Å</w:t>
      </w:r>
      <w:r w:rsidR="00503EE6" w:rsidRPr="00694336">
        <w:rPr>
          <w:i/>
        </w:rPr>
        <w:t>terkoppling</w:t>
      </w:r>
      <w:r w:rsidR="00694336" w:rsidRPr="00694336">
        <w:rPr>
          <w:i/>
        </w:rPr>
        <w:t>s</w:t>
      </w:r>
      <w:r w:rsidR="00503EE6" w:rsidRPr="00694336">
        <w:rPr>
          <w:i/>
        </w:rPr>
        <w:t>fas</w:t>
      </w:r>
      <w:r w:rsidR="00503EE6">
        <w:t xml:space="preserve"> = </w:t>
      </w:r>
      <w:r w:rsidR="00503EE6" w:rsidRPr="00503EE6">
        <w:t>2.25</w:t>
      </w:r>
      <w:r w:rsidR="00503EE6">
        <w:t xml:space="preserve">, </w:t>
      </w:r>
      <w:r w:rsidR="00503EE6" w:rsidRPr="00694336">
        <w:rPr>
          <w:i/>
        </w:rPr>
        <w:t>Praktikfas</w:t>
      </w:r>
      <w:r w:rsidR="00503EE6">
        <w:t xml:space="preserve"> = </w:t>
      </w:r>
      <w:r w:rsidR="00503EE6" w:rsidRPr="00503EE6">
        <w:t>2.33</w:t>
      </w:r>
      <w:r w:rsidR="00503EE6">
        <w:t xml:space="preserve">, </w:t>
      </w:r>
      <w:r w:rsidR="00503EE6" w:rsidRPr="00694336">
        <w:rPr>
          <w:i/>
        </w:rPr>
        <w:t>Presentation</w:t>
      </w:r>
      <w:r w:rsidR="00694336" w:rsidRPr="00694336">
        <w:rPr>
          <w:i/>
        </w:rPr>
        <w:t>s</w:t>
      </w:r>
      <w:r w:rsidR="00503EE6" w:rsidRPr="00694336">
        <w:rPr>
          <w:i/>
        </w:rPr>
        <w:t>fas</w:t>
      </w:r>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w:t>
      </w:r>
      <w:r w:rsidR="00DC27C1">
        <w:t>samtliga</w:t>
      </w:r>
      <w:r w:rsidR="00DF3880">
        <w:t xml:space="preserve"> kurs</w:t>
      </w:r>
      <w:r w:rsidR="00DC27C1">
        <w:t>er</w:t>
      </w:r>
      <w:r w:rsidR="00DF3880">
        <w:t xml:space="preserve"> och </w:t>
      </w:r>
      <w:r w:rsidR="00694336">
        <w:t xml:space="preserve">därmed </w:t>
      </w:r>
      <w:r>
        <w:t xml:space="preserve">behöver mer anpassade </w:t>
      </w:r>
      <w:r w:rsidR="00503EE6">
        <w:t>fin</w:t>
      </w:r>
      <w:r>
        <w:t>jus</w:t>
      </w:r>
      <w:r w:rsidR="00503EE6">
        <w:t>teringar</w:t>
      </w:r>
      <w:r w:rsidR="00694336">
        <w:t>.</w:t>
      </w:r>
      <w:r w:rsidR="00D90862">
        <w:t xml:space="preserve"> </w:t>
      </w:r>
      <w:r w:rsidR="00694336">
        <w:t>Dock kan det</w:t>
      </w:r>
      <w:r w:rsidR="00503EE6">
        <w:t xml:space="preserve"> lika väl</w:t>
      </w:r>
      <w:r>
        <w:t xml:space="preserve"> beror på en </w:t>
      </w:r>
      <w:r w:rsidR="002700E0">
        <w:t xml:space="preserve">variation i </w:t>
      </w:r>
      <w:r>
        <w:t xml:space="preserve">implementation av de </w:t>
      </w:r>
      <w:r w:rsidR="00DF3880">
        <w:t>pedagogiska</w:t>
      </w:r>
      <w:r>
        <w:t xml:space="preserve"> principer</w:t>
      </w:r>
      <w:r w:rsidR="00D90862">
        <w:t xml:space="preserve">na som </w:t>
      </w:r>
      <w:r w:rsidR="00DC27C1">
        <w:t>används</w:t>
      </w:r>
      <w:r w:rsidR="00503EE6">
        <w:t xml:space="preserve"> av Grade och de</w:t>
      </w:r>
      <w:r>
        <w:t xml:space="preserve"> </w:t>
      </w:r>
      <w:r w:rsidR="00503EE6">
        <w:t>motsvarande</w:t>
      </w:r>
      <w:r>
        <w:t xml:space="preserve"> DIM</w:t>
      </w:r>
      <w:r w:rsidR="00694336">
        <w:t>-</w:t>
      </w:r>
      <w:r w:rsidR="00DF3880">
        <w:t>element</w:t>
      </w:r>
      <w:r w:rsidR="00694336">
        <w:t>en</w:t>
      </w:r>
      <w:r>
        <w:t>.</w:t>
      </w:r>
      <w:bookmarkStart w:id="22" w:name="_Toc489811950"/>
      <w:bookmarkStart w:id="23" w:name="_Ref489810823"/>
    </w:p>
    <w:p w14:paraId="5C85CDE1" w14:textId="77777777" w:rsidR="00E972C5" w:rsidRPr="004E58AD" w:rsidRDefault="00E972C5" w:rsidP="00CA1731">
      <w:pPr>
        <w:spacing w:line="480" w:lineRule="auto"/>
        <w:jc w:val="both"/>
      </w:pPr>
    </w:p>
    <w:p w14:paraId="36AB41F6" w14:textId="0BC4C4A6" w:rsidR="00D45847" w:rsidRDefault="00850895">
      <w:r>
        <w:rPr>
          <w:noProof/>
          <w:lang w:val="en-GB" w:eastAsia="en-GB"/>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6"/>
                    <a:stretch>
                      <a:fillRect/>
                    </a:stretch>
                  </pic:blipFill>
                  <pic:spPr bwMode="auto">
                    <a:xfrm>
                      <a:off x="0" y="0"/>
                      <a:ext cx="5727700" cy="3297555"/>
                    </a:xfrm>
                    <a:prstGeom prst="rect">
                      <a:avLst/>
                    </a:prstGeom>
                  </pic:spPr>
                </pic:pic>
              </a:graphicData>
            </a:graphic>
          </wp:inline>
        </w:drawing>
      </w:r>
    </w:p>
    <w:p w14:paraId="1065F117" w14:textId="468140AE" w:rsidR="0047590E" w:rsidRPr="000B1921" w:rsidRDefault="00850895" w:rsidP="00F5632E">
      <w:pPr>
        <w:pStyle w:val="Caption"/>
        <w:rPr>
          <w:i/>
        </w:rPr>
      </w:pPr>
      <w:r>
        <w:rPr>
          <w:b/>
        </w:rPr>
        <w:t xml:space="preserve">Figur </w:t>
      </w:r>
      <w:r w:rsidRPr="008A6C94">
        <w:rPr>
          <w:b/>
          <w:i/>
        </w:rPr>
        <w:fldChar w:fldCharType="begin"/>
      </w:r>
      <w:r w:rsidRPr="008A6C94">
        <w:rPr>
          <w:b/>
        </w:rPr>
        <w:instrText>SEQ Figur \* ARABIC</w:instrText>
      </w:r>
      <w:r w:rsidRPr="008A6C94">
        <w:rPr>
          <w:b/>
          <w:i/>
        </w:rPr>
        <w:fldChar w:fldCharType="separate"/>
      </w:r>
      <w:r w:rsidR="00382CCC">
        <w:rPr>
          <w:b/>
          <w:noProof/>
        </w:rPr>
        <w:t>4</w:t>
      </w:r>
      <w:r w:rsidRPr="008A6C94">
        <w:rPr>
          <w:b/>
          <w:i/>
        </w:rPr>
        <w:fldChar w:fldCharType="end"/>
      </w:r>
      <w:r w:rsidR="00E44B3C">
        <w:rPr>
          <w:b/>
        </w:rPr>
        <w:t>:</w:t>
      </w:r>
      <w:r>
        <w:rPr>
          <w:b/>
        </w:rPr>
        <w:t xml:space="preserve"> Resultatet från DIM utvärderingen per fas och kurs. A)</w:t>
      </w:r>
      <w:r>
        <w:t xml:space="preserve"> </w:t>
      </w:r>
      <w:r w:rsidR="00CA4A2A">
        <w:t>P</w:t>
      </w:r>
      <w:r w:rsidR="00CA4A2A" w:rsidRPr="008D664C">
        <w:t>unkterna representerar poängen</w:t>
      </w:r>
      <w:r w:rsidR="00CA4A2A">
        <w:t xml:space="preserve"> uppdelade efter</w:t>
      </w:r>
      <w:r w:rsidR="00CA4A2A" w:rsidRPr="008D664C">
        <w:t xml:space="preserve"> </w:t>
      </w:r>
      <w:r w:rsidR="00CA4A2A">
        <w:t>de tidigare kurserna.</w:t>
      </w:r>
      <w:r w:rsidR="008D664C" w:rsidRPr="008D664C">
        <w:t xml:space="preserve"> </w:t>
      </w:r>
      <w:r w:rsidR="00CA4A2A">
        <w:t xml:space="preserve">Den </w:t>
      </w:r>
      <w:r w:rsidR="00CA4A2A" w:rsidRPr="008D664C">
        <w:t xml:space="preserve">vågräta linjen </w:t>
      </w:r>
      <w:r w:rsidR="00CA4A2A">
        <w:t>är</w:t>
      </w:r>
      <w:r w:rsidR="00CA4A2A" w:rsidRPr="008D664C">
        <w:t xml:space="preserve"> medelvärdet</w:t>
      </w:r>
      <w:r w:rsidR="00CA4A2A">
        <w:t>, och</w:t>
      </w:r>
      <w:r w:rsidR="00CA4A2A" w:rsidRPr="008D664C">
        <w:t xml:space="preserve"> </w:t>
      </w:r>
      <w:r w:rsidR="008D664C" w:rsidRPr="008D664C">
        <w:t xml:space="preserve">den vertikala linjen </w:t>
      </w:r>
      <w:r w:rsidR="00CA4A2A">
        <w:t>är</w:t>
      </w:r>
      <w:r w:rsidR="008D664C" w:rsidRPr="008D664C">
        <w:t xml:space="preserve"> </w:t>
      </w:r>
      <w:r w:rsidR="00CA4A2A" w:rsidRPr="008D664C">
        <w:t>standardavvikelsen</w:t>
      </w:r>
      <w:r w:rsidR="008D664C" w:rsidRPr="008D664C">
        <w:t xml:space="preserve">. </w:t>
      </w:r>
      <w:r w:rsidRPr="00A61540">
        <w:rPr>
          <w:b/>
        </w:rPr>
        <w:t>B)</w:t>
      </w:r>
      <w:r w:rsidRPr="008D664C">
        <w:t xml:space="preserve"> </w:t>
      </w:r>
      <w:bookmarkEnd w:id="22"/>
      <w:bookmarkEnd w:id="23"/>
      <w:r w:rsidR="008D664C" w:rsidRPr="008D664C">
        <w:t>Punkterna representerar p</w:t>
      </w:r>
      <w:r w:rsidR="00103E8E">
        <w:t>oäng per kurs i</w:t>
      </w:r>
      <w:r w:rsidRPr="008D664C">
        <w:t xml:space="preserve"> respektive DIM fas.</w:t>
      </w:r>
      <w:r w:rsidR="008D664C" w:rsidRPr="008D664C">
        <w:t xml:space="preserve"> Den </w:t>
      </w:r>
      <w:r w:rsidR="00CA4A2A" w:rsidRPr="008D664C">
        <w:t xml:space="preserve">vågräta linjen </w:t>
      </w:r>
      <w:r w:rsidR="00CA4A2A">
        <w:t>är</w:t>
      </w:r>
      <w:r w:rsidR="00CA4A2A" w:rsidRPr="008D664C">
        <w:t xml:space="preserve"> medelvärdet </w:t>
      </w:r>
      <w:r w:rsidR="00CA4A2A">
        <w:t xml:space="preserve">och den </w:t>
      </w:r>
      <w:r w:rsidR="00CA4A2A" w:rsidRPr="008D664C">
        <w:t>vertikala</w:t>
      </w:r>
      <w:r w:rsidR="008D664C" w:rsidRPr="008D664C">
        <w:t xml:space="preserve"> linjen </w:t>
      </w:r>
      <w:r w:rsidR="00CA4A2A">
        <w:t>är standardavvikelsen</w:t>
      </w:r>
      <w:r w:rsidR="008D664C" w:rsidRPr="008D664C">
        <w:t>.</w:t>
      </w:r>
      <w:r w:rsidRPr="008D664C">
        <w:t xml:space="preserve"> </w:t>
      </w:r>
    </w:p>
    <w:p w14:paraId="7D33B8EE" w14:textId="295BC3BB" w:rsidR="000C1D43" w:rsidRDefault="00850895" w:rsidP="009D27B3">
      <w:pPr>
        <w:pStyle w:val="Heading11"/>
      </w:pPr>
      <w:bookmarkStart w:id="24" w:name="_Toc391456185"/>
      <w:bookmarkStart w:id="25" w:name="_Toc412957364"/>
      <w:bookmarkEnd w:id="24"/>
      <w:r w:rsidRPr="004E58AD">
        <w:t>Diskussion</w:t>
      </w:r>
      <w:bookmarkEnd w:id="25"/>
    </w:p>
    <w:p w14:paraId="6D0F922C" w14:textId="2F72D1F3" w:rsidR="00482F2B" w:rsidRDefault="00521970" w:rsidP="00CA1731">
      <w:pPr>
        <w:spacing w:line="480" w:lineRule="auto"/>
        <w:jc w:val="both"/>
      </w:pPr>
      <w:r>
        <w:t>Denna studie</w:t>
      </w:r>
      <w:r w:rsidR="00231746">
        <w:t xml:space="preserve"> utgick från </w:t>
      </w:r>
      <w:r w:rsidR="008D175A">
        <w:t>förutsättningen</w:t>
      </w:r>
      <w:r w:rsidR="00231746">
        <w:t xml:space="preserve"> </w:t>
      </w:r>
      <w:r w:rsidR="00A71251">
        <w:t xml:space="preserve">att </w:t>
      </w:r>
      <w:r w:rsidR="008D175A">
        <w:t xml:space="preserve">det skulle vara gynnsamt för Grade att anta en modellbaserad </w:t>
      </w:r>
      <w:r w:rsidR="00A71251">
        <w:t xml:space="preserve">strategi </w:t>
      </w:r>
      <w:r w:rsidR="008D175A">
        <w:t xml:space="preserve">för att </w:t>
      </w:r>
      <w:r w:rsidR="00DC27C1">
        <w:t>ytterligare strukturera</w:t>
      </w:r>
      <w:r w:rsidR="00DC27C1" w:rsidDel="00DC27C1">
        <w:t xml:space="preserve"> </w:t>
      </w:r>
      <w:r w:rsidR="008D175A">
        <w:t>deras</w:t>
      </w:r>
      <w:r w:rsidR="00C21DDA" w:rsidRPr="00C84F64">
        <w:t xml:space="preserve"> pedagogik</w:t>
      </w:r>
      <w:r w:rsidR="00A71251">
        <w:t>.</w:t>
      </w:r>
      <w:r w:rsidR="0025108E">
        <w:t xml:space="preserve"> Syftet var att förstå vilken modell från de pedagogiska perspektiven (Associativ, Kognitiv och Sociokulturellt) som passar bäst in med Grades pedagogiska riktlinjer</w:t>
      </w:r>
      <w:r w:rsidR="006764D6">
        <w:t>.</w:t>
      </w:r>
      <w:r w:rsidR="00EB4251">
        <w:t xml:space="preserve"> </w:t>
      </w:r>
      <w:r w:rsidR="00231746">
        <w:t xml:space="preserve">För att undersöka detta </w:t>
      </w:r>
      <w:r w:rsidR="0025108E" w:rsidRPr="00713E7C">
        <w:rPr>
          <w:rFonts w:cs="Times New Roman"/>
        </w:rPr>
        <w:t>jämförde</w:t>
      </w:r>
      <w:r w:rsidR="0025108E">
        <w:rPr>
          <w:rFonts w:cs="Times New Roman"/>
        </w:rPr>
        <w:t>s</w:t>
      </w:r>
      <w:r w:rsidR="0025108E" w:rsidRPr="00713E7C">
        <w:rPr>
          <w:rFonts w:cs="Times New Roman"/>
        </w:rPr>
        <w:t xml:space="preserve"> Grades nuvarande pedagogiska </w:t>
      </w:r>
      <w:r w:rsidR="0025108E">
        <w:rPr>
          <w:rFonts w:cs="Times New Roman"/>
        </w:rPr>
        <w:t>riktlinjer</w:t>
      </w:r>
      <w:r w:rsidR="0025108E" w:rsidRPr="00713E7C">
        <w:rPr>
          <w:rFonts w:cs="Times New Roman"/>
        </w:rPr>
        <w:t xml:space="preserve"> med en representativ modell (DIM, KLM, ATM) från vart och ett av de tre pedagogiska perspekti</w:t>
      </w:r>
      <w:r w:rsidR="0025108E">
        <w:rPr>
          <w:rFonts w:cs="Times New Roman"/>
        </w:rPr>
        <w:t xml:space="preserve">ven. </w:t>
      </w:r>
      <w:r w:rsidR="000C1D43">
        <w:t xml:space="preserve">Resultatet visade att </w:t>
      </w:r>
      <w:r w:rsidR="00E45207">
        <w:t xml:space="preserve">DIM och, följaktligen, </w:t>
      </w:r>
      <w:r w:rsidR="000C1D43">
        <w:t xml:space="preserve">det </w:t>
      </w:r>
      <w:r w:rsidR="00FC2E6B">
        <w:t>A</w:t>
      </w:r>
      <w:r w:rsidR="000C1D43">
        <w:t xml:space="preserve">ssociativa perspektivet var lämpligast för att </w:t>
      </w:r>
      <w:r w:rsidR="0025108E">
        <w:t xml:space="preserve">passa in med </w:t>
      </w:r>
      <w:r w:rsidR="000C1D43">
        <w:t xml:space="preserve">Grades pedagogiska </w:t>
      </w:r>
      <w:r w:rsidR="006D6C38">
        <w:t>riktlinjer</w:t>
      </w:r>
      <w:r w:rsidR="006764D6">
        <w:t xml:space="preserve">. </w:t>
      </w:r>
      <w:r w:rsidR="008B0888">
        <w:t xml:space="preserve">Studien </w:t>
      </w:r>
      <w:r w:rsidR="00370975">
        <w:t xml:space="preserve">har </w:t>
      </w:r>
      <w:r w:rsidR="007C7CD3">
        <w:t xml:space="preserve">likväl </w:t>
      </w:r>
      <w:r w:rsidR="00370975">
        <w:t xml:space="preserve">syftat </w:t>
      </w:r>
      <w:r w:rsidR="007C7CD3">
        <w:t>till</w:t>
      </w:r>
      <w:r w:rsidR="008B0888">
        <w:t xml:space="preserve"> att förs</w:t>
      </w:r>
      <w:r w:rsidR="007C7CD3">
        <w:t>tå vilka för och- nackdelar</w:t>
      </w:r>
      <w:r w:rsidR="00DC27C1">
        <w:t xml:space="preserve"> som</w:t>
      </w:r>
      <w:r w:rsidR="007C7CD3">
        <w:t xml:space="preserve"> </w:t>
      </w:r>
      <w:r w:rsidR="00E45207">
        <w:t xml:space="preserve">finns i </w:t>
      </w:r>
      <w:r w:rsidR="007C7CD3">
        <w:t>Grade</w:t>
      </w:r>
      <w:r w:rsidR="00E45207">
        <w:t>s</w:t>
      </w:r>
      <w:r w:rsidR="007C7CD3">
        <w:t xml:space="preserve"> </w:t>
      </w:r>
      <w:r w:rsidR="008B0888">
        <w:t xml:space="preserve">befintliga pedagogiska </w:t>
      </w:r>
      <w:r w:rsidR="007C7CD3">
        <w:t>riktlinjerna</w:t>
      </w:r>
      <w:r w:rsidR="008B0888">
        <w:t xml:space="preserve"> och </w:t>
      </w:r>
      <w:r w:rsidR="007C7CD3">
        <w:t>därmed</w:t>
      </w:r>
      <w:r w:rsidR="008B0888">
        <w:t xml:space="preserve"> utvärderades fyra av Grades tidigare kurser enligt DIM’s riktlinjer. </w:t>
      </w:r>
      <w:r w:rsidR="00E45207">
        <w:t>Resultatet identifierade</w:t>
      </w:r>
      <w:r w:rsidR="00551BEB">
        <w:t xml:space="preserve"> </w:t>
      </w:r>
      <w:r w:rsidR="00231746">
        <w:t xml:space="preserve">fasen </w:t>
      </w:r>
      <w:r w:rsidR="00231746">
        <w:rPr>
          <w:i/>
        </w:rPr>
        <w:t>Bedömning och Utvärdering</w:t>
      </w:r>
      <w:r w:rsidR="002464E9">
        <w:t xml:space="preserve"> </w:t>
      </w:r>
      <w:r w:rsidR="00AC7484">
        <w:t xml:space="preserve">där en förbättring av </w:t>
      </w:r>
      <w:r w:rsidR="00457C43">
        <w:t>kvalité</w:t>
      </w:r>
      <w:r w:rsidR="00D54813">
        <w:t xml:space="preserve">, enligt DIM, </w:t>
      </w:r>
      <w:r w:rsidR="00DC27C1">
        <w:t xml:space="preserve">främst </w:t>
      </w:r>
      <w:r w:rsidR="00F358E4">
        <w:t xml:space="preserve">skulle </w:t>
      </w:r>
      <w:r w:rsidR="00D54813">
        <w:t>bidra</w:t>
      </w:r>
      <w:r w:rsidR="00AC7484">
        <w:t xml:space="preserve"> till </w:t>
      </w:r>
      <w:r w:rsidR="00F358E4">
        <w:t xml:space="preserve">att </w:t>
      </w:r>
      <w:r w:rsidR="009E3D27">
        <w:t>förbättra</w:t>
      </w:r>
      <w:r w:rsidR="00F358E4">
        <w:t xml:space="preserve"> </w:t>
      </w:r>
      <w:r w:rsidR="00AC7484">
        <w:t>Grades kurser.</w:t>
      </w:r>
    </w:p>
    <w:p w14:paraId="4D757CA3" w14:textId="77777777" w:rsidR="00551BEB" w:rsidRDefault="00551BEB" w:rsidP="00CA1731">
      <w:pPr>
        <w:spacing w:line="480" w:lineRule="auto"/>
        <w:jc w:val="both"/>
      </w:pPr>
    </w:p>
    <w:p w14:paraId="2AC7432F" w14:textId="2CA4921A" w:rsidR="002700E0" w:rsidRDefault="00564255" w:rsidP="00CA1731">
      <w:pPr>
        <w:spacing w:line="480" w:lineRule="auto"/>
        <w:jc w:val="both"/>
      </w:pPr>
      <w:r>
        <w:t xml:space="preserve">I </w:t>
      </w:r>
      <w:r w:rsidR="00AB703B">
        <w:t>denn</w:t>
      </w:r>
      <w:r w:rsidR="006607E1">
        <w:t xml:space="preserve">a </w:t>
      </w:r>
      <w:r>
        <w:t>studie utnyttjades en</w:t>
      </w:r>
      <w:r w:rsidR="005F5F47">
        <w:t xml:space="preserve"> strukturerad</w:t>
      </w:r>
      <w:r>
        <w:t xml:space="preserve"> intervju för att uppnå </w:t>
      </w:r>
      <w:r w:rsidR="00AB703B">
        <w:t>ett</w:t>
      </w:r>
      <w:r w:rsidR="006607E1">
        <w:t xml:space="preserve"> av studiens</w:t>
      </w:r>
      <w:r>
        <w:t xml:space="preserve"> mål. Intervjun bestod av ett flertal frågor för varje modell-fas där varje fråga motsvarade en av de representativa modellerna. Med intervjusvaren kunde Grades nuvarande pedagogiska riktlinjer kartläggas på de tre representativa modeller</w:t>
      </w:r>
      <w:r w:rsidR="00DC27C1">
        <w:t>na</w:t>
      </w:r>
      <w:r>
        <w:t xml:space="preserve"> och, i och med det, kunde det mest passande </w:t>
      </w:r>
      <w:r w:rsidR="001A2E41">
        <w:t>perspektiv</w:t>
      </w:r>
      <w:r w:rsidR="00047160">
        <w:t>et</w:t>
      </w:r>
      <w:r>
        <w:t xml:space="preserve"> för Grades nuvarande pedagogiska riktlinjer </w:t>
      </w:r>
      <w:r w:rsidR="00DC27C1">
        <w:t>identifieras</w:t>
      </w:r>
      <w:r>
        <w:t xml:space="preserve">. </w:t>
      </w:r>
      <w:r w:rsidR="007430EC">
        <w:t xml:space="preserve">Denna strategi speglar strategin från tidigare studier </w:t>
      </w:r>
      <w:r w:rsidR="00DC27C1">
        <w:t>som syftat</w:t>
      </w:r>
      <w:r w:rsidR="007430EC">
        <w:t xml:space="preserve"> </w:t>
      </w:r>
      <w:r w:rsidR="00047160">
        <w:t xml:space="preserve">till </w:t>
      </w:r>
      <w:r>
        <w:t xml:space="preserve">att kartlägga individuella pedagogiska modeller </w:t>
      </w:r>
      <w:r w:rsidR="002700E0">
        <w:t>enligt</w:t>
      </w:r>
      <w:r>
        <w:t xml:space="preserve"> de olika pedagogiska perspektiven</w:t>
      </w:r>
      <w:r w:rsidR="007430EC">
        <w:t xml:space="preserve"> </w:t>
      </w:r>
      <w:r w:rsidR="007430EC" w:rsidRPr="00674AA9">
        <w:t>(</w:t>
      </w:r>
      <w:r w:rsidR="007430EC" w:rsidRPr="00674AA9">
        <w:fldChar w:fldCharType="begin"/>
      </w:r>
      <w:r w:rsidR="00F81DA7" w:rsidRPr="00674AA9">
        <w:instrText xml:space="preserve"> ADDIN ZOTERO_ITEM CSL_CITATION {"citationID":"NGmTcghj","properties":{"formattedCitation":"\\uldash{(Mayes &amp; de Freitas, 2004)}","plainCitation":"(Mayes &amp; de Freitas, 2004)","dontUpdate":true,"noteIndex":0},"citationItems":[{"id":34,"uris":["http://zotero.org/users/local/QsygNxKM/items/FADQLDDZ"],"uri":["http://zotero.org/users/local/QsygNxKM/items/FADQLDDZ"],"itemData":{"id":34,"type":"article-journal","title":"Review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7430EC" w:rsidRPr="00674AA9">
        <w:fldChar w:fldCharType="separate"/>
      </w:r>
      <w:r w:rsidR="007430EC" w:rsidRPr="00674AA9">
        <w:t>Mayes &amp; de Freitas, 2004)</w:t>
      </w:r>
      <w:r w:rsidR="007430EC" w:rsidRPr="00674AA9">
        <w:fldChar w:fldCharType="end"/>
      </w:r>
      <w:r w:rsidRPr="00674AA9">
        <w:t xml:space="preserve">. </w:t>
      </w:r>
      <w:r>
        <w:t xml:space="preserve">I </w:t>
      </w:r>
      <w:r w:rsidR="00A33BE8">
        <w:t xml:space="preserve">Mayes </w:t>
      </w:r>
      <w:r w:rsidR="0034202E">
        <w:t>&amp;</w:t>
      </w:r>
      <w:r w:rsidR="00A33BE8">
        <w:t xml:space="preserve"> de Freitas</w:t>
      </w:r>
      <w:r w:rsidR="00B54B08">
        <w:t xml:space="preserve"> (2004)</w:t>
      </w:r>
      <w:r w:rsidR="00A33BE8">
        <w:t xml:space="preserve"> </w:t>
      </w:r>
      <w:r>
        <w:t xml:space="preserve">studie </w:t>
      </w:r>
      <w:r w:rsidR="00EB647C">
        <w:t>är varje perspektiv representerat</w:t>
      </w:r>
      <w:r>
        <w:t xml:space="preserve"> av en fråga</w:t>
      </w:r>
      <w:r w:rsidR="0034202E">
        <w:t>.</w:t>
      </w:r>
      <w:r>
        <w:t xml:space="preserve"> </w:t>
      </w:r>
      <w:r w:rsidR="0034202E">
        <w:t>G</w:t>
      </w:r>
      <w:r>
        <w:t xml:space="preserve">enom att analysera vilken fråga </w:t>
      </w:r>
      <w:r w:rsidR="00EB647C">
        <w:t xml:space="preserve">som </w:t>
      </w:r>
      <w:r>
        <w:t xml:space="preserve">bäst </w:t>
      </w:r>
      <w:r w:rsidR="001A2E41">
        <w:t>karaktär</w:t>
      </w:r>
      <w:r w:rsidR="00A33BE8">
        <w:t>iserar</w:t>
      </w:r>
      <w:r>
        <w:t xml:space="preserve"> </w:t>
      </w:r>
      <w:r w:rsidR="005C096D">
        <w:t>en specifik modell</w:t>
      </w:r>
      <w:r w:rsidR="0034202E">
        <w:t xml:space="preserve"> kunde de</w:t>
      </w:r>
      <w:r w:rsidR="00604187">
        <w:t xml:space="preserve"> förstå vilket</w:t>
      </w:r>
      <w:r>
        <w:t xml:space="preserve"> perspektiv modellen </w:t>
      </w:r>
      <w:r w:rsidR="00EB647C">
        <w:t>korresponderar bäst med</w:t>
      </w:r>
      <w:r>
        <w:t>.</w:t>
      </w:r>
      <w:r w:rsidR="006605E3">
        <w:t xml:space="preserve"> Jämfört med Mayes &amp; de Freitas</w:t>
      </w:r>
      <w:r w:rsidR="00B54B08">
        <w:t xml:space="preserve"> (2004)</w:t>
      </w:r>
      <w:r w:rsidR="006605E3">
        <w:t>, hade strategi</w:t>
      </w:r>
      <w:r w:rsidR="00DC27C1">
        <w:t>n</w:t>
      </w:r>
      <w:r w:rsidR="006605E3">
        <w:t xml:space="preserve"> som användes i denna studie fördel</w:t>
      </w:r>
      <w:r w:rsidR="00C14F1C">
        <w:t>en</w:t>
      </w:r>
      <w:r w:rsidR="006605E3">
        <w:t xml:space="preserve"> att </w:t>
      </w:r>
      <w:r w:rsidR="00C14F1C">
        <w:t xml:space="preserve">använda </w:t>
      </w:r>
      <w:r w:rsidR="006605E3">
        <w:t xml:space="preserve">ett flertal frågor per perspektiv, vilket ger ett mer </w:t>
      </w:r>
      <w:r w:rsidR="00C14F1C">
        <w:t xml:space="preserve">nyanserat </w:t>
      </w:r>
      <w:r w:rsidR="006605E3">
        <w:t xml:space="preserve">resultat. I och med att denna studie representerar varje </w:t>
      </w:r>
      <w:r w:rsidR="0034202E">
        <w:t xml:space="preserve">pedagogiskt </w:t>
      </w:r>
      <w:r w:rsidR="006605E3">
        <w:t>perspektiv med en modell</w:t>
      </w:r>
      <w:r w:rsidR="0034202E">
        <w:t xml:space="preserve"> från perspektivet</w:t>
      </w:r>
      <w:r w:rsidR="006605E3">
        <w:t xml:space="preserve">, har </w:t>
      </w:r>
      <w:r w:rsidR="0088041B">
        <w:t>studien</w:t>
      </w:r>
      <w:r w:rsidR="006605E3">
        <w:t xml:space="preserve"> också möjlighet att direkt identifiera en </w:t>
      </w:r>
      <w:r w:rsidR="00AA51AE">
        <w:t>möjlig</w:t>
      </w:r>
      <w:r w:rsidR="006605E3">
        <w:t xml:space="preserve"> modell som skulle kunna implementeras i företaget. </w:t>
      </w:r>
    </w:p>
    <w:p w14:paraId="10B16549" w14:textId="77777777" w:rsidR="002700E0" w:rsidRDefault="002700E0" w:rsidP="00CA1731">
      <w:pPr>
        <w:spacing w:line="480" w:lineRule="auto"/>
        <w:jc w:val="both"/>
      </w:pPr>
    </w:p>
    <w:p w14:paraId="23819B53" w14:textId="00874F3B" w:rsidR="00AC7484" w:rsidRPr="00802217" w:rsidRDefault="006607E1" w:rsidP="00CA1731">
      <w:pPr>
        <w:spacing w:line="480" w:lineRule="auto"/>
        <w:jc w:val="both"/>
        <w:rPr>
          <w:rFonts w:cs="Times New Roman"/>
        </w:rPr>
      </w:pPr>
      <w:r>
        <w:rPr>
          <w:rFonts w:cs="Times New Roman"/>
        </w:rPr>
        <w:t>E</w:t>
      </w:r>
      <w:r w:rsidR="00C14F1C">
        <w:rPr>
          <w:rFonts w:cs="Times New Roman"/>
        </w:rPr>
        <w:t>n</w:t>
      </w:r>
      <w:r>
        <w:rPr>
          <w:rFonts w:cs="Times New Roman"/>
        </w:rPr>
        <w:t xml:space="preserve"> alternativ forskningsmetod skulle kunna vara att använda en enkät för att utvinna en större bredd på informationsflödet</w:t>
      </w:r>
      <w:r>
        <w:t xml:space="preserve">, </w:t>
      </w:r>
      <w:r>
        <w:rPr>
          <w:rFonts w:cs="Times New Roman"/>
        </w:rPr>
        <w:t xml:space="preserve">eftersom fler </w:t>
      </w:r>
      <w:r>
        <w:t xml:space="preserve">frågor </w:t>
      </w:r>
      <w:r>
        <w:rPr>
          <w:rFonts w:cs="Times New Roman"/>
        </w:rPr>
        <w:t xml:space="preserve">kan ställas till flera personer. Dock </w:t>
      </w:r>
      <w:r w:rsidR="00C14F1C">
        <w:rPr>
          <w:rFonts w:cs="Times New Roman"/>
        </w:rPr>
        <w:t>ökar</w:t>
      </w:r>
      <w:r>
        <w:rPr>
          <w:rFonts w:cs="Times New Roman"/>
        </w:rPr>
        <w:t xml:space="preserve"> risken för missförstånd av fråg</w:t>
      </w:r>
      <w:r w:rsidR="00C14F1C">
        <w:rPr>
          <w:rFonts w:cs="Times New Roman"/>
        </w:rPr>
        <w:t>orna</w:t>
      </w:r>
      <w:r>
        <w:rPr>
          <w:rFonts w:cs="Times New Roman"/>
        </w:rPr>
        <w:t xml:space="preserve">, eftersom det inte finns någon chans för vidare förklaringar. </w:t>
      </w:r>
      <w:r w:rsidR="00C14F1C">
        <w:rPr>
          <w:rFonts w:cs="Times New Roman"/>
          <w:color w:val="353535"/>
        </w:rPr>
        <w:t>Trots att</w:t>
      </w:r>
      <w:r>
        <w:rPr>
          <w:rFonts w:cs="Times New Roman"/>
          <w:color w:val="353535"/>
        </w:rPr>
        <w:t xml:space="preserve"> en intervju bedömdes vara den mest lämpliga metoden, </w:t>
      </w:r>
      <w:r w:rsidRPr="001E114D">
        <w:rPr>
          <w:rFonts w:cs="Times New Roman"/>
          <w:color w:val="353535"/>
        </w:rPr>
        <w:t>finns det vissa faktorer som</w:t>
      </w:r>
      <w:r w:rsidRPr="00802217">
        <w:rPr>
          <w:rFonts w:cs="Times New Roman"/>
          <w:color w:val="353535"/>
        </w:rPr>
        <w:t xml:space="preserve"> kan ha påverkat intervjuresultatet på ett okänt sätt.</w:t>
      </w:r>
      <w:r>
        <w:rPr>
          <w:rFonts w:ascii="AppleSystemUIFont" w:hAnsi="AppleSystemUIFont" w:cs="AppleSystemUIFont"/>
          <w:color w:val="353535"/>
          <w:sz w:val="24"/>
          <w:szCs w:val="24"/>
        </w:rPr>
        <w:t xml:space="preserve"> </w:t>
      </w:r>
      <w:r>
        <w:t>Intervjun bestod endast av en respondent och följden kan bli att resultate</w:t>
      </w:r>
      <w:r w:rsidR="00047160">
        <w:t>n</w:t>
      </w:r>
      <w:r>
        <w:t xml:space="preserve"> skulle vara mer reliabla om flera personer kunde intervjuas. De specifika frågor som </w:t>
      </w:r>
      <w:r w:rsidR="00C14F1C">
        <w:t>ställdes</w:t>
      </w:r>
      <w:r>
        <w:t xml:space="preserve"> till intervjupersonen vid intervjutillfället är en annan faktor som skulle kunna påverka resultatet. Framtida studier skulle gynnas av att utöka antal</w:t>
      </w:r>
      <w:r w:rsidR="00C14F1C">
        <w:t>et</w:t>
      </w:r>
      <w:r>
        <w:t xml:space="preserve"> frågor som korresponderar till de undersökta modellerna, ett flertal nyckelpersoner som utvecklar frågarna tillsammans, samt intervju</w:t>
      </w:r>
      <w:r w:rsidR="00C14F1C">
        <w:t>er</w:t>
      </w:r>
      <w:r>
        <w:t xml:space="preserve"> med åtskilliga på Grade som utvecklar kurser utöver den pedagogiska ansvarige.</w:t>
      </w:r>
      <w:r w:rsidR="007E3F69">
        <w:t xml:space="preserve"> </w:t>
      </w:r>
      <w:r w:rsidR="008227FA">
        <w:t>Intervjuresultatet visade att det Associativa perspektivet passade bäst in på Grades</w:t>
      </w:r>
      <w:r w:rsidR="006764D6">
        <w:t xml:space="preserve"> pedagogi</w:t>
      </w:r>
      <w:r w:rsidR="006D6C38">
        <w:t>ska riktlinjer</w:t>
      </w:r>
      <w:r w:rsidR="006764D6">
        <w:t>, men att Konstruktiv</w:t>
      </w:r>
      <w:r w:rsidR="00A61540">
        <w:t>istisk L</w:t>
      </w:r>
      <w:r w:rsidR="0008729B">
        <w:t xml:space="preserve">äromiljö hade </w:t>
      </w:r>
      <w:r w:rsidR="00D02665">
        <w:t>en medelpoäng som låg nära inpå</w:t>
      </w:r>
      <w:r w:rsidR="00B434F4">
        <w:t xml:space="preserve"> det resultatet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F358E4">
        <w:t xml:space="preserve">två perspektiven och bedöma </w:t>
      </w:r>
      <w:r w:rsidR="00F358E4">
        <w:lastRenderedPageBreak/>
        <w:t>de</w:t>
      </w:r>
      <w:r w:rsidR="00551608">
        <w:t xml:space="preserve"> kompletterande modellerna </w:t>
      </w:r>
      <w:r w:rsidR="00E83E99">
        <w:t>enligt Grade</w:t>
      </w:r>
      <w:r w:rsidR="00A61540">
        <w:t>s</w:t>
      </w:r>
      <w:r w:rsidR="00F358E4">
        <w:t xml:space="preserve"> </w:t>
      </w:r>
      <w:r w:rsidR="00E83E99">
        <w:t>pedagogiska riktlinjer</w:t>
      </w:r>
      <w:r w:rsidR="00D02665">
        <w:t xml:space="preserve">. </w:t>
      </w:r>
      <w:r w:rsidR="00AC7484">
        <w:t>Detta skulle</w:t>
      </w:r>
      <w:r w:rsidR="00F358E4">
        <w:t xml:space="preserve"> på så sätt kunna bidra</w:t>
      </w:r>
      <w:r w:rsidR="00AC7484">
        <w:t xml:space="preserve"> till ett mer konkret svar angående vilke</w:t>
      </w:r>
      <w:r w:rsidR="00C14F1C">
        <w:t>t</w:t>
      </w:r>
      <w:r w:rsidR="00AC7484">
        <w:t xml:space="preserve"> av de två perspektiv</w:t>
      </w:r>
      <w:r w:rsidR="00047160">
        <w:t>en som</w:t>
      </w:r>
      <w:r w:rsidR="00AC7484">
        <w:t xml:space="preserve"> passar bäst i Grades pedagogi</w:t>
      </w:r>
      <w:r w:rsidR="006D6C38">
        <w:t>ska riktlinjer</w:t>
      </w:r>
      <w:r w:rsidR="00AC7484">
        <w:t xml:space="preserve">. </w:t>
      </w:r>
    </w:p>
    <w:p w14:paraId="0D3BB99D" w14:textId="77777777" w:rsidR="00482F2B" w:rsidRPr="00D970EE" w:rsidRDefault="00482F2B" w:rsidP="00CA1731">
      <w:pPr>
        <w:spacing w:line="480" w:lineRule="auto"/>
        <w:jc w:val="both"/>
      </w:pPr>
    </w:p>
    <w:p w14:paraId="29DD2C19" w14:textId="77777777" w:rsidR="00DC0653" w:rsidRDefault="00710303" w:rsidP="00CA1731">
      <w:pPr>
        <w:spacing w:line="480" w:lineRule="auto"/>
        <w:jc w:val="both"/>
      </w:pPr>
      <w:r>
        <w:t>Resultatet</w:t>
      </w:r>
      <w:r w:rsidR="00864EC1">
        <w:t xml:space="preserve"> från </w:t>
      </w:r>
      <w:r w:rsidR="0075412A">
        <w:t>i</w:t>
      </w:r>
      <w:r w:rsidR="000A2398">
        <w:t xml:space="preserve">ntervjun </w:t>
      </w:r>
      <w:r w:rsidR="00B37533">
        <w:t>gav möjligheten att</w:t>
      </w:r>
      <w:r w:rsidR="00CA2D4A">
        <w:t xml:space="preserve"> utvärdera </w:t>
      </w:r>
      <w:r w:rsidR="00674179">
        <w:t xml:space="preserve">fyra av Grades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w:t>
      </w:r>
      <w:r w:rsidR="00F358E4">
        <w:t>samt</w:t>
      </w:r>
      <w:r w:rsidR="00973E43">
        <w:t xml:space="preserve">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w:t>
      </w:r>
      <w:r w:rsidR="00F358E4">
        <w:t>samt</w:t>
      </w:r>
      <w:r w:rsidR="00973E43">
        <w:t xml:space="preserve"> elementet </w:t>
      </w:r>
      <w:r w:rsidR="00973E43">
        <w:rPr>
          <w:i/>
        </w:rPr>
        <w:t xml:space="preserve">Ledtrådar och </w:t>
      </w:r>
      <w:r w:rsidR="00973E43" w:rsidRPr="00973E43">
        <w:rPr>
          <w:i/>
        </w:rPr>
        <w:t>Uppmaningar</w:t>
      </w:r>
      <w:r w:rsidR="00457C43">
        <w:t xml:space="preserve"> </w:t>
      </w:r>
      <w:r w:rsidR="008A4F8B">
        <w:t xml:space="preserve">framförallt </w:t>
      </w:r>
      <w:r w:rsidR="00457C43">
        <w:t>gav up</w:t>
      </w:r>
      <w:r w:rsidR="006D6AE3">
        <w:t>p</w:t>
      </w:r>
      <w:r w:rsidR="00457C43">
        <w:t>hov till de låg</w:t>
      </w:r>
      <w:r w:rsidR="00C14F1C">
        <w:t>a</w:t>
      </w:r>
      <w:r w:rsidR="00457C43">
        <w:t xml:space="preserve"> poäng</w:t>
      </w:r>
      <w:r w:rsidR="00C14F1C">
        <w:t>en</w:t>
      </w:r>
      <w:r w:rsidR="00457C43">
        <w:t xml:space="preserve"> i</w:t>
      </w:r>
      <w:r w:rsidR="00457C43" w:rsidRPr="00457C43">
        <w:rPr>
          <w:i/>
        </w:rPr>
        <w:t xml:space="preserve"> </w:t>
      </w:r>
      <w:r w:rsidR="00973E43">
        <w:rPr>
          <w:i/>
        </w:rPr>
        <w:t>Bedömning och Utvärderings</w:t>
      </w:r>
      <w:r w:rsidR="00F358E4">
        <w:t>-</w:t>
      </w:r>
      <w:r w:rsidR="00973E43">
        <w:t>fasen</w:t>
      </w:r>
      <w:r w:rsidR="00973E43">
        <w:rPr>
          <w:i/>
        </w:rPr>
        <w:t xml:space="preserve"> </w:t>
      </w:r>
      <w:r w:rsidR="00F358E4">
        <w:t>samt</w:t>
      </w:r>
      <w:r w:rsidR="00973E43">
        <w:t xml:space="preserve"> </w:t>
      </w:r>
      <w:r w:rsidR="00457C43">
        <w:rPr>
          <w:i/>
        </w:rPr>
        <w:t>Övervakning och Återkopplings</w:t>
      </w:r>
      <w:r w:rsidR="00F358E4">
        <w:t>-</w:t>
      </w:r>
      <w:r w:rsidR="00973E43">
        <w:t>fasen</w:t>
      </w:r>
      <w:r w:rsidR="00457C43">
        <w:t xml:space="preserve">. </w:t>
      </w:r>
      <w:r w:rsidR="00864EC1">
        <w:t xml:space="preserve">Det </w:t>
      </w:r>
      <w:r w:rsidR="00513716">
        <w:t xml:space="preserve">här kan bero på att </w:t>
      </w:r>
      <w:r w:rsidR="00C46D9D">
        <w:t xml:space="preserve">Grade inte prioriterar dessa faser eller att </w:t>
      </w:r>
      <w:r w:rsidR="00513716">
        <w:t xml:space="preserve">de </w:t>
      </w:r>
      <w:r w:rsidR="00C14F1C">
        <w:t>miss</w:t>
      </w:r>
      <w:r w:rsidR="00513716">
        <w:t>lyckas med implementering</w:t>
      </w:r>
      <w:r w:rsidR="00891246">
        <w:t xml:space="preserve">. </w:t>
      </w:r>
      <w:r w:rsidR="00B566A4">
        <w:t xml:space="preserve">Enligt intervjuresultatet visar det </w:t>
      </w:r>
      <w:r w:rsidR="00F358E4">
        <w:t xml:space="preserve">sig </w:t>
      </w:r>
      <w:r w:rsidR="00B566A4">
        <w:t>att Gr</w:t>
      </w:r>
      <w:r w:rsidR="00C46D9D">
        <w:t xml:space="preserve">ade prioriterar dessa faser men </w:t>
      </w:r>
      <w:r w:rsidR="00C14F1C">
        <w:t>problemet ligger i implementeringen</w:t>
      </w:r>
      <w:r w:rsidR="00AC7484">
        <w:t xml:space="preserve">. </w:t>
      </w:r>
      <w:r w:rsidR="00457C43">
        <w:t>Specifikt</w:t>
      </w:r>
      <w:r w:rsidR="00F358E4">
        <w:t xml:space="preserve"> innebär detta att</w:t>
      </w:r>
      <w:r w:rsidR="00457C43">
        <w:t xml:space="preserve"> tillägg av</w:t>
      </w:r>
      <w:r w:rsidR="002464E9">
        <w:t xml:space="preserve"> kurstester</w:t>
      </w:r>
      <w:r w:rsidR="00457C43">
        <w:t>,</w:t>
      </w:r>
      <w:r w:rsidR="002464E9">
        <w:t xml:space="preserve"> synliga hjälpmedel</w:t>
      </w:r>
      <w:r w:rsidR="00457C43">
        <w:t>, och</w:t>
      </w:r>
      <w:r w:rsidR="002464E9">
        <w:t xml:space="preserve"> lättlästa sammanfattningar</w:t>
      </w:r>
      <w:r w:rsidR="00457C43">
        <w:t xml:space="preserve"> skulle resultera i en för</w:t>
      </w:r>
      <w:r w:rsidR="00F358E4">
        <w:t>bättrad pedagogik i Grades kurse</w:t>
      </w:r>
      <w:r w:rsidR="00457C43">
        <w:t>r enligt DIM.</w:t>
      </w:r>
      <w:r w:rsidR="00BA3DCC">
        <w:t xml:space="preserve"> </w:t>
      </w:r>
    </w:p>
    <w:p w14:paraId="051234CE" w14:textId="77777777" w:rsidR="00DC0653" w:rsidRDefault="00DC0653" w:rsidP="00CA1731">
      <w:pPr>
        <w:spacing w:line="480" w:lineRule="auto"/>
        <w:jc w:val="both"/>
      </w:pPr>
    </w:p>
    <w:p w14:paraId="6EC2CD66" w14:textId="1A09F854" w:rsidR="00807816" w:rsidRDefault="00197B05" w:rsidP="00CA1731">
      <w:pPr>
        <w:spacing w:line="480" w:lineRule="auto"/>
        <w:jc w:val="both"/>
        <w:rPr>
          <w:rFonts w:eastAsia="Times New Roman" w:cs="Arial"/>
          <w:color w:val="222222"/>
          <w:shd w:val="clear" w:color="auto" w:fill="FFFFFF"/>
        </w:rPr>
      </w:pPr>
      <w:r>
        <w:t xml:space="preserve">I </w:t>
      </w:r>
      <w:r w:rsidR="00BA3DCC">
        <w:t xml:space="preserve">utvärderingen av kurserna enligt DIM </w:t>
      </w:r>
      <w:r w:rsidR="001D42D7">
        <w:t>finns det påtagliga faktorer som</w:t>
      </w:r>
      <w:r w:rsidR="00BA3DCC">
        <w:t xml:space="preserve"> kan ha påverkat utvärderingsresultatet</w:t>
      </w:r>
      <w:r w:rsidR="00C02FBE">
        <w:t>, till exempel a</w:t>
      </w:r>
      <w:r w:rsidR="00D23CFF">
        <w:t xml:space="preserve">ntalet påståenden i utvärderingen och utformningen av </w:t>
      </w:r>
      <w:r w:rsidR="00C02FBE">
        <w:t>dessa</w:t>
      </w:r>
      <w:r w:rsidR="00D23CFF">
        <w:t xml:space="preserve">. Framförallt kan det ge ett </w:t>
      </w:r>
      <w:r w:rsidR="00C02FBE">
        <w:t xml:space="preserve">mer </w:t>
      </w:r>
      <w:r w:rsidR="002700E0">
        <w:t>till</w:t>
      </w:r>
      <w:r w:rsidR="00C02FBE">
        <w:t>förlitligt</w:t>
      </w:r>
      <w:r w:rsidR="00D23CFF">
        <w:t xml:space="preserve"> resultat om flera personer </w:t>
      </w:r>
      <w:r w:rsidR="00C02FBE">
        <w:t xml:space="preserve">formulerar </w:t>
      </w:r>
      <w:r w:rsidR="00D23CFF">
        <w:t xml:space="preserve">påståenden. </w:t>
      </w:r>
      <w:r w:rsidR="006A08E7">
        <w:t>Utvärdering</w:t>
      </w:r>
      <w:r w:rsidR="00F358E4">
        <w:t>en</w:t>
      </w:r>
      <w:r w:rsidR="006A08E7">
        <w:t xml:space="preserve"> genomfördes av </w:t>
      </w:r>
      <w:r w:rsidR="003B44EC">
        <w:t>författaren till detta arbete</w:t>
      </w:r>
      <w:r w:rsidR="00F358E4">
        <w:t>, vilket riskera</w:t>
      </w:r>
      <w:r w:rsidR="00C02FBE">
        <w:t>r</w:t>
      </w:r>
      <w:r w:rsidR="006A08E7">
        <w:t xml:space="preserve"> att </w:t>
      </w:r>
      <w:r w:rsidR="001830ED">
        <w:t>resultatet</w:t>
      </w:r>
      <w:r w:rsidR="006A08E7">
        <w:t xml:space="preserve"> </w:t>
      </w:r>
      <w:r w:rsidR="007E6083">
        <w:t xml:space="preserve">får minskad </w:t>
      </w:r>
      <w:r w:rsidR="00354528">
        <w:t>precision</w:t>
      </w:r>
      <w:r w:rsidR="00B35E9B">
        <w:t xml:space="preserve">. </w:t>
      </w:r>
      <w:r w:rsidR="00110DB4">
        <w:t xml:space="preserve">Det skulle </w:t>
      </w:r>
      <w:r w:rsidR="007E6083">
        <w:t xml:space="preserve">därmed </w:t>
      </w:r>
      <w:r w:rsidR="00110DB4">
        <w:t xml:space="preserve">vara </w:t>
      </w:r>
      <w:r w:rsidR="007E6083">
        <w:t>intressant</w:t>
      </w:r>
      <w:r w:rsidR="00110DB4">
        <w:t xml:space="preserve"> att använda fler </w:t>
      </w:r>
      <w:r w:rsidR="006A08E7">
        <w:t xml:space="preserve">kursgranskare </w:t>
      </w:r>
      <w:r w:rsidR="00110DB4">
        <w:t xml:space="preserve">för att få ett mer </w:t>
      </w:r>
      <w:r w:rsidR="00431498">
        <w:t>reliab</w:t>
      </w:r>
      <w:r w:rsidR="00CE7FDF">
        <w:t>e</w:t>
      </w:r>
      <w:r w:rsidR="00431498">
        <w:t>l</w:t>
      </w:r>
      <w:r w:rsidR="00CE7FDF">
        <w:t>t</w:t>
      </w:r>
      <w:r w:rsidR="00110DB4">
        <w:t xml:space="preserve"> resultat.</w:t>
      </w:r>
      <w:r w:rsidR="006D458A">
        <w:t xml:space="preserve"> I </w:t>
      </w:r>
      <w:r w:rsidR="007E6083">
        <w:t xml:space="preserve">en vidareutveckling av denna studie </w:t>
      </w:r>
      <w:r w:rsidR="00756CE8">
        <w:t>skulle kursstudenter</w:t>
      </w:r>
      <w:r w:rsidR="006D458A">
        <w:t xml:space="preserve"> vara ett </w:t>
      </w:r>
      <w:r w:rsidR="00354528">
        <w:t xml:space="preserve">optimalt </w:t>
      </w:r>
      <w:r w:rsidR="006D458A">
        <w:t xml:space="preserve">alternativ för att </w:t>
      </w:r>
      <w:r w:rsidR="00C21DDA">
        <w:t>utvärdera pedagogiken</w:t>
      </w:r>
      <w:r w:rsidR="00743622">
        <w:t xml:space="preserve"> </w:t>
      </w:r>
      <w:r w:rsidR="00354528">
        <w:t xml:space="preserve">eftersom kurspedagogiken helst ska </w:t>
      </w:r>
      <w:r w:rsidR="00435E89">
        <w:t>testa</w:t>
      </w:r>
      <w:r w:rsidR="00354528">
        <w:t>s</w:t>
      </w:r>
      <w:r w:rsidR="00435E89">
        <w:t xml:space="preserve"> på </w:t>
      </w:r>
      <w:r w:rsidR="007E6083">
        <w:t>den utvalda</w:t>
      </w:r>
      <w:r w:rsidR="00435E89">
        <w:t xml:space="preserve"> målgruppen</w:t>
      </w:r>
      <w:r w:rsidR="006D458A">
        <w:t>.</w:t>
      </w:r>
      <w:r w:rsidR="0010000F">
        <w:t xml:space="preserve"> </w:t>
      </w:r>
      <w:proofErr w:type="spellStart"/>
      <w:r w:rsidR="00807816">
        <w:t>Kocadere</w:t>
      </w:r>
      <w:proofErr w:type="spellEnd"/>
      <w:r w:rsidR="00807816">
        <w:t xml:space="preserve"> &amp; </w:t>
      </w:r>
      <w:proofErr w:type="spellStart"/>
      <w:r w:rsidR="00807816">
        <w:t>Ozgen</w:t>
      </w:r>
      <w:proofErr w:type="spellEnd"/>
      <w:r w:rsidR="00B54B08">
        <w:t xml:space="preserve"> (2012)</w:t>
      </w:r>
      <w:r w:rsidR="00807816">
        <w:t xml:space="preserve"> </w:t>
      </w:r>
      <w:r w:rsidR="00A362AF">
        <w:rPr>
          <w:rFonts w:eastAsia="Times New Roman" w:cs="Arial"/>
          <w:color w:val="222222"/>
          <w:shd w:val="clear" w:color="auto" w:fill="FFFFFF"/>
        </w:rPr>
        <w:t xml:space="preserve">har </w:t>
      </w:r>
      <w:r w:rsidR="00DD6FAA">
        <w:rPr>
          <w:rFonts w:eastAsia="Times New Roman" w:cs="Arial"/>
          <w:color w:val="222222"/>
          <w:shd w:val="clear" w:color="auto" w:fill="FFFFFF"/>
        </w:rPr>
        <w:t xml:space="preserve">låtit </w:t>
      </w:r>
      <w:r w:rsidR="00ED39A7">
        <w:rPr>
          <w:rFonts w:eastAsia="Times New Roman" w:cs="Arial"/>
          <w:color w:val="222222"/>
          <w:shd w:val="clear" w:color="auto" w:fill="FFFFFF"/>
        </w:rPr>
        <w:t xml:space="preserve">studenter utföra en kursevaluering </w:t>
      </w:r>
      <w:r w:rsidR="00A362AF">
        <w:rPr>
          <w:rFonts w:eastAsia="Times New Roman" w:cs="Arial"/>
          <w:color w:val="222222"/>
          <w:shd w:val="clear" w:color="auto" w:fill="FFFFFF"/>
        </w:rPr>
        <w:t>utifrån en pedagogisk modell</w:t>
      </w:r>
      <w:r w:rsidR="00807816">
        <w:rPr>
          <w:rFonts w:eastAsia="Times New Roman" w:cs="Arial"/>
          <w:color w:val="222222"/>
          <w:shd w:val="clear" w:color="auto" w:fill="FFFFFF"/>
        </w:rPr>
        <w:t xml:space="preserve"> (</w:t>
      </w:r>
      <w:r w:rsidR="00807816">
        <w:rPr>
          <w:rFonts w:asciiTheme="majorHAnsi" w:eastAsia="Times New Roman" w:hAnsiTheme="majorHAnsi" w:cs="Arial"/>
          <w:color w:val="222222"/>
          <w:shd w:val="clear" w:color="auto" w:fill="FFFFFF"/>
        </w:rPr>
        <w:fldChar w:fldCharType="begin"/>
      </w:r>
      <w:r w:rsidR="00807816">
        <w:rPr>
          <w:rFonts w:asciiTheme="majorHAnsi" w:eastAsia="Times New Roman" w:hAnsiTheme="majorHAnsi" w:cs="Arial"/>
          <w:color w:val="222222"/>
          <w:shd w:val="clear" w:color="auto" w:fill="FFFFFF"/>
        </w:rPr>
        <w:instrText xml:space="preserve"> ADDIN ZOTERO_ITEM CSL_CITATION {"citationID":"gLtiWOFX","properties":{"formattedCitation":"\\uldash{(Kocadere &amp; Ozgen, 2012)}","plainCitation":"(Kocadere &amp; Ozgen, 2012)","dontUpdate":true,"noteIndex":0},"citationItems":[{"id":109,"uris":["http://zotero.org/users/local/QsygNxKM/items/3W4WUQP5"],"uri":["http://zotero.org/users/local/QsygNxKM/items/3W4WUQP5"],"itemData":{"id":109,"type":"article-journal","title":"Assessment of Basic Design Course in Terms of Constructivist Learning Theory","container-title":"Procedia - Social and Behavioral Sciences","page":"115-119","volume":"51","source":"Crossref","abstract":"Design education is a process that allows multiple solutions and different points of views, where individuality in interpretation and expression are encouraged. Design courses take place in a studio environment where students deal actively with projects related to everyday life and evaluation is an indispensible part of learning. Due to its structure, design education appears to be compatible with constructivist learning theory. Basic Design is the common course of different design departments, which establishes the required foundation for any kind of professional design training. The purpose of this study is to analyze the Basic Design course from a constructivist point of view.","URL":"https://linkinghub.elsevier.com/retrieve/pii/S1877042812032661","DOI":"10.1016/j.sbspro.2012.08.128","ISSN":"18770428","language":"en","author":[{"family":"Kocadere","given":"Selay Arkun"},{"family":"Ozgen","given":"Dalsu"}],"issued":{"date-parts":[["2012"]]},"accessed":{"date-parts":[["2018",12,2]]}}}],"schema":"https://github.com/citation-style-language/schema/raw/master/csl-citation.json"} </w:instrText>
      </w:r>
      <w:r w:rsidR="00807816">
        <w:rPr>
          <w:rFonts w:asciiTheme="majorHAnsi" w:eastAsia="Times New Roman" w:hAnsiTheme="majorHAnsi" w:cs="Arial"/>
          <w:color w:val="222222"/>
          <w:shd w:val="clear" w:color="auto" w:fill="FFFFFF"/>
        </w:rPr>
        <w:fldChar w:fldCharType="separate"/>
      </w:r>
      <w:r w:rsidR="00807816" w:rsidRPr="00E84263">
        <w:t>Kocadere &amp; Ozgen</w:t>
      </w:r>
      <w:r w:rsidR="00807816">
        <w:t>,</w:t>
      </w:r>
      <w:r w:rsidR="00807816" w:rsidRPr="00E84263">
        <w:t xml:space="preserve"> 2012)</w:t>
      </w:r>
      <w:r w:rsidR="00807816">
        <w:t>.</w:t>
      </w:r>
      <w:r w:rsidR="00807816">
        <w:rPr>
          <w:rFonts w:ascii="Cambria" w:hAnsiTheme="majorHAnsi"/>
          <w:color w:val="000000"/>
          <w:szCs w:val="24"/>
          <w:u w:val="dash"/>
        </w:rPr>
        <w:t xml:space="preserve"> </w:t>
      </w:r>
      <w:r w:rsidR="00807816">
        <w:rPr>
          <w:rFonts w:asciiTheme="majorHAnsi" w:eastAsia="Times New Roman" w:hAnsiTheme="majorHAnsi" w:cs="Arial"/>
          <w:color w:val="222222"/>
          <w:shd w:val="clear" w:color="auto" w:fill="FFFFFF"/>
        </w:rPr>
        <w:fldChar w:fldCharType="end"/>
      </w:r>
      <w:r w:rsidR="00DD61A8">
        <w:rPr>
          <w:rFonts w:eastAsia="Times New Roman" w:cs="Arial"/>
          <w:color w:val="222222"/>
          <w:shd w:val="clear" w:color="auto" w:fill="FFFFFF"/>
        </w:rPr>
        <w:t xml:space="preserve">En likvärdig poängskala som </w:t>
      </w:r>
      <w:r w:rsidR="00DD6FAA">
        <w:rPr>
          <w:rFonts w:eastAsia="Times New Roman" w:cs="Arial"/>
          <w:color w:val="222222"/>
          <w:shd w:val="clear" w:color="auto" w:fill="FFFFFF"/>
        </w:rPr>
        <w:t xml:space="preserve">nyttjats </w:t>
      </w:r>
      <w:r w:rsidR="00DD61A8">
        <w:rPr>
          <w:rFonts w:eastAsia="Times New Roman" w:cs="Arial"/>
          <w:color w:val="222222"/>
          <w:shd w:val="clear" w:color="auto" w:fill="FFFFFF"/>
        </w:rPr>
        <w:t>i denna studie användes för att poängsätta hur väl kursens tillvägagångssätt passar in med modellkriterier</w:t>
      </w:r>
      <w:r w:rsidR="00DD6FAA">
        <w:rPr>
          <w:rFonts w:eastAsia="Times New Roman" w:cs="Arial"/>
          <w:color w:val="222222"/>
          <w:shd w:val="clear" w:color="auto" w:fill="FFFFFF"/>
        </w:rPr>
        <w:t>na</w:t>
      </w:r>
      <w:r w:rsidR="00DD61A8">
        <w:rPr>
          <w:rFonts w:eastAsia="Times New Roman" w:cs="Arial"/>
          <w:color w:val="222222"/>
          <w:shd w:val="clear" w:color="auto" w:fill="FFFFFF"/>
        </w:rPr>
        <w:t xml:space="preserve">. </w:t>
      </w:r>
      <w:r w:rsidR="002700E0">
        <w:rPr>
          <w:rFonts w:eastAsia="Times New Roman" w:cs="Arial"/>
          <w:color w:val="222222"/>
          <w:shd w:val="clear" w:color="auto" w:fill="FFFFFF"/>
        </w:rPr>
        <w:t xml:space="preserve">Studien av </w:t>
      </w:r>
      <w:proofErr w:type="spellStart"/>
      <w:r w:rsidR="00807816">
        <w:t>Kocadere</w:t>
      </w:r>
      <w:proofErr w:type="spellEnd"/>
      <w:r w:rsidR="00807816">
        <w:t xml:space="preserve"> &amp; </w:t>
      </w:r>
      <w:proofErr w:type="spellStart"/>
      <w:r w:rsidR="00807816">
        <w:t>Ozgen</w:t>
      </w:r>
      <w:proofErr w:type="spellEnd"/>
      <w:r w:rsidR="00B54B08">
        <w:t xml:space="preserve"> (2012)</w:t>
      </w:r>
      <w:r w:rsidR="00807816">
        <w:t xml:space="preserve"> </w:t>
      </w:r>
      <w:r w:rsidR="002700E0">
        <w:t>h</w:t>
      </w:r>
      <w:r w:rsidR="003475D1">
        <w:t xml:space="preserve">ar </w:t>
      </w:r>
      <w:r w:rsidR="00807816">
        <w:t>däremot bara 6 frågor som representera</w:t>
      </w:r>
      <w:r w:rsidR="00C74489">
        <w:t>r</w:t>
      </w:r>
      <w:r w:rsidR="00807816">
        <w:t xml:space="preserve"> modellkriterierna och de är inte uppdelade utefter modell-fas eller element</w:t>
      </w:r>
      <w:r w:rsidR="003475D1">
        <w:t>.</w:t>
      </w:r>
      <w:r w:rsidR="00807816">
        <w:t xml:space="preserve"> </w:t>
      </w:r>
      <w:r w:rsidR="003475D1">
        <w:t>Därför saknar studien</w:t>
      </w:r>
      <w:r w:rsidR="00807816">
        <w:t xml:space="preserve"> </w:t>
      </w:r>
      <w:r w:rsidR="003475D1">
        <w:t>underlag för</w:t>
      </w:r>
      <w:r w:rsidR="00807816">
        <w:t xml:space="preserve"> att ge förslag till specifika </w:t>
      </w:r>
      <w:r w:rsidR="003475D1">
        <w:t>kurs</w:t>
      </w:r>
      <w:r w:rsidR="00807816">
        <w:t>förbättringar.</w:t>
      </w:r>
      <w:r w:rsidR="003475D1">
        <w:t xml:space="preserve"> Dessutom, med tanke på poängspridningen som observeras i denna studie med</w:t>
      </w:r>
      <w:r w:rsidR="00DD6FAA">
        <w:t xml:space="preserve"> totalt</w:t>
      </w:r>
      <w:r w:rsidR="003475D1">
        <w:t xml:space="preserve"> 17 frågor, skulle deras studieupplägg gynnas av ett flertal frågor. </w:t>
      </w:r>
    </w:p>
    <w:p w14:paraId="211E84E5" w14:textId="77777777" w:rsidR="00C67B0B" w:rsidRDefault="00C67B0B" w:rsidP="00CA1731">
      <w:pPr>
        <w:spacing w:line="480" w:lineRule="auto"/>
        <w:jc w:val="both"/>
      </w:pPr>
    </w:p>
    <w:p w14:paraId="04042C3D" w14:textId="3F268530" w:rsidR="003475EE" w:rsidRDefault="00667FC8" w:rsidP="00CA1731">
      <w:pPr>
        <w:spacing w:line="480" w:lineRule="auto"/>
        <w:jc w:val="both"/>
      </w:pPr>
      <w:r>
        <w:t>Det är inte nödvändigtvis</w:t>
      </w:r>
      <w:r w:rsidR="00DD6FAA">
        <w:t xml:space="preserve"> så</w:t>
      </w:r>
      <w:r>
        <w:t xml:space="preserve"> att</w:t>
      </w:r>
      <w:r w:rsidR="00DD6FAA">
        <w:t xml:space="preserve"> </w:t>
      </w:r>
      <w:r>
        <w:t xml:space="preserve">en ELF kan fungera optimalt </w:t>
      </w:r>
      <w:r w:rsidR="003251B2">
        <w:t>genom</w:t>
      </w:r>
      <w:r>
        <w:t xml:space="preserve"> att bara utnyttja en</w:t>
      </w:r>
      <w:r w:rsidR="00E75C4C">
        <w:t xml:space="preserve"> enda</w:t>
      </w:r>
      <w:r>
        <w:t xml:space="preserve"> pedagogisk modell. H</w:t>
      </w:r>
      <w:r w:rsidRPr="00667FC8">
        <w:t xml:space="preserve">eterogenitet </w:t>
      </w:r>
      <w:r>
        <w:t xml:space="preserve">hos EIF och de krav som EIF har kan göra att flera modeller behöver </w:t>
      </w:r>
      <w:r w:rsidR="00DD6FAA">
        <w:t xml:space="preserve">användas </w:t>
      </w:r>
      <w:r>
        <w:t xml:space="preserve">beroende på situationen. </w:t>
      </w:r>
      <w:r w:rsidR="003475EE">
        <w:t xml:space="preserve">För att </w:t>
      </w:r>
      <w:r w:rsidR="00ED77BB">
        <w:t xml:space="preserve">analysera om detta är fallet </w:t>
      </w:r>
      <w:r>
        <w:t xml:space="preserve">hos Grade </w:t>
      </w:r>
      <w:r w:rsidR="007E6083">
        <w:t xml:space="preserve">undersöktes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821F45">
        <w:t xml:space="preserve">DIM som modell. </w:t>
      </w:r>
      <w:r>
        <w:t>R</w:t>
      </w:r>
      <w:r w:rsidR="003475EE">
        <w:t>esultatet</w:t>
      </w:r>
      <w:r w:rsidR="002B1E41">
        <w:t xml:space="preserve"> visade</w:t>
      </w:r>
      <w:r w:rsidR="00590E58">
        <w:t xml:space="preserve"> </w:t>
      </w:r>
      <w:r>
        <w:t>en m</w:t>
      </w:r>
      <w:r w:rsidR="007E6083">
        <w:t xml:space="preserve">inimal skillnad mellan kurserna, vilket </w:t>
      </w:r>
      <w:r>
        <w:t xml:space="preserve">tyder på </w:t>
      </w:r>
      <w:r w:rsidR="00590E58">
        <w:t>att det inte är nödvändigt att anpassa en</w:t>
      </w:r>
      <w:r w:rsidR="00DD6FAA">
        <w:t xml:space="preserve"> specifik</w:t>
      </w:r>
      <w:r w:rsidR="0089225C">
        <w:t xml:space="preserve"> </w:t>
      </w:r>
      <w:r w:rsidR="00590E58">
        <w:t>pedagogisk</w:t>
      </w:r>
      <w:r w:rsidR="002B1E41">
        <w:t xml:space="preserve"> modell för varje kurs.</w:t>
      </w:r>
      <w:r w:rsidR="00ED77BB">
        <w:t xml:space="preserve"> Om fler kurser </w:t>
      </w:r>
      <w:r w:rsidR="008A57EE">
        <w:t xml:space="preserve">utvärderades </w:t>
      </w:r>
      <w:r w:rsidR="00ED77BB">
        <w:t xml:space="preserve">skulle </w:t>
      </w:r>
      <w:r w:rsidR="00295C27">
        <w:t>det</w:t>
      </w:r>
      <w:r w:rsidR="007E6083">
        <w:t xml:space="preserve"> </w:t>
      </w:r>
      <w:r w:rsidR="000152C2">
        <w:t>eventuellt visa</w:t>
      </w:r>
      <w:r w:rsidR="00295C27">
        <w:t xml:space="preserve"> att</w:t>
      </w:r>
      <w:r w:rsidR="000152C2">
        <w:t xml:space="preserve"> kurser skulle </w:t>
      </w:r>
      <w:r w:rsidR="006652B4">
        <w:t>ha speciella krav</w:t>
      </w:r>
      <w:r>
        <w:t xml:space="preserve">. </w:t>
      </w:r>
      <w:r w:rsidR="007E6083">
        <w:t>Trots att</w:t>
      </w:r>
      <w:r>
        <w:t xml:space="preserve"> r</w:t>
      </w:r>
      <w:r w:rsidR="000152C2">
        <w:t>esultat</w:t>
      </w:r>
      <w:r w:rsidR="008A57EE">
        <w:t>et</w:t>
      </w:r>
      <w:r w:rsidR="000152C2">
        <w:t xml:space="preserve"> indikerar att de pedagogiska behoven inte skiljer sig </w:t>
      </w:r>
      <w:r w:rsidR="00DD6FAA">
        <w:t xml:space="preserve">stort </w:t>
      </w:r>
      <w:r w:rsidR="00674577">
        <w:t>emellan Grades kur</w:t>
      </w:r>
      <w:r>
        <w:t>ser,</w:t>
      </w:r>
      <w:r w:rsidR="000152C2">
        <w:t xml:space="preserve"> </w:t>
      </w:r>
      <w:r w:rsidR="007E6083">
        <w:t xml:space="preserve">är rekommendationen att </w:t>
      </w:r>
      <w:r w:rsidR="000152C2">
        <w:t xml:space="preserve">Grade </w:t>
      </w:r>
      <w:r w:rsidR="007E6083">
        <w:t xml:space="preserve">förblir </w:t>
      </w:r>
      <w:r w:rsidR="000152C2">
        <w:t>uppmärksamma</w:t>
      </w:r>
      <w:r w:rsidR="00DD6FAA">
        <w:t xml:space="preserve"> på</w:t>
      </w:r>
      <w:r w:rsidR="000152C2">
        <w:t xml:space="preserve"> om deras nya kunder har </w:t>
      </w:r>
      <w:r w:rsidR="00674577">
        <w:t>specifika</w:t>
      </w:r>
      <w:r w:rsidR="007E6083">
        <w:t xml:space="preserve"> behov, och </w:t>
      </w:r>
      <w:r w:rsidR="00DD6FAA">
        <w:t>om</w:t>
      </w:r>
      <w:r w:rsidR="007E6083">
        <w:t xml:space="preserve"> en</w:t>
      </w:r>
      <w:r w:rsidR="000152C2">
        <w:t xml:space="preserve"> implementerad modell</w:t>
      </w:r>
      <w:r w:rsidR="00DD6FAA">
        <w:t xml:space="preserve"> </w:t>
      </w:r>
      <w:r w:rsidR="000152C2">
        <w:t>skulle</w:t>
      </w:r>
      <w:r w:rsidR="006652B4">
        <w:t xml:space="preserve"> vara </w:t>
      </w:r>
      <w:r w:rsidR="00DD6FAA">
        <w:t>o</w:t>
      </w:r>
      <w:r w:rsidR="006652B4">
        <w:t>lämplig.</w:t>
      </w:r>
    </w:p>
    <w:p w14:paraId="7EE4CB86" w14:textId="4EA7CA67" w:rsidR="00D877C8" w:rsidRDefault="00D877C8" w:rsidP="00CA1731">
      <w:pPr>
        <w:spacing w:line="480" w:lineRule="auto"/>
        <w:jc w:val="both"/>
        <w:rPr>
          <w:b/>
        </w:rPr>
      </w:pPr>
    </w:p>
    <w:p w14:paraId="09FA0D49" w14:textId="5E0EDB86" w:rsidR="005E3782" w:rsidRPr="00035BFB" w:rsidRDefault="00E75C4C" w:rsidP="00CA1731">
      <w:pPr>
        <w:spacing w:line="480" w:lineRule="auto"/>
        <w:jc w:val="both"/>
      </w:pPr>
      <w:r>
        <w:t xml:space="preserve">Sammanfattningsvis ger resultatet från studien en tydlig riktlinje för modeller som skulle underlätta Grades övergång till en modellbaserat strategi. </w:t>
      </w:r>
      <w:r w:rsidR="00DE1A92">
        <w:t>Samtidigt identifiera</w:t>
      </w:r>
      <w:r w:rsidR="007E6083">
        <w:t>s</w:t>
      </w:r>
      <w:r w:rsidR="00DE1A92">
        <w:t xml:space="preserve"> för- och nackdelar med Grades </w:t>
      </w:r>
      <w:r w:rsidR="007E6083">
        <w:t>nuvarande pedagogi</w:t>
      </w:r>
      <w:r w:rsidR="006D6C38">
        <w:t>ska riktlinjer</w:t>
      </w:r>
      <w:r w:rsidR="007E6083">
        <w:t>, enligt DIM. Studien</w:t>
      </w:r>
      <w:r w:rsidR="00DE1A92">
        <w:t xml:space="preserve"> </w:t>
      </w:r>
      <w:r>
        <w:t>påpekar fördelar samtidigt som</w:t>
      </w:r>
      <w:r w:rsidR="007E6083">
        <w:t xml:space="preserve"> den</w:t>
      </w:r>
      <w:r>
        <w:t xml:space="preserve"> </w:t>
      </w:r>
      <w:r w:rsidR="00DE1A92">
        <w:t>ger specifika förslag på förbättringar. Slutligen kartlägger detta a</w:t>
      </w:r>
      <w:r w:rsidR="007E6083">
        <w:t>rbete</w:t>
      </w:r>
      <w:r w:rsidR="003757F9">
        <w:t xml:space="preserve"> en </w:t>
      </w:r>
      <w:r w:rsidR="007E6083">
        <w:t xml:space="preserve">möjlig </w:t>
      </w:r>
      <w:r w:rsidR="003757F9">
        <w:t xml:space="preserve">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p>
    <w:p w14:paraId="1EFE6459" w14:textId="77777777" w:rsidR="00E97FC1" w:rsidRPr="004E58AD" w:rsidRDefault="00E97FC1" w:rsidP="009D27B3">
      <w:pPr>
        <w:pStyle w:val="Heading11"/>
      </w:pPr>
      <w:bookmarkStart w:id="26" w:name="_Toc412957365"/>
      <w:r w:rsidRPr="004E58AD">
        <w:t>Tack</w:t>
      </w:r>
      <w:bookmarkEnd w:id="26"/>
    </w:p>
    <w:p w14:paraId="78DAD096" w14:textId="0808D68B" w:rsidR="00F81DA7" w:rsidRDefault="00E97FC1" w:rsidP="004E6A58">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Imner för stöd och uppmuntran till examenarbetet. </w:t>
      </w:r>
      <w:r w:rsidR="004450E6">
        <w:t xml:space="preserve">Jag tackar Elin Edsbäcker för noga korrekturläsning. </w:t>
      </w:r>
      <w:r w:rsidR="00B35E9B">
        <w:t>J</w:t>
      </w:r>
      <w:r w:rsidR="00DB3CC8">
        <w:t xml:space="preserve">ag </w:t>
      </w:r>
      <w:r w:rsidR="00B35E9B">
        <w:t xml:space="preserve">vill </w:t>
      </w:r>
      <w:r w:rsidR="00BF2EDC">
        <w:t>även</w:t>
      </w:r>
      <w:r w:rsidR="00DB3CC8">
        <w:t xml:space="preserve"> tacka Grade som ställde upp som medverkande </w:t>
      </w:r>
      <w:r w:rsidR="0056741C">
        <w:t xml:space="preserve">med ett öppet sinne för innovation </w:t>
      </w:r>
      <w:r w:rsidR="00DB3CC8">
        <w:t xml:space="preserve">i denna </w:t>
      </w:r>
      <w:r w:rsidR="0056741C">
        <w:t>studie</w:t>
      </w:r>
      <w:r w:rsidR="00DB3CC8">
        <w:t>.</w:t>
      </w:r>
      <w:r w:rsidR="00F81DA7">
        <w:br w:type="page"/>
      </w:r>
    </w:p>
    <w:p w14:paraId="22452D54" w14:textId="0FE380E1" w:rsidR="00865EB8" w:rsidRPr="004E58AD" w:rsidRDefault="00850895" w:rsidP="009D27B3">
      <w:pPr>
        <w:pStyle w:val="Heading11"/>
      </w:pPr>
      <w:bookmarkStart w:id="27" w:name="_Toc391456186"/>
      <w:bookmarkStart w:id="28" w:name="_Toc412957366"/>
      <w:bookmarkEnd w:id="27"/>
      <w:r w:rsidRPr="004E58AD">
        <w:lastRenderedPageBreak/>
        <w:t>Referenser</w:t>
      </w:r>
      <w:bookmarkEnd w:id="28"/>
    </w:p>
    <w:p w14:paraId="306367E3" w14:textId="2F8D1411" w:rsidR="004910FF" w:rsidRPr="00076C9D" w:rsidRDefault="00B93B7F">
      <w:pPr>
        <w:widowControl w:val="0"/>
        <w:autoSpaceDE w:val="0"/>
        <w:autoSpaceDN w:val="0"/>
        <w:adjustRightInd w:val="0"/>
        <w:rPr>
          <w:rFonts w:cs="Times New Roman"/>
          <w:szCs w:val="24"/>
          <w:lang w:val="en-GB"/>
        </w:rPr>
      </w:pPr>
      <w:r>
        <w:fldChar w:fldCharType="begin"/>
      </w:r>
      <w:r w:rsidR="004910FF">
        <w:instrText xml:space="preserve"> ADDIN ZOTERO_BIBL {"uncited":[],"omitted":[],"custom":[]} CSL_BIBLIOGRAPHY </w:instrText>
      </w:r>
      <w:r>
        <w:fldChar w:fldCharType="separate"/>
      </w:r>
      <w:r w:rsidR="004910FF" w:rsidRPr="00B53E33">
        <w:rPr>
          <w:rFonts w:cs="Times New Roman"/>
          <w:szCs w:val="24"/>
        </w:rPr>
        <w:t xml:space="preserve">Businessreflex. (2016, December 2). E-learning – mer lärande på effektivare sätt? </w:t>
      </w:r>
      <w:r w:rsidR="004910FF" w:rsidRPr="001D1E34">
        <w:rPr>
          <w:rFonts w:cs="Times New Roman"/>
          <w:szCs w:val="24"/>
          <w:lang w:val="en-US"/>
        </w:rPr>
        <w:t>Retrieved August</w:t>
      </w:r>
      <w:r w:rsidR="004910FF" w:rsidRPr="00076C9D">
        <w:rPr>
          <w:rFonts w:cs="Times New Roman"/>
          <w:szCs w:val="24"/>
          <w:lang w:val="en-GB"/>
        </w:rPr>
        <w:t xml:space="preserve"> 31, 2018, from goo.gl/SbUuNe</w:t>
      </w:r>
    </w:p>
    <w:p w14:paraId="58AD40CC" w14:textId="77777777" w:rsidR="001D1E34" w:rsidRPr="00076C9D" w:rsidRDefault="001D1E34">
      <w:pPr>
        <w:widowControl w:val="0"/>
        <w:autoSpaceDE w:val="0"/>
        <w:autoSpaceDN w:val="0"/>
        <w:adjustRightInd w:val="0"/>
        <w:rPr>
          <w:rFonts w:cs="Times New Roman"/>
          <w:szCs w:val="24"/>
          <w:lang w:val="en-GB"/>
        </w:rPr>
      </w:pPr>
    </w:p>
    <w:p w14:paraId="70953CA3" w14:textId="77777777" w:rsidR="004910FF" w:rsidRPr="00076C9D" w:rsidRDefault="004910FF">
      <w:pPr>
        <w:widowControl w:val="0"/>
        <w:autoSpaceDE w:val="0"/>
        <w:autoSpaceDN w:val="0"/>
        <w:adjustRightInd w:val="0"/>
        <w:rPr>
          <w:rFonts w:cs="Times New Roman"/>
          <w:szCs w:val="24"/>
          <w:lang w:val="en-GB"/>
        </w:rPr>
      </w:pPr>
      <w:r w:rsidRPr="00076C9D">
        <w:rPr>
          <w:rFonts w:cs="Times New Roman"/>
          <w:szCs w:val="24"/>
          <w:lang w:val="en-GB"/>
        </w:rPr>
        <w:t>Carlberg, N. (2017, March 5). Branschanalys e-learning Sverige 2015. Retrieved October 7, 2018, from goo.gl/ZU9VLM</w:t>
      </w:r>
    </w:p>
    <w:p w14:paraId="0BF1DFB1" w14:textId="77777777" w:rsidR="001D1E34" w:rsidRPr="00076C9D" w:rsidRDefault="001D1E34">
      <w:pPr>
        <w:widowControl w:val="0"/>
        <w:autoSpaceDE w:val="0"/>
        <w:autoSpaceDN w:val="0"/>
        <w:adjustRightInd w:val="0"/>
        <w:rPr>
          <w:rFonts w:cs="Times New Roman"/>
          <w:szCs w:val="24"/>
          <w:lang w:val="en-GB"/>
        </w:rPr>
      </w:pPr>
    </w:p>
    <w:p w14:paraId="28443CDE" w14:textId="77777777" w:rsidR="004910FF" w:rsidRPr="00076C9D" w:rsidRDefault="004910FF">
      <w:pPr>
        <w:widowControl w:val="0"/>
        <w:autoSpaceDE w:val="0"/>
        <w:autoSpaceDN w:val="0"/>
        <w:adjustRightInd w:val="0"/>
        <w:rPr>
          <w:rFonts w:cs="Times New Roman"/>
          <w:szCs w:val="24"/>
          <w:lang w:val="en-GB"/>
        </w:rPr>
      </w:pPr>
      <w:r w:rsidRPr="00076C9D">
        <w:rPr>
          <w:rFonts w:cs="Times New Roman"/>
          <w:szCs w:val="24"/>
          <w:lang w:val="en-GB"/>
        </w:rPr>
        <w:t xml:space="preserve">Clark, R. C., &amp; Mayer, R. E. (2012). </w:t>
      </w:r>
      <w:r w:rsidRPr="00076C9D">
        <w:rPr>
          <w:rFonts w:cs="Times New Roman"/>
          <w:i/>
          <w:iCs/>
          <w:szCs w:val="24"/>
          <w:lang w:val="en-GB"/>
        </w:rPr>
        <w:t>Scenario-based e-Learning: Evidence-Based Guidelines for Online Workforce Learning</w:t>
      </w:r>
      <w:r w:rsidRPr="00076C9D">
        <w:rPr>
          <w:rFonts w:cs="Times New Roman"/>
          <w:szCs w:val="24"/>
          <w:lang w:val="en-GB"/>
        </w:rPr>
        <w:t>. John Wiley &amp; Sons.</w:t>
      </w:r>
    </w:p>
    <w:p w14:paraId="6D1357CC" w14:textId="77777777" w:rsidR="001D1E34" w:rsidRPr="00076C9D" w:rsidRDefault="001D1E34">
      <w:pPr>
        <w:widowControl w:val="0"/>
        <w:autoSpaceDE w:val="0"/>
        <w:autoSpaceDN w:val="0"/>
        <w:adjustRightInd w:val="0"/>
        <w:rPr>
          <w:rFonts w:cs="Times New Roman"/>
          <w:szCs w:val="24"/>
          <w:lang w:val="en-GB"/>
        </w:rPr>
      </w:pPr>
    </w:p>
    <w:p w14:paraId="5CDFC9AB" w14:textId="77777777" w:rsidR="004910FF" w:rsidRPr="00076C9D" w:rsidRDefault="004910FF">
      <w:pPr>
        <w:widowControl w:val="0"/>
        <w:autoSpaceDE w:val="0"/>
        <w:autoSpaceDN w:val="0"/>
        <w:adjustRightInd w:val="0"/>
        <w:rPr>
          <w:rFonts w:cs="Times New Roman"/>
          <w:szCs w:val="24"/>
          <w:lang w:val="en-GB"/>
        </w:rPr>
      </w:pPr>
      <w:r w:rsidRPr="00076C9D">
        <w:rPr>
          <w:rFonts w:cs="Times New Roman"/>
          <w:szCs w:val="24"/>
          <w:lang w:val="en-GB"/>
        </w:rPr>
        <w:t xml:space="preserve">Conole, G., Dyke, M., Oliver, M., &amp; Seale, J. (2004). Mapping pedagogy and tools for effective learning design. </w:t>
      </w:r>
      <w:r w:rsidRPr="00076C9D">
        <w:rPr>
          <w:rFonts w:cs="Times New Roman"/>
          <w:i/>
          <w:iCs/>
          <w:szCs w:val="24"/>
          <w:lang w:val="en-GB"/>
        </w:rPr>
        <w:t>Computers &amp; Education</w:t>
      </w:r>
      <w:r w:rsidRPr="00076C9D">
        <w:rPr>
          <w:rFonts w:cs="Times New Roman"/>
          <w:szCs w:val="24"/>
          <w:lang w:val="en-GB"/>
        </w:rPr>
        <w:t xml:space="preserve">, </w:t>
      </w:r>
      <w:r w:rsidRPr="00076C9D">
        <w:rPr>
          <w:rFonts w:cs="Times New Roman"/>
          <w:i/>
          <w:iCs/>
          <w:szCs w:val="24"/>
          <w:lang w:val="en-GB"/>
        </w:rPr>
        <w:t>43</w:t>
      </w:r>
      <w:r w:rsidRPr="00076C9D">
        <w:rPr>
          <w:rFonts w:cs="Times New Roman"/>
          <w:szCs w:val="24"/>
          <w:lang w:val="en-GB"/>
        </w:rPr>
        <w:t>(1–2), 17–33. https://doi.org/10.1016/j.compedu.2003.12.018</w:t>
      </w:r>
    </w:p>
    <w:p w14:paraId="700C0274" w14:textId="77777777" w:rsidR="001D1E34" w:rsidRPr="00076C9D" w:rsidRDefault="001D1E34">
      <w:pPr>
        <w:widowControl w:val="0"/>
        <w:autoSpaceDE w:val="0"/>
        <w:autoSpaceDN w:val="0"/>
        <w:adjustRightInd w:val="0"/>
        <w:rPr>
          <w:rFonts w:cs="Times New Roman"/>
          <w:szCs w:val="24"/>
          <w:lang w:val="en-GB"/>
        </w:rPr>
      </w:pPr>
    </w:p>
    <w:p w14:paraId="104887BB" w14:textId="77777777" w:rsidR="004910FF" w:rsidRPr="00076C9D" w:rsidRDefault="004910FF">
      <w:pPr>
        <w:widowControl w:val="0"/>
        <w:autoSpaceDE w:val="0"/>
        <w:autoSpaceDN w:val="0"/>
        <w:adjustRightInd w:val="0"/>
        <w:rPr>
          <w:rFonts w:cs="Times New Roman"/>
          <w:szCs w:val="24"/>
          <w:lang w:val="en-GB"/>
        </w:rPr>
      </w:pPr>
      <w:r w:rsidRPr="00076C9D">
        <w:rPr>
          <w:rFonts w:cs="Times New Roman"/>
          <w:szCs w:val="24"/>
          <w:lang w:val="en-GB"/>
        </w:rPr>
        <w:t xml:space="preserve">Conole, Gráinne. (2010). </w:t>
      </w:r>
      <w:r w:rsidRPr="00076C9D">
        <w:rPr>
          <w:rFonts w:cs="Times New Roman"/>
          <w:i/>
          <w:iCs/>
          <w:szCs w:val="24"/>
          <w:lang w:val="en-GB"/>
        </w:rPr>
        <w:t>Review of Pedagogical Models and their use in e-learning</w:t>
      </w:r>
      <w:r w:rsidRPr="00076C9D">
        <w:rPr>
          <w:rFonts w:cs="Times New Roman"/>
          <w:szCs w:val="24"/>
          <w:lang w:val="en-GB"/>
        </w:rPr>
        <w:t>. Milton Keynes: Open University. Retrieved from goo.gl/AfBK7R</w:t>
      </w:r>
    </w:p>
    <w:p w14:paraId="7E46285B" w14:textId="77777777" w:rsidR="001D1E34" w:rsidRPr="00076C9D" w:rsidRDefault="001D1E34">
      <w:pPr>
        <w:widowControl w:val="0"/>
        <w:autoSpaceDE w:val="0"/>
        <w:autoSpaceDN w:val="0"/>
        <w:adjustRightInd w:val="0"/>
        <w:rPr>
          <w:rFonts w:cs="Times New Roman"/>
          <w:szCs w:val="24"/>
          <w:lang w:val="en-GB"/>
        </w:rPr>
      </w:pPr>
    </w:p>
    <w:p w14:paraId="498BC5E8" w14:textId="77777777" w:rsidR="004910FF" w:rsidRPr="00076C9D" w:rsidRDefault="004910FF">
      <w:pPr>
        <w:widowControl w:val="0"/>
        <w:autoSpaceDE w:val="0"/>
        <w:autoSpaceDN w:val="0"/>
        <w:adjustRightInd w:val="0"/>
        <w:rPr>
          <w:rFonts w:cs="Times New Roman"/>
          <w:szCs w:val="24"/>
          <w:lang w:val="en-GB"/>
        </w:rPr>
      </w:pPr>
      <w:r w:rsidRPr="00076C9D">
        <w:rPr>
          <w:rFonts w:cs="Times New Roman"/>
          <w:szCs w:val="24"/>
          <w:lang w:val="en-GB"/>
        </w:rPr>
        <w:t xml:space="preserve">Dabbagh, N. (2005). Pedagogical models for E-Learning: A theory-based design framework. In </w:t>
      </w:r>
      <w:r w:rsidRPr="00076C9D">
        <w:rPr>
          <w:rFonts w:cs="Times New Roman"/>
          <w:i/>
          <w:iCs/>
          <w:szCs w:val="24"/>
          <w:lang w:val="en-GB"/>
        </w:rPr>
        <w:t>In International Journal of Technology in Teaching and Learning</w:t>
      </w:r>
      <w:r w:rsidRPr="00076C9D">
        <w:rPr>
          <w:rFonts w:cs="Times New Roman"/>
          <w:szCs w:val="24"/>
          <w:lang w:val="en-GB"/>
        </w:rPr>
        <w:t xml:space="preserve"> (pp. 25–44).</w:t>
      </w:r>
    </w:p>
    <w:p w14:paraId="548C572C" w14:textId="77777777" w:rsidR="001D1E34" w:rsidRPr="00076C9D" w:rsidRDefault="001D1E34">
      <w:pPr>
        <w:widowControl w:val="0"/>
        <w:autoSpaceDE w:val="0"/>
        <w:autoSpaceDN w:val="0"/>
        <w:adjustRightInd w:val="0"/>
        <w:rPr>
          <w:rFonts w:cs="Times New Roman"/>
          <w:szCs w:val="24"/>
          <w:lang w:val="en-GB"/>
        </w:rPr>
      </w:pPr>
    </w:p>
    <w:p w14:paraId="12343F3C" w14:textId="77777777" w:rsidR="004910FF" w:rsidRPr="00076C9D" w:rsidRDefault="004910FF">
      <w:pPr>
        <w:widowControl w:val="0"/>
        <w:autoSpaceDE w:val="0"/>
        <w:autoSpaceDN w:val="0"/>
        <w:adjustRightInd w:val="0"/>
        <w:rPr>
          <w:rFonts w:cs="Times New Roman"/>
          <w:szCs w:val="24"/>
          <w:lang w:val="en-GB"/>
        </w:rPr>
      </w:pPr>
      <w:r w:rsidRPr="00076C9D">
        <w:rPr>
          <w:rFonts w:cs="Times New Roman"/>
          <w:szCs w:val="24"/>
          <w:lang w:val="en-GB"/>
        </w:rPr>
        <w:t xml:space="preserve">Dalsgaard, C. (2005). Pedagogical quality in e-learning. </w:t>
      </w:r>
      <w:r w:rsidRPr="00076C9D">
        <w:rPr>
          <w:rFonts w:cs="Times New Roman"/>
          <w:i/>
          <w:iCs/>
          <w:szCs w:val="24"/>
          <w:lang w:val="en-GB"/>
        </w:rPr>
        <w:t>Eleed</w:t>
      </w:r>
      <w:r w:rsidRPr="00076C9D">
        <w:rPr>
          <w:rFonts w:cs="Times New Roman"/>
          <w:szCs w:val="24"/>
          <w:lang w:val="en-GB"/>
        </w:rPr>
        <w:t xml:space="preserve">, </w:t>
      </w:r>
      <w:r w:rsidRPr="00076C9D">
        <w:rPr>
          <w:rFonts w:cs="Times New Roman"/>
          <w:i/>
          <w:iCs/>
          <w:szCs w:val="24"/>
          <w:lang w:val="en-GB"/>
        </w:rPr>
        <w:t>1</w:t>
      </w:r>
      <w:r w:rsidRPr="00076C9D">
        <w:rPr>
          <w:rFonts w:cs="Times New Roman"/>
          <w:szCs w:val="24"/>
          <w:lang w:val="en-GB"/>
        </w:rPr>
        <w:t>(1). Retrieved from https://eleed.campussource.de/archive/1/78/index_html</w:t>
      </w:r>
    </w:p>
    <w:p w14:paraId="7C191B82" w14:textId="77777777" w:rsidR="001D1E34" w:rsidRPr="00076C9D" w:rsidRDefault="001D1E34">
      <w:pPr>
        <w:widowControl w:val="0"/>
        <w:autoSpaceDE w:val="0"/>
        <w:autoSpaceDN w:val="0"/>
        <w:adjustRightInd w:val="0"/>
        <w:rPr>
          <w:rFonts w:cs="Times New Roman"/>
          <w:szCs w:val="24"/>
          <w:lang w:val="en-GB"/>
        </w:rPr>
      </w:pPr>
    </w:p>
    <w:p w14:paraId="796A8E20" w14:textId="77777777" w:rsidR="004910FF" w:rsidRPr="00076C9D" w:rsidRDefault="004910FF">
      <w:pPr>
        <w:widowControl w:val="0"/>
        <w:autoSpaceDE w:val="0"/>
        <w:autoSpaceDN w:val="0"/>
        <w:adjustRightInd w:val="0"/>
        <w:rPr>
          <w:rFonts w:cs="Times New Roman"/>
          <w:szCs w:val="24"/>
          <w:lang w:val="en-GB"/>
        </w:rPr>
      </w:pPr>
      <w:r w:rsidRPr="00B53E33">
        <w:rPr>
          <w:rFonts w:cs="Times New Roman"/>
          <w:szCs w:val="24"/>
        </w:rPr>
        <w:t xml:space="preserve">de Jong, N., Verstegen, D. M. L., Tan, F. E. S., &amp; O’Connor, S. J. (2013). </w:t>
      </w:r>
      <w:r w:rsidRPr="00076C9D">
        <w:rPr>
          <w:rFonts w:cs="Times New Roman"/>
          <w:szCs w:val="24"/>
          <w:lang w:val="en-GB"/>
        </w:rPr>
        <w:t xml:space="preserve">A comparison of classroom and online asynchronous problem-based learning for students undertaking statistics training as part of a Public Health Masters degree. </w:t>
      </w:r>
      <w:r w:rsidRPr="00076C9D">
        <w:rPr>
          <w:rFonts w:cs="Times New Roman"/>
          <w:i/>
          <w:iCs/>
          <w:szCs w:val="24"/>
          <w:lang w:val="en-GB"/>
        </w:rPr>
        <w:t>Advances in Health Sciences Education: Theory and Practice</w:t>
      </w:r>
      <w:r w:rsidRPr="00076C9D">
        <w:rPr>
          <w:rFonts w:cs="Times New Roman"/>
          <w:szCs w:val="24"/>
          <w:lang w:val="en-GB"/>
        </w:rPr>
        <w:t xml:space="preserve">, </w:t>
      </w:r>
      <w:r w:rsidRPr="00076C9D">
        <w:rPr>
          <w:rFonts w:cs="Times New Roman"/>
          <w:i/>
          <w:iCs/>
          <w:szCs w:val="24"/>
          <w:lang w:val="en-GB"/>
        </w:rPr>
        <w:t>18</w:t>
      </w:r>
      <w:r w:rsidRPr="00076C9D">
        <w:rPr>
          <w:rFonts w:cs="Times New Roman"/>
          <w:szCs w:val="24"/>
          <w:lang w:val="en-GB"/>
        </w:rPr>
        <w:t>(2), 245–264. https://doi.org/10.1007/s10459-012-9368-x</w:t>
      </w:r>
    </w:p>
    <w:p w14:paraId="48489F61" w14:textId="77777777" w:rsidR="001D1E34" w:rsidRPr="00076C9D" w:rsidRDefault="001D1E34">
      <w:pPr>
        <w:widowControl w:val="0"/>
        <w:autoSpaceDE w:val="0"/>
        <w:autoSpaceDN w:val="0"/>
        <w:adjustRightInd w:val="0"/>
        <w:rPr>
          <w:rFonts w:cs="Times New Roman"/>
          <w:szCs w:val="24"/>
          <w:lang w:val="en-GB"/>
        </w:rPr>
      </w:pPr>
    </w:p>
    <w:p w14:paraId="07DB5DB6" w14:textId="77777777" w:rsidR="004910FF" w:rsidRPr="00076C9D" w:rsidRDefault="004910FF">
      <w:pPr>
        <w:widowControl w:val="0"/>
        <w:autoSpaceDE w:val="0"/>
        <w:autoSpaceDN w:val="0"/>
        <w:adjustRightInd w:val="0"/>
        <w:rPr>
          <w:rFonts w:cs="Times New Roman"/>
          <w:szCs w:val="24"/>
          <w:lang w:val="en-GB"/>
        </w:rPr>
      </w:pPr>
      <w:r w:rsidRPr="00076C9D">
        <w:rPr>
          <w:rFonts w:cs="Times New Roman"/>
          <w:szCs w:val="24"/>
          <w:lang w:val="en-GB"/>
        </w:rPr>
        <w:t xml:space="preserve">Engeström, Y. (1987). </w:t>
      </w:r>
      <w:r w:rsidRPr="00076C9D">
        <w:rPr>
          <w:rFonts w:cs="Times New Roman"/>
          <w:i/>
          <w:iCs/>
          <w:szCs w:val="24"/>
          <w:lang w:val="en-GB"/>
        </w:rPr>
        <w:t>Learning by expanding: An activity-theoretical approach to developmental research</w:t>
      </w:r>
      <w:r w:rsidRPr="00076C9D">
        <w:rPr>
          <w:rFonts w:cs="Times New Roman"/>
          <w:szCs w:val="24"/>
          <w:lang w:val="en-GB"/>
        </w:rPr>
        <w:t>. p. 78.</w:t>
      </w:r>
    </w:p>
    <w:p w14:paraId="4582CBA2" w14:textId="77777777" w:rsidR="001D1E34" w:rsidRPr="00076C9D" w:rsidRDefault="001D1E34">
      <w:pPr>
        <w:widowControl w:val="0"/>
        <w:autoSpaceDE w:val="0"/>
        <w:autoSpaceDN w:val="0"/>
        <w:adjustRightInd w:val="0"/>
        <w:rPr>
          <w:rFonts w:cs="Times New Roman"/>
          <w:szCs w:val="24"/>
          <w:lang w:val="en-GB"/>
        </w:rPr>
      </w:pPr>
    </w:p>
    <w:p w14:paraId="05A6BACE" w14:textId="77777777" w:rsidR="004910FF" w:rsidRPr="00076C9D" w:rsidRDefault="004910FF">
      <w:pPr>
        <w:widowControl w:val="0"/>
        <w:autoSpaceDE w:val="0"/>
        <w:autoSpaceDN w:val="0"/>
        <w:adjustRightInd w:val="0"/>
        <w:rPr>
          <w:rFonts w:cs="Times New Roman"/>
          <w:szCs w:val="24"/>
          <w:lang w:val="en-GB"/>
        </w:rPr>
      </w:pPr>
      <w:r w:rsidRPr="00076C9D">
        <w:rPr>
          <w:rFonts w:cs="Times New Roman"/>
          <w:szCs w:val="24"/>
          <w:lang w:val="en-GB"/>
        </w:rPr>
        <w:t xml:space="preserve">European Union Reference Laboratories. (2001). </w:t>
      </w:r>
      <w:r w:rsidRPr="00076C9D">
        <w:rPr>
          <w:rFonts w:cs="Times New Roman"/>
          <w:i/>
          <w:iCs/>
          <w:szCs w:val="24"/>
          <w:lang w:val="en-GB"/>
        </w:rPr>
        <w:t>eLearning : Designing Tomorrow’s Education An Interim Report</w:t>
      </w:r>
      <w:r w:rsidRPr="00076C9D">
        <w:rPr>
          <w:rFonts w:cs="Times New Roman"/>
          <w:szCs w:val="24"/>
          <w:lang w:val="en-GB"/>
        </w:rPr>
        <w:t>. International Co-operation Europe Ltd: Commission Of The European Communities. Retrieved from goo.gl/nhn8QH</w:t>
      </w:r>
    </w:p>
    <w:p w14:paraId="65C34D6B" w14:textId="77777777" w:rsidR="001D1E34" w:rsidRPr="00076C9D" w:rsidRDefault="001D1E34">
      <w:pPr>
        <w:widowControl w:val="0"/>
        <w:autoSpaceDE w:val="0"/>
        <w:autoSpaceDN w:val="0"/>
        <w:adjustRightInd w:val="0"/>
        <w:rPr>
          <w:rFonts w:cs="Times New Roman"/>
          <w:szCs w:val="24"/>
          <w:lang w:val="en-GB"/>
        </w:rPr>
      </w:pPr>
    </w:p>
    <w:p w14:paraId="68592057" w14:textId="77777777" w:rsidR="004910FF" w:rsidRPr="00076C9D" w:rsidRDefault="004910FF">
      <w:pPr>
        <w:widowControl w:val="0"/>
        <w:autoSpaceDE w:val="0"/>
        <w:autoSpaceDN w:val="0"/>
        <w:adjustRightInd w:val="0"/>
        <w:rPr>
          <w:rFonts w:cs="Times New Roman"/>
          <w:szCs w:val="24"/>
          <w:lang w:val="en-GB"/>
        </w:rPr>
      </w:pPr>
      <w:r w:rsidRPr="00076C9D">
        <w:rPr>
          <w:rFonts w:cs="Times New Roman"/>
          <w:szCs w:val="24"/>
          <w:lang w:val="en-GB"/>
        </w:rPr>
        <w:t xml:space="preserve">Kauchak, D. P., &amp; Eggen, P. D. (2011). </w:t>
      </w:r>
      <w:r w:rsidRPr="00076C9D">
        <w:rPr>
          <w:rFonts w:cs="Times New Roman"/>
          <w:i/>
          <w:iCs/>
          <w:szCs w:val="24"/>
          <w:lang w:val="en-GB"/>
        </w:rPr>
        <w:t>Learning and teaching: research-based methods</w:t>
      </w:r>
      <w:r w:rsidRPr="00076C9D">
        <w:rPr>
          <w:rFonts w:cs="Times New Roman"/>
          <w:szCs w:val="24"/>
          <w:lang w:val="en-GB"/>
        </w:rPr>
        <w:t>. Boston: Pearson.</w:t>
      </w:r>
    </w:p>
    <w:p w14:paraId="1010C196" w14:textId="77777777" w:rsidR="001D1E34" w:rsidRPr="00076C9D" w:rsidRDefault="001D1E34">
      <w:pPr>
        <w:widowControl w:val="0"/>
        <w:autoSpaceDE w:val="0"/>
        <w:autoSpaceDN w:val="0"/>
        <w:adjustRightInd w:val="0"/>
        <w:rPr>
          <w:rFonts w:cs="Times New Roman"/>
          <w:szCs w:val="24"/>
          <w:lang w:val="en-GB"/>
        </w:rPr>
      </w:pPr>
    </w:p>
    <w:p w14:paraId="3E3A8997" w14:textId="77777777" w:rsidR="004910FF" w:rsidRPr="00076C9D" w:rsidRDefault="004910FF">
      <w:pPr>
        <w:widowControl w:val="0"/>
        <w:autoSpaceDE w:val="0"/>
        <w:autoSpaceDN w:val="0"/>
        <w:adjustRightInd w:val="0"/>
        <w:rPr>
          <w:rFonts w:cs="Times New Roman"/>
          <w:szCs w:val="24"/>
          <w:lang w:val="en-GB"/>
        </w:rPr>
      </w:pPr>
      <w:r w:rsidRPr="00076C9D">
        <w:rPr>
          <w:rFonts w:cs="Times New Roman"/>
          <w:szCs w:val="24"/>
          <w:lang w:val="en-GB"/>
        </w:rPr>
        <w:t>Khalil, M. K., &amp; Elkhider, I. A. (2016). Applying learning theories and instructional design models for effective instruction | Advances in Physiology Education. Retrieved from https://www.physiology.org/doi/full/10.1152/advan.00138.2015?fbclid=IwAR2VUc3Gv25kiYfwDlXq6b567ZN4VFci6CP6cE5Y5EQw2yzmy5U5T-zGffU&amp;</w:t>
      </w:r>
    </w:p>
    <w:p w14:paraId="43642F66" w14:textId="77777777" w:rsidR="001D1E34" w:rsidRPr="00076C9D" w:rsidRDefault="001D1E34">
      <w:pPr>
        <w:widowControl w:val="0"/>
        <w:autoSpaceDE w:val="0"/>
        <w:autoSpaceDN w:val="0"/>
        <w:adjustRightInd w:val="0"/>
        <w:rPr>
          <w:rFonts w:cs="Times New Roman"/>
          <w:szCs w:val="24"/>
          <w:lang w:val="en-GB"/>
        </w:rPr>
      </w:pPr>
    </w:p>
    <w:p w14:paraId="66BD337B" w14:textId="77777777" w:rsidR="004910FF" w:rsidRPr="00076C9D" w:rsidRDefault="004910FF">
      <w:pPr>
        <w:widowControl w:val="0"/>
        <w:autoSpaceDE w:val="0"/>
        <w:autoSpaceDN w:val="0"/>
        <w:adjustRightInd w:val="0"/>
        <w:rPr>
          <w:rFonts w:cs="Times New Roman"/>
          <w:szCs w:val="24"/>
          <w:lang w:val="en-GB"/>
        </w:rPr>
      </w:pPr>
      <w:r w:rsidRPr="00076C9D">
        <w:rPr>
          <w:rFonts w:cs="Times New Roman"/>
          <w:szCs w:val="24"/>
          <w:lang w:val="en-GB"/>
        </w:rPr>
        <w:t xml:space="preserve">Kocadere, S. A., &amp; Ozgen, D. (2012). Assessment of Basic Design Course in Terms of Constructivist Learning Theory. </w:t>
      </w:r>
      <w:r w:rsidRPr="00076C9D">
        <w:rPr>
          <w:rFonts w:cs="Times New Roman"/>
          <w:i/>
          <w:iCs/>
          <w:szCs w:val="24"/>
          <w:lang w:val="en-GB"/>
        </w:rPr>
        <w:t>Procedia - Social and Behavioral Sciences</w:t>
      </w:r>
      <w:r w:rsidRPr="00076C9D">
        <w:rPr>
          <w:rFonts w:cs="Times New Roman"/>
          <w:szCs w:val="24"/>
          <w:lang w:val="en-GB"/>
        </w:rPr>
        <w:t xml:space="preserve">, </w:t>
      </w:r>
      <w:r w:rsidRPr="00076C9D">
        <w:rPr>
          <w:rFonts w:cs="Times New Roman"/>
          <w:i/>
          <w:iCs/>
          <w:szCs w:val="24"/>
          <w:lang w:val="en-GB"/>
        </w:rPr>
        <w:t>51</w:t>
      </w:r>
      <w:r w:rsidRPr="00076C9D">
        <w:rPr>
          <w:rFonts w:cs="Times New Roman"/>
          <w:szCs w:val="24"/>
          <w:lang w:val="en-GB"/>
        </w:rPr>
        <w:t>, 115–119. https://doi.org/10.1016/j.sbspro.2012.08.128</w:t>
      </w:r>
    </w:p>
    <w:p w14:paraId="3CFD4091" w14:textId="77777777" w:rsidR="001D1E34" w:rsidRPr="00076C9D" w:rsidRDefault="001D1E34">
      <w:pPr>
        <w:widowControl w:val="0"/>
        <w:autoSpaceDE w:val="0"/>
        <w:autoSpaceDN w:val="0"/>
        <w:adjustRightInd w:val="0"/>
        <w:rPr>
          <w:rFonts w:cs="Times New Roman"/>
          <w:szCs w:val="24"/>
          <w:lang w:val="en-GB"/>
        </w:rPr>
      </w:pPr>
    </w:p>
    <w:p w14:paraId="036CD66C" w14:textId="77777777" w:rsidR="004910FF" w:rsidRPr="00076C9D" w:rsidRDefault="004910FF">
      <w:pPr>
        <w:widowControl w:val="0"/>
        <w:autoSpaceDE w:val="0"/>
        <w:autoSpaceDN w:val="0"/>
        <w:adjustRightInd w:val="0"/>
        <w:rPr>
          <w:rFonts w:cs="Times New Roman"/>
          <w:szCs w:val="24"/>
          <w:lang w:val="en-GB"/>
        </w:rPr>
      </w:pPr>
      <w:r w:rsidRPr="00076C9D">
        <w:rPr>
          <w:rFonts w:cs="Times New Roman"/>
          <w:szCs w:val="24"/>
          <w:lang w:val="en-GB"/>
        </w:rPr>
        <w:t xml:space="preserve">Magliaro, S. G., Lockee, B. B., &amp; Burton, J. K. (2005). Direct instruction revisited: A key model for instructional technology. </w:t>
      </w:r>
      <w:r w:rsidRPr="00076C9D">
        <w:rPr>
          <w:rFonts w:cs="Times New Roman"/>
          <w:i/>
          <w:iCs/>
          <w:szCs w:val="24"/>
          <w:lang w:val="en-GB"/>
        </w:rPr>
        <w:t>Educational Technology Research and Development</w:t>
      </w:r>
      <w:r w:rsidRPr="00076C9D">
        <w:rPr>
          <w:rFonts w:cs="Times New Roman"/>
          <w:szCs w:val="24"/>
          <w:lang w:val="en-GB"/>
        </w:rPr>
        <w:t xml:space="preserve">, </w:t>
      </w:r>
      <w:r w:rsidRPr="00076C9D">
        <w:rPr>
          <w:rFonts w:cs="Times New Roman"/>
          <w:i/>
          <w:iCs/>
          <w:szCs w:val="24"/>
          <w:lang w:val="en-GB"/>
        </w:rPr>
        <w:t>53</w:t>
      </w:r>
      <w:r w:rsidRPr="00076C9D">
        <w:rPr>
          <w:rFonts w:cs="Times New Roman"/>
          <w:szCs w:val="24"/>
          <w:lang w:val="en-GB"/>
        </w:rPr>
        <w:t>(4), 41–55. https://doi.org/10.1007/BF02504684</w:t>
      </w:r>
    </w:p>
    <w:p w14:paraId="385D226E" w14:textId="77777777" w:rsidR="001D1E34" w:rsidRPr="00076C9D" w:rsidRDefault="001D1E34">
      <w:pPr>
        <w:widowControl w:val="0"/>
        <w:autoSpaceDE w:val="0"/>
        <w:autoSpaceDN w:val="0"/>
        <w:adjustRightInd w:val="0"/>
        <w:rPr>
          <w:rFonts w:cs="Times New Roman"/>
          <w:szCs w:val="24"/>
          <w:lang w:val="en-GB"/>
        </w:rPr>
      </w:pPr>
    </w:p>
    <w:p w14:paraId="2B06AB6A" w14:textId="77777777" w:rsidR="001D1E34" w:rsidRPr="00076C9D" w:rsidRDefault="001D1E34">
      <w:pPr>
        <w:widowControl w:val="0"/>
        <w:autoSpaceDE w:val="0"/>
        <w:autoSpaceDN w:val="0"/>
        <w:adjustRightInd w:val="0"/>
        <w:rPr>
          <w:rFonts w:cs="Times New Roman"/>
          <w:szCs w:val="24"/>
          <w:lang w:val="en-GB"/>
        </w:rPr>
      </w:pPr>
    </w:p>
    <w:p w14:paraId="40F2D45D" w14:textId="77777777" w:rsidR="001D1E34" w:rsidRPr="00076C9D" w:rsidRDefault="001D1E34">
      <w:pPr>
        <w:widowControl w:val="0"/>
        <w:autoSpaceDE w:val="0"/>
        <w:autoSpaceDN w:val="0"/>
        <w:adjustRightInd w:val="0"/>
        <w:rPr>
          <w:rFonts w:cs="Times New Roman"/>
          <w:szCs w:val="24"/>
          <w:lang w:val="en-GB"/>
        </w:rPr>
      </w:pPr>
    </w:p>
    <w:p w14:paraId="07E2404B" w14:textId="77777777" w:rsidR="001D1E34" w:rsidRPr="00076C9D" w:rsidRDefault="001D1E34">
      <w:pPr>
        <w:widowControl w:val="0"/>
        <w:autoSpaceDE w:val="0"/>
        <w:autoSpaceDN w:val="0"/>
        <w:adjustRightInd w:val="0"/>
        <w:rPr>
          <w:rFonts w:cs="Times New Roman"/>
          <w:szCs w:val="24"/>
          <w:lang w:val="en-GB"/>
        </w:rPr>
      </w:pPr>
    </w:p>
    <w:p w14:paraId="016A8D75" w14:textId="77777777" w:rsidR="004910FF" w:rsidRPr="00076C9D" w:rsidRDefault="004910FF">
      <w:pPr>
        <w:widowControl w:val="0"/>
        <w:autoSpaceDE w:val="0"/>
        <w:autoSpaceDN w:val="0"/>
        <w:adjustRightInd w:val="0"/>
        <w:rPr>
          <w:rFonts w:cs="Times New Roman"/>
          <w:szCs w:val="24"/>
          <w:lang w:val="en-GB"/>
        </w:rPr>
      </w:pPr>
      <w:r w:rsidRPr="00076C9D">
        <w:rPr>
          <w:rFonts w:cs="Times New Roman"/>
          <w:szCs w:val="24"/>
          <w:lang w:val="en-GB"/>
        </w:rPr>
        <w:lastRenderedPageBreak/>
        <w:t xml:space="preserve">Malhotra, N. K., &amp; Birks, D. F. (2006). </w:t>
      </w:r>
      <w:r w:rsidRPr="00076C9D">
        <w:rPr>
          <w:rFonts w:cs="Times New Roman"/>
          <w:i/>
          <w:iCs/>
          <w:szCs w:val="24"/>
          <w:lang w:val="en-GB"/>
        </w:rPr>
        <w:t>Marketing Research - An Applied Approach - European</w:t>
      </w:r>
      <w:r w:rsidRPr="00076C9D">
        <w:rPr>
          <w:rFonts w:cs="Times New Roman"/>
          <w:szCs w:val="24"/>
          <w:lang w:val="en-GB"/>
        </w:rPr>
        <w:t xml:space="preserve"> (Updated Second European Edition). Prentice Hall, Inc., a Pearson Education company.</w:t>
      </w:r>
    </w:p>
    <w:p w14:paraId="6FC17906" w14:textId="77777777" w:rsidR="004910FF" w:rsidRPr="00076C9D" w:rsidRDefault="004910FF">
      <w:pPr>
        <w:widowControl w:val="0"/>
        <w:autoSpaceDE w:val="0"/>
        <w:autoSpaceDN w:val="0"/>
        <w:adjustRightInd w:val="0"/>
        <w:rPr>
          <w:rFonts w:cs="Times New Roman"/>
          <w:szCs w:val="24"/>
          <w:lang w:val="en-GB"/>
        </w:rPr>
      </w:pPr>
      <w:r w:rsidRPr="00076C9D">
        <w:rPr>
          <w:rFonts w:cs="Times New Roman"/>
          <w:szCs w:val="24"/>
          <w:lang w:val="en-GB"/>
        </w:rPr>
        <w:t xml:space="preserve">Mayes, T., &amp; de Freitas, S. (2004). Review of e-learning theories, frameworks and models. </w:t>
      </w:r>
      <w:r w:rsidRPr="00076C9D">
        <w:rPr>
          <w:rFonts w:cs="Times New Roman"/>
          <w:i/>
          <w:iCs/>
          <w:szCs w:val="24"/>
          <w:lang w:val="en-GB"/>
        </w:rPr>
        <w:t>JISC E-Learning Models Desk Study</w:t>
      </w:r>
      <w:r w:rsidRPr="00076C9D">
        <w:rPr>
          <w:rFonts w:cs="Times New Roman"/>
          <w:szCs w:val="24"/>
          <w:lang w:val="en-GB"/>
        </w:rPr>
        <w:t>, (1).</w:t>
      </w:r>
    </w:p>
    <w:p w14:paraId="02DCC574" w14:textId="77777777" w:rsidR="001D1E34" w:rsidRPr="00076C9D" w:rsidRDefault="001D1E34">
      <w:pPr>
        <w:widowControl w:val="0"/>
        <w:autoSpaceDE w:val="0"/>
        <w:autoSpaceDN w:val="0"/>
        <w:adjustRightInd w:val="0"/>
        <w:rPr>
          <w:rFonts w:cs="Times New Roman"/>
          <w:szCs w:val="24"/>
          <w:lang w:val="en-GB"/>
        </w:rPr>
      </w:pPr>
    </w:p>
    <w:p w14:paraId="6C4CCBDF" w14:textId="77777777" w:rsidR="004910FF" w:rsidRPr="00076C9D" w:rsidRDefault="004910FF">
      <w:pPr>
        <w:widowControl w:val="0"/>
        <w:autoSpaceDE w:val="0"/>
        <w:autoSpaceDN w:val="0"/>
        <w:adjustRightInd w:val="0"/>
        <w:rPr>
          <w:rFonts w:cs="Times New Roman"/>
          <w:szCs w:val="24"/>
          <w:lang w:val="en-GB"/>
        </w:rPr>
      </w:pPr>
      <w:r w:rsidRPr="00076C9D">
        <w:rPr>
          <w:rFonts w:cs="Times New Roman"/>
          <w:szCs w:val="24"/>
          <w:lang w:val="en-GB"/>
        </w:rPr>
        <w:t xml:space="preserve">Moraros, J., Islam, A., Yu, S., Banow, R., &amp; Schindelka, B. (2015). Flipping for success: evaluating the effectiveness of a novel teaching approach in a graduate level setting. </w:t>
      </w:r>
      <w:r w:rsidRPr="00076C9D">
        <w:rPr>
          <w:rFonts w:cs="Times New Roman"/>
          <w:i/>
          <w:iCs/>
          <w:szCs w:val="24"/>
          <w:lang w:val="en-GB"/>
        </w:rPr>
        <w:t>BMC Medical Education</w:t>
      </w:r>
      <w:r w:rsidRPr="00076C9D">
        <w:rPr>
          <w:rFonts w:cs="Times New Roman"/>
          <w:szCs w:val="24"/>
          <w:lang w:val="en-GB"/>
        </w:rPr>
        <w:t xml:space="preserve">, </w:t>
      </w:r>
      <w:r w:rsidRPr="00076C9D">
        <w:rPr>
          <w:rFonts w:cs="Times New Roman"/>
          <w:i/>
          <w:iCs/>
          <w:szCs w:val="24"/>
          <w:lang w:val="en-GB"/>
        </w:rPr>
        <w:t>15</w:t>
      </w:r>
      <w:r w:rsidRPr="00076C9D">
        <w:rPr>
          <w:rFonts w:cs="Times New Roman"/>
          <w:szCs w:val="24"/>
          <w:lang w:val="en-GB"/>
        </w:rPr>
        <w:t>. https://doi.org/10.1186/s12909-015-0317-2</w:t>
      </w:r>
    </w:p>
    <w:p w14:paraId="6E1DBA55" w14:textId="77777777" w:rsidR="001D1E34" w:rsidRPr="00076C9D" w:rsidRDefault="001D1E34">
      <w:pPr>
        <w:widowControl w:val="0"/>
        <w:autoSpaceDE w:val="0"/>
        <w:autoSpaceDN w:val="0"/>
        <w:adjustRightInd w:val="0"/>
        <w:rPr>
          <w:rFonts w:cs="Times New Roman"/>
          <w:szCs w:val="24"/>
          <w:lang w:val="en-GB"/>
        </w:rPr>
      </w:pPr>
    </w:p>
    <w:p w14:paraId="59361695" w14:textId="77777777" w:rsidR="004910FF" w:rsidRPr="00076C9D" w:rsidRDefault="004910FF">
      <w:pPr>
        <w:widowControl w:val="0"/>
        <w:autoSpaceDE w:val="0"/>
        <w:autoSpaceDN w:val="0"/>
        <w:adjustRightInd w:val="0"/>
        <w:rPr>
          <w:rFonts w:cs="Times New Roman"/>
          <w:szCs w:val="24"/>
          <w:lang w:val="en-GB"/>
        </w:rPr>
      </w:pPr>
      <w:r w:rsidRPr="00076C9D">
        <w:rPr>
          <w:rFonts w:cs="Times New Roman"/>
          <w:szCs w:val="24"/>
          <w:lang w:val="en-GB"/>
        </w:rPr>
        <w:t xml:space="preserve">Pange, A., &amp; Pange, J. (2011). Is E-learning Based On Learning Theories? A Literature Review. </w:t>
      </w:r>
      <w:r w:rsidRPr="00076C9D">
        <w:rPr>
          <w:rFonts w:cs="Times New Roman"/>
          <w:i/>
          <w:iCs/>
          <w:szCs w:val="24"/>
          <w:lang w:val="en-GB"/>
        </w:rPr>
        <w:t>World Academy of Science, Engineering &amp; Technology</w:t>
      </w:r>
      <w:r w:rsidRPr="00076C9D">
        <w:rPr>
          <w:rFonts w:cs="Times New Roman"/>
          <w:szCs w:val="24"/>
          <w:lang w:val="en-GB"/>
        </w:rPr>
        <w:t xml:space="preserve">, </w:t>
      </w:r>
      <w:r w:rsidRPr="00076C9D">
        <w:rPr>
          <w:rFonts w:cs="Times New Roman"/>
          <w:i/>
          <w:iCs/>
          <w:szCs w:val="24"/>
          <w:lang w:val="en-GB"/>
        </w:rPr>
        <w:t>5</w:t>
      </w:r>
      <w:r w:rsidRPr="00076C9D">
        <w:rPr>
          <w:rFonts w:cs="Times New Roman"/>
          <w:szCs w:val="24"/>
          <w:lang w:val="en-GB"/>
        </w:rPr>
        <w:t>(8).</w:t>
      </w:r>
    </w:p>
    <w:p w14:paraId="22CE38CA" w14:textId="77777777" w:rsidR="001D1E34" w:rsidRPr="00076C9D" w:rsidRDefault="001D1E34">
      <w:pPr>
        <w:widowControl w:val="0"/>
        <w:autoSpaceDE w:val="0"/>
        <w:autoSpaceDN w:val="0"/>
        <w:adjustRightInd w:val="0"/>
        <w:rPr>
          <w:rFonts w:cs="Times New Roman"/>
          <w:szCs w:val="24"/>
          <w:lang w:val="en-GB"/>
        </w:rPr>
      </w:pPr>
    </w:p>
    <w:p w14:paraId="0B0D339D" w14:textId="77777777" w:rsidR="004910FF" w:rsidRPr="00076C9D" w:rsidRDefault="004910FF">
      <w:pPr>
        <w:widowControl w:val="0"/>
        <w:autoSpaceDE w:val="0"/>
        <w:autoSpaceDN w:val="0"/>
        <w:adjustRightInd w:val="0"/>
        <w:rPr>
          <w:rFonts w:cs="Times New Roman"/>
          <w:szCs w:val="24"/>
          <w:lang w:val="en-GB"/>
        </w:rPr>
      </w:pPr>
      <w:r w:rsidRPr="00076C9D">
        <w:rPr>
          <w:rFonts w:cs="Times New Roman"/>
          <w:szCs w:val="24"/>
          <w:lang w:val="en-GB"/>
        </w:rPr>
        <w:t xml:space="preserve">Vetenskapsrådet. </w:t>
      </w:r>
      <w:r w:rsidRPr="00B53E33">
        <w:rPr>
          <w:rFonts w:cs="Times New Roman"/>
          <w:szCs w:val="24"/>
        </w:rPr>
        <w:t xml:space="preserve">(2002). </w:t>
      </w:r>
      <w:r w:rsidRPr="00B53E33">
        <w:rPr>
          <w:rFonts w:cs="Times New Roman"/>
          <w:i/>
          <w:iCs/>
          <w:szCs w:val="24"/>
        </w:rPr>
        <w:t>Forskningsetiska principer inom humanistisk-samhällsvetenskaplig forskning.</w:t>
      </w:r>
      <w:r w:rsidRPr="00B53E33">
        <w:rPr>
          <w:rFonts w:cs="Times New Roman"/>
          <w:szCs w:val="24"/>
        </w:rPr>
        <w:t xml:space="preserve"> </w:t>
      </w:r>
      <w:r w:rsidRPr="00076C9D">
        <w:rPr>
          <w:rFonts w:cs="Times New Roman"/>
          <w:szCs w:val="24"/>
          <w:lang w:val="en-GB"/>
        </w:rPr>
        <w:t>Stockholm: Vetenskapsrådet.</w:t>
      </w:r>
    </w:p>
    <w:p w14:paraId="31A468E1" w14:textId="77777777" w:rsidR="001D1E34" w:rsidRPr="00076C9D" w:rsidRDefault="001D1E34">
      <w:pPr>
        <w:widowControl w:val="0"/>
        <w:autoSpaceDE w:val="0"/>
        <w:autoSpaceDN w:val="0"/>
        <w:adjustRightInd w:val="0"/>
        <w:rPr>
          <w:rFonts w:cs="Times New Roman"/>
          <w:szCs w:val="24"/>
          <w:lang w:val="en-GB"/>
        </w:rPr>
      </w:pPr>
    </w:p>
    <w:p w14:paraId="1481CD94" w14:textId="77777777" w:rsidR="004910FF" w:rsidRPr="00B53E33" w:rsidRDefault="004910FF">
      <w:pPr>
        <w:widowControl w:val="0"/>
        <w:autoSpaceDE w:val="0"/>
        <w:autoSpaceDN w:val="0"/>
        <w:adjustRightInd w:val="0"/>
        <w:rPr>
          <w:rFonts w:cs="Times New Roman"/>
          <w:szCs w:val="24"/>
        </w:rPr>
      </w:pPr>
      <w:r w:rsidRPr="00076C9D">
        <w:rPr>
          <w:rFonts w:cs="Times New Roman"/>
          <w:szCs w:val="24"/>
          <w:lang w:val="en-GB"/>
        </w:rPr>
        <w:t xml:space="preserve">Yeh, Y.-C. (2009). Integrating e-learning into the Direct-instruction Model to enhance the effectiveness of critical-thinking instruction. </w:t>
      </w:r>
      <w:r w:rsidRPr="00B53E33">
        <w:rPr>
          <w:rFonts w:cs="Times New Roman"/>
          <w:i/>
          <w:iCs/>
          <w:szCs w:val="24"/>
        </w:rPr>
        <w:t>Instructional Science</w:t>
      </w:r>
      <w:r w:rsidRPr="00B53E33">
        <w:rPr>
          <w:rFonts w:cs="Times New Roman"/>
          <w:szCs w:val="24"/>
        </w:rPr>
        <w:t xml:space="preserve">, </w:t>
      </w:r>
      <w:r w:rsidRPr="00B53E33">
        <w:rPr>
          <w:rFonts w:cs="Times New Roman"/>
          <w:i/>
          <w:iCs/>
          <w:szCs w:val="24"/>
        </w:rPr>
        <w:t>37</w:t>
      </w:r>
      <w:r w:rsidRPr="00B53E33">
        <w:rPr>
          <w:rFonts w:cs="Times New Roman"/>
          <w:szCs w:val="24"/>
        </w:rPr>
        <w:t>(2), 185–203. Retrieved from goo.gl/Lo4tFB</w:t>
      </w:r>
    </w:p>
    <w:p w14:paraId="34026666" w14:textId="59B7B056" w:rsidR="00D45847" w:rsidRPr="004D2145" w:rsidRDefault="00B93B7F" w:rsidP="004D2145">
      <w:pPr>
        <w:spacing w:line="480" w:lineRule="auto"/>
        <w:rPr>
          <w:rFonts w:eastAsia="Times New Roman" w:cs="Times New Roman"/>
          <w:color w:val="222222"/>
          <w:shd w:val="clear" w:color="auto" w:fill="FFFFFF"/>
        </w:rPr>
      </w:pPr>
      <w:r>
        <w:fldChar w:fldCharType="end"/>
      </w:r>
      <w:r w:rsidR="00850895">
        <w:br w:type="page"/>
      </w:r>
    </w:p>
    <w:p w14:paraId="552823EF" w14:textId="352D9058" w:rsidR="00D45847" w:rsidRPr="00305D18" w:rsidRDefault="009F3187" w:rsidP="009D27B3">
      <w:pPr>
        <w:pStyle w:val="Heading11"/>
      </w:pPr>
      <w:bookmarkStart w:id="29" w:name="_Toc391456187"/>
      <w:bookmarkStart w:id="30" w:name="_Toc412957367"/>
      <w:bookmarkEnd w:id="29"/>
      <w:r w:rsidRPr="009F3187">
        <w:lastRenderedPageBreak/>
        <w:t>Bilagor</w:t>
      </w:r>
      <w:bookmarkEnd w:id="30"/>
      <w:r w:rsidR="00850895" w:rsidRPr="004E58AD">
        <w:t xml:space="preserve"> </w:t>
      </w:r>
    </w:p>
    <w:tbl>
      <w:tblPr>
        <w:tblStyle w:val="TableGrid"/>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6EDB8886" w:rsidR="00D45847" w:rsidRPr="00905DB0" w:rsidRDefault="00A61540">
            <w:pPr>
              <w:jc w:val="center"/>
              <w:rPr>
                <w:rFonts w:asciiTheme="minorHAnsi" w:hAnsiTheme="minorHAnsi"/>
                <w:b/>
                <w:sz w:val="18"/>
                <w:szCs w:val="18"/>
              </w:rPr>
            </w:pPr>
            <w:r>
              <w:rPr>
                <w:rFonts w:asciiTheme="minorHAnsi" w:hAnsiTheme="minorHAnsi" w:cs="Times Roman"/>
                <w:b/>
                <w:iCs/>
                <w:color w:val="000000"/>
                <w:sz w:val="18"/>
                <w:szCs w:val="18"/>
              </w:rPr>
              <w:t>Kognitivt</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IntenseEmphasis"/>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IntenseEmphasis"/>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IntenseEmphasis"/>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Paragraph"/>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Paragraph"/>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Paragraph"/>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IntenseEmphasis"/>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IntenseEmphasis"/>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IntenseEmphasis"/>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Paragraph"/>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Paragraph"/>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Paragraph"/>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Paragraph"/>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Paragraph"/>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IntenseEmphasis"/>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IntenseEmphasis"/>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IntenseEmphasis"/>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Paragraph"/>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Paragraph"/>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4BBBADE6" w14:textId="77777777" w:rsidR="00BC101F" w:rsidRDefault="00BC101F" w:rsidP="00BF2EDC">
      <w:pPr>
        <w:widowControl w:val="0"/>
        <w:autoSpaceDE w:val="0"/>
        <w:autoSpaceDN w:val="0"/>
        <w:adjustRightInd w:val="0"/>
        <w:jc w:val="both"/>
        <w:rPr>
          <w:rFonts w:ascii="Verdana" w:hAnsi="Verdana" w:cs="Times New Roman"/>
          <w:b/>
          <w:color w:val="000000" w:themeColor="text1"/>
          <w:sz w:val="16"/>
          <w:szCs w:val="16"/>
        </w:rPr>
      </w:pPr>
    </w:p>
    <w:p w14:paraId="5110CA86" w14:textId="2A639792" w:rsidR="00D45847" w:rsidRPr="00BC101F" w:rsidRDefault="00F16CB6" w:rsidP="00BC101F">
      <w:pPr>
        <w:widowControl w:val="0"/>
        <w:autoSpaceDE w:val="0"/>
        <w:autoSpaceDN w:val="0"/>
        <w:adjustRightInd w:val="0"/>
        <w:jc w:val="both"/>
        <w:rPr>
          <w:rFonts w:ascii="Verdana" w:hAnsi="Verdana" w:cs="Times New Roman"/>
          <w:color w:val="000000" w:themeColor="text1"/>
          <w:sz w:val="16"/>
          <w:szCs w:val="16"/>
        </w:rPr>
      </w:pPr>
      <w:r w:rsidRPr="00004B10">
        <w:rPr>
          <w:rFonts w:ascii="Verdana" w:hAnsi="Verdana" w:cs="Times New Roman"/>
          <w:b/>
          <w:color w:val="000000" w:themeColor="text1"/>
          <w:sz w:val="16"/>
          <w:szCs w:val="16"/>
        </w:rPr>
        <w:t>Bilaga</w:t>
      </w:r>
      <w:r w:rsidR="004A1CFE">
        <w:rPr>
          <w:rFonts w:ascii="Verdana" w:hAnsi="Verdana" w:cs="Times New Roman"/>
          <w:b/>
          <w:color w:val="000000" w:themeColor="text1"/>
          <w:sz w:val="16"/>
          <w:szCs w:val="16"/>
        </w:rPr>
        <w:t xml:space="preserve"> 1</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w:t>
      </w:r>
      <w:r w:rsidR="00CF5985">
        <w:rPr>
          <w:rFonts w:ascii="Verdana" w:hAnsi="Verdana" w:cs="Times New Roman"/>
          <w:color w:val="000000" w:themeColor="text1"/>
          <w:sz w:val="16"/>
          <w:szCs w:val="16"/>
        </w:rPr>
        <w:t xml:space="preserve">tiv (Associativt, </w:t>
      </w:r>
      <w:r w:rsidR="00A61540">
        <w:rPr>
          <w:rFonts w:ascii="Verdana" w:hAnsi="Verdana" w:cs="Times New Roman"/>
          <w:color w:val="000000" w:themeColor="text1"/>
          <w:sz w:val="16"/>
          <w:szCs w:val="16"/>
        </w:rPr>
        <w:t xml:space="preserve">Kognitivt </w:t>
      </w:r>
      <w:r w:rsidR="003B5EB1" w:rsidRPr="00004B10">
        <w:rPr>
          <w:rFonts w:ascii="Verdana" w:hAnsi="Verdana" w:cs="Times New Roman"/>
          <w:color w:val="000000" w:themeColor="text1"/>
          <w:sz w:val="16"/>
          <w:szCs w:val="16"/>
        </w:rPr>
        <w:t>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082155C" w14:textId="622F7B28" w:rsidR="00D45847" w:rsidRPr="009F1170" w:rsidRDefault="00850895" w:rsidP="004E58AD">
      <w:pPr>
        <w:rPr>
          <w:b/>
          <w:bCs/>
          <w:iCs/>
          <w:color w:val="00000A"/>
        </w:rPr>
      </w:pPr>
      <w:bookmarkStart w:id="31" w:name="_Toc391456188"/>
      <w:bookmarkEnd w:id="31"/>
      <w:r w:rsidRPr="00D01DE3">
        <w:rPr>
          <w:rStyle w:val="IntenseEmphasis"/>
          <w:color w:val="00000A"/>
        </w:rPr>
        <w:lastRenderedPageBreak/>
        <w:t xml:space="preserve">Inledning </w:t>
      </w:r>
    </w:p>
    <w:p w14:paraId="67754155" w14:textId="2E56FB4F" w:rsidR="001E5D4E"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002A59">
        <w:rPr>
          <w:rStyle w:val="FootnoteReference"/>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002A59">
        <w:rPr>
          <w:rStyle w:val="FootnoteReference"/>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IntenseEmphasis"/>
          <w:color w:val="00000A"/>
        </w:rPr>
      </w:pPr>
    </w:p>
    <w:p w14:paraId="1DDA57C4" w14:textId="51F728F2" w:rsidR="009F1170" w:rsidRDefault="00850895" w:rsidP="00DD12F3">
      <w:pPr>
        <w:rPr>
          <w:b/>
          <w:bCs/>
          <w:iCs/>
          <w:color w:val="00000A"/>
        </w:rPr>
      </w:pPr>
      <w:r w:rsidRPr="00D01DE3">
        <w:rPr>
          <w:rStyle w:val="IntenseEmphasis"/>
          <w:color w:val="00000A"/>
        </w:rPr>
        <w:t>Uppmuntra deltagande</w:t>
      </w:r>
    </w:p>
    <w:p w14:paraId="3B783260" w14:textId="40000C6B" w:rsidR="009F1170" w:rsidRDefault="00F16CB6" w:rsidP="004E58AD">
      <w:pPr>
        <w:rPr>
          <w:rFonts w:cs="Times New Roman"/>
        </w:rPr>
      </w:pPr>
      <w:r>
        <w:rPr>
          <w:rFonts w:eastAsia="Times New Roman" w:cs="Times New Roman"/>
          <w:color w:val="333333"/>
        </w:rPr>
        <w:t xml:space="preserve">6. </w:t>
      </w:r>
      <w:r w:rsidR="001906AE" w:rsidRPr="00BD0374">
        <w:rPr>
          <w:rFonts w:eastAsia="Times New Roman" w:cs="Times New Roman"/>
          <w:b/>
          <w:color w:val="333333"/>
        </w:rPr>
        <w:t>ATM/</w:t>
      </w:r>
      <w:r w:rsidR="00184373" w:rsidRPr="00BD0374">
        <w:rPr>
          <w:rStyle w:val="IntenseEmphasis"/>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002A59">
        <w:rPr>
          <w:rStyle w:val="FootnoteReference"/>
        </w:rPr>
        <w:footnoteReference w:id="3"/>
      </w:r>
      <w:r w:rsidR="00850895">
        <w:rPr>
          <w:rFonts w:eastAsia="Times New Roman" w:cs="Times New Roman"/>
          <w:color w:val="333333"/>
        </w:rPr>
        <w:t xml:space="preserve"> (kognitiva färdigheter) för att gestalta</w:t>
      </w:r>
      <w:r w:rsidR="00850895" w:rsidRPr="00002A59">
        <w:rPr>
          <w:rStyle w:val="FootnoteReference"/>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IntenseEmphasis"/>
          <w:color w:val="00000A"/>
        </w:rPr>
      </w:pPr>
    </w:p>
    <w:p w14:paraId="55D689E2" w14:textId="57848557" w:rsidR="00D45847" w:rsidRPr="009F1170" w:rsidRDefault="00850895" w:rsidP="004E58AD">
      <w:pPr>
        <w:rPr>
          <w:b/>
          <w:bCs/>
          <w:iCs/>
          <w:color w:val="00000A"/>
        </w:rPr>
      </w:pPr>
      <w:r w:rsidRPr="00622CDA">
        <w:rPr>
          <w:rStyle w:val="IntenseEmphasis"/>
          <w:color w:val="00000A"/>
        </w:rPr>
        <w:t xml:space="preserve">Kontext </w:t>
      </w:r>
      <w:r w:rsidR="00622CDA" w:rsidRPr="00A53F62">
        <w:rPr>
          <w:b/>
          <w:i/>
        </w:rPr>
        <w:t>&amp;</w:t>
      </w:r>
      <w:r w:rsidR="00622CDA" w:rsidRPr="00622CDA">
        <w:rPr>
          <w:rStyle w:val="IntenseEmphasis"/>
          <w:color w:val="00000A"/>
        </w:rPr>
        <w:t xml:space="preserve"> </w:t>
      </w:r>
      <w:r w:rsidRPr="00622CDA">
        <w:rPr>
          <w:rStyle w:val="IntenseEmphasis"/>
          <w:color w:val="00000A"/>
        </w:rPr>
        <w:t>riktlinjer</w:t>
      </w:r>
      <w:r w:rsidRPr="00D01DE3">
        <w:rPr>
          <w:rStyle w:val="IntenseEmphasis"/>
          <w:color w:val="00000A"/>
        </w:rPr>
        <w:t xml:space="preserve"> </w:t>
      </w:r>
    </w:p>
    <w:p w14:paraId="62B41A16" w14:textId="1365F493" w:rsidR="00304D18" w:rsidRDefault="00F16CB6" w:rsidP="00DD12F3">
      <w:pPr>
        <w:rPr>
          <w:rFonts w:cs="Times New Roman"/>
        </w:rPr>
      </w:pPr>
      <w:r>
        <w:rPr>
          <w:rStyle w:val="Emphasis"/>
          <w:rFonts w:cs="Times New Roman"/>
          <w:i w:val="0"/>
        </w:rPr>
        <w:t xml:space="preserve">8. </w:t>
      </w:r>
      <w:r w:rsidR="00304D18">
        <w:rPr>
          <w:rStyle w:val="IntenseEmphasis"/>
          <w:i w:val="0"/>
          <w:color w:val="00000A"/>
        </w:rPr>
        <w:t>ATM</w:t>
      </w:r>
      <w:r w:rsidR="00304D18">
        <w:rPr>
          <w:rStyle w:val="Emphasis"/>
          <w:rFonts w:cs="Times New Roman"/>
          <w:i w:val="0"/>
        </w:rPr>
        <w:t xml:space="preserve">: </w:t>
      </w:r>
      <w:r w:rsidR="00850895">
        <w:rPr>
          <w:rStyle w:val="Emphasis"/>
          <w:rFonts w:cs="Times New Roman"/>
          <w:i w:val="0"/>
        </w:rPr>
        <w:t>Hur viktigt är det att det genomförs en analys av studentens explicita och implicita normer</w:t>
      </w:r>
      <w:r w:rsidR="00850895" w:rsidRPr="00002A59">
        <w:rPr>
          <w:rStyle w:val="FootnoteReference"/>
        </w:rPr>
        <w:footnoteReference w:id="5"/>
      </w:r>
      <w:r w:rsidR="00850895">
        <w:rPr>
          <w:rStyle w:val="Emphasis"/>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rFonts w:cs="Times New Roman"/>
        </w:rPr>
      </w:pPr>
    </w:p>
    <w:p w14:paraId="48DC492E" w14:textId="61C0EBFA" w:rsidR="00DD12F3" w:rsidRDefault="00F16CB6" w:rsidP="00DD12F3">
      <w:pPr>
        <w:rPr>
          <w:rFonts w:cs="Times New Roman"/>
        </w:rPr>
      </w:pPr>
      <w:r>
        <w:rPr>
          <w:rStyle w:val="Emphasis"/>
          <w:rFonts w:cs="Times New Roman"/>
          <w:i w:val="0"/>
        </w:rPr>
        <w:t xml:space="preserve">9. </w:t>
      </w:r>
      <w:r w:rsidR="00304D18" w:rsidRPr="00304D18">
        <w:rPr>
          <w:rStyle w:val="Emphasis"/>
          <w:rFonts w:cs="Times New Roman"/>
          <w:b/>
          <w:i w:val="0"/>
        </w:rPr>
        <w:t>KLM</w:t>
      </w:r>
      <w:r w:rsidR="00304D18">
        <w:rPr>
          <w:rStyle w:val="Emphasis"/>
          <w:rFonts w:cs="Times New Roman"/>
          <w:i w:val="0"/>
        </w:rPr>
        <w:t xml:space="preserve">: </w:t>
      </w:r>
      <w:r w:rsidR="00850895" w:rsidRPr="00304D18">
        <w:rPr>
          <w:rStyle w:val="Emphasis"/>
          <w:rFonts w:cs="Times New Roman"/>
          <w:i w:val="0"/>
        </w:rPr>
        <w:t>Hur</w:t>
      </w:r>
      <w:r w:rsidR="00850895">
        <w:rPr>
          <w:rStyle w:val="Emphasis"/>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rFonts w:cs="Times New Roman"/>
          <w:b/>
          <w:iCs/>
        </w:rPr>
      </w:pPr>
    </w:p>
    <w:p w14:paraId="17111BE6" w14:textId="2B2D1BFE" w:rsidR="00DD12F3" w:rsidRPr="00304D18" w:rsidRDefault="00F16CB6" w:rsidP="00DD12F3">
      <w:pPr>
        <w:rPr>
          <w:rFonts w:cs="Times New Roman"/>
          <w:b/>
          <w:iCs/>
        </w:rPr>
      </w:pPr>
      <w:r>
        <w:rPr>
          <w:rStyle w:val="Emphasis"/>
          <w:rFonts w:cs="Times New Roman"/>
          <w:i w:val="0"/>
        </w:rPr>
        <w:t xml:space="preserve">10. </w:t>
      </w:r>
      <w:r w:rsidR="00304D18" w:rsidRPr="00304D18">
        <w:rPr>
          <w:rStyle w:val="Emphasis"/>
          <w:rFonts w:cs="Times New Roman"/>
          <w:b/>
          <w:i w:val="0"/>
        </w:rPr>
        <w:t>DIM</w:t>
      </w:r>
      <w:r w:rsidR="00304D18">
        <w:rPr>
          <w:rStyle w:val="Emphasis"/>
          <w:rFonts w:cs="Times New Roman"/>
          <w:i w:val="0"/>
        </w:rPr>
        <w:t xml:space="preserve">: </w:t>
      </w:r>
      <w:r w:rsidR="00850895" w:rsidRPr="00304D18">
        <w:rPr>
          <w:rStyle w:val="Emphasis"/>
          <w:rFonts w:cs="Times New Roman"/>
          <w:i w:val="0"/>
        </w:rPr>
        <w:t>Hur</w:t>
      </w:r>
      <w:r w:rsidR="00850895">
        <w:rPr>
          <w:rStyle w:val="Emphasis"/>
          <w:rFonts w:cs="Times New Roman"/>
          <w:i w:val="0"/>
        </w:rPr>
        <w:t xml:space="preserve"> viktigt är det att lärandet genomförs med hjälp av övning och granskning</w:t>
      </w:r>
      <w:r w:rsidR="00850895" w:rsidRPr="00002A59">
        <w:rPr>
          <w:rStyle w:val="FootnoteReference"/>
        </w:rPr>
        <w:footnoteReference w:id="6"/>
      </w:r>
      <w:r w:rsidR="00850895">
        <w:rPr>
          <w:rStyle w:val="Emphasis"/>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Emphasis"/>
          <w:rFonts w:cs="Times New Roman"/>
          <w:i w:val="0"/>
        </w:rPr>
        <w:t xml:space="preserve">11. </w:t>
      </w:r>
      <w:r w:rsidR="00304D18">
        <w:rPr>
          <w:b/>
        </w:rPr>
        <w:t>DIM</w:t>
      </w:r>
      <w:r w:rsidR="00304D18">
        <w:rPr>
          <w:rStyle w:val="Emphasis"/>
          <w:rFonts w:cs="Times New Roman"/>
          <w:i w:val="0"/>
        </w:rPr>
        <w:t xml:space="preserve">: </w:t>
      </w:r>
      <w:r w:rsidR="00850895">
        <w:rPr>
          <w:rStyle w:val="Emphasis"/>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Emphasis"/>
          <w:rFonts w:cs="Times New Roman"/>
          <w:b/>
          <w:i w:val="0"/>
        </w:rPr>
        <w:t>KLM</w:t>
      </w:r>
      <w:r w:rsidR="00304D18">
        <w:rPr>
          <w:rStyle w:val="Emphasis"/>
          <w:rFonts w:cs="Times New Roman"/>
          <w:i w:val="0"/>
        </w:rPr>
        <w:t>:</w:t>
      </w:r>
      <w:r w:rsidR="00304D18">
        <w:rPr>
          <w:rStyle w:val="Emphasis"/>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rFonts w:cs="Times New Roman"/>
          <w:b/>
          <w:iCs/>
        </w:rPr>
      </w:pPr>
    </w:p>
    <w:p w14:paraId="63D46551" w14:textId="027FFB2A" w:rsidR="00DD12F3" w:rsidRPr="00304D18" w:rsidRDefault="00F16CB6" w:rsidP="00DD12F3">
      <w:pPr>
        <w:rPr>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IntenseEmphasis"/>
          <w:color w:val="00000A"/>
        </w:rPr>
      </w:pPr>
    </w:p>
    <w:p w14:paraId="671B8297" w14:textId="0F6CFA9C" w:rsidR="004E58AD" w:rsidRPr="009F1170" w:rsidRDefault="00850895" w:rsidP="004E58AD">
      <w:pPr>
        <w:rPr>
          <w:b/>
          <w:bCs/>
          <w:iCs/>
          <w:color w:val="00000A"/>
        </w:rPr>
      </w:pPr>
      <w:r w:rsidRPr="00D01DE3">
        <w:rPr>
          <w:rStyle w:val="IntenseEmphasis"/>
          <w:color w:val="00000A"/>
        </w:rPr>
        <w:t xml:space="preserve">Användarbarhet </w:t>
      </w:r>
      <w:r w:rsidR="00622CDA">
        <w:rPr>
          <w:rStyle w:val="IntenseEmphasis"/>
          <w:color w:val="00000A"/>
        </w:rPr>
        <w:t>&amp;</w:t>
      </w:r>
      <w:r w:rsidR="00622CDA" w:rsidRPr="00D01DE3">
        <w:rPr>
          <w:rStyle w:val="IntenseEmphasis"/>
          <w:color w:val="00000A"/>
        </w:rPr>
        <w:t xml:space="preserve"> </w:t>
      </w:r>
      <w:r w:rsidRPr="00D01DE3">
        <w:rPr>
          <w:rStyle w:val="IntenseEmphasis"/>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IntenseEmphasis"/>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IntenseEmphasis"/>
          <w:color w:val="00000A"/>
        </w:rPr>
      </w:pPr>
      <w:r>
        <w:rPr>
          <w:rStyle w:val="IntenseEmphasis"/>
          <w:color w:val="00000A"/>
        </w:rPr>
        <w:tab/>
      </w:r>
    </w:p>
    <w:p w14:paraId="41F6E5CC" w14:textId="2B2B6B7C" w:rsidR="00D45847" w:rsidRPr="00D01DE3" w:rsidRDefault="00850895" w:rsidP="004E58AD">
      <w:pPr>
        <w:rPr>
          <w:rStyle w:val="IntenseEmphasis"/>
          <w:color w:val="00000A"/>
        </w:rPr>
      </w:pPr>
      <w:r w:rsidRPr="00D01DE3">
        <w:rPr>
          <w:rStyle w:val="IntenseEmphasis"/>
          <w:color w:val="00000A"/>
        </w:rPr>
        <w:t>Samarbete</w:t>
      </w:r>
    </w:p>
    <w:p w14:paraId="549AD0B7" w14:textId="3F4E0FC4" w:rsidR="00A44BD4" w:rsidRDefault="00F16CB6" w:rsidP="004E58AD">
      <w:pPr>
        <w:pBdr>
          <w:bottom w:val="single" w:sz="6" w:space="1" w:color="auto"/>
        </w:pBdr>
        <w:rPr>
          <w:rFonts w:cs="Times New Roman"/>
        </w:rPr>
      </w:pPr>
      <w:r>
        <w:rPr>
          <w:rStyle w:val="IntenseEmphasis"/>
          <w:rFonts w:eastAsia="Times New Roman" w:cs="Times New Roman"/>
          <w:b w:val="0"/>
          <w:bCs w:val="0"/>
          <w:i w:val="0"/>
          <w:iCs w:val="0"/>
          <w:color w:val="333333"/>
        </w:rPr>
        <w:t xml:space="preserve">15. </w:t>
      </w:r>
      <w:r w:rsidR="001906AE" w:rsidRPr="00BD0374">
        <w:rPr>
          <w:rStyle w:val="IntenseEmphasis"/>
          <w:rFonts w:eastAsia="Times New Roman" w:cs="Times New Roman"/>
          <w:bCs w:val="0"/>
          <w:i w:val="0"/>
          <w:iCs w:val="0"/>
          <w:color w:val="333333"/>
        </w:rPr>
        <w:t>ATM/</w:t>
      </w:r>
      <w:r w:rsidR="00304D18" w:rsidRPr="00BD0374">
        <w:rPr>
          <w:rStyle w:val="IntenseEmphasis"/>
          <w:rFonts w:eastAsia="Times New Roman" w:cs="Times New Roman"/>
          <w:bCs w:val="0"/>
          <w:i w:val="0"/>
          <w:iCs w:val="0"/>
          <w:color w:val="333333"/>
        </w:rPr>
        <w:t>KLM</w:t>
      </w:r>
      <w:r w:rsidR="00304D18" w:rsidRPr="00304D18">
        <w:rPr>
          <w:rStyle w:val="IntenseEmphasis"/>
          <w:rFonts w:eastAsia="Times New Roman" w:cs="Times New Roman"/>
          <w:b w:val="0"/>
          <w:bCs w:val="0"/>
          <w:i w:val="0"/>
          <w:iCs w:val="0"/>
          <w:color w:val="333333"/>
        </w:rPr>
        <w:t>:</w:t>
      </w:r>
      <w:r w:rsidR="00304D18">
        <w:rPr>
          <w:rStyle w:val="IntenseEmphasis"/>
          <w:rFonts w:eastAsia="Times New Roman" w:cs="Times New Roman"/>
          <w:bCs w:val="0"/>
          <w:i w:val="0"/>
          <w:iCs w:val="0"/>
          <w:color w:val="333333"/>
        </w:rPr>
        <w:t xml:space="preserve"> </w:t>
      </w:r>
      <w:r w:rsidR="00850895">
        <w:rPr>
          <w:rStyle w:val="IntenseEmphasis"/>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IntenseEmphasis"/>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1283CEB4" w14:textId="00B0EF32" w:rsidR="003A56C6"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000E143A" w:rsidRPr="000E143A">
        <w:rPr>
          <w:rFonts w:ascii="Verdana" w:hAnsi="Verdana"/>
          <w:sz w:val="16"/>
          <w:szCs w:val="16"/>
        </w:rPr>
        <w:t>Intervjufrågorna</w:t>
      </w:r>
      <w:r w:rsidR="000E143A">
        <w:rPr>
          <w:rFonts w:ascii="Verdana" w:hAnsi="Verdana"/>
          <w:sz w:val="16"/>
          <w:szCs w:val="16"/>
        </w:rPr>
        <w:t xml:space="preserve"> </w:t>
      </w:r>
      <w:r w:rsidR="004A0102">
        <w:rPr>
          <w:rFonts w:ascii="Verdana" w:hAnsi="Verdana"/>
          <w:sz w:val="16"/>
          <w:szCs w:val="16"/>
        </w:rPr>
        <w:t xml:space="preserve">indelade </w:t>
      </w:r>
      <w:r w:rsidR="003A2BA1">
        <w:rPr>
          <w:rFonts w:ascii="Verdana" w:hAnsi="Verdana"/>
          <w:sz w:val="16"/>
          <w:szCs w:val="16"/>
        </w:rPr>
        <w:t xml:space="preserve">efter korresponderade faser, samt </w:t>
      </w:r>
      <w:r w:rsidR="004A0102">
        <w:rPr>
          <w:rFonts w:ascii="Verdana" w:hAnsi="Verdana"/>
          <w:sz w:val="16"/>
          <w:szCs w:val="16"/>
        </w:rPr>
        <w:t xml:space="preserve">respondentens poäng. </w:t>
      </w:r>
      <w:r w:rsidRPr="000427E4">
        <w:rPr>
          <w:rFonts w:ascii="Verdana" w:hAnsi="Verdana"/>
          <w:sz w:val="16"/>
          <w:szCs w:val="16"/>
        </w:rPr>
        <w:t xml:space="preserve">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32" w:name="_Toc391456189"/>
      <w:bookmarkEnd w:id="32"/>
    </w:p>
    <w:p w14:paraId="3586C7D5" w14:textId="77777777" w:rsidR="006C1E64" w:rsidRDefault="006C1E64">
      <w:pPr>
        <w:rPr>
          <w:rFonts w:cs="Times New Roman"/>
          <w:b/>
        </w:rPr>
      </w:pPr>
    </w:p>
    <w:p w14:paraId="0279EB7D" w14:textId="00D24702" w:rsidR="00D45847" w:rsidRPr="00184373" w:rsidRDefault="00850895">
      <w:pPr>
        <w:rPr>
          <w:rFonts w:ascii="Verdana" w:hAnsi="Verdana"/>
          <w:sz w:val="16"/>
          <w:szCs w:val="16"/>
        </w:rPr>
      </w:pPr>
      <w:r>
        <w:rPr>
          <w:rFonts w:cs="Times New Roman"/>
          <w:b/>
        </w:rPr>
        <w:lastRenderedPageBreak/>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Paragraph"/>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Paragraph"/>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rFonts w:ascii="Verdana" w:hAnsi="Verdana"/>
          <w:b/>
          <w:sz w:val="16"/>
          <w:szCs w:val="16"/>
        </w:rPr>
      </w:pPr>
    </w:p>
    <w:p w14:paraId="0F623C78" w14:textId="77777777" w:rsidR="00BC101F" w:rsidRDefault="00BC101F" w:rsidP="000427E4">
      <w:pPr>
        <w:rPr>
          <w:rFonts w:ascii="Verdana" w:hAnsi="Verdana"/>
          <w:b/>
          <w:sz w:val="16"/>
          <w:szCs w:val="16"/>
        </w:rPr>
      </w:pPr>
    </w:p>
    <w:p w14:paraId="48E2773D" w14:textId="2D0BFFBD" w:rsidR="00D45847" w:rsidRDefault="00AD2787">
      <w:pPr>
        <w:sectPr w:rsidR="00D45847" w:rsidSect="006F3E27">
          <w:footerReference w:type="default" r:id="rId17"/>
          <w:footerReference w:type="first" r:id="rId18"/>
          <w:type w:val="continuous"/>
          <w:pgSz w:w="11906" w:h="16838"/>
          <w:pgMar w:top="1134" w:right="1418" w:bottom="1418" w:left="1418" w:header="0" w:footer="709" w:gutter="0"/>
          <w:lnNumType w:countBy="1" w:restart="continuous"/>
          <w:cols w:space="720"/>
          <w:formProt w:val="0"/>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3A2BA1">
        <w:rPr>
          <w:rFonts w:ascii="Verdana" w:hAnsi="Verdana"/>
          <w:sz w:val="16"/>
          <w:szCs w:val="16"/>
        </w:rPr>
        <w:t>nde element, därpå påståenden.</w:t>
      </w:r>
    </w:p>
    <w:p w14:paraId="26B98418" w14:textId="6DE59198" w:rsidR="00FA05CC" w:rsidRDefault="00FA05CC" w:rsidP="003A2BA1">
      <w:r>
        <w:lastRenderedPageBreak/>
        <w:br w:type="page"/>
      </w:r>
    </w:p>
    <w:p w14:paraId="30973FBA" w14:textId="10F9F4A9" w:rsidR="00FA05CC" w:rsidRPr="002A064C" w:rsidRDefault="00FA05CC" w:rsidP="00FA05CC">
      <w:pPr>
        <w:widowControl w:val="0"/>
        <w:tabs>
          <w:tab w:val="left" w:pos="220"/>
          <w:tab w:val="left" w:pos="720"/>
        </w:tabs>
        <w:autoSpaceDE w:val="0"/>
        <w:autoSpaceDN w:val="0"/>
        <w:adjustRightInd w:val="0"/>
        <w:spacing w:after="240" w:line="340" w:lineRule="atLeast"/>
        <w:rPr>
          <w:rFonts w:cs="Times New Roman"/>
          <w:b/>
          <w:color w:val="000000"/>
          <w:sz w:val="28"/>
          <w:szCs w:val="28"/>
        </w:rPr>
      </w:pPr>
      <w:r w:rsidRPr="002A064C">
        <w:rPr>
          <w:rFonts w:cs="Times New Roman"/>
          <w:b/>
          <w:color w:val="000000"/>
          <w:sz w:val="28"/>
          <w:szCs w:val="28"/>
        </w:rPr>
        <w:lastRenderedPageBreak/>
        <w:t xml:space="preserve">Reflektionsdokument – Olivia Imner </w:t>
      </w:r>
    </w:p>
    <w:p w14:paraId="4AA71D1B" w14:textId="77777777" w:rsidR="00FA05CC" w:rsidRDefault="00FA05CC" w:rsidP="00FA05CC">
      <w:pPr>
        <w:widowControl w:val="0"/>
        <w:tabs>
          <w:tab w:val="left" w:pos="220"/>
          <w:tab w:val="left" w:pos="720"/>
        </w:tabs>
        <w:autoSpaceDE w:val="0"/>
        <w:autoSpaceDN w:val="0"/>
        <w:adjustRightInd w:val="0"/>
        <w:spacing w:after="240" w:line="340" w:lineRule="atLeast"/>
        <w:rPr>
          <w:rFonts w:cs="Times New Roman"/>
          <w:color w:val="000000"/>
        </w:rPr>
      </w:pPr>
      <w:r w:rsidRPr="00FF37E4">
        <w:rPr>
          <w:rFonts w:cs="Times New Roman"/>
          <w:color w:val="000000"/>
        </w:rPr>
        <w:t>Jag tycker att studien har lyckats svara bra mot samtliga lärandemål för ett examensarbete. Det gjordes med hjälp av en väl genomförd vetenskaplig förankring, en noggrann litteratursökning över forskningsområdet, och en väl vald metod för utförandet. De mål som uppfyllt</w:t>
      </w:r>
      <w:r>
        <w:rPr>
          <w:rFonts w:cs="Times New Roman"/>
          <w:color w:val="000000"/>
        </w:rPr>
        <w:t>s</w:t>
      </w:r>
      <w:r w:rsidRPr="00FF37E4">
        <w:rPr>
          <w:rFonts w:cs="Times New Roman"/>
          <w:color w:val="000000"/>
        </w:rPr>
        <w:t xml:space="preserve"> bra är att hålla studie</w:t>
      </w:r>
      <w:r>
        <w:rPr>
          <w:rFonts w:cs="Times New Roman"/>
          <w:color w:val="000000"/>
        </w:rPr>
        <w:t>n</w:t>
      </w:r>
      <w:r w:rsidRPr="00FF37E4">
        <w:rPr>
          <w:rFonts w:cs="Times New Roman"/>
          <w:color w:val="000000"/>
        </w:rPr>
        <w:t xml:space="preserve"> inom den begränsning som fanns inom området och att resultatet fick företaget Grade att se vilka möjligheter de har att arbeta med</w:t>
      </w:r>
      <w:r>
        <w:rPr>
          <w:rFonts w:cs="Times New Roman"/>
          <w:color w:val="000000"/>
        </w:rPr>
        <w:t xml:space="preserve"> inom ramen för sin affärsmodell</w:t>
      </w:r>
      <w:r w:rsidRPr="00FF37E4">
        <w:rPr>
          <w:rFonts w:cs="Times New Roman"/>
          <w:color w:val="000000"/>
        </w:rPr>
        <w:t>. Framförallt har målet ”kunna analysera och kritisera relevant vetenskaplig litteratur” medfört bättre förståelse i hur jag ska använda</w:t>
      </w:r>
      <w:r>
        <w:rPr>
          <w:rFonts w:cs="Times New Roman"/>
          <w:color w:val="000000"/>
        </w:rPr>
        <w:t xml:space="preserve"> väsentlig litteratur och koppla det till min </w:t>
      </w:r>
      <w:r w:rsidRPr="00FF37E4">
        <w:rPr>
          <w:rFonts w:cs="Times New Roman"/>
          <w:color w:val="000000"/>
        </w:rPr>
        <w:t xml:space="preserve">studie. </w:t>
      </w:r>
    </w:p>
    <w:p w14:paraId="08146283" w14:textId="77777777" w:rsidR="00FA05CC" w:rsidRPr="00FF37E4" w:rsidRDefault="00FA05CC" w:rsidP="00FA05CC">
      <w:pPr>
        <w:widowControl w:val="0"/>
        <w:tabs>
          <w:tab w:val="left" w:pos="220"/>
          <w:tab w:val="left" w:pos="720"/>
        </w:tabs>
        <w:autoSpaceDE w:val="0"/>
        <w:autoSpaceDN w:val="0"/>
        <w:adjustRightInd w:val="0"/>
        <w:spacing w:after="240" w:line="340" w:lineRule="atLeast"/>
        <w:rPr>
          <w:rFonts w:cs="Times New Roman"/>
          <w:color w:val="000000"/>
        </w:rPr>
      </w:pPr>
      <w:r w:rsidRPr="00FF37E4">
        <w:rPr>
          <w:rFonts w:cs="Times New Roman"/>
          <w:color w:val="000000"/>
        </w:rPr>
        <w:t>De mål som har gått mindre bra är att ”kunna söka, hitta och sammanfatta relevant vetenskaplig litteratur”, eftersom liknande studier inte har genomfört</w:t>
      </w:r>
      <w:r>
        <w:rPr>
          <w:rFonts w:cs="Times New Roman"/>
          <w:color w:val="000000"/>
        </w:rPr>
        <w:t>s</w:t>
      </w:r>
      <w:r w:rsidRPr="00FF37E4">
        <w:rPr>
          <w:rFonts w:cs="Times New Roman"/>
          <w:color w:val="000000"/>
        </w:rPr>
        <w:t xml:space="preserve"> eller att det var svårt att hitta ”korrekt ordval” för att få en träff </w:t>
      </w:r>
      <w:r>
        <w:rPr>
          <w:rFonts w:cs="Times New Roman"/>
          <w:color w:val="000000"/>
        </w:rPr>
        <w:t xml:space="preserve">av sökord </w:t>
      </w:r>
      <w:r w:rsidRPr="00FF37E4">
        <w:rPr>
          <w:rFonts w:cs="Times New Roman"/>
          <w:color w:val="000000"/>
        </w:rPr>
        <w:t xml:space="preserve">i relevant litteratur. </w:t>
      </w:r>
      <w:r>
        <w:rPr>
          <w:rFonts w:cs="Times New Roman"/>
          <w:color w:val="000000"/>
        </w:rPr>
        <w:t xml:space="preserve">Likande studier har inte genomförts eller finns inte tillgänglig eftersom studien undersöker ett företag som i många fall vill hålla sådan information internt. Därför var det svårt att </w:t>
      </w:r>
      <w:r w:rsidRPr="00FF37E4">
        <w:rPr>
          <w:rFonts w:cs="Times New Roman"/>
          <w:color w:val="000000"/>
        </w:rPr>
        <w:t>hitta relevant litteratur</w:t>
      </w:r>
      <w:r>
        <w:rPr>
          <w:rFonts w:cs="Times New Roman"/>
          <w:color w:val="000000"/>
        </w:rPr>
        <w:t>,</w:t>
      </w:r>
      <w:r w:rsidRPr="00FF37E4">
        <w:rPr>
          <w:rFonts w:cs="Times New Roman"/>
          <w:color w:val="000000"/>
        </w:rPr>
        <w:t xml:space="preserve"> men det gjorde att jag också fick nya kunskaper i vilka tillvägagångssätt det finns genom att använda olika sökmotorer eller ordval. </w:t>
      </w:r>
    </w:p>
    <w:p w14:paraId="46DAF8EC"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t xml:space="preserve">Planeringen av examenarbetet kunde ha genomförts mycket bättre än vad det gjorde. Jag startade mitt examenarbete </w:t>
      </w:r>
      <w:r>
        <w:rPr>
          <w:rFonts w:cs="Times New Roman"/>
          <w:color w:val="000000"/>
        </w:rPr>
        <w:t xml:space="preserve">sent på </w:t>
      </w:r>
      <w:r w:rsidRPr="00FF37E4">
        <w:rPr>
          <w:rFonts w:cs="Times New Roman"/>
          <w:color w:val="000000"/>
        </w:rPr>
        <w:t xml:space="preserve">våren 2018 och hade svårt med att komma igång. Detta kan ha berott på att jag behövde hjälp med att strukturera hur arbetet skulle genomföras för att kunna uppnå ett lyckat resultat. Jag hade många motgångar under processen som det fick som följd att examensarbetet blev försenat och jag lyckades inte uppfylla de krav som fanns att bli godkänd på fas 2. </w:t>
      </w:r>
      <w:r>
        <w:rPr>
          <w:rFonts w:cs="Times New Roman"/>
          <w:color w:val="000000"/>
        </w:rPr>
        <w:t xml:space="preserve">Många av motgångarna handlade om att min frågeställning inte kunde besvaras av det data som fanns tillgänglig och att Grades kunder avböjde att medverka i undersökningar. Det medförde att många vändningar gjordes för att kunna lyckas med en bra studie. </w:t>
      </w:r>
      <w:r w:rsidRPr="00FF37E4">
        <w:rPr>
          <w:rFonts w:cs="Times New Roman"/>
          <w:color w:val="000000"/>
        </w:rPr>
        <w:t xml:space="preserve">Jag bestämde att examensarbetet skulle fortsätta under sommaren och hösten 2018, samtidigt som jag arbetade heltid på en annan verksamhet. Det resulterade i att det inte fanns många timmar för skrivandet inför nästa fas 2 inlämning. Jag tycker att det har varit väldigt påfrestande att skriva examensarbetet och </w:t>
      </w:r>
      <w:r>
        <w:rPr>
          <w:rFonts w:cs="Times New Roman"/>
          <w:color w:val="000000"/>
        </w:rPr>
        <w:t xml:space="preserve">en bättre genomförd </w:t>
      </w:r>
      <w:r w:rsidRPr="00FF37E4">
        <w:rPr>
          <w:rFonts w:cs="Times New Roman"/>
          <w:color w:val="000000"/>
        </w:rPr>
        <w:t xml:space="preserve">planering kunde har gett mig en bättre insikt i hur arbetet skulle lyckas. Det som också kunde ha gjorts bättre var att få handledning </w:t>
      </w:r>
      <w:r>
        <w:rPr>
          <w:rFonts w:cs="Times New Roman"/>
          <w:color w:val="000000"/>
        </w:rPr>
        <w:t xml:space="preserve">i </w:t>
      </w:r>
      <w:r w:rsidRPr="00FF37E4">
        <w:rPr>
          <w:rFonts w:cs="Times New Roman"/>
          <w:color w:val="000000"/>
        </w:rPr>
        <w:t xml:space="preserve">hur jag skulle hinna med att genomföra målen och hjälp under de motgångar som jag gick igenom under processen. </w:t>
      </w:r>
    </w:p>
    <w:p w14:paraId="70D51D6F" w14:textId="24EB6A5D" w:rsidR="00FA05CC" w:rsidRPr="00FF37E4" w:rsidRDefault="00FA05CC" w:rsidP="002A064C">
      <w:pPr>
        <w:widowControl w:val="0"/>
        <w:autoSpaceDE w:val="0"/>
        <w:autoSpaceDN w:val="0"/>
        <w:adjustRightInd w:val="0"/>
        <w:spacing w:after="240" w:line="340" w:lineRule="atLeast"/>
        <w:rPr>
          <w:rFonts w:cs="Times New Roman"/>
          <w:color w:val="000000"/>
        </w:rPr>
      </w:pPr>
      <w:r w:rsidRPr="00FF37E4">
        <w:rPr>
          <w:rFonts w:cs="Times New Roman"/>
          <w:color w:val="000000"/>
        </w:rPr>
        <w:t>Examensarbetet relaterar till min utbildning genom att det är ett forskningsbidrag inom ämnet data-systemvetenskap. Jag har främst haft nytta av kursen Människa-Datainteraktion (MDI) eftersom det relaterar till hur studenter inom e-lärande arbetar genom integrer</w:t>
      </w:r>
      <w:r>
        <w:rPr>
          <w:rFonts w:cs="Times New Roman"/>
          <w:color w:val="000000"/>
        </w:rPr>
        <w:t>ing</w:t>
      </w:r>
      <w:r w:rsidRPr="00FF37E4">
        <w:rPr>
          <w:rFonts w:cs="Times New Roman"/>
          <w:color w:val="000000"/>
        </w:rPr>
        <w:t xml:space="preserve"> med datorn. Kursen gav många givande kunskaper om hur människan hanterar olika system eller produkter som var användbart när jag arbetade med Grade. Metodkursen Vetenskaplig metodik och kommunikation inom data- och systemvetenskap har varit en bra grund för att skriva examensarbetet och var viktig när jag skulle bestämma vilken metod som skulle användas för att utföra examenarbetet.</w:t>
      </w:r>
      <w:r w:rsidR="002A064C">
        <w:rPr>
          <w:rFonts w:cs="Times New Roman"/>
          <w:color w:val="000000"/>
        </w:rPr>
        <w:t xml:space="preserve"> </w:t>
      </w:r>
      <w:r w:rsidRPr="00FF37E4">
        <w:rPr>
          <w:rFonts w:cs="Times New Roman"/>
          <w:color w:val="000000"/>
        </w:rPr>
        <w:t xml:space="preserve">Examenarbetet är viktigt för mig för att få en fullständig examen. Jag är osäker på vad jag vill arbeta med i framtiden, men e-lärande är ett område som jag tycker är väldigt intressant. Det skulle vara givande att fortsätta arbeta med Grade och se hur de utvecklas med sin pedagogik i framtiden. Examenarbetet har också resulterat i att mina skrivkunskaper har förbättras </w:t>
      </w:r>
      <w:r>
        <w:rPr>
          <w:rFonts w:cs="Times New Roman"/>
          <w:color w:val="000000"/>
        </w:rPr>
        <w:t>vilket</w:t>
      </w:r>
      <w:r w:rsidRPr="00FF37E4">
        <w:rPr>
          <w:rFonts w:cs="Times New Roman"/>
          <w:color w:val="000000"/>
        </w:rPr>
        <w:t xml:space="preserve"> </w:t>
      </w:r>
      <w:r>
        <w:rPr>
          <w:rFonts w:cs="Times New Roman"/>
          <w:color w:val="000000"/>
        </w:rPr>
        <w:t>är</w:t>
      </w:r>
      <w:r w:rsidRPr="00FF37E4">
        <w:rPr>
          <w:rFonts w:cs="Times New Roman"/>
          <w:color w:val="000000"/>
        </w:rPr>
        <w:t xml:space="preserve"> bra för kommande arbete. </w:t>
      </w:r>
    </w:p>
    <w:p w14:paraId="672CFFB9"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lastRenderedPageBreak/>
        <w:t>Jag är väldigt nöjd med mitt genomförande och resultatet av examenarbetet. Det tog längre tid än förväntat, men jag upplever att jag fått nya kunskaper i att skriva och arbeta med text som jag inte erhållit innan. Det har varit roligt att få samarbeta med företaget Grade och de har även gjort att arbetet blev lyckat efter att många utmaningar uppstod under processen. Jag tycker att mitt examenarbete har medför</w:t>
      </w:r>
      <w:r>
        <w:rPr>
          <w:rFonts w:cs="Times New Roman"/>
          <w:color w:val="000000"/>
        </w:rPr>
        <w:t>t</w:t>
      </w:r>
      <w:r w:rsidRPr="00FF37E4">
        <w:rPr>
          <w:rFonts w:cs="Times New Roman"/>
          <w:color w:val="000000"/>
        </w:rPr>
        <w:t xml:space="preserve"> ett tillskott i deras arbete med den framtida utvecklingen av deras pedagogiska riktlinjer. </w:t>
      </w:r>
    </w:p>
    <w:p w14:paraId="445B4675"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t xml:space="preserve">Med vänliga hälsningar, </w:t>
      </w:r>
    </w:p>
    <w:p w14:paraId="7CAABFB5"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t xml:space="preserve">Olivia Imner </w:t>
      </w:r>
    </w:p>
    <w:p w14:paraId="3D896E5A" w14:textId="77777777" w:rsidR="00FA05CC" w:rsidRPr="00FF37E4" w:rsidRDefault="00FA05CC" w:rsidP="00FA05CC">
      <w:pPr>
        <w:rPr>
          <w:rFonts w:cs="Times New Roman"/>
        </w:rPr>
      </w:pPr>
    </w:p>
    <w:p w14:paraId="1B0F58DA" w14:textId="77777777" w:rsidR="003A2BA1" w:rsidRDefault="003A2BA1" w:rsidP="003A2BA1"/>
    <w:sectPr w:rsidR="003A2BA1">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 w:author="Microsoft Office User" w:date="2019-03-06T16:38:00Z" w:initials="Office">
    <w:p w14:paraId="6F89E9BE" w14:textId="2FD51E9A" w:rsidR="00B60C40" w:rsidRPr="00B60C40" w:rsidRDefault="00B60C40">
      <w:pPr>
        <w:pStyle w:val="CommentText"/>
      </w:pPr>
      <w:r>
        <w:rPr>
          <w:rStyle w:val="CommentReference"/>
        </w:rPr>
        <w:annotationRef/>
      </w:r>
      <w:r>
        <w:rPr>
          <w:rFonts w:cs="Times New Roman"/>
        </w:rPr>
        <w:t xml:space="preserve">Fast att en fallstudie skulle </w:t>
      </w:r>
      <w:r>
        <w:rPr>
          <w:rFonts w:cs="Times New Roman"/>
        </w:rPr>
        <w:t xml:space="preserve">kunna </w:t>
      </w:r>
      <w:r>
        <w:rPr>
          <w:rFonts w:cs="Times New Roman"/>
        </w:rPr>
        <w:t>lämpa sig som forskningsstrategi för denna studie</w:t>
      </w:r>
      <w:r>
        <w:rPr>
          <w:rStyle w:val="CommentReference"/>
        </w:rPr>
        <w:annotationRef/>
      </w:r>
      <w:r>
        <w:rPr>
          <w:rFonts w:cs="Times New Roman"/>
        </w:rPr>
        <w:t>…</w:t>
      </w:r>
    </w:p>
  </w:comment>
  <w:comment w:id="10" w:author="Microsoft Office User" w:date="2019-03-06T15:56:00Z" w:initials="Office">
    <w:p w14:paraId="69ED4200" w14:textId="4F8DFC38" w:rsidR="00076C9D" w:rsidRPr="004761C7" w:rsidRDefault="00076C9D">
      <w:pPr>
        <w:pStyle w:val="CommentText"/>
        <w:rPr>
          <w:lang w:val="en-GB"/>
        </w:rPr>
      </w:pPr>
      <w:r>
        <w:rPr>
          <w:rStyle w:val="CommentReference"/>
        </w:rPr>
        <w:annotationRef/>
      </w:r>
      <w:r w:rsidRPr="004761C7">
        <w:rPr>
          <w:lang w:val="en-GB"/>
        </w:rPr>
        <w:t>not clear which these are</w:t>
      </w:r>
    </w:p>
  </w:comment>
  <w:comment w:id="16" w:author="Microsoft Office User" w:date="2019-03-06T15:57:00Z" w:initials="Office">
    <w:p w14:paraId="18E2076E" w14:textId="77777777" w:rsidR="00076C9D" w:rsidRPr="002533F2" w:rsidRDefault="00076C9D" w:rsidP="004761C7">
      <w:pPr>
        <w:pStyle w:val="CommentText"/>
        <w:rPr>
          <w:lang w:val="en-GB"/>
        </w:rPr>
      </w:pPr>
      <w:r>
        <w:rPr>
          <w:rStyle w:val="CommentReference"/>
        </w:rPr>
        <w:annotationRef/>
      </w:r>
      <w:r>
        <w:rPr>
          <w:rStyle w:val="CommentReference"/>
        </w:rPr>
        <w:annotationRef/>
      </w:r>
      <w:r w:rsidRPr="002533F2">
        <w:rPr>
          <w:lang w:val="en-GB"/>
        </w:rPr>
        <w:t xml:space="preserve">This is not sufficient. It must be clear that she is the only person who works with pedagogic at Grade at all. </w:t>
      </w:r>
      <w:r>
        <w:rPr>
          <w:lang w:val="en-GB"/>
        </w:rPr>
        <w:t>As it is written now, it could be that many people work with pedagogic but she is the only “</w:t>
      </w:r>
      <w:proofErr w:type="spellStart"/>
      <w:r>
        <w:rPr>
          <w:lang w:val="en-GB"/>
        </w:rPr>
        <w:t>ansvarige</w:t>
      </w:r>
      <w:proofErr w:type="spellEnd"/>
      <w:r>
        <w:rPr>
          <w:lang w:val="en-GB"/>
        </w:rPr>
        <w:t>”.</w:t>
      </w:r>
    </w:p>
    <w:p w14:paraId="6A32AA91" w14:textId="34C6722A" w:rsidR="00076C9D" w:rsidRPr="004761C7" w:rsidRDefault="00076C9D">
      <w:pPr>
        <w:pStyle w:val="CommentText"/>
        <w:rPr>
          <w:lang w:val="en-GB"/>
        </w:rPr>
      </w:pPr>
    </w:p>
  </w:comment>
  <w:comment w:id="17" w:author="Olivia Imner" w:date="2019-03-06T16:31:00Z" w:initials="OI">
    <w:p w14:paraId="0B461F2F" w14:textId="2A5F6D2E" w:rsidR="00076C9D" w:rsidRDefault="00076C9D">
      <w:pPr>
        <w:pStyle w:val="CommentText"/>
      </w:pPr>
      <w:r>
        <w:rPr>
          <w:rStyle w:val="CommentReference"/>
        </w:rPr>
        <w:annotationRef/>
      </w:r>
      <w:r>
        <w:t>nytt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F89E9BE" w15:done="0"/>
  <w15:commentEx w15:paraId="69ED4200" w15:done="0"/>
  <w15:commentEx w15:paraId="6A32AA91" w15:done="0"/>
  <w15:commentEx w15:paraId="0B461F2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DAF3A4" w16cid:durableId="1FE6B6E3"/>
  <w16cid:commentId w16cid:paraId="018541E4" w16cid:durableId="1FE6B731"/>
  <w16cid:commentId w16cid:paraId="4B1C7E34" w16cid:durableId="1FE6B7ED"/>
  <w16cid:commentId w16cid:paraId="20E6358F" w16cid:durableId="1FE6B82C"/>
  <w16cid:commentId w16cid:paraId="365772D0" w16cid:durableId="1FE6B8A9"/>
  <w16cid:commentId w16cid:paraId="6688D991" w16cid:durableId="1FE6B95D"/>
  <w16cid:commentId w16cid:paraId="371699F0" w16cid:durableId="1FE6B997"/>
  <w16cid:commentId w16cid:paraId="21F5312D" w16cid:durableId="1FE6B9CF"/>
  <w16cid:commentId w16cid:paraId="73BB8B75" w16cid:durableId="1FE6B9F3"/>
  <w16cid:commentId w16cid:paraId="1FC3B6B1" w16cid:durableId="1FE6BA38"/>
  <w16cid:commentId w16cid:paraId="39F2C2C8" w16cid:durableId="1FE6BA7A"/>
  <w16cid:commentId w16cid:paraId="0DA96E02" w16cid:durableId="1FE6BB39"/>
  <w16cid:commentId w16cid:paraId="28C3E06C" w16cid:durableId="1FE6BB79"/>
  <w16cid:commentId w16cid:paraId="480D1993" w16cid:durableId="1FE6BBC8"/>
  <w16cid:commentId w16cid:paraId="4E39E2FD" w16cid:durableId="1FE6BC03"/>
  <w16cid:commentId w16cid:paraId="7FDA2657" w16cid:durableId="1FE6BC27"/>
  <w16cid:commentId w16cid:paraId="57CA359E" w16cid:durableId="1FE6BC78"/>
  <w16cid:commentId w16cid:paraId="6004B9DF" w16cid:durableId="1FE6BCCA"/>
  <w16cid:commentId w16cid:paraId="0C824EB2" w16cid:durableId="1FE6C0F0"/>
  <w16cid:commentId w16cid:paraId="496FDBF5" w16cid:durableId="1FE6C11C"/>
  <w16cid:commentId w16cid:paraId="2E80E010" w16cid:durableId="1FE6C175"/>
  <w16cid:commentId w16cid:paraId="77E7A88E" w16cid:durableId="1FE6C1B9"/>
  <w16cid:commentId w16cid:paraId="51FBF5F8" w16cid:durableId="1FE6C1E1"/>
  <w16cid:commentId w16cid:paraId="044053A3" w16cid:durableId="1FE6C268"/>
  <w16cid:commentId w16cid:paraId="1498E8FF" w16cid:durableId="1FE6C274"/>
  <w16cid:commentId w16cid:paraId="4812AC79" w16cid:durableId="1FE6C28C"/>
  <w16cid:commentId w16cid:paraId="6906099B" w16cid:durableId="1FE6C2EF"/>
  <w16cid:commentId w16cid:paraId="4DD3F9F9" w16cid:durableId="1FE6C30C"/>
  <w16cid:commentId w16cid:paraId="4DA06CEB" w16cid:durableId="1FE6C37F"/>
  <w16cid:commentId w16cid:paraId="08BBF3D4" w16cid:durableId="1FE6C388"/>
  <w16cid:commentId w16cid:paraId="7E18E190" w16cid:durableId="1FE6C391"/>
  <w16cid:commentId w16cid:paraId="7FDFA962" w16cid:durableId="1FE6C3AB"/>
  <w16cid:commentId w16cid:paraId="619F1819" w16cid:durableId="1FE6C402"/>
  <w16cid:commentId w16cid:paraId="2E6966DB" w16cid:durableId="1FE6C421"/>
  <w16cid:commentId w16cid:paraId="4AB0C69D" w16cid:durableId="1FE6C462"/>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579C41" w14:textId="77777777" w:rsidR="002173D6" w:rsidRDefault="002173D6">
      <w:r>
        <w:separator/>
      </w:r>
    </w:p>
  </w:endnote>
  <w:endnote w:type="continuationSeparator" w:id="0">
    <w:p w14:paraId="2D1576FD" w14:textId="77777777" w:rsidR="002173D6" w:rsidRDefault="002173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EFF" w:usb1="C000605B" w:usb2="00000029" w:usb3="00000000" w:csb0="000101FF" w:csb1="00000000"/>
  </w:font>
  <w:font w:name="MS Mincho">
    <w:panose1 w:val="02020609040205080304"/>
    <w:charset w:val="80"/>
    <w:family w:val="auto"/>
    <w:pitch w:val="variable"/>
    <w:sig w:usb0="E00002FF" w:usb1="6AC7FDFB" w:usb2="08000012" w:usb3="00000000" w:csb0="0002009F" w:csb1="00000000"/>
  </w:font>
  <w:font w:name="Liberation Sans">
    <w:altName w:val="Arial"/>
    <w:charset w:val="01"/>
    <w:family w:val="roman"/>
    <w:pitch w:val="variable"/>
  </w:font>
  <w:font w:name="SimSun">
    <w:panose1 w:val="02010600030101010101"/>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Roman">
    <w:altName w:val="Times"/>
    <w:charset w:val="00"/>
    <w:family w:val="auto"/>
    <w:pitch w:val="variable"/>
    <w:sig w:usb0="E00002FF" w:usb1="5000205A" w:usb2="00000000" w:usb3="00000000" w:csb0="0000019F" w:csb1="00000000"/>
  </w:font>
  <w:font w:name="Myriad Pro Cond">
    <w:charset w:val="00"/>
    <w:family w:val="auto"/>
    <w:pitch w:val="variable"/>
    <w:sig w:usb0="20000287" w:usb1="00000001"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altName w:val="Times New Roman"/>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BE662C" w14:textId="77777777" w:rsidR="00076C9D" w:rsidRDefault="00076C9D">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3055331"/>
      <w:docPartObj>
        <w:docPartGallery w:val="Page Numbers (Bottom of Page)"/>
        <w:docPartUnique/>
      </w:docPartObj>
    </w:sdtPr>
    <w:sdtEndPr/>
    <w:sdtContent>
      <w:p w14:paraId="7887BB9D" w14:textId="77777777" w:rsidR="00076C9D" w:rsidRDefault="002173D6">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8219746"/>
      <w:docPartObj>
        <w:docPartGallery w:val="Page Numbers (Bottom of Page)"/>
        <w:docPartUnique/>
      </w:docPartObj>
    </w:sdtPr>
    <w:sdtEndPr/>
    <w:sdtContent>
      <w:p w14:paraId="403C7186" w14:textId="77777777" w:rsidR="00076C9D" w:rsidRDefault="00076C9D">
        <w:pPr>
          <w:pStyle w:val="Footer1"/>
          <w:jc w:val="center"/>
        </w:pPr>
        <w:r>
          <w:fldChar w:fldCharType="begin"/>
        </w:r>
        <w:r>
          <w:instrText>PAGE</w:instrText>
        </w:r>
        <w:r>
          <w:fldChar w:fldCharType="separate"/>
        </w:r>
        <w:r w:rsidR="00B87D7F">
          <w:rPr>
            <w:noProof/>
          </w:rPr>
          <w:t>15</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5860506"/>
      <w:docPartObj>
        <w:docPartGallery w:val="Page Numbers (Bottom of Page)"/>
        <w:docPartUnique/>
      </w:docPartObj>
    </w:sdtPr>
    <w:sdtEndPr/>
    <w:sdtContent>
      <w:p w14:paraId="3915FA6D" w14:textId="77777777" w:rsidR="00076C9D" w:rsidRDefault="00076C9D">
        <w:pPr>
          <w:pStyle w:val="Footer1"/>
          <w:jc w:val="center"/>
        </w:pPr>
        <w:r>
          <w:fldChar w:fldCharType="begin"/>
        </w:r>
        <w:r>
          <w:instrText>PAGE</w:instrText>
        </w:r>
        <w:r>
          <w:fldChar w:fldCharType="separate"/>
        </w:r>
        <w:r>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1B073B" w14:textId="77777777" w:rsidR="002173D6" w:rsidRDefault="002173D6">
      <w:r>
        <w:separator/>
      </w:r>
    </w:p>
  </w:footnote>
  <w:footnote w:type="continuationSeparator" w:id="0">
    <w:p w14:paraId="7509ED76" w14:textId="77777777" w:rsidR="002173D6" w:rsidRDefault="002173D6">
      <w:r>
        <w:continuationSeparator/>
      </w:r>
    </w:p>
  </w:footnote>
  <w:footnote w:id="1">
    <w:p w14:paraId="5824ECF3" w14:textId="4B98B15A" w:rsidR="00076C9D" w:rsidRPr="005D1A1C" w:rsidRDefault="00076C9D" w:rsidP="00CF61C4">
      <w:pPr>
        <w:pStyle w:val="FootnoteText"/>
        <w:jc w:val="both"/>
        <w:rPr>
          <w:sz w:val="14"/>
          <w:szCs w:val="14"/>
        </w:rPr>
      </w:pPr>
      <w:r w:rsidRPr="00002A59">
        <w:rPr>
          <w:rStyle w:val="FootnoteReference"/>
        </w:rPr>
        <w:footnoteRef/>
      </w:r>
      <w:r w:rsidRPr="005D1A1C">
        <w:rPr>
          <w:rStyle w:val="FootnoteReference"/>
          <w:sz w:val="14"/>
          <w:szCs w:val="14"/>
        </w:rPr>
        <w:tab/>
      </w:r>
      <w:r w:rsidRPr="005D1A1C">
        <w:rPr>
          <w:sz w:val="14"/>
          <w:szCs w:val="14"/>
        </w:rPr>
        <w:t xml:space="preserve"> I intervjun förklarades det vad användargrupp är och att det motsvarar Grades förklaring av målgrupp.</w:t>
      </w:r>
    </w:p>
  </w:footnote>
  <w:footnote w:id="2">
    <w:p w14:paraId="1BA30943" w14:textId="09D063F6" w:rsidR="00076C9D" w:rsidRPr="005D1A1C" w:rsidRDefault="00076C9D" w:rsidP="00CF61C4">
      <w:pPr>
        <w:pStyle w:val="FootnoteText"/>
        <w:jc w:val="both"/>
        <w:rPr>
          <w:sz w:val="14"/>
          <w:szCs w:val="14"/>
        </w:rPr>
      </w:pPr>
      <w:r w:rsidRPr="00002A59">
        <w:rPr>
          <w:rStyle w:val="FootnoteReference"/>
        </w:rPr>
        <w:footnoteRef/>
      </w:r>
      <w:r w:rsidRPr="005D1A1C">
        <w:rPr>
          <w:rStyle w:val="FootnoteReference"/>
          <w:sz w:val="14"/>
          <w:szCs w:val="14"/>
        </w:rPr>
        <w:tab/>
      </w:r>
      <w:r w:rsidRPr="005D1A1C">
        <w:rPr>
          <w:sz w:val="14"/>
          <w:szCs w:val="14"/>
        </w:rPr>
        <w:t xml:space="preserve"> Frågan förklarades igen med: Att studenten kan konkretisera det dem lärt sig i kursen.</w:t>
      </w:r>
    </w:p>
  </w:footnote>
  <w:footnote w:id="3">
    <w:p w14:paraId="58A700CB" w14:textId="23707962" w:rsidR="00076C9D" w:rsidRPr="005D1A1C" w:rsidRDefault="00076C9D" w:rsidP="00CF61C4">
      <w:pPr>
        <w:pStyle w:val="FootnoteText"/>
        <w:jc w:val="both"/>
        <w:rPr>
          <w:sz w:val="14"/>
          <w:szCs w:val="14"/>
        </w:rPr>
      </w:pPr>
      <w:r w:rsidRPr="00002A59">
        <w:rPr>
          <w:rStyle w:val="FootnoteReference"/>
        </w:rPr>
        <w:footnoteRef/>
      </w:r>
      <w:r w:rsidRPr="005D1A1C">
        <w:rPr>
          <w:rStyle w:val="FootnoteReference"/>
          <w:sz w:val="14"/>
          <w:szCs w:val="14"/>
        </w:rPr>
        <w:tab/>
      </w:r>
      <w:r w:rsidRPr="005D1A1C">
        <w:rPr>
          <w:sz w:val="14"/>
          <w:szCs w:val="14"/>
        </w:rPr>
        <w:t xml:space="preserve"> En förklaring gjordes under intervjun av ”aktivera sinnena” med: att studenten får möjlighet att arbete själv. </w:t>
      </w:r>
    </w:p>
  </w:footnote>
  <w:footnote w:id="4">
    <w:p w14:paraId="19D64118" w14:textId="3CC49460" w:rsidR="00076C9D" w:rsidRPr="005D1A1C" w:rsidRDefault="00076C9D" w:rsidP="00CF61C4">
      <w:pPr>
        <w:pStyle w:val="FootnoteText"/>
        <w:jc w:val="both"/>
        <w:rPr>
          <w:sz w:val="14"/>
          <w:szCs w:val="14"/>
        </w:rPr>
      </w:pPr>
      <w:r w:rsidRPr="00002A59">
        <w:rPr>
          <w:rStyle w:val="FootnoteReference"/>
        </w:rPr>
        <w:footnoteRef/>
      </w:r>
      <w:r w:rsidRPr="005D1A1C">
        <w:rPr>
          <w:rStyle w:val="FootnoteReference"/>
          <w:sz w:val="14"/>
          <w:szCs w:val="14"/>
        </w:rPr>
        <w:tab/>
      </w:r>
      <w:r w:rsidRPr="005D1A1C">
        <w:rPr>
          <w:sz w:val="14"/>
          <w:szCs w:val="14"/>
        </w:rPr>
        <w:t xml:space="preserve"> Ordförklaring av ”gestalta” under intervjun: att det framställa och inlärda materialet ska fastna hos studenten.</w:t>
      </w:r>
    </w:p>
  </w:footnote>
  <w:footnote w:id="5">
    <w:p w14:paraId="4B8BE4EC" w14:textId="45E020D9" w:rsidR="00076C9D" w:rsidRPr="005D1A1C" w:rsidRDefault="00076C9D" w:rsidP="00CF61C4">
      <w:pPr>
        <w:pStyle w:val="FootnoteText"/>
        <w:jc w:val="both"/>
        <w:rPr>
          <w:sz w:val="14"/>
          <w:szCs w:val="14"/>
        </w:rPr>
      </w:pPr>
      <w:r w:rsidRPr="00002A59">
        <w:rPr>
          <w:rStyle w:val="FootnoteReference"/>
        </w:rPr>
        <w:footnoteRef/>
      </w:r>
      <w:r w:rsidRPr="005D1A1C">
        <w:rPr>
          <w:rStyle w:val="FootnoteReference"/>
          <w:sz w:val="14"/>
          <w:szCs w:val="14"/>
        </w:rPr>
        <w:tab/>
      </w:r>
      <w:r w:rsidRPr="005D1A1C">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16466357" w:rsidR="00076C9D" w:rsidRDefault="00076C9D" w:rsidP="00CF61C4">
      <w:pPr>
        <w:pStyle w:val="FootnoteText"/>
        <w:jc w:val="both"/>
      </w:pPr>
      <w:r w:rsidRPr="00002A59">
        <w:rPr>
          <w:rStyle w:val="FootnoteReference"/>
        </w:rPr>
        <w:footnoteRef/>
      </w:r>
      <w:r w:rsidRPr="005D1A1C">
        <w:rPr>
          <w:rStyle w:val="FootnoteReference"/>
          <w:sz w:val="14"/>
          <w:szCs w:val="14"/>
        </w:rPr>
        <w:tab/>
      </w:r>
      <w:r w:rsidRPr="005D1A1C">
        <w:rPr>
          <w:sz w:val="14"/>
          <w:szCs w:val="14"/>
        </w:rPr>
        <w:t xml:space="preserve"> Förklaring gjordes av ”övning och granskning”: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250475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E453CC"/>
    <w:multiLevelType w:val="hybridMultilevel"/>
    <w:tmpl w:val="5F6ABC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nsid w:val="0F415577"/>
    <w:multiLevelType w:val="hybridMultilevel"/>
    <w:tmpl w:val="6E24C86E"/>
    <w:lvl w:ilvl="0" w:tplc="457E79F6">
      <w:start w:val="1"/>
      <w:numFmt w:val="decimal"/>
      <w:lvlText w:val="%1)"/>
      <w:lvlJc w:val="left"/>
      <w:pPr>
        <w:ind w:left="720" w:hanging="360"/>
      </w:pPr>
      <w:rPr>
        <w:rFonts w:eastAsiaTheme="minorHAnsi" w:cstheme="minorBidi"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nsid w:val="0F9462BD"/>
    <w:multiLevelType w:val="multilevel"/>
    <w:tmpl w:val="C074DB00"/>
    <w:lvl w:ilvl="0">
      <w:start w:val="1"/>
      <w:numFmt w:val="upperRoman"/>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07C0FA5"/>
    <w:multiLevelType w:val="hybridMultilevel"/>
    <w:tmpl w:val="9C4452B0"/>
    <w:lvl w:ilvl="0" w:tplc="0EDC49C6">
      <w:start w:val="1"/>
      <w:numFmt w:val="decimal"/>
      <w:lvlText w:val="%1)"/>
      <w:lvlJc w:val="left"/>
      <w:pPr>
        <w:ind w:left="720" w:hanging="360"/>
      </w:pPr>
      <w:rPr>
        <w:rFonts w:cstheme="minorBidi"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nsid w:val="14FE7B54"/>
    <w:multiLevelType w:val="multilevel"/>
    <w:tmpl w:val="C074DB00"/>
    <w:lvl w:ilvl="0">
      <w:start w:val="1"/>
      <w:numFmt w:val="upperRoman"/>
      <w:pStyle w:val="Heading1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18EC5AB7"/>
    <w:multiLevelType w:val="multilevel"/>
    <w:tmpl w:val="C074DB00"/>
    <w:lvl w:ilvl="0">
      <w:start w:val="1"/>
      <w:numFmt w:val="upperRoman"/>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1">
    <w:nsid w:val="2598778E"/>
    <w:multiLevelType w:val="hybridMultilevel"/>
    <w:tmpl w:val="9CE47A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7">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9">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0">
    <w:nsid w:val="63631EAE"/>
    <w:multiLevelType w:val="hybridMultilevel"/>
    <w:tmpl w:val="4C9EA61E"/>
    <w:lvl w:ilvl="0" w:tplc="0074B230">
      <w:numFmt w:val="bullet"/>
      <w:lvlText w:val="-"/>
      <w:lvlJc w:val="left"/>
      <w:pPr>
        <w:ind w:left="720" w:hanging="360"/>
      </w:pPr>
      <w:rPr>
        <w:rFonts w:ascii="Times New Roman" w:eastAsiaTheme="minorHAnsi" w:hAnsi="Times New Roman" w:cs="Times New Roman" w:hint="default"/>
        <w:color w:val="auto"/>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6AF91C98"/>
    <w:multiLevelType w:val="hybridMultilevel"/>
    <w:tmpl w:val="B02C3CF2"/>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2">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3">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6"/>
  </w:num>
  <w:num w:numId="2">
    <w:abstractNumId w:val="9"/>
  </w:num>
  <w:num w:numId="3">
    <w:abstractNumId w:val="7"/>
  </w:num>
  <w:num w:numId="4">
    <w:abstractNumId w:val="14"/>
  </w:num>
  <w:num w:numId="5">
    <w:abstractNumId w:val="22"/>
  </w:num>
  <w:num w:numId="6">
    <w:abstractNumId w:val="23"/>
  </w:num>
  <w:num w:numId="7">
    <w:abstractNumId w:val="17"/>
  </w:num>
  <w:num w:numId="8">
    <w:abstractNumId w:val="13"/>
  </w:num>
  <w:num w:numId="9">
    <w:abstractNumId w:val="18"/>
  </w:num>
  <w:num w:numId="10">
    <w:abstractNumId w:val="0"/>
  </w:num>
  <w:num w:numId="11">
    <w:abstractNumId w:val="15"/>
  </w:num>
  <w:num w:numId="12">
    <w:abstractNumId w:val="16"/>
  </w:num>
  <w:num w:numId="13">
    <w:abstractNumId w:val="2"/>
  </w:num>
  <w:num w:numId="14">
    <w:abstractNumId w:val="19"/>
  </w:num>
  <w:num w:numId="15">
    <w:abstractNumId w:val="10"/>
  </w:num>
  <w:num w:numId="16">
    <w:abstractNumId w:val="12"/>
  </w:num>
  <w:num w:numId="17">
    <w:abstractNumId w:val="20"/>
  </w:num>
  <w:num w:numId="18">
    <w:abstractNumId w:val="11"/>
  </w:num>
  <w:num w:numId="19">
    <w:abstractNumId w:val="1"/>
  </w:num>
  <w:num w:numId="20">
    <w:abstractNumId w:val="21"/>
  </w:num>
  <w:num w:numId="21">
    <w:abstractNumId w:val="5"/>
  </w:num>
  <w:num w:numId="22">
    <w:abstractNumId w:val="3"/>
  </w:num>
  <w:num w:numId="23">
    <w:abstractNumId w:val="4"/>
  </w:num>
  <w:num w:numId="24">
    <w:abstractNumId w:val="8"/>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6"/>
  <w:proofState w:spelling="clean" w:grammar="clean"/>
  <w:trackRevisions/>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2A59"/>
    <w:rsid w:val="00002ECD"/>
    <w:rsid w:val="000033C8"/>
    <w:rsid w:val="00003F6D"/>
    <w:rsid w:val="00004B10"/>
    <w:rsid w:val="00010A04"/>
    <w:rsid w:val="00011D9B"/>
    <w:rsid w:val="00012EE9"/>
    <w:rsid w:val="000132C0"/>
    <w:rsid w:val="000138A9"/>
    <w:rsid w:val="00014B9D"/>
    <w:rsid w:val="000152C2"/>
    <w:rsid w:val="000212AE"/>
    <w:rsid w:val="00021305"/>
    <w:rsid w:val="00024931"/>
    <w:rsid w:val="000263A9"/>
    <w:rsid w:val="000331BF"/>
    <w:rsid w:val="000359B7"/>
    <w:rsid w:val="00035BFB"/>
    <w:rsid w:val="00036B5F"/>
    <w:rsid w:val="00041127"/>
    <w:rsid w:val="000412CF"/>
    <w:rsid w:val="000413AA"/>
    <w:rsid w:val="00041A1C"/>
    <w:rsid w:val="000424D5"/>
    <w:rsid w:val="000427E4"/>
    <w:rsid w:val="00043579"/>
    <w:rsid w:val="00043AE1"/>
    <w:rsid w:val="00044A39"/>
    <w:rsid w:val="00044A40"/>
    <w:rsid w:val="0004547A"/>
    <w:rsid w:val="00047160"/>
    <w:rsid w:val="00047967"/>
    <w:rsid w:val="00052213"/>
    <w:rsid w:val="000531A0"/>
    <w:rsid w:val="000539E0"/>
    <w:rsid w:val="00054492"/>
    <w:rsid w:val="00054BE5"/>
    <w:rsid w:val="0005670E"/>
    <w:rsid w:val="00063F85"/>
    <w:rsid w:val="000663F2"/>
    <w:rsid w:val="00067904"/>
    <w:rsid w:val="00071487"/>
    <w:rsid w:val="00075949"/>
    <w:rsid w:val="00076C9D"/>
    <w:rsid w:val="000775EB"/>
    <w:rsid w:val="00080C1A"/>
    <w:rsid w:val="00083030"/>
    <w:rsid w:val="00083F82"/>
    <w:rsid w:val="00084D1F"/>
    <w:rsid w:val="000856E3"/>
    <w:rsid w:val="00085FDC"/>
    <w:rsid w:val="0008729B"/>
    <w:rsid w:val="00087DFC"/>
    <w:rsid w:val="00090506"/>
    <w:rsid w:val="00091FAA"/>
    <w:rsid w:val="00092C24"/>
    <w:rsid w:val="0009439E"/>
    <w:rsid w:val="000944E9"/>
    <w:rsid w:val="00097583"/>
    <w:rsid w:val="000A17B0"/>
    <w:rsid w:val="000A2398"/>
    <w:rsid w:val="000A2894"/>
    <w:rsid w:val="000A3642"/>
    <w:rsid w:val="000A6CA9"/>
    <w:rsid w:val="000A7DCF"/>
    <w:rsid w:val="000B0BC8"/>
    <w:rsid w:val="000B1921"/>
    <w:rsid w:val="000B1933"/>
    <w:rsid w:val="000B1A5C"/>
    <w:rsid w:val="000B24F8"/>
    <w:rsid w:val="000B36E3"/>
    <w:rsid w:val="000B42FE"/>
    <w:rsid w:val="000B4763"/>
    <w:rsid w:val="000C0F0D"/>
    <w:rsid w:val="000C13C1"/>
    <w:rsid w:val="000C1C09"/>
    <w:rsid w:val="000C1D43"/>
    <w:rsid w:val="000C29D9"/>
    <w:rsid w:val="000C56DF"/>
    <w:rsid w:val="000C6079"/>
    <w:rsid w:val="000D34D5"/>
    <w:rsid w:val="000D6D5B"/>
    <w:rsid w:val="000D6D84"/>
    <w:rsid w:val="000E09E7"/>
    <w:rsid w:val="000E143A"/>
    <w:rsid w:val="000E274F"/>
    <w:rsid w:val="000E3571"/>
    <w:rsid w:val="000E3605"/>
    <w:rsid w:val="000E48C1"/>
    <w:rsid w:val="000F0251"/>
    <w:rsid w:val="000F0C86"/>
    <w:rsid w:val="000F257E"/>
    <w:rsid w:val="000F25A0"/>
    <w:rsid w:val="000F49A5"/>
    <w:rsid w:val="0010000F"/>
    <w:rsid w:val="001004DB"/>
    <w:rsid w:val="001017ED"/>
    <w:rsid w:val="00103740"/>
    <w:rsid w:val="00103E8E"/>
    <w:rsid w:val="001046A8"/>
    <w:rsid w:val="001077E4"/>
    <w:rsid w:val="00110DB4"/>
    <w:rsid w:val="00111671"/>
    <w:rsid w:val="0011203A"/>
    <w:rsid w:val="00113211"/>
    <w:rsid w:val="001133A4"/>
    <w:rsid w:val="00116196"/>
    <w:rsid w:val="001269BE"/>
    <w:rsid w:val="00127A70"/>
    <w:rsid w:val="00130629"/>
    <w:rsid w:val="00131159"/>
    <w:rsid w:val="001352A9"/>
    <w:rsid w:val="00135C34"/>
    <w:rsid w:val="00141643"/>
    <w:rsid w:val="00144DFA"/>
    <w:rsid w:val="00145DD9"/>
    <w:rsid w:val="00146793"/>
    <w:rsid w:val="00147B30"/>
    <w:rsid w:val="001558F4"/>
    <w:rsid w:val="00156D1D"/>
    <w:rsid w:val="0015775D"/>
    <w:rsid w:val="0016757F"/>
    <w:rsid w:val="001701BE"/>
    <w:rsid w:val="001732AB"/>
    <w:rsid w:val="001830ED"/>
    <w:rsid w:val="00183881"/>
    <w:rsid w:val="00184373"/>
    <w:rsid w:val="00186B8B"/>
    <w:rsid w:val="001906AE"/>
    <w:rsid w:val="001907E6"/>
    <w:rsid w:val="00190936"/>
    <w:rsid w:val="00191B85"/>
    <w:rsid w:val="0019256B"/>
    <w:rsid w:val="001974A0"/>
    <w:rsid w:val="00197B05"/>
    <w:rsid w:val="00197DB1"/>
    <w:rsid w:val="001A09C0"/>
    <w:rsid w:val="001A2E41"/>
    <w:rsid w:val="001A34FF"/>
    <w:rsid w:val="001A3CF3"/>
    <w:rsid w:val="001A5D5F"/>
    <w:rsid w:val="001B0552"/>
    <w:rsid w:val="001B1EAE"/>
    <w:rsid w:val="001B244D"/>
    <w:rsid w:val="001B33D1"/>
    <w:rsid w:val="001B45BB"/>
    <w:rsid w:val="001B62E1"/>
    <w:rsid w:val="001B6E2D"/>
    <w:rsid w:val="001B7295"/>
    <w:rsid w:val="001C0112"/>
    <w:rsid w:val="001C5B3A"/>
    <w:rsid w:val="001C6ACF"/>
    <w:rsid w:val="001C73C5"/>
    <w:rsid w:val="001D0E51"/>
    <w:rsid w:val="001D1E34"/>
    <w:rsid w:val="001D31E9"/>
    <w:rsid w:val="001D37D5"/>
    <w:rsid w:val="001D3A85"/>
    <w:rsid w:val="001D42D7"/>
    <w:rsid w:val="001D4C6E"/>
    <w:rsid w:val="001D68A2"/>
    <w:rsid w:val="001D7AAB"/>
    <w:rsid w:val="001E05E5"/>
    <w:rsid w:val="001E114D"/>
    <w:rsid w:val="001E11BD"/>
    <w:rsid w:val="001E3C88"/>
    <w:rsid w:val="001E5D4E"/>
    <w:rsid w:val="001E60E6"/>
    <w:rsid w:val="001F2179"/>
    <w:rsid w:val="001F29F6"/>
    <w:rsid w:val="001F2C9C"/>
    <w:rsid w:val="001F595C"/>
    <w:rsid w:val="001F6503"/>
    <w:rsid w:val="001F6610"/>
    <w:rsid w:val="001F6FE8"/>
    <w:rsid w:val="00200331"/>
    <w:rsid w:val="00203802"/>
    <w:rsid w:val="00205671"/>
    <w:rsid w:val="00207601"/>
    <w:rsid w:val="002125BE"/>
    <w:rsid w:val="00213CE1"/>
    <w:rsid w:val="00213FB2"/>
    <w:rsid w:val="00214F7B"/>
    <w:rsid w:val="00216DDF"/>
    <w:rsid w:val="00217276"/>
    <w:rsid w:val="002173D6"/>
    <w:rsid w:val="002221E2"/>
    <w:rsid w:val="00224B2D"/>
    <w:rsid w:val="0022514D"/>
    <w:rsid w:val="00227C61"/>
    <w:rsid w:val="00227C8F"/>
    <w:rsid w:val="00230FB4"/>
    <w:rsid w:val="00231746"/>
    <w:rsid w:val="00233434"/>
    <w:rsid w:val="00234C76"/>
    <w:rsid w:val="0023519E"/>
    <w:rsid w:val="002352A5"/>
    <w:rsid w:val="00235307"/>
    <w:rsid w:val="00235908"/>
    <w:rsid w:val="00242648"/>
    <w:rsid w:val="002427A4"/>
    <w:rsid w:val="002435CA"/>
    <w:rsid w:val="002437E8"/>
    <w:rsid w:val="0024424B"/>
    <w:rsid w:val="00244800"/>
    <w:rsid w:val="002464E9"/>
    <w:rsid w:val="002468FE"/>
    <w:rsid w:val="0025108E"/>
    <w:rsid w:val="00253BB6"/>
    <w:rsid w:val="00255B32"/>
    <w:rsid w:val="00256B80"/>
    <w:rsid w:val="00257181"/>
    <w:rsid w:val="002578D6"/>
    <w:rsid w:val="00257CB5"/>
    <w:rsid w:val="00257DD5"/>
    <w:rsid w:val="00261F22"/>
    <w:rsid w:val="00262ADC"/>
    <w:rsid w:val="00263D84"/>
    <w:rsid w:val="00265FDF"/>
    <w:rsid w:val="00267E98"/>
    <w:rsid w:val="002700DE"/>
    <w:rsid w:val="002700E0"/>
    <w:rsid w:val="002705D4"/>
    <w:rsid w:val="00270D44"/>
    <w:rsid w:val="002717B1"/>
    <w:rsid w:val="00274813"/>
    <w:rsid w:val="00285087"/>
    <w:rsid w:val="0028519F"/>
    <w:rsid w:val="00286276"/>
    <w:rsid w:val="00286D84"/>
    <w:rsid w:val="00293F1A"/>
    <w:rsid w:val="0029547E"/>
    <w:rsid w:val="00295C27"/>
    <w:rsid w:val="00296687"/>
    <w:rsid w:val="00297AF9"/>
    <w:rsid w:val="002A064C"/>
    <w:rsid w:val="002A2729"/>
    <w:rsid w:val="002A3A54"/>
    <w:rsid w:val="002A4176"/>
    <w:rsid w:val="002A6849"/>
    <w:rsid w:val="002A6EF3"/>
    <w:rsid w:val="002B1E41"/>
    <w:rsid w:val="002B2E86"/>
    <w:rsid w:val="002B32A2"/>
    <w:rsid w:val="002B4A17"/>
    <w:rsid w:val="002C5DCC"/>
    <w:rsid w:val="002C6BFF"/>
    <w:rsid w:val="002D30EE"/>
    <w:rsid w:val="002D30F6"/>
    <w:rsid w:val="002D38C1"/>
    <w:rsid w:val="002D66C8"/>
    <w:rsid w:val="002E1134"/>
    <w:rsid w:val="002E22B2"/>
    <w:rsid w:val="002E3B76"/>
    <w:rsid w:val="002E3DAC"/>
    <w:rsid w:val="002E538A"/>
    <w:rsid w:val="002E64C7"/>
    <w:rsid w:val="002E792E"/>
    <w:rsid w:val="002F0574"/>
    <w:rsid w:val="002F4EB7"/>
    <w:rsid w:val="00300501"/>
    <w:rsid w:val="0030062A"/>
    <w:rsid w:val="003036F3"/>
    <w:rsid w:val="00304D18"/>
    <w:rsid w:val="00304EA1"/>
    <w:rsid w:val="00305460"/>
    <w:rsid w:val="00305D18"/>
    <w:rsid w:val="003066C7"/>
    <w:rsid w:val="003073A8"/>
    <w:rsid w:val="00313701"/>
    <w:rsid w:val="00313D60"/>
    <w:rsid w:val="003148A7"/>
    <w:rsid w:val="00315C8A"/>
    <w:rsid w:val="00315F5C"/>
    <w:rsid w:val="0032088C"/>
    <w:rsid w:val="0032261D"/>
    <w:rsid w:val="00322DBF"/>
    <w:rsid w:val="003251B2"/>
    <w:rsid w:val="00325923"/>
    <w:rsid w:val="0033419A"/>
    <w:rsid w:val="00335B04"/>
    <w:rsid w:val="00340590"/>
    <w:rsid w:val="003405AE"/>
    <w:rsid w:val="0034079D"/>
    <w:rsid w:val="00341BB8"/>
    <w:rsid w:val="0034202E"/>
    <w:rsid w:val="00342848"/>
    <w:rsid w:val="00342CA7"/>
    <w:rsid w:val="00342D7D"/>
    <w:rsid w:val="0034349A"/>
    <w:rsid w:val="00343F0E"/>
    <w:rsid w:val="00344A49"/>
    <w:rsid w:val="00345998"/>
    <w:rsid w:val="00346798"/>
    <w:rsid w:val="00347005"/>
    <w:rsid w:val="003475D1"/>
    <w:rsid w:val="003475EE"/>
    <w:rsid w:val="00347A7F"/>
    <w:rsid w:val="0035370A"/>
    <w:rsid w:val="00354045"/>
    <w:rsid w:val="00354528"/>
    <w:rsid w:val="003557DE"/>
    <w:rsid w:val="00355C23"/>
    <w:rsid w:val="00360B24"/>
    <w:rsid w:val="003617B9"/>
    <w:rsid w:val="003630F8"/>
    <w:rsid w:val="00363562"/>
    <w:rsid w:val="00364A69"/>
    <w:rsid w:val="00365097"/>
    <w:rsid w:val="003673BF"/>
    <w:rsid w:val="00370975"/>
    <w:rsid w:val="00370989"/>
    <w:rsid w:val="00370EA5"/>
    <w:rsid w:val="003727F8"/>
    <w:rsid w:val="00372DB4"/>
    <w:rsid w:val="003757F9"/>
    <w:rsid w:val="00376002"/>
    <w:rsid w:val="00377249"/>
    <w:rsid w:val="00377747"/>
    <w:rsid w:val="00377B4E"/>
    <w:rsid w:val="003819E9"/>
    <w:rsid w:val="00382CCC"/>
    <w:rsid w:val="00384E49"/>
    <w:rsid w:val="00385B71"/>
    <w:rsid w:val="00387A03"/>
    <w:rsid w:val="00391CE8"/>
    <w:rsid w:val="00391DF5"/>
    <w:rsid w:val="003A2763"/>
    <w:rsid w:val="003A2801"/>
    <w:rsid w:val="003A2BA1"/>
    <w:rsid w:val="003A3342"/>
    <w:rsid w:val="003A3451"/>
    <w:rsid w:val="003A53D6"/>
    <w:rsid w:val="003A56C6"/>
    <w:rsid w:val="003A5A58"/>
    <w:rsid w:val="003B23C6"/>
    <w:rsid w:val="003B2922"/>
    <w:rsid w:val="003B34BD"/>
    <w:rsid w:val="003B44EC"/>
    <w:rsid w:val="003B5EB1"/>
    <w:rsid w:val="003C06CF"/>
    <w:rsid w:val="003C298D"/>
    <w:rsid w:val="003C4177"/>
    <w:rsid w:val="003C6B23"/>
    <w:rsid w:val="003D1A09"/>
    <w:rsid w:val="003D2164"/>
    <w:rsid w:val="003D5C91"/>
    <w:rsid w:val="003E0991"/>
    <w:rsid w:val="003E2AEF"/>
    <w:rsid w:val="003E2B2E"/>
    <w:rsid w:val="003E2D9F"/>
    <w:rsid w:val="003E3AC6"/>
    <w:rsid w:val="003E654F"/>
    <w:rsid w:val="003E735C"/>
    <w:rsid w:val="003E7604"/>
    <w:rsid w:val="003F0B82"/>
    <w:rsid w:val="003F0E92"/>
    <w:rsid w:val="003F3081"/>
    <w:rsid w:val="003F3E31"/>
    <w:rsid w:val="003F3E6B"/>
    <w:rsid w:val="003F52E1"/>
    <w:rsid w:val="003F606D"/>
    <w:rsid w:val="003F75E0"/>
    <w:rsid w:val="003F797E"/>
    <w:rsid w:val="00401324"/>
    <w:rsid w:val="00401673"/>
    <w:rsid w:val="00403293"/>
    <w:rsid w:val="00411F1C"/>
    <w:rsid w:val="00412495"/>
    <w:rsid w:val="00413AFC"/>
    <w:rsid w:val="00413C7D"/>
    <w:rsid w:val="004146EF"/>
    <w:rsid w:val="00424655"/>
    <w:rsid w:val="00424D19"/>
    <w:rsid w:val="00425275"/>
    <w:rsid w:val="0043087E"/>
    <w:rsid w:val="00431498"/>
    <w:rsid w:val="004317DB"/>
    <w:rsid w:val="00435E89"/>
    <w:rsid w:val="00436625"/>
    <w:rsid w:val="00442178"/>
    <w:rsid w:val="0044320B"/>
    <w:rsid w:val="004450E6"/>
    <w:rsid w:val="0045054A"/>
    <w:rsid w:val="00451DEF"/>
    <w:rsid w:val="00452D11"/>
    <w:rsid w:val="00453A19"/>
    <w:rsid w:val="00457C43"/>
    <w:rsid w:val="004601AF"/>
    <w:rsid w:val="00460759"/>
    <w:rsid w:val="004609DA"/>
    <w:rsid w:val="00462A53"/>
    <w:rsid w:val="00463CEE"/>
    <w:rsid w:val="004642EB"/>
    <w:rsid w:val="00464E06"/>
    <w:rsid w:val="00470E31"/>
    <w:rsid w:val="00474C09"/>
    <w:rsid w:val="0047515C"/>
    <w:rsid w:val="0047588C"/>
    <w:rsid w:val="0047590E"/>
    <w:rsid w:val="004759F2"/>
    <w:rsid w:val="004761C7"/>
    <w:rsid w:val="004763AF"/>
    <w:rsid w:val="00480E5C"/>
    <w:rsid w:val="004822AA"/>
    <w:rsid w:val="00482460"/>
    <w:rsid w:val="00482617"/>
    <w:rsid w:val="004827B5"/>
    <w:rsid w:val="00482F2B"/>
    <w:rsid w:val="0048422A"/>
    <w:rsid w:val="004853DA"/>
    <w:rsid w:val="004862A6"/>
    <w:rsid w:val="004910FF"/>
    <w:rsid w:val="00491C07"/>
    <w:rsid w:val="00491CC8"/>
    <w:rsid w:val="00493097"/>
    <w:rsid w:val="00494712"/>
    <w:rsid w:val="004979BB"/>
    <w:rsid w:val="004A0102"/>
    <w:rsid w:val="004A010C"/>
    <w:rsid w:val="004A07F5"/>
    <w:rsid w:val="004A08DF"/>
    <w:rsid w:val="004A1CFE"/>
    <w:rsid w:val="004A3EDD"/>
    <w:rsid w:val="004A54DB"/>
    <w:rsid w:val="004A5707"/>
    <w:rsid w:val="004A62A2"/>
    <w:rsid w:val="004A6D58"/>
    <w:rsid w:val="004A704C"/>
    <w:rsid w:val="004B0686"/>
    <w:rsid w:val="004B2F3D"/>
    <w:rsid w:val="004B3714"/>
    <w:rsid w:val="004B4647"/>
    <w:rsid w:val="004B73CD"/>
    <w:rsid w:val="004C1522"/>
    <w:rsid w:val="004C158E"/>
    <w:rsid w:val="004C23B4"/>
    <w:rsid w:val="004C23F2"/>
    <w:rsid w:val="004C595B"/>
    <w:rsid w:val="004D1F52"/>
    <w:rsid w:val="004D2145"/>
    <w:rsid w:val="004D2BCF"/>
    <w:rsid w:val="004D2BD6"/>
    <w:rsid w:val="004D5E8E"/>
    <w:rsid w:val="004E28A6"/>
    <w:rsid w:val="004E4FA4"/>
    <w:rsid w:val="004E58AD"/>
    <w:rsid w:val="004E6A58"/>
    <w:rsid w:val="004E6C7F"/>
    <w:rsid w:val="004F3063"/>
    <w:rsid w:val="004F5AA8"/>
    <w:rsid w:val="004F6381"/>
    <w:rsid w:val="004F746A"/>
    <w:rsid w:val="00502257"/>
    <w:rsid w:val="00503459"/>
    <w:rsid w:val="00503EE6"/>
    <w:rsid w:val="0050514C"/>
    <w:rsid w:val="005078DE"/>
    <w:rsid w:val="005107FA"/>
    <w:rsid w:val="0051191A"/>
    <w:rsid w:val="0051204E"/>
    <w:rsid w:val="00512986"/>
    <w:rsid w:val="00513716"/>
    <w:rsid w:val="00514027"/>
    <w:rsid w:val="00514B48"/>
    <w:rsid w:val="0051725C"/>
    <w:rsid w:val="00521970"/>
    <w:rsid w:val="00522279"/>
    <w:rsid w:val="00526AA1"/>
    <w:rsid w:val="005271EF"/>
    <w:rsid w:val="00527434"/>
    <w:rsid w:val="00535A60"/>
    <w:rsid w:val="00536530"/>
    <w:rsid w:val="00542B84"/>
    <w:rsid w:val="005432E1"/>
    <w:rsid w:val="0054444D"/>
    <w:rsid w:val="005448C1"/>
    <w:rsid w:val="00545510"/>
    <w:rsid w:val="005471EB"/>
    <w:rsid w:val="00547B0E"/>
    <w:rsid w:val="00550AE2"/>
    <w:rsid w:val="00551608"/>
    <w:rsid w:val="00551BEB"/>
    <w:rsid w:val="00556381"/>
    <w:rsid w:val="00556D98"/>
    <w:rsid w:val="00560AA3"/>
    <w:rsid w:val="00560FF4"/>
    <w:rsid w:val="00561526"/>
    <w:rsid w:val="00563727"/>
    <w:rsid w:val="00564255"/>
    <w:rsid w:val="0056741C"/>
    <w:rsid w:val="00567A32"/>
    <w:rsid w:val="00570209"/>
    <w:rsid w:val="00571886"/>
    <w:rsid w:val="00572832"/>
    <w:rsid w:val="00572A87"/>
    <w:rsid w:val="00572E06"/>
    <w:rsid w:val="00575177"/>
    <w:rsid w:val="0058177A"/>
    <w:rsid w:val="00582DFC"/>
    <w:rsid w:val="00586C26"/>
    <w:rsid w:val="00590E58"/>
    <w:rsid w:val="00591604"/>
    <w:rsid w:val="0059226E"/>
    <w:rsid w:val="005A0221"/>
    <w:rsid w:val="005A039A"/>
    <w:rsid w:val="005A03C6"/>
    <w:rsid w:val="005A4DBF"/>
    <w:rsid w:val="005A625D"/>
    <w:rsid w:val="005A763F"/>
    <w:rsid w:val="005B3F1E"/>
    <w:rsid w:val="005B4761"/>
    <w:rsid w:val="005B491B"/>
    <w:rsid w:val="005B4A1A"/>
    <w:rsid w:val="005B73ED"/>
    <w:rsid w:val="005B77FC"/>
    <w:rsid w:val="005C02EC"/>
    <w:rsid w:val="005C096D"/>
    <w:rsid w:val="005C0D54"/>
    <w:rsid w:val="005C19E9"/>
    <w:rsid w:val="005D0C05"/>
    <w:rsid w:val="005D1A1C"/>
    <w:rsid w:val="005D2977"/>
    <w:rsid w:val="005E1416"/>
    <w:rsid w:val="005E268B"/>
    <w:rsid w:val="005E3782"/>
    <w:rsid w:val="005E3C6F"/>
    <w:rsid w:val="005E4262"/>
    <w:rsid w:val="005E7AB1"/>
    <w:rsid w:val="005F02AD"/>
    <w:rsid w:val="005F2B94"/>
    <w:rsid w:val="005F4614"/>
    <w:rsid w:val="005F5F47"/>
    <w:rsid w:val="005F76A4"/>
    <w:rsid w:val="006003A4"/>
    <w:rsid w:val="00604187"/>
    <w:rsid w:val="006072FF"/>
    <w:rsid w:val="006134E3"/>
    <w:rsid w:val="00615A46"/>
    <w:rsid w:val="0061770F"/>
    <w:rsid w:val="0062005C"/>
    <w:rsid w:val="0062164B"/>
    <w:rsid w:val="00622CDA"/>
    <w:rsid w:val="006235FC"/>
    <w:rsid w:val="00623726"/>
    <w:rsid w:val="006278F8"/>
    <w:rsid w:val="006301E1"/>
    <w:rsid w:val="006304C9"/>
    <w:rsid w:val="0063168E"/>
    <w:rsid w:val="00633E89"/>
    <w:rsid w:val="00634725"/>
    <w:rsid w:val="00637C00"/>
    <w:rsid w:val="00640B24"/>
    <w:rsid w:val="00641CA0"/>
    <w:rsid w:val="0064485B"/>
    <w:rsid w:val="00644DF9"/>
    <w:rsid w:val="0064624E"/>
    <w:rsid w:val="00646AD5"/>
    <w:rsid w:val="00652AE0"/>
    <w:rsid w:val="006534DE"/>
    <w:rsid w:val="00654CAB"/>
    <w:rsid w:val="00655118"/>
    <w:rsid w:val="00657871"/>
    <w:rsid w:val="006601B2"/>
    <w:rsid w:val="006605E3"/>
    <w:rsid w:val="006606DD"/>
    <w:rsid w:val="006607E1"/>
    <w:rsid w:val="006652B4"/>
    <w:rsid w:val="00666553"/>
    <w:rsid w:val="00666EF0"/>
    <w:rsid w:val="00667FC8"/>
    <w:rsid w:val="006702AA"/>
    <w:rsid w:val="006705BD"/>
    <w:rsid w:val="006725C3"/>
    <w:rsid w:val="00673314"/>
    <w:rsid w:val="00674179"/>
    <w:rsid w:val="00674577"/>
    <w:rsid w:val="00674AA9"/>
    <w:rsid w:val="00674E90"/>
    <w:rsid w:val="006764D6"/>
    <w:rsid w:val="006770F8"/>
    <w:rsid w:val="00677224"/>
    <w:rsid w:val="006814B9"/>
    <w:rsid w:val="0068181E"/>
    <w:rsid w:val="00682622"/>
    <w:rsid w:val="006834AD"/>
    <w:rsid w:val="0068373C"/>
    <w:rsid w:val="00687D26"/>
    <w:rsid w:val="00691E39"/>
    <w:rsid w:val="00692DE8"/>
    <w:rsid w:val="00694336"/>
    <w:rsid w:val="00695F93"/>
    <w:rsid w:val="006A08E7"/>
    <w:rsid w:val="006A1C3F"/>
    <w:rsid w:val="006A2AD2"/>
    <w:rsid w:val="006A500E"/>
    <w:rsid w:val="006A5D72"/>
    <w:rsid w:val="006A67CB"/>
    <w:rsid w:val="006B0EE1"/>
    <w:rsid w:val="006B6439"/>
    <w:rsid w:val="006B6563"/>
    <w:rsid w:val="006B70A6"/>
    <w:rsid w:val="006C00DB"/>
    <w:rsid w:val="006C0816"/>
    <w:rsid w:val="006C1E64"/>
    <w:rsid w:val="006C3FF0"/>
    <w:rsid w:val="006D25B0"/>
    <w:rsid w:val="006D4004"/>
    <w:rsid w:val="006D458A"/>
    <w:rsid w:val="006D4DF1"/>
    <w:rsid w:val="006D5856"/>
    <w:rsid w:val="006D6AE3"/>
    <w:rsid w:val="006D6C38"/>
    <w:rsid w:val="006E0752"/>
    <w:rsid w:val="006E30FA"/>
    <w:rsid w:val="006E59A9"/>
    <w:rsid w:val="006E6E33"/>
    <w:rsid w:val="006F14A0"/>
    <w:rsid w:val="006F1A69"/>
    <w:rsid w:val="006F348F"/>
    <w:rsid w:val="006F3E27"/>
    <w:rsid w:val="006F6C67"/>
    <w:rsid w:val="00701155"/>
    <w:rsid w:val="00702742"/>
    <w:rsid w:val="0070291E"/>
    <w:rsid w:val="00702CFA"/>
    <w:rsid w:val="00710303"/>
    <w:rsid w:val="0071030E"/>
    <w:rsid w:val="00712B8D"/>
    <w:rsid w:val="007131A3"/>
    <w:rsid w:val="00713E7C"/>
    <w:rsid w:val="00714353"/>
    <w:rsid w:val="00715331"/>
    <w:rsid w:val="00715462"/>
    <w:rsid w:val="00716679"/>
    <w:rsid w:val="00720757"/>
    <w:rsid w:val="0072087F"/>
    <w:rsid w:val="0072154A"/>
    <w:rsid w:val="007219CF"/>
    <w:rsid w:val="0072365C"/>
    <w:rsid w:val="00726D25"/>
    <w:rsid w:val="00731293"/>
    <w:rsid w:val="00735C7B"/>
    <w:rsid w:val="007367F0"/>
    <w:rsid w:val="0074168A"/>
    <w:rsid w:val="007423C5"/>
    <w:rsid w:val="007430EC"/>
    <w:rsid w:val="00743622"/>
    <w:rsid w:val="00744110"/>
    <w:rsid w:val="00746296"/>
    <w:rsid w:val="007466FA"/>
    <w:rsid w:val="0074784D"/>
    <w:rsid w:val="00747A26"/>
    <w:rsid w:val="0075060F"/>
    <w:rsid w:val="00752279"/>
    <w:rsid w:val="00753381"/>
    <w:rsid w:val="0075412A"/>
    <w:rsid w:val="00756CE8"/>
    <w:rsid w:val="00764107"/>
    <w:rsid w:val="0076469F"/>
    <w:rsid w:val="0076697B"/>
    <w:rsid w:val="007710D1"/>
    <w:rsid w:val="0077261B"/>
    <w:rsid w:val="007733D5"/>
    <w:rsid w:val="007757C3"/>
    <w:rsid w:val="00780A57"/>
    <w:rsid w:val="007813E2"/>
    <w:rsid w:val="00786A7A"/>
    <w:rsid w:val="00790CF0"/>
    <w:rsid w:val="00791D4B"/>
    <w:rsid w:val="0079274D"/>
    <w:rsid w:val="00795CC9"/>
    <w:rsid w:val="00796E42"/>
    <w:rsid w:val="007971FB"/>
    <w:rsid w:val="007A180F"/>
    <w:rsid w:val="007A181F"/>
    <w:rsid w:val="007B0B4F"/>
    <w:rsid w:val="007B22BB"/>
    <w:rsid w:val="007B2AC7"/>
    <w:rsid w:val="007B6EFB"/>
    <w:rsid w:val="007C00B3"/>
    <w:rsid w:val="007C07DF"/>
    <w:rsid w:val="007C15AA"/>
    <w:rsid w:val="007C1638"/>
    <w:rsid w:val="007C2E9F"/>
    <w:rsid w:val="007C3441"/>
    <w:rsid w:val="007C3EE4"/>
    <w:rsid w:val="007C474C"/>
    <w:rsid w:val="007C49F9"/>
    <w:rsid w:val="007C53A1"/>
    <w:rsid w:val="007C5578"/>
    <w:rsid w:val="007C7515"/>
    <w:rsid w:val="007C75AC"/>
    <w:rsid w:val="007C7CD3"/>
    <w:rsid w:val="007D2D83"/>
    <w:rsid w:val="007D3048"/>
    <w:rsid w:val="007D4466"/>
    <w:rsid w:val="007D6050"/>
    <w:rsid w:val="007D7DFC"/>
    <w:rsid w:val="007E24A5"/>
    <w:rsid w:val="007E2995"/>
    <w:rsid w:val="007E2E4F"/>
    <w:rsid w:val="007E3F69"/>
    <w:rsid w:val="007E6083"/>
    <w:rsid w:val="007E6327"/>
    <w:rsid w:val="007F0323"/>
    <w:rsid w:val="007F11CF"/>
    <w:rsid w:val="007F1B19"/>
    <w:rsid w:val="007F35F0"/>
    <w:rsid w:val="007F5594"/>
    <w:rsid w:val="007F5A31"/>
    <w:rsid w:val="007F5F1C"/>
    <w:rsid w:val="007F6CEC"/>
    <w:rsid w:val="008019FF"/>
    <w:rsid w:val="00801CF8"/>
    <w:rsid w:val="00802217"/>
    <w:rsid w:val="008040AF"/>
    <w:rsid w:val="0080525B"/>
    <w:rsid w:val="0080601C"/>
    <w:rsid w:val="00806CE6"/>
    <w:rsid w:val="00807816"/>
    <w:rsid w:val="00811153"/>
    <w:rsid w:val="00813E12"/>
    <w:rsid w:val="00814553"/>
    <w:rsid w:val="0081570D"/>
    <w:rsid w:val="00815EFC"/>
    <w:rsid w:val="00817367"/>
    <w:rsid w:val="008173CC"/>
    <w:rsid w:val="0082040C"/>
    <w:rsid w:val="00821F45"/>
    <w:rsid w:val="008227FA"/>
    <w:rsid w:val="00824AFB"/>
    <w:rsid w:val="008264C6"/>
    <w:rsid w:val="008265DC"/>
    <w:rsid w:val="00830D00"/>
    <w:rsid w:val="00831166"/>
    <w:rsid w:val="00840367"/>
    <w:rsid w:val="00841C6E"/>
    <w:rsid w:val="00846D95"/>
    <w:rsid w:val="00850895"/>
    <w:rsid w:val="0085402C"/>
    <w:rsid w:val="00854BBA"/>
    <w:rsid w:val="0085546B"/>
    <w:rsid w:val="008600AF"/>
    <w:rsid w:val="00860782"/>
    <w:rsid w:val="00860CFB"/>
    <w:rsid w:val="00862308"/>
    <w:rsid w:val="00862662"/>
    <w:rsid w:val="00864EC1"/>
    <w:rsid w:val="00865EB8"/>
    <w:rsid w:val="00866F2D"/>
    <w:rsid w:val="008670D1"/>
    <w:rsid w:val="00867CCB"/>
    <w:rsid w:val="00870272"/>
    <w:rsid w:val="008709DF"/>
    <w:rsid w:val="00874DE4"/>
    <w:rsid w:val="00875C23"/>
    <w:rsid w:val="00877587"/>
    <w:rsid w:val="0088041B"/>
    <w:rsid w:val="00882330"/>
    <w:rsid w:val="00882763"/>
    <w:rsid w:val="0088278F"/>
    <w:rsid w:val="00882B2F"/>
    <w:rsid w:val="0088501B"/>
    <w:rsid w:val="00890D21"/>
    <w:rsid w:val="00891246"/>
    <w:rsid w:val="00891A2E"/>
    <w:rsid w:val="00891BF2"/>
    <w:rsid w:val="00891D7D"/>
    <w:rsid w:val="0089225C"/>
    <w:rsid w:val="008928B6"/>
    <w:rsid w:val="00893C8F"/>
    <w:rsid w:val="0089551B"/>
    <w:rsid w:val="00897661"/>
    <w:rsid w:val="00897EA6"/>
    <w:rsid w:val="008A06D0"/>
    <w:rsid w:val="008A16A6"/>
    <w:rsid w:val="008A4F8B"/>
    <w:rsid w:val="008A57EE"/>
    <w:rsid w:val="008A599C"/>
    <w:rsid w:val="008A6219"/>
    <w:rsid w:val="008A67A7"/>
    <w:rsid w:val="008A6C94"/>
    <w:rsid w:val="008A7794"/>
    <w:rsid w:val="008B04F7"/>
    <w:rsid w:val="008B0888"/>
    <w:rsid w:val="008B2D29"/>
    <w:rsid w:val="008B38B8"/>
    <w:rsid w:val="008C1E9D"/>
    <w:rsid w:val="008C3521"/>
    <w:rsid w:val="008C6C9D"/>
    <w:rsid w:val="008D01A7"/>
    <w:rsid w:val="008D0428"/>
    <w:rsid w:val="008D175A"/>
    <w:rsid w:val="008D24BF"/>
    <w:rsid w:val="008D2988"/>
    <w:rsid w:val="008D4635"/>
    <w:rsid w:val="008D5DEA"/>
    <w:rsid w:val="008D664C"/>
    <w:rsid w:val="008E34C7"/>
    <w:rsid w:val="008E5FFE"/>
    <w:rsid w:val="008E6459"/>
    <w:rsid w:val="008E69A9"/>
    <w:rsid w:val="008E6FE9"/>
    <w:rsid w:val="008E73AE"/>
    <w:rsid w:val="00901D71"/>
    <w:rsid w:val="00902178"/>
    <w:rsid w:val="00902AF6"/>
    <w:rsid w:val="00902C81"/>
    <w:rsid w:val="00904282"/>
    <w:rsid w:val="00905DB0"/>
    <w:rsid w:val="00905F23"/>
    <w:rsid w:val="00906F54"/>
    <w:rsid w:val="00907F5F"/>
    <w:rsid w:val="009102A7"/>
    <w:rsid w:val="00912ED7"/>
    <w:rsid w:val="0091477A"/>
    <w:rsid w:val="0091479D"/>
    <w:rsid w:val="00915D89"/>
    <w:rsid w:val="009306F9"/>
    <w:rsid w:val="00931C54"/>
    <w:rsid w:val="00931D44"/>
    <w:rsid w:val="009338BC"/>
    <w:rsid w:val="0093589A"/>
    <w:rsid w:val="009367D6"/>
    <w:rsid w:val="00937404"/>
    <w:rsid w:val="00940DFB"/>
    <w:rsid w:val="00940F18"/>
    <w:rsid w:val="009411BD"/>
    <w:rsid w:val="00941862"/>
    <w:rsid w:val="00943F6C"/>
    <w:rsid w:val="0094440F"/>
    <w:rsid w:val="009462CB"/>
    <w:rsid w:val="0095154D"/>
    <w:rsid w:val="00951E2F"/>
    <w:rsid w:val="00953C45"/>
    <w:rsid w:val="009562B9"/>
    <w:rsid w:val="00957CC5"/>
    <w:rsid w:val="00960D58"/>
    <w:rsid w:val="00960F14"/>
    <w:rsid w:val="00963C95"/>
    <w:rsid w:val="0096432E"/>
    <w:rsid w:val="00964625"/>
    <w:rsid w:val="00964904"/>
    <w:rsid w:val="009658B7"/>
    <w:rsid w:val="009660E1"/>
    <w:rsid w:val="00971948"/>
    <w:rsid w:val="00973E43"/>
    <w:rsid w:val="00975FE4"/>
    <w:rsid w:val="00976A0C"/>
    <w:rsid w:val="009804A0"/>
    <w:rsid w:val="00980817"/>
    <w:rsid w:val="00981A9D"/>
    <w:rsid w:val="00981CC7"/>
    <w:rsid w:val="0098302A"/>
    <w:rsid w:val="00983750"/>
    <w:rsid w:val="00983FA7"/>
    <w:rsid w:val="00984248"/>
    <w:rsid w:val="009853E3"/>
    <w:rsid w:val="00985604"/>
    <w:rsid w:val="0098789C"/>
    <w:rsid w:val="00991A41"/>
    <w:rsid w:val="00991BE3"/>
    <w:rsid w:val="00992BD5"/>
    <w:rsid w:val="00995BBB"/>
    <w:rsid w:val="009A0DB5"/>
    <w:rsid w:val="009A0EF4"/>
    <w:rsid w:val="009A1F30"/>
    <w:rsid w:val="009A5435"/>
    <w:rsid w:val="009A6388"/>
    <w:rsid w:val="009A74A3"/>
    <w:rsid w:val="009B1504"/>
    <w:rsid w:val="009B18DA"/>
    <w:rsid w:val="009B2638"/>
    <w:rsid w:val="009B5FD4"/>
    <w:rsid w:val="009C0163"/>
    <w:rsid w:val="009C63F0"/>
    <w:rsid w:val="009D10D5"/>
    <w:rsid w:val="009D27B3"/>
    <w:rsid w:val="009D3C83"/>
    <w:rsid w:val="009D7788"/>
    <w:rsid w:val="009D7AA6"/>
    <w:rsid w:val="009D7B5B"/>
    <w:rsid w:val="009E28C0"/>
    <w:rsid w:val="009E3D27"/>
    <w:rsid w:val="009E4AF8"/>
    <w:rsid w:val="009E58DE"/>
    <w:rsid w:val="009F1170"/>
    <w:rsid w:val="009F2935"/>
    <w:rsid w:val="009F3187"/>
    <w:rsid w:val="009F664E"/>
    <w:rsid w:val="00A04460"/>
    <w:rsid w:val="00A06326"/>
    <w:rsid w:val="00A06A89"/>
    <w:rsid w:val="00A10B06"/>
    <w:rsid w:val="00A11197"/>
    <w:rsid w:val="00A11DD2"/>
    <w:rsid w:val="00A16318"/>
    <w:rsid w:val="00A17D89"/>
    <w:rsid w:val="00A218A2"/>
    <w:rsid w:val="00A2390B"/>
    <w:rsid w:val="00A2710E"/>
    <w:rsid w:val="00A31199"/>
    <w:rsid w:val="00A33BE8"/>
    <w:rsid w:val="00A361E8"/>
    <w:rsid w:val="00A362AF"/>
    <w:rsid w:val="00A41CB2"/>
    <w:rsid w:val="00A44A23"/>
    <w:rsid w:val="00A44BD4"/>
    <w:rsid w:val="00A46184"/>
    <w:rsid w:val="00A46B98"/>
    <w:rsid w:val="00A512CD"/>
    <w:rsid w:val="00A51BA1"/>
    <w:rsid w:val="00A531A3"/>
    <w:rsid w:val="00A53F62"/>
    <w:rsid w:val="00A54A9F"/>
    <w:rsid w:val="00A56627"/>
    <w:rsid w:val="00A61540"/>
    <w:rsid w:val="00A62911"/>
    <w:rsid w:val="00A631CF"/>
    <w:rsid w:val="00A63576"/>
    <w:rsid w:val="00A63C4E"/>
    <w:rsid w:val="00A65F49"/>
    <w:rsid w:val="00A65FFF"/>
    <w:rsid w:val="00A66750"/>
    <w:rsid w:val="00A6684C"/>
    <w:rsid w:val="00A7085E"/>
    <w:rsid w:val="00A71251"/>
    <w:rsid w:val="00A713D9"/>
    <w:rsid w:val="00A723B7"/>
    <w:rsid w:val="00A72A42"/>
    <w:rsid w:val="00A73A40"/>
    <w:rsid w:val="00A74157"/>
    <w:rsid w:val="00A76A46"/>
    <w:rsid w:val="00A80803"/>
    <w:rsid w:val="00A81DE8"/>
    <w:rsid w:val="00A82404"/>
    <w:rsid w:val="00A835E8"/>
    <w:rsid w:val="00A85A1E"/>
    <w:rsid w:val="00A87BB7"/>
    <w:rsid w:val="00A901F0"/>
    <w:rsid w:val="00A9040C"/>
    <w:rsid w:val="00A91582"/>
    <w:rsid w:val="00A958E8"/>
    <w:rsid w:val="00A95934"/>
    <w:rsid w:val="00A97377"/>
    <w:rsid w:val="00AA2E09"/>
    <w:rsid w:val="00AA375E"/>
    <w:rsid w:val="00AA3AFD"/>
    <w:rsid w:val="00AA51AE"/>
    <w:rsid w:val="00AB4ABD"/>
    <w:rsid w:val="00AB6B7B"/>
    <w:rsid w:val="00AB703B"/>
    <w:rsid w:val="00AB7099"/>
    <w:rsid w:val="00AC1E16"/>
    <w:rsid w:val="00AC33AB"/>
    <w:rsid w:val="00AC7484"/>
    <w:rsid w:val="00AC7B85"/>
    <w:rsid w:val="00AC7EB3"/>
    <w:rsid w:val="00AD0B2B"/>
    <w:rsid w:val="00AD2433"/>
    <w:rsid w:val="00AD2787"/>
    <w:rsid w:val="00AD4ABC"/>
    <w:rsid w:val="00AD4C61"/>
    <w:rsid w:val="00AD4EB2"/>
    <w:rsid w:val="00AD6630"/>
    <w:rsid w:val="00AE0EFD"/>
    <w:rsid w:val="00AE32D0"/>
    <w:rsid w:val="00AE472E"/>
    <w:rsid w:val="00AE48F8"/>
    <w:rsid w:val="00AE5BA4"/>
    <w:rsid w:val="00AF577B"/>
    <w:rsid w:val="00AF601B"/>
    <w:rsid w:val="00AF6136"/>
    <w:rsid w:val="00AF653E"/>
    <w:rsid w:val="00B00BFB"/>
    <w:rsid w:val="00B04C77"/>
    <w:rsid w:val="00B06ECC"/>
    <w:rsid w:val="00B1197D"/>
    <w:rsid w:val="00B140A5"/>
    <w:rsid w:val="00B17BFA"/>
    <w:rsid w:val="00B2517C"/>
    <w:rsid w:val="00B257FF"/>
    <w:rsid w:val="00B306BC"/>
    <w:rsid w:val="00B3075A"/>
    <w:rsid w:val="00B31418"/>
    <w:rsid w:val="00B31D7F"/>
    <w:rsid w:val="00B32D13"/>
    <w:rsid w:val="00B33CEE"/>
    <w:rsid w:val="00B3436A"/>
    <w:rsid w:val="00B35451"/>
    <w:rsid w:val="00B35E9B"/>
    <w:rsid w:val="00B37533"/>
    <w:rsid w:val="00B40F76"/>
    <w:rsid w:val="00B40FE4"/>
    <w:rsid w:val="00B41458"/>
    <w:rsid w:val="00B424BC"/>
    <w:rsid w:val="00B434F4"/>
    <w:rsid w:val="00B43A10"/>
    <w:rsid w:val="00B467DC"/>
    <w:rsid w:val="00B46C95"/>
    <w:rsid w:val="00B52F86"/>
    <w:rsid w:val="00B53E33"/>
    <w:rsid w:val="00B54B08"/>
    <w:rsid w:val="00B566A4"/>
    <w:rsid w:val="00B60C40"/>
    <w:rsid w:val="00B61255"/>
    <w:rsid w:val="00B623A6"/>
    <w:rsid w:val="00B639A7"/>
    <w:rsid w:val="00B661EF"/>
    <w:rsid w:val="00B67649"/>
    <w:rsid w:val="00B67ECD"/>
    <w:rsid w:val="00B721EE"/>
    <w:rsid w:val="00B72975"/>
    <w:rsid w:val="00B73674"/>
    <w:rsid w:val="00B75B9F"/>
    <w:rsid w:val="00B77B49"/>
    <w:rsid w:val="00B814D2"/>
    <w:rsid w:val="00B81899"/>
    <w:rsid w:val="00B818BA"/>
    <w:rsid w:val="00B837BB"/>
    <w:rsid w:val="00B86EEE"/>
    <w:rsid w:val="00B87D7F"/>
    <w:rsid w:val="00B93B7F"/>
    <w:rsid w:val="00B93DE6"/>
    <w:rsid w:val="00B95069"/>
    <w:rsid w:val="00BA0F17"/>
    <w:rsid w:val="00BA3DCC"/>
    <w:rsid w:val="00BA47F1"/>
    <w:rsid w:val="00BA62A8"/>
    <w:rsid w:val="00BA6D11"/>
    <w:rsid w:val="00BA7030"/>
    <w:rsid w:val="00BA74B1"/>
    <w:rsid w:val="00BA7F7A"/>
    <w:rsid w:val="00BB10E9"/>
    <w:rsid w:val="00BB2BBD"/>
    <w:rsid w:val="00BC101F"/>
    <w:rsid w:val="00BC1D82"/>
    <w:rsid w:val="00BC2203"/>
    <w:rsid w:val="00BC2772"/>
    <w:rsid w:val="00BC2F57"/>
    <w:rsid w:val="00BC418D"/>
    <w:rsid w:val="00BC47D8"/>
    <w:rsid w:val="00BC4C28"/>
    <w:rsid w:val="00BC609E"/>
    <w:rsid w:val="00BC64A2"/>
    <w:rsid w:val="00BC681B"/>
    <w:rsid w:val="00BC780E"/>
    <w:rsid w:val="00BD0374"/>
    <w:rsid w:val="00BD0BAF"/>
    <w:rsid w:val="00BD2BD1"/>
    <w:rsid w:val="00BD39C4"/>
    <w:rsid w:val="00BD42C9"/>
    <w:rsid w:val="00BD5132"/>
    <w:rsid w:val="00BE257F"/>
    <w:rsid w:val="00BE2E0E"/>
    <w:rsid w:val="00BE4185"/>
    <w:rsid w:val="00BE6335"/>
    <w:rsid w:val="00BF2EDC"/>
    <w:rsid w:val="00BF621B"/>
    <w:rsid w:val="00C00002"/>
    <w:rsid w:val="00C01248"/>
    <w:rsid w:val="00C01F79"/>
    <w:rsid w:val="00C02FBE"/>
    <w:rsid w:val="00C0413F"/>
    <w:rsid w:val="00C04501"/>
    <w:rsid w:val="00C05B0F"/>
    <w:rsid w:val="00C06B55"/>
    <w:rsid w:val="00C11C02"/>
    <w:rsid w:val="00C12E25"/>
    <w:rsid w:val="00C145B8"/>
    <w:rsid w:val="00C14F1C"/>
    <w:rsid w:val="00C153C6"/>
    <w:rsid w:val="00C21DDA"/>
    <w:rsid w:val="00C240AD"/>
    <w:rsid w:val="00C27B26"/>
    <w:rsid w:val="00C27CAF"/>
    <w:rsid w:val="00C3101B"/>
    <w:rsid w:val="00C32530"/>
    <w:rsid w:val="00C363DF"/>
    <w:rsid w:val="00C37647"/>
    <w:rsid w:val="00C409E3"/>
    <w:rsid w:val="00C42A9D"/>
    <w:rsid w:val="00C42E16"/>
    <w:rsid w:val="00C44EB7"/>
    <w:rsid w:val="00C45585"/>
    <w:rsid w:val="00C46D9D"/>
    <w:rsid w:val="00C51B02"/>
    <w:rsid w:val="00C528C5"/>
    <w:rsid w:val="00C5303F"/>
    <w:rsid w:val="00C54D6F"/>
    <w:rsid w:val="00C564E9"/>
    <w:rsid w:val="00C565B9"/>
    <w:rsid w:val="00C66701"/>
    <w:rsid w:val="00C67983"/>
    <w:rsid w:val="00C67B0B"/>
    <w:rsid w:val="00C707E6"/>
    <w:rsid w:val="00C74489"/>
    <w:rsid w:val="00C770CB"/>
    <w:rsid w:val="00C77690"/>
    <w:rsid w:val="00C77B2D"/>
    <w:rsid w:val="00C80D03"/>
    <w:rsid w:val="00C82DDB"/>
    <w:rsid w:val="00C84F64"/>
    <w:rsid w:val="00C869D0"/>
    <w:rsid w:val="00C91F45"/>
    <w:rsid w:val="00C9446B"/>
    <w:rsid w:val="00C944C6"/>
    <w:rsid w:val="00C94971"/>
    <w:rsid w:val="00C95447"/>
    <w:rsid w:val="00C976EE"/>
    <w:rsid w:val="00C9778A"/>
    <w:rsid w:val="00CA033B"/>
    <w:rsid w:val="00CA160B"/>
    <w:rsid w:val="00CA1731"/>
    <w:rsid w:val="00CA1F0B"/>
    <w:rsid w:val="00CA2D4A"/>
    <w:rsid w:val="00CA30F3"/>
    <w:rsid w:val="00CA3AE8"/>
    <w:rsid w:val="00CA3E3D"/>
    <w:rsid w:val="00CA4A2A"/>
    <w:rsid w:val="00CA592B"/>
    <w:rsid w:val="00CA5B2D"/>
    <w:rsid w:val="00CA602A"/>
    <w:rsid w:val="00CB012E"/>
    <w:rsid w:val="00CB107E"/>
    <w:rsid w:val="00CB3D1B"/>
    <w:rsid w:val="00CB4A5E"/>
    <w:rsid w:val="00CB4C73"/>
    <w:rsid w:val="00CB6D9D"/>
    <w:rsid w:val="00CC2AD4"/>
    <w:rsid w:val="00CC42D0"/>
    <w:rsid w:val="00CC5E28"/>
    <w:rsid w:val="00CD0280"/>
    <w:rsid w:val="00CD3BE4"/>
    <w:rsid w:val="00CD3F49"/>
    <w:rsid w:val="00CD4488"/>
    <w:rsid w:val="00CD7B55"/>
    <w:rsid w:val="00CD7E26"/>
    <w:rsid w:val="00CE004E"/>
    <w:rsid w:val="00CE0862"/>
    <w:rsid w:val="00CE0F0E"/>
    <w:rsid w:val="00CE6BAB"/>
    <w:rsid w:val="00CE7FDF"/>
    <w:rsid w:val="00CF008C"/>
    <w:rsid w:val="00CF0B56"/>
    <w:rsid w:val="00CF0BE6"/>
    <w:rsid w:val="00CF0BF3"/>
    <w:rsid w:val="00CF1060"/>
    <w:rsid w:val="00CF170C"/>
    <w:rsid w:val="00CF3F07"/>
    <w:rsid w:val="00CF4223"/>
    <w:rsid w:val="00CF5985"/>
    <w:rsid w:val="00CF61C4"/>
    <w:rsid w:val="00D000E0"/>
    <w:rsid w:val="00D0150C"/>
    <w:rsid w:val="00D01DE3"/>
    <w:rsid w:val="00D02663"/>
    <w:rsid w:val="00D02665"/>
    <w:rsid w:val="00D042B9"/>
    <w:rsid w:val="00D068AD"/>
    <w:rsid w:val="00D07F7B"/>
    <w:rsid w:val="00D106C0"/>
    <w:rsid w:val="00D12CAD"/>
    <w:rsid w:val="00D133E5"/>
    <w:rsid w:val="00D150FD"/>
    <w:rsid w:val="00D22FB9"/>
    <w:rsid w:val="00D23CFF"/>
    <w:rsid w:val="00D26629"/>
    <w:rsid w:val="00D324F6"/>
    <w:rsid w:val="00D334CD"/>
    <w:rsid w:val="00D33551"/>
    <w:rsid w:val="00D338A7"/>
    <w:rsid w:val="00D3465F"/>
    <w:rsid w:val="00D35D94"/>
    <w:rsid w:val="00D36F1C"/>
    <w:rsid w:val="00D37BCF"/>
    <w:rsid w:val="00D425D4"/>
    <w:rsid w:val="00D429B3"/>
    <w:rsid w:val="00D43553"/>
    <w:rsid w:val="00D43E6B"/>
    <w:rsid w:val="00D441C3"/>
    <w:rsid w:val="00D44F9D"/>
    <w:rsid w:val="00D45847"/>
    <w:rsid w:val="00D466C9"/>
    <w:rsid w:val="00D46833"/>
    <w:rsid w:val="00D51C83"/>
    <w:rsid w:val="00D54813"/>
    <w:rsid w:val="00D54FB0"/>
    <w:rsid w:val="00D55735"/>
    <w:rsid w:val="00D56AA9"/>
    <w:rsid w:val="00D57162"/>
    <w:rsid w:val="00D6155F"/>
    <w:rsid w:val="00D64060"/>
    <w:rsid w:val="00D65AF9"/>
    <w:rsid w:val="00D71CDE"/>
    <w:rsid w:val="00D73501"/>
    <w:rsid w:val="00D74144"/>
    <w:rsid w:val="00D74BFF"/>
    <w:rsid w:val="00D7649D"/>
    <w:rsid w:val="00D808DD"/>
    <w:rsid w:val="00D83111"/>
    <w:rsid w:val="00D836D7"/>
    <w:rsid w:val="00D83AD0"/>
    <w:rsid w:val="00D849B9"/>
    <w:rsid w:val="00D85EB9"/>
    <w:rsid w:val="00D863D2"/>
    <w:rsid w:val="00D877C8"/>
    <w:rsid w:val="00D90862"/>
    <w:rsid w:val="00D90B2E"/>
    <w:rsid w:val="00D924A7"/>
    <w:rsid w:val="00D939B2"/>
    <w:rsid w:val="00D950AC"/>
    <w:rsid w:val="00D970EE"/>
    <w:rsid w:val="00DA0666"/>
    <w:rsid w:val="00DA1086"/>
    <w:rsid w:val="00DA1B11"/>
    <w:rsid w:val="00DB1910"/>
    <w:rsid w:val="00DB3821"/>
    <w:rsid w:val="00DB3CC8"/>
    <w:rsid w:val="00DB4ED3"/>
    <w:rsid w:val="00DC0653"/>
    <w:rsid w:val="00DC27C1"/>
    <w:rsid w:val="00DC5094"/>
    <w:rsid w:val="00DC7A1D"/>
    <w:rsid w:val="00DC7A9B"/>
    <w:rsid w:val="00DC7DA4"/>
    <w:rsid w:val="00DD03E4"/>
    <w:rsid w:val="00DD0905"/>
    <w:rsid w:val="00DD12F3"/>
    <w:rsid w:val="00DD1792"/>
    <w:rsid w:val="00DD2EEF"/>
    <w:rsid w:val="00DD61A8"/>
    <w:rsid w:val="00DD6FAA"/>
    <w:rsid w:val="00DE04EB"/>
    <w:rsid w:val="00DE1202"/>
    <w:rsid w:val="00DE1A92"/>
    <w:rsid w:val="00DE36DE"/>
    <w:rsid w:val="00DE4DD3"/>
    <w:rsid w:val="00DE72B1"/>
    <w:rsid w:val="00DE73A9"/>
    <w:rsid w:val="00DF1A0C"/>
    <w:rsid w:val="00DF3880"/>
    <w:rsid w:val="00E0078E"/>
    <w:rsid w:val="00E01228"/>
    <w:rsid w:val="00E01E21"/>
    <w:rsid w:val="00E02ACD"/>
    <w:rsid w:val="00E03192"/>
    <w:rsid w:val="00E040F7"/>
    <w:rsid w:val="00E048BB"/>
    <w:rsid w:val="00E04FD4"/>
    <w:rsid w:val="00E05F45"/>
    <w:rsid w:val="00E0678A"/>
    <w:rsid w:val="00E07DA2"/>
    <w:rsid w:val="00E100AE"/>
    <w:rsid w:val="00E12474"/>
    <w:rsid w:val="00E13EA7"/>
    <w:rsid w:val="00E1489B"/>
    <w:rsid w:val="00E2013D"/>
    <w:rsid w:val="00E2103E"/>
    <w:rsid w:val="00E23DBB"/>
    <w:rsid w:val="00E2695E"/>
    <w:rsid w:val="00E30B7E"/>
    <w:rsid w:val="00E31E16"/>
    <w:rsid w:val="00E35816"/>
    <w:rsid w:val="00E36747"/>
    <w:rsid w:val="00E369F3"/>
    <w:rsid w:val="00E41077"/>
    <w:rsid w:val="00E4277B"/>
    <w:rsid w:val="00E43D1C"/>
    <w:rsid w:val="00E43F55"/>
    <w:rsid w:val="00E44B3C"/>
    <w:rsid w:val="00E44B49"/>
    <w:rsid w:val="00E44C61"/>
    <w:rsid w:val="00E45207"/>
    <w:rsid w:val="00E458F4"/>
    <w:rsid w:val="00E45EB1"/>
    <w:rsid w:val="00E465FC"/>
    <w:rsid w:val="00E4797E"/>
    <w:rsid w:val="00E50484"/>
    <w:rsid w:val="00E53EBC"/>
    <w:rsid w:val="00E54387"/>
    <w:rsid w:val="00E55F01"/>
    <w:rsid w:val="00E569AA"/>
    <w:rsid w:val="00E56D30"/>
    <w:rsid w:val="00E57FE7"/>
    <w:rsid w:val="00E604B2"/>
    <w:rsid w:val="00E60ACF"/>
    <w:rsid w:val="00E63623"/>
    <w:rsid w:val="00E64381"/>
    <w:rsid w:val="00E662D4"/>
    <w:rsid w:val="00E70FC4"/>
    <w:rsid w:val="00E7141B"/>
    <w:rsid w:val="00E72EF5"/>
    <w:rsid w:val="00E75C4C"/>
    <w:rsid w:val="00E8369E"/>
    <w:rsid w:val="00E8385A"/>
    <w:rsid w:val="00E83E99"/>
    <w:rsid w:val="00E84263"/>
    <w:rsid w:val="00E86D52"/>
    <w:rsid w:val="00E90825"/>
    <w:rsid w:val="00E91509"/>
    <w:rsid w:val="00E9171E"/>
    <w:rsid w:val="00E972C5"/>
    <w:rsid w:val="00E97FC1"/>
    <w:rsid w:val="00EA1899"/>
    <w:rsid w:val="00EA3071"/>
    <w:rsid w:val="00EA3C8B"/>
    <w:rsid w:val="00EA50F0"/>
    <w:rsid w:val="00EA5670"/>
    <w:rsid w:val="00EA7A8A"/>
    <w:rsid w:val="00EB1E68"/>
    <w:rsid w:val="00EB1EBB"/>
    <w:rsid w:val="00EB3A4E"/>
    <w:rsid w:val="00EB4251"/>
    <w:rsid w:val="00EB433D"/>
    <w:rsid w:val="00EB647C"/>
    <w:rsid w:val="00EB72CF"/>
    <w:rsid w:val="00EC1BE6"/>
    <w:rsid w:val="00EC4C26"/>
    <w:rsid w:val="00ED39A7"/>
    <w:rsid w:val="00ED3A56"/>
    <w:rsid w:val="00ED4DF9"/>
    <w:rsid w:val="00ED6786"/>
    <w:rsid w:val="00ED733F"/>
    <w:rsid w:val="00ED77BB"/>
    <w:rsid w:val="00EE20FD"/>
    <w:rsid w:val="00EE35A9"/>
    <w:rsid w:val="00EE3EDE"/>
    <w:rsid w:val="00EE400D"/>
    <w:rsid w:val="00EE4EEC"/>
    <w:rsid w:val="00EE7E1E"/>
    <w:rsid w:val="00EF185B"/>
    <w:rsid w:val="00EF2F25"/>
    <w:rsid w:val="00EF56C7"/>
    <w:rsid w:val="00EF5A81"/>
    <w:rsid w:val="00EF6328"/>
    <w:rsid w:val="00EF771B"/>
    <w:rsid w:val="00F0188C"/>
    <w:rsid w:val="00F01E86"/>
    <w:rsid w:val="00F066BE"/>
    <w:rsid w:val="00F10A47"/>
    <w:rsid w:val="00F11601"/>
    <w:rsid w:val="00F1559D"/>
    <w:rsid w:val="00F16CB6"/>
    <w:rsid w:val="00F1711B"/>
    <w:rsid w:val="00F209A9"/>
    <w:rsid w:val="00F24A19"/>
    <w:rsid w:val="00F358E4"/>
    <w:rsid w:val="00F35A81"/>
    <w:rsid w:val="00F36A1A"/>
    <w:rsid w:val="00F36D89"/>
    <w:rsid w:val="00F37F28"/>
    <w:rsid w:val="00F400E0"/>
    <w:rsid w:val="00F43731"/>
    <w:rsid w:val="00F4438A"/>
    <w:rsid w:val="00F451FB"/>
    <w:rsid w:val="00F51FA5"/>
    <w:rsid w:val="00F5225C"/>
    <w:rsid w:val="00F557F1"/>
    <w:rsid w:val="00F5632E"/>
    <w:rsid w:val="00F56940"/>
    <w:rsid w:val="00F57D86"/>
    <w:rsid w:val="00F611BE"/>
    <w:rsid w:val="00F628A3"/>
    <w:rsid w:val="00F62FA8"/>
    <w:rsid w:val="00F64CA4"/>
    <w:rsid w:val="00F67766"/>
    <w:rsid w:val="00F7241A"/>
    <w:rsid w:val="00F7572C"/>
    <w:rsid w:val="00F81DA7"/>
    <w:rsid w:val="00F8368D"/>
    <w:rsid w:val="00F85236"/>
    <w:rsid w:val="00F87E43"/>
    <w:rsid w:val="00F87E50"/>
    <w:rsid w:val="00F90644"/>
    <w:rsid w:val="00F92F7E"/>
    <w:rsid w:val="00F9332B"/>
    <w:rsid w:val="00F938A3"/>
    <w:rsid w:val="00F94C95"/>
    <w:rsid w:val="00F95006"/>
    <w:rsid w:val="00F9699B"/>
    <w:rsid w:val="00F96BD6"/>
    <w:rsid w:val="00FA05CC"/>
    <w:rsid w:val="00FA551A"/>
    <w:rsid w:val="00FA6353"/>
    <w:rsid w:val="00FB3E6B"/>
    <w:rsid w:val="00FB56B1"/>
    <w:rsid w:val="00FB7215"/>
    <w:rsid w:val="00FB77D5"/>
    <w:rsid w:val="00FC1493"/>
    <w:rsid w:val="00FC2E6B"/>
    <w:rsid w:val="00FC6287"/>
    <w:rsid w:val="00FD29BA"/>
    <w:rsid w:val="00FD48CF"/>
    <w:rsid w:val="00FD5664"/>
    <w:rsid w:val="00FE034F"/>
    <w:rsid w:val="00FE1F0A"/>
    <w:rsid w:val="00FE3122"/>
    <w:rsid w:val="00FE4F32"/>
    <w:rsid w:val="00FE505A"/>
    <w:rsid w:val="00FE510B"/>
    <w:rsid w:val="00FE6164"/>
    <w:rsid w:val="00FE729C"/>
    <w:rsid w:val="00FF075E"/>
    <w:rsid w:val="00FF1248"/>
    <w:rsid w:val="00FF20FE"/>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ACB85A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B36BB"/>
    <w:rPr>
      <w:rFonts w:ascii="Times New Roman" w:hAnsi="Times New Roman"/>
    </w:rPr>
  </w:style>
  <w:style w:type="paragraph" w:styleId="Heading1">
    <w:name w:val="heading 1"/>
    <w:basedOn w:val="Normal"/>
    <w:next w:val="Normal"/>
    <w:uiPriority w:val="9"/>
    <w:qFormat/>
    <w:rsid w:val="00FA05CC"/>
    <w:pPr>
      <w:keepNext/>
      <w:keepLines/>
      <w:spacing w:before="480"/>
      <w:outlineLvl w:val="0"/>
    </w:pPr>
    <w:rPr>
      <w:rFonts w:asciiTheme="majorHAnsi" w:eastAsiaTheme="majorEastAsia" w:hAnsiTheme="majorHAnsi" w:cstheme="majorBidi"/>
      <w:b/>
      <w:bCs/>
      <w:color w:val="345A8A" w:themeColor="accent1" w:themeShade="B5"/>
      <w:sz w:val="32"/>
      <w:szCs w:val="3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ubtitleChar">
    <w:name w:val="Subtitle Char"/>
    <w:basedOn w:val="DefaultParagraphFont"/>
    <w:link w:val="Subtitle"/>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DefaultParagraphFont"/>
    <w:link w:val="Heading11"/>
    <w:uiPriority w:val="9"/>
    <w:qFormat/>
    <w:rsid w:val="009D27B3"/>
    <w:rPr>
      <w:rFonts w:ascii="Verdana" w:eastAsiaTheme="majorEastAsia" w:hAnsi="Verdana" w:cstheme="majorBidi"/>
      <w:bCs/>
      <w:color w:val="000000" w:themeColor="text1"/>
      <w:sz w:val="28"/>
      <w:szCs w:val="28"/>
    </w:rPr>
  </w:style>
  <w:style w:type="character" w:customStyle="1" w:styleId="BalloonTextChar">
    <w:name w:val="Balloon Text Char"/>
    <w:basedOn w:val="DefaultParagraphFont"/>
    <w:link w:val="BalloonText"/>
    <w:uiPriority w:val="99"/>
    <w:semiHidden/>
    <w:qFormat/>
    <w:rsid w:val="006A4C3C"/>
    <w:rPr>
      <w:rFonts w:ascii="Tahoma" w:hAnsi="Tahoma" w:cs="Tahoma"/>
      <w:sz w:val="16"/>
      <w:szCs w:val="16"/>
    </w:rPr>
  </w:style>
  <w:style w:type="character" w:customStyle="1" w:styleId="SidhuvudChar">
    <w:name w:val="Sidhuvud Char"/>
    <w:basedOn w:val="DefaultParagraphFont"/>
    <w:link w:val="Header1"/>
    <w:uiPriority w:val="99"/>
    <w:qFormat/>
    <w:rsid w:val="00C32692"/>
    <w:rPr>
      <w:rFonts w:ascii="Times New Roman" w:hAnsi="Times New Roman"/>
    </w:rPr>
  </w:style>
  <w:style w:type="character" w:customStyle="1" w:styleId="BodyTextChar">
    <w:name w:val="Body Text Char"/>
    <w:basedOn w:val="DefaultParagraphFont"/>
    <w:link w:val="BodyText"/>
    <w:qFormat/>
    <w:rsid w:val="00AE5038"/>
    <w:rPr>
      <w:rFonts w:ascii="Times New Roman" w:eastAsia="Times New Roman" w:hAnsi="Times New Roman" w:cs="Times New Roman"/>
      <w:szCs w:val="24"/>
      <w:lang w:eastAsia="sv-SE"/>
    </w:rPr>
  </w:style>
  <w:style w:type="character" w:customStyle="1" w:styleId="QuoteChar">
    <w:name w:val="Quote Char"/>
    <w:basedOn w:val="DefaultParagraphFont"/>
    <w:link w:val="Quote"/>
    <w:uiPriority w:val="29"/>
    <w:qFormat/>
    <w:rsid w:val="00C36505"/>
    <w:rPr>
      <w:rFonts w:ascii="Times New Roman" w:hAnsi="Times New Roman"/>
      <w:iCs/>
      <w:color w:val="000000" w:themeColor="text1"/>
      <w:sz w:val="20"/>
    </w:rPr>
  </w:style>
  <w:style w:type="character" w:styleId="FootnoteReference">
    <w:name w:val="footnote reference"/>
    <w:basedOn w:val="DefaultParagraphFont"/>
    <w:uiPriority w:val="99"/>
    <w:unhideWhenUsed/>
    <w:qFormat/>
    <w:rsid w:val="009C493C"/>
    <w:rPr>
      <w:rFonts w:ascii="Times New Roman" w:hAnsi="Times New Roman"/>
      <w:vertAlign w:val="superscript"/>
    </w:rPr>
  </w:style>
  <w:style w:type="character" w:customStyle="1" w:styleId="FootnoteTextChar">
    <w:name w:val="Footnote Text Char"/>
    <w:basedOn w:val="DefaultParagraphFont"/>
    <w:link w:val="FootnoteText"/>
    <w:uiPriority w:val="99"/>
    <w:qFormat/>
    <w:rsid w:val="00305D18"/>
    <w:rPr>
      <w:rFonts w:ascii="Verdana" w:hAnsi="Verdana"/>
      <w:i/>
      <w:sz w:val="16"/>
      <w:szCs w:val="20"/>
    </w:rPr>
  </w:style>
  <w:style w:type="character" w:customStyle="1" w:styleId="SidfotChar">
    <w:name w:val="Sidfot Char"/>
    <w:basedOn w:val="DefaultParagraphFont"/>
    <w:link w:val="Footer1"/>
    <w:uiPriority w:val="99"/>
    <w:qFormat/>
    <w:rsid w:val="00C32692"/>
    <w:rPr>
      <w:rFonts w:ascii="Times New Roman" w:hAnsi="Times New Roman"/>
    </w:rPr>
  </w:style>
  <w:style w:type="character" w:styleId="PageNumber">
    <w:name w:val="page number"/>
    <w:basedOn w:val="DefaultParagraphFont"/>
    <w:uiPriority w:val="99"/>
    <w:semiHidden/>
    <w:qFormat/>
    <w:rsid w:val="00EA3B45"/>
    <w:rPr>
      <w:rFonts w:ascii="Times New Roman" w:hAnsi="Times New Roman"/>
      <w:sz w:val="18"/>
    </w:rPr>
  </w:style>
  <w:style w:type="character" w:customStyle="1" w:styleId="InternetLink">
    <w:name w:val="Internet Link"/>
    <w:basedOn w:val="DefaultParagraphFont"/>
    <w:uiPriority w:val="99"/>
    <w:unhideWhenUsed/>
    <w:rsid w:val="000B7268"/>
    <w:rPr>
      <w:color w:val="0000FF" w:themeColor="hyperlink"/>
      <w:u w:val="single"/>
    </w:rPr>
  </w:style>
  <w:style w:type="character" w:customStyle="1" w:styleId="Rubrik2Char">
    <w:name w:val="Rubrik 2 Char"/>
    <w:basedOn w:val="DefaultParagraphFon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DefaultParagraphFon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DefaultParagraphFon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DefaultParagraphFon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DefaultParagraphFon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DefaultParagraphFon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DefaultParagraphFon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DefaultParagraphFon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Olstomnmnande1">
    <w:name w:val="Olöst omnämnande1"/>
    <w:basedOn w:val="DefaultParagraphFont"/>
    <w:uiPriority w:val="99"/>
    <w:semiHidden/>
    <w:unhideWhenUsed/>
    <w:qFormat/>
    <w:rsid w:val="00120C38"/>
    <w:rPr>
      <w:color w:val="808080"/>
      <w:shd w:val="clear" w:color="auto" w:fill="E6E6E6"/>
    </w:rPr>
  </w:style>
  <w:style w:type="character" w:styleId="FollowedHyperlink">
    <w:name w:val="FollowedHyperlink"/>
    <w:basedOn w:val="DefaultParagraphFont"/>
    <w:uiPriority w:val="99"/>
    <w:semiHidden/>
    <w:unhideWhenUsed/>
    <w:qFormat/>
    <w:rsid w:val="008574BA"/>
    <w:rPr>
      <w:color w:val="800080" w:themeColor="followedHyperlink"/>
      <w:u w:val="single"/>
    </w:rPr>
  </w:style>
  <w:style w:type="character" w:styleId="IntenseEmphasis">
    <w:name w:val="Intense Emphasis"/>
    <w:basedOn w:val="DefaultParagraphFont"/>
    <w:uiPriority w:val="21"/>
    <w:qFormat/>
    <w:rsid w:val="005D4A96"/>
    <w:rPr>
      <w:b/>
      <w:bCs/>
      <w:i/>
      <w:iCs/>
      <w:color w:val="4F81BD" w:themeColor="accent1"/>
    </w:rPr>
  </w:style>
  <w:style w:type="character" w:styleId="Emphasis">
    <w:name w:val="Emphasis"/>
    <w:basedOn w:val="DefaultParagraphFont"/>
    <w:uiPriority w:val="20"/>
    <w:qFormat/>
    <w:rsid w:val="005D4A96"/>
    <w:rPr>
      <w:i/>
      <w:iCs/>
    </w:rPr>
  </w:style>
  <w:style w:type="character" w:styleId="CommentReference">
    <w:name w:val="annotation reference"/>
    <w:basedOn w:val="DefaultParagraphFont"/>
    <w:uiPriority w:val="99"/>
    <w:semiHidden/>
    <w:unhideWhenUsed/>
    <w:qFormat/>
    <w:rsid w:val="00D344E6"/>
    <w:rPr>
      <w:sz w:val="18"/>
      <w:szCs w:val="18"/>
    </w:rPr>
  </w:style>
  <w:style w:type="character" w:customStyle="1" w:styleId="CommentTextChar">
    <w:name w:val="Comment Text Char"/>
    <w:basedOn w:val="DefaultParagraphFont"/>
    <w:link w:val="CommentText"/>
    <w:uiPriority w:val="99"/>
    <w:qFormat/>
    <w:rsid w:val="00D344E6"/>
    <w:rPr>
      <w:rFonts w:ascii="Times New Roman" w:hAnsi="Times New Roman"/>
      <w:sz w:val="24"/>
      <w:szCs w:val="24"/>
    </w:rPr>
  </w:style>
  <w:style w:type="character" w:customStyle="1" w:styleId="CommentSubjectChar">
    <w:name w:val="Comment Subject Char"/>
    <w:basedOn w:val="CommentTextChar"/>
    <w:link w:val="CommentSubject"/>
    <w:uiPriority w:val="99"/>
    <w:semiHidden/>
    <w:qFormat/>
    <w:rsid w:val="00D344E6"/>
    <w:rPr>
      <w:rFonts w:ascii="Times New Roman" w:hAnsi="Times New Roman"/>
      <w:b/>
      <w:bCs/>
      <w:sz w:val="20"/>
      <w:szCs w:val="20"/>
    </w:rPr>
  </w:style>
  <w:style w:type="character" w:customStyle="1" w:styleId="apple-converted-space">
    <w:name w:val="apple-converted-space"/>
    <w:basedOn w:val="DefaultParagraphFont"/>
    <w:qFormat/>
    <w:rsid w:val="00BE71B5"/>
  </w:style>
  <w:style w:type="character" w:styleId="EndnoteReference">
    <w:name w:val="endnote reference"/>
    <w:basedOn w:val="DefaultParagraphFon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MS Mincho"/>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odyText"/>
    <w:qFormat/>
    <w:pPr>
      <w:keepNext/>
      <w:spacing w:before="240" w:after="120"/>
    </w:pPr>
    <w:rPr>
      <w:rFonts w:ascii="Liberation Sans" w:eastAsia="SimSun" w:hAnsi="Liberation Sans" w:cs="Lucida Sans"/>
      <w:sz w:val="28"/>
      <w:szCs w:val="28"/>
    </w:rPr>
  </w:style>
  <w:style w:type="paragraph" w:styleId="BodyText">
    <w:name w:val="Body Text"/>
    <w:basedOn w:val="Normal"/>
    <w:link w:val="BodyTextChar"/>
    <w:qFormat/>
    <w:rsid w:val="00AE5038"/>
    <w:pPr>
      <w:spacing w:after="120" w:line="300" w:lineRule="atLeast"/>
    </w:pPr>
    <w:rPr>
      <w:rFonts w:eastAsia="Times New Roman" w:cs="Times New Roman"/>
      <w:szCs w:val="24"/>
      <w:lang w:eastAsia="sv-SE"/>
    </w:rPr>
  </w:style>
  <w:style w:type="paragraph" w:styleId="List">
    <w:name w:val="List"/>
    <w:basedOn w:val="Body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Subtitle">
    <w:name w:val="Subtitle"/>
    <w:basedOn w:val="Normal"/>
    <w:next w:val="Normal"/>
    <w:link w:val="Subtitle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TOCHeading">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alloonText">
    <w:name w:val="Balloon Text"/>
    <w:basedOn w:val="Normal"/>
    <w:link w:val="Balloon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Quote">
    <w:name w:val="Quote"/>
    <w:basedOn w:val="Normal"/>
    <w:link w:val="QuoteChar"/>
    <w:uiPriority w:val="29"/>
    <w:qFormat/>
    <w:rsid w:val="00C36505"/>
    <w:pPr>
      <w:spacing w:after="120" w:line="240" w:lineRule="atLeast"/>
      <w:ind w:left="454" w:right="454"/>
    </w:pPr>
    <w:rPr>
      <w:iCs/>
      <w:color w:val="000000" w:themeColor="text1"/>
      <w:sz w:val="20"/>
    </w:rPr>
  </w:style>
  <w:style w:type="paragraph" w:styleId="ListBullet">
    <w:name w:val="List Bullet"/>
    <w:basedOn w:val="Normal"/>
    <w:uiPriority w:val="99"/>
    <w:unhideWhenUsed/>
    <w:qFormat/>
    <w:rsid w:val="007347A4"/>
    <w:pPr>
      <w:spacing w:line="300" w:lineRule="atLeast"/>
      <w:ind w:left="255" w:hanging="255"/>
      <w:jc w:val="both"/>
    </w:pPr>
  </w:style>
  <w:style w:type="paragraph" w:styleId="ListNumber">
    <w:name w:val="List Number"/>
    <w:basedOn w:val="Normal"/>
    <w:uiPriority w:val="99"/>
    <w:unhideWhenUsed/>
    <w:qFormat/>
    <w:rsid w:val="007347A4"/>
    <w:pPr>
      <w:spacing w:line="300" w:lineRule="atLeast"/>
      <w:ind w:left="357" w:hanging="357"/>
      <w:contextualSpacing/>
      <w:jc w:val="both"/>
    </w:pPr>
  </w:style>
  <w:style w:type="paragraph" w:styleId="FootnoteText">
    <w:name w:val="footnote text"/>
    <w:basedOn w:val="Normal"/>
    <w:link w:val="Footnote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Caption">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TableofFigures">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Paragraph">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CommentText">
    <w:name w:val="annotation text"/>
    <w:basedOn w:val="Normal"/>
    <w:link w:val="CommentTextChar"/>
    <w:uiPriority w:val="99"/>
    <w:unhideWhenUsed/>
    <w:qFormat/>
    <w:rsid w:val="00D344E6"/>
    <w:rPr>
      <w:sz w:val="24"/>
      <w:szCs w:val="24"/>
    </w:rPr>
  </w:style>
  <w:style w:type="paragraph" w:styleId="CommentSubject">
    <w:name w:val="annotation subject"/>
    <w:basedOn w:val="CommentText"/>
    <w:link w:val="CommentSubject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leGrid">
    <w:name w:val="Table Grid"/>
    <w:basedOn w:val="TableNorma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4F746A"/>
    <w:pPr>
      <w:tabs>
        <w:tab w:val="left" w:pos="350"/>
        <w:tab w:val="right" w:leader="dot" w:pos="9062"/>
      </w:tabs>
      <w:spacing w:before="120"/>
    </w:pPr>
    <w:rPr>
      <w:rFonts w:asciiTheme="minorHAnsi" w:hAnsiTheme="minorHAnsi"/>
      <w:b/>
      <w:sz w:val="24"/>
      <w:szCs w:val="24"/>
    </w:rPr>
  </w:style>
  <w:style w:type="paragraph" w:styleId="TOC3">
    <w:name w:val="toc 3"/>
    <w:basedOn w:val="Normal"/>
    <w:next w:val="Normal"/>
    <w:autoRedefine/>
    <w:uiPriority w:val="39"/>
    <w:unhideWhenUsed/>
    <w:rsid w:val="004E58AD"/>
    <w:pPr>
      <w:ind w:left="440"/>
    </w:pPr>
    <w:rPr>
      <w:rFonts w:asciiTheme="minorHAnsi" w:hAnsiTheme="minorHAnsi"/>
    </w:rPr>
  </w:style>
  <w:style w:type="paragraph" w:styleId="Header">
    <w:name w:val="header"/>
    <w:basedOn w:val="Normal"/>
    <w:link w:val="HeaderChar"/>
    <w:uiPriority w:val="99"/>
    <w:unhideWhenUsed/>
    <w:rsid w:val="00D01DE3"/>
    <w:pPr>
      <w:tabs>
        <w:tab w:val="center" w:pos="4536"/>
        <w:tab w:val="right" w:pos="9072"/>
      </w:tabs>
    </w:pPr>
  </w:style>
  <w:style w:type="character" w:customStyle="1" w:styleId="HeaderChar">
    <w:name w:val="Header Char"/>
    <w:basedOn w:val="DefaultParagraphFont"/>
    <w:link w:val="Header"/>
    <w:uiPriority w:val="99"/>
    <w:rsid w:val="00D01DE3"/>
    <w:rPr>
      <w:rFonts w:ascii="Times New Roman" w:hAnsi="Times New Roman"/>
    </w:rPr>
  </w:style>
  <w:style w:type="paragraph" w:styleId="Footer">
    <w:name w:val="footer"/>
    <w:basedOn w:val="Normal"/>
    <w:link w:val="FooterChar"/>
    <w:uiPriority w:val="99"/>
    <w:unhideWhenUsed/>
    <w:rsid w:val="00D01DE3"/>
    <w:pPr>
      <w:tabs>
        <w:tab w:val="center" w:pos="4536"/>
        <w:tab w:val="right" w:pos="9072"/>
      </w:tabs>
    </w:pPr>
  </w:style>
  <w:style w:type="character" w:customStyle="1" w:styleId="FooterChar">
    <w:name w:val="Footer Char"/>
    <w:basedOn w:val="DefaultParagraphFont"/>
    <w:link w:val="Footer"/>
    <w:uiPriority w:val="99"/>
    <w:rsid w:val="00D01DE3"/>
    <w:rPr>
      <w:rFonts w:ascii="Times New Roman" w:hAnsi="Times New Roman"/>
    </w:rPr>
  </w:style>
  <w:style w:type="paragraph" w:styleId="TOC2">
    <w:name w:val="toc 2"/>
    <w:basedOn w:val="Normal"/>
    <w:next w:val="Normal"/>
    <w:autoRedefine/>
    <w:uiPriority w:val="39"/>
    <w:unhideWhenUsed/>
    <w:rsid w:val="009F3187"/>
    <w:pPr>
      <w:ind w:left="220"/>
    </w:pPr>
    <w:rPr>
      <w:rFonts w:asciiTheme="minorHAnsi" w:hAnsiTheme="minorHAnsi"/>
      <w:b/>
    </w:rPr>
  </w:style>
  <w:style w:type="character" w:styleId="Strong">
    <w:name w:val="Strong"/>
    <w:basedOn w:val="DefaultParagraphFont"/>
    <w:uiPriority w:val="22"/>
    <w:qFormat/>
    <w:rsid w:val="00840367"/>
    <w:rPr>
      <w:b/>
      <w:bCs/>
    </w:rPr>
  </w:style>
  <w:style w:type="character" w:styleId="LineNumber">
    <w:name w:val="line number"/>
    <w:basedOn w:val="DefaultParagraphFont"/>
    <w:uiPriority w:val="99"/>
    <w:semiHidden/>
    <w:unhideWhenUsed/>
    <w:rsid w:val="003E2AEF"/>
  </w:style>
  <w:style w:type="paragraph" w:styleId="DocumentMap">
    <w:name w:val="Document Map"/>
    <w:basedOn w:val="Normal"/>
    <w:link w:val="DocumentMapChar"/>
    <w:uiPriority w:val="99"/>
    <w:semiHidden/>
    <w:unhideWhenUsed/>
    <w:rsid w:val="00A06A89"/>
    <w:rPr>
      <w:rFonts w:ascii="Lucida Grande" w:hAnsi="Lucida Grande"/>
      <w:sz w:val="24"/>
      <w:szCs w:val="24"/>
    </w:rPr>
  </w:style>
  <w:style w:type="character" w:customStyle="1" w:styleId="DocumentMapChar">
    <w:name w:val="Document Map Char"/>
    <w:basedOn w:val="DefaultParagraphFont"/>
    <w:link w:val="DocumentMap"/>
    <w:uiPriority w:val="99"/>
    <w:semiHidden/>
    <w:rsid w:val="00A06A89"/>
    <w:rPr>
      <w:rFonts w:ascii="Lucida Grande" w:hAnsi="Lucida Grande"/>
      <w:sz w:val="24"/>
      <w:szCs w:val="24"/>
    </w:rPr>
  </w:style>
  <w:style w:type="paragraph" w:styleId="TOC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TOC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TOC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ink">
    <w:name w:val="Hyperlink"/>
    <w:basedOn w:val="DefaultParagraphFont"/>
    <w:uiPriority w:val="99"/>
    <w:unhideWhenUsed/>
    <w:rsid w:val="007C49F9"/>
    <w:rPr>
      <w:color w:val="0000FF"/>
      <w:u w:val="single"/>
    </w:rPr>
  </w:style>
  <w:style w:type="character" w:customStyle="1" w:styleId="Rubrik1Char1">
    <w:name w:val="Rubrik 1 Char1"/>
    <w:basedOn w:val="DefaultParagraphFont"/>
    <w:uiPriority w:val="9"/>
    <w:rsid w:val="00FA05CC"/>
    <w:rPr>
      <w:rFonts w:asciiTheme="majorHAnsi" w:eastAsiaTheme="majorEastAsia" w:hAnsiTheme="majorHAnsi" w:cstheme="majorBidi"/>
      <w:b/>
      <w:bCs/>
      <w:color w:val="345A8A" w:themeColor="accent1" w:themeShade="B5"/>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0765468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60365463">
      <w:bodyDiv w:val="1"/>
      <w:marLeft w:val="0"/>
      <w:marRight w:val="0"/>
      <w:marTop w:val="0"/>
      <w:marBottom w:val="0"/>
      <w:divBdr>
        <w:top w:val="none" w:sz="0" w:space="0" w:color="auto"/>
        <w:left w:val="none" w:sz="0" w:space="0" w:color="auto"/>
        <w:bottom w:val="none" w:sz="0" w:space="0" w:color="auto"/>
        <w:right w:val="none" w:sz="0" w:space="0" w:color="auto"/>
      </w:divBdr>
      <w:divsChild>
        <w:div w:id="1326515701">
          <w:marLeft w:val="0"/>
          <w:marRight w:val="0"/>
          <w:marTop w:val="0"/>
          <w:marBottom w:val="0"/>
          <w:divBdr>
            <w:top w:val="none" w:sz="0" w:space="0" w:color="auto"/>
            <w:left w:val="none" w:sz="0" w:space="0" w:color="auto"/>
            <w:bottom w:val="none" w:sz="0" w:space="0" w:color="auto"/>
            <w:right w:val="none" w:sz="0" w:space="0" w:color="auto"/>
          </w:divBdr>
          <w:divsChild>
            <w:div w:id="729957970">
              <w:marLeft w:val="0"/>
              <w:marRight w:val="0"/>
              <w:marTop w:val="0"/>
              <w:marBottom w:val="0"/>
              <w:divBdr>
                <w:top w:val="none" w:sz="0" w:space="0" w:color="auto"/>
                <w:left w:val="none" w:sz="0" w:space="0" w:color="auto"/>
                <w:bottom w:val="none" w:sz="0" w:space="0" w:color="auto"/>
                <w:right w:val="none" w:sz="0" w:space="0" w:color="auto"/>
              </w:divBdr>
              <w:divsChild>
                <w:div w:id="11687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84372">
      <w:bodyDiv w:val="1"/>
      <w:marLeft w:val="0"/>
      <w:marRight w:val="0"/>
      <w:marTop w:val="0"/>
      <w:marBottom w:val="0"/>
      <w:divBdr>
        <w:top w:val="none" w:sz="0" w:space="0" w:color="auto"/>
        <w:left w:val="none" w:sz="0" w:space="0" w:color="auto"/>
        <w:bottom w:val="none" w:sz="0" w:space="0" w:color="auto"/>
        <w:right w:val="none" w:sz="0" w:space="0" w:color="auto"/>
      </w:divBdr>
      <w:divsChild>
        <w:div w:id="525604376">
          <w:marLeft w:val="0"/>
          <w:marRight w:val="0"/>
          <w:marTop w:val="0"/>
          <w:marBottom w:val="0"/>
          <w:divBdr>
            <w:top w:val="none" w:sz="0" w:space="0" w:color="auto"/>
            <w:left w:val="none" w:sz="0" w:space="0" w:color="auto"/>
            <w:bottom w:val="none" w:sz="0" w:space="0" w:color="auto"/>
            <w:right w:val="none" w:sz="0" w:space="0" w:color="auto"/>
          </w:divBdr>
          <w:divsChild>
            <w:div w:id="1854955971">
              <w:marLeft w:val="0"/>
              <w:marRight w:val="0"/>
              <w:marTop w:val="0"/>
              <w:marBottom w:val="0"/>
              <w:divBdr>
                <w:top w:val="none" w:sz="0" w:space="0" w:color="auto"/>
                <w:left w:val="none" w:sz="0" w:space="0" w:color="auto"/>
                <w:bottom w:val="none" w:sz="0" w:space="0" w:color="auto"/>
                <w:right w:val="none" w:sz="0" w:space="0" w:color="auto"/>
              </w:divBdr>
              <w:divsChild>
                <w:div w:id="126546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301354">
      <w:bodyDiv w:val="1"/>
      <w:marLeft w:val="0"/>
      <w:marRight w:val="0"/>
      <w:marTop w:val="0"/>
      <w:marBottom w:val="0"/>
      <w:divBdr>
        <w:top w:val="none" w:sz="0" w:space="0" w:color="auto"/>
        <w:left w:val="none" w:sz="0" w:space="0" w:color="auto"/>
        <w:bottom w:val="none" w:sz="0" w:space="0" w:color="auto"/>
        <w:right w:val="none" w:sz="0" w:space="0" w:color="auto"/>
      </w:divBdr>
    </w:div>
    <w:div w:id="697203246">
      <w:bodyDiv w:val="1"/>
      <w:marLeft w:val="0"/>
      <w:marRight w:val="0"/>
      <w:marTop w:val="0"/>
      <w:marBottom w:val="0"/>
      <w:divBdr>
        <w:top w:val="none" w:sz="0" w:space="0" w:color="auto"/>
        <w:left w:val="none" w:sz="0" w:space="0" w:color="auto"/>
        <w:bottom w:val="none" w:sz="0" w:space="0" w:color="auto"/>
        <w:right w:val="none" w:sz="0" w:space="0" w:color="auto"/>
      </w:divBdr>
      <w:divsChild>
        <w:div w:id="1558973538">
          <w:marLeft w:val="0"/>
          <w:marRight w:val="0"/>
          <w:marTop w:val="0"/>
          <w:marBottom w:val="0"/>
          <w:divBdr>
            <w:top w:val="none" w:sz="0" w:space="0" w:color="auto"/>
            <w:left w:val="none" w:sz="0" w:space="0" w:color="auto"/>
            <w:bottom w:val="none" w:sz="0" w:space="0" w:color="auto"/>
            <w:right w:val="none" w:sz="0" w:space="0" w:color="auto"/>
          </w:divBdr>
          <w:divsChild>
            <w:div w:id="1051534181">
              <w:marLeft w:val="0"/>
              <w:marRight w:val="0"/>
              <w:marTop w:val="0"/>
              <w:marBottom w:val="0"/>
              <w:divBdr>
                <w:top w:val="none" w:sz="0" w:space="0" w:color="auto"/>
                <w:left w:val="none" w:sz="0" w:space="0" w:color="auto"/>
                <w:bottom w:val="none" w:sz="0" w:space="0" w:color="auto"/>
                <w:right w:val="none" w:sz="0" w:space="0" w:color="auto"/>
              </w:divBdr>
              <w:divsChild>
                <w:div w:id="167132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858736">
      <w:bodyDiv w:val="1"/>
      <w:marLeft w:val="0"/>
      <w:marRight w:val="0"/>
      <w:marTop w:val="0"/>
      <w:marBottom w:val="0"/>
      <w:divBdr>
        <w:top w:val="none" w:sz="0" w:space="0" w:color="auto"/>
        <w:left w:val="none" w:sz="0" w:space="0" w:color="auto"/>
        <w:bottom w:val="none" w:sz="0" w:space="0" w:color="auto"/>
        <w:right w:val="none" w:sz="0" w:space="0" w:color="auto"/>
      </w:divBdr>
    </w:div>
    <w:div w:id="814178100">
      <w:bodyDiv w:val="1"/>
      <w:marLeft w:val="0"/>
      <w:marRight w:val="0"/>
      <w:marTop w:val="0"/>
      <w:marBottom w:val="0"/>
      <w:divBdr>
        <w:top w:val="none" w:sz="0" w:space="0" w:color="auto"/>
        <w:left w:val="none" w:sz="0" w:space="0" w:color="auto"/>
        <w:bottom w:val="none" w:sz="0" w:space="0" w:color="auto"/>
        <w:right w:val="none" w:sz="0" w:space="0" w:color="auto"/>
      </w:divBdr>
      <w:divsChild>
        <w:div w:id="58092890">
          <w:marLeft w:val="0"/>
          <w:marRight w:val="0"/>
          <w:marTop w:val="0"/>
          <w:marBottom w:val="0"/>
          <w:divBdr>
            <w:top w:val="none" w:sz="0" w:space="0" w:color="auto"/>
            <w:left w:val="none" w:sz="0" w:space="0" w:color="auto"/>
            <w:bottom w:val="none" w:sz="0" w:space="0" w:color="auto"/>
            <w:right w:val="none" w:sz="0" w:space="0" w:color="auto"/>
          </w:divBdr>
          <w:divsChild>
            <w:div w:id="321667507">
              <w:marLeft w:val="0"/>
              <w:marRight w:val="0"/>
              <w:marTop w:val="0"/>
              <w:marBottom w:val="0"/>
              <w:divBdr>
                <w:top w:val="none" w:sz="0" w:space="0" w:color="auto"/>
                <w:left w:val="none" w:sz="0" w:space="0" w:color="auto"/>
                <w:bottom w:val="none" w:sz="0" w:space="0" w:color="auto"/>
                <w:right w:val="none" w:sz="0" w:space="0" w:color="auto"/>
              </w:divBdr>
              <w:divsChild>
                <w:div w:id="15631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150146">
      <w:bodyDiv w:val="1"/>
      <w:marLeft w:val="0"/>
      <w:marRight w:val="0"/>
      <w:marTop w:val="0"/>
      <w:marBottom w:val="0"/>
      <w:divBdr>
        <w:top w:val="none" w:sz="0" w:space="0" w:color="auto"/>
        <w:left w:val="none" w:sz="0" w:space="0" w:color="auto"/>
        <w:bottom w:val="none" w:sz="0" w:space="0" w:color="auto"/>
        <w:right w:val="none" w:sz="0" w:space="0" w:color="auto"/>
      </w:divBdr>
    </w:div>
    <w:div w:id="1094522126">
      <w:bodyDiv w:val="1"/>
      <w:marLeft w:val="0"/>
      <w:marRight w:val="0"/>
      <w:marTop w:val="0"/>
      <w:marBottom w:val="0"/>
      <w:divBdr>
        <w:top w:val="none" w:sz="0" w:space="0" w:color="auto"/>
        <w:left w:val="none" w:sz="0" w:space="0" w:color="auto"/>
        <w:bottom w:val="none" w:sz="0" w:space="0" w:color="auto"/>
        <w:right w:val="none" w:sz="0" w:space="0" w:color="auto"/>
      </w:divBdr>
    </w:div>
    <w:div w:id="1110736253">
      <w:bodyDiv w:val="1"/>
      <w:marLeft w:val="0"/>
      <w:marRight w:val="0"/>
      <w:marTop w:val="0"/>
      <w:marBottom w:val="0"/>
      <w:divBdr>
        <w:top w:val="none" w:sz="0" w:space="0" w:color="auto"/>
        <w:left w:val="none" w:sz="0" w:space="0" w:color="auto"/>
        <w:bottom w:val="none" w:sz="0" w:space="0" w:color="auto"/>
        <w:right w:val="none" w:sz="0" w:space="0" w:color="auto"/>
      </w:divBdr>
    </w:div>
    <w:div w:id="1134176033">
      <w:bodyDiv w:val="1"/>
      <w:marLeft w:val="0"/>
      <w:marRight w:val="0"/>
      <w:marTop w:val="0"/>
      <w:marBottom w:val="0"/>
      <w:divBdr>
        <w:top w:val="none" w:sz="0" w:space="0" w:color="auto"/>
        <w:left w:val="none" w:sz="0" w:space="0" w:color="auto"/>
        <w:bottom w:val="none" w:sz="0" w:space="0" w:color="auto"/>
        <w:right w:val="none" w:sz="0" w:space="0" w:color="auto"/>
      </w:divBdr>
      <w:divsChild>
        <w:div w:id="2016615564">
          <w:marLeft w:val="0"/>
          <w:marRight w:val="0"/>
          <w:marTop w:val="0"/>
          <w:marBottom w:val="0"/>
          <w:divBdr>
            <w:top w:val="none" w:sz="0" w:space="0" w:color="auto"/>
            <w:left w:val="none" w:sz="0" w:space="0" w:color="auto"/>
            <w:bottom w:val="none" w:sz="0" w:space="0" w:color="auto"/>
            <w:right w:val="none" w:sz="0" w:space="0" w:color="auto"/>
          </w:divBdr>
          <w:divsChild>
            <w:div w:id="1281838562">
              <w:marLeft w:val="0"/>
              <w:marRight w:val="0"/>
              <w:marTop w:val="0"/>
              <w:marBottom w:val="0"/>
              <w:divBdr>
                <w:top w:val="none" w:sz="0" w:space="0" w:color="auto"/>
                <w:left w:val="none" w:sz="0" w:space="0" w:color="auto"/>
                <w:bottom w:val="none" w:sz="0" w:space="0" w:color="auto"/>
                <w:right w:val="none" w:sz="0" w:space="0" w:color="auto"/>
              </w:divBdr>
              <w:divsChild>
                <w:div w:id="851994813">
                  <w:marLeft w:val="0"/>
                  <w:marRight w:val="0"/>
                  <w:marTop w:val="0"/>
                  <w:marBottom w:val="0"/>
                  <w:divBdr>
                    <w:top w:val="none" w:sz="0" w:space="0" w:color="auto"/>
                    <w:left w:val="none" w:sz="0" w:space="0" w:color="auto"/>
                    <w:bottom w:val="none" w:sz="0" w:space="0" w:color="auto"/>
                    <w:right w:val="none" w:sz="0" w:space="0" w:color="auto"/>
                  </w:divBdr>
                  <w:divsChild>
                    <w:div w:id="4418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732647">
      <w:bodyDiv w:val="1"/>
      <w:marLeft w:val="0"/>
      <w:marRight w:val="0"/>
      <w:marTop w:val="0"/>
      <w:marBottom w:val="0"/>
      <w:divBdr>
        <w:top w:val="none" w:sz="0" w:space="0" w:color="auto"/>
        <w:left w:val="none" w:sz="0" w:space="0" w:color="auto"/>
        <w:bottom w:val="none" w:sz="0" w:space="0" w:color="auto"/>
        <w:right w:val="none" w:sz="0" w:space="0" w:color="auto"/>
      </w:divBdr>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79721601">
      <w:bodyDiv w:val="1"/>
      <w:marLeft w:val="0"/>
      <w:marRight w:val="0"/>
      <w:marTop w:val="0"/>
      <w:marBottom w:val="0"/>
      <w:divBdr>
        <w:top w:val="none" w:sz="0" w:space="0" w:color="auto"/>
        <w:left w:val="none" w:sz="0" w:space="0" w:color="auto"/>
        <w:bottom w:val="none" w:sz="0" w:space="0" w:color="auto"/>
        <w:right w:val="none" w:sz="0" w:space="0" w:color="auto"/>
      </w:divBdr>
      <w:divsChild>
        <w:div w:id="1651714981">
          <w:marLeft w:val="0"/>
          <w:marRight w:val="0"/>
          <w:marTop w:val="0"/>
          <w:marBottom w:val="0"/>
          <w:divBdr>
            <w:top w:val="none" w:sz="0" w:space="0" w:color="auto"/>
            <w:left w:val="none" w:sz="0" w:space="0" w:color="auto"/>
            <w:bottom w:val="none" w:sz="0" w:space="0" w:color="auto"/>
            <w:right w:val="none" w:sz="0" w:space="0" w:color="auto"/>
          </w:divBdr>
          <w:divsChild>
            <w:div w:id="964578852">
              <w:marLeft w:val="0"/>
              <w:marRight w:val="0"/>
              <w:marTop w:val="0"/>
              <w:marBottom w:val="0"/>
              <w:divBdr>
                <w:top w:val="none" w:sz="0" w:space="0" w:color="auto"/>
                <w:left w:val="none" w:sz="0" w:space="0" w:color="auto"/>
                <w:bottom w:val="none" w:sz="0" w:space="0" w:color="auto"/>
                <w:right w:val="none" w:sz="0" w:space="0" w:color="auto"/>
              </w:divBdr>
              <w:divsChild>
                <w:div w:id="208391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 w:id="203681103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microsoft.com/office/2011/relationships/people" Target="people.xml"/><Relationship Id="rId21" Type="http://schemas.openxmlformats.org/officeDocument/2006/relationships/theme" Target="theme/theme1.xml"/><Relationship Id="rId23" Type="http://schemas.microsoft.com/office/2016/09/relationships/commentsIds" Target="commentsIds.xml"/><Relationship Id="rId10" Type="http://schemas.openxmlformats.org/officeDocument/2006/relationships/footer" Target="footer2.xml"/><Relationship Id="rId11" Type="http://schemas.openxmlformats.org/officeDocument/2006/relationships/comments" Target="comments.xml"/><Relationship Id="rId12" Type="http://schemas.microsoft.com/office/2011/relationships/commentsExtended" Target="commentsExtended.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footer" Target="footer3.xml"/><Relationship Id="rId18" Type="http://schemas.openxmlformats.org/officeDocument/2006/relationships/footer" Target="footer4.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345938C1-F31E-7E49-A477-4E6F69F55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30</Pages>
  <Words>15623</Words>
  <Characters>89057</Characters>
  <Application>Microsoft Macintosh Word</Application>
  <DocSecurity>0</DocSecurity>
  <Lines>742</Lines>
  <Paragraphs>208</Paragraphs>
  <ScaleCrop>false</ScaleCrop>
  <HeadingPairs>
    <vt:vector size="2" baseType="variant">
      <vt:variant>
        <vt:lpstr>Title</vt:lpstr>
      </vt:variant>
      <vt:variant>
        <vt:i4>1</vt:i4>
      </vt:variant>
    </vt:vector>
  </HeadingPairs>
  <TitlesOfParts>
    <vt:vector size="1" baseType="lpstr">
      <vt:lpstr/>
    </vt:vector>
  </TitlesOfParts>
  <Company>Stockholms universitetsbibliotek</Company>
  <LinksUpToDate>false</LinksUpToDate>
  <CharactersWithSpaces>104472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Microsoft Office User</cp:lastModifiedBy>
  <cp:revision>6</cp:revision>
  <cp:lastPrinted>2019-02-28T06:19:00Z</cp:lastPrinted>
  <dcterms:created xsi:type="dcterms:W3CDTF">2019-03-06T14:58:00Z</dcterms:created>
  <dcterms:modified xsi:type="dcterms:W3CDTF">2019-03-06T15:40:00Z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true</vt:bool>
  </property>
  <property fmtid="{D5CDD505-2E9C-101B-9397-08002B2CF9AE}" pid="6" name="LinksUpToDate">
    <vt:bool>true</vt:bool>
  </property>
  <property fmtid="{D5CDD505-2E9C-101B-9397-08002B2CF9AE}" pid="7" name="ScaleCrop">
    <vt:bool>true</vt:bool>
  </property>
  <property fmtid="{D5CDD505-2E9C-101B-9397-08002B2CF9AE}" pid="8" name="ShareDoc">
    <vt:bool>true</vt:bool>
  </property>
  <property fmtid="{D5CDD505-2E9C-101B-9397-08002B2CF9AE}" pid="9" name="ZOTERO_PREF_1">
    <vt:lpwstr>&lt;data data-version="3" zotero-version="5.0.60"&gt;&lt;session id="Q2UUJzrv"/&gt;&lt;style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 name="delayCitationUpdates" value="true"/&gt;&lt;pref name="dontAskDelayCitationUpdates" value="true"/&gt;&lt;/prefs&gt;&lt;/data&gt;</vt:lpwstr>
  </property>
</Properties>
</file>