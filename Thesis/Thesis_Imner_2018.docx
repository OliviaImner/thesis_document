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21DDA" w:rsidRDefault="00C21DDA">
                            <w:pPr>
                              <w:pStyle w:val="Frontpagetext"/>
                              <w:rPr>
                                <w:sz w:val="28"/>
                                <w:szCs w:val="28"/>
                              </w:rPr>
                            </w:pPr>
                            <w:r>
                              <w:rPr>
                                <w:sz w:val="28"/>
                                <w:szCs w:val="28"/>
                              </w:rPr>
                              <w:t xml:space="preserve">Institutionen för data- </w:t>
                            </w:r>
                            <w:r>
                              <w:rPr>
                                <w:sz w:val="28"/>
                                <w:szCs w:val="28"/>
                              </w:rPr>
                              <w:br/>
                              <w:t>och systemvetenskap</w:t>
                            </w:r>
                          </w:p>
                          <w:p w14:paraId="0DD0DA7D" w14:textId="77777777" w:rsidR="00C21DDA" w:rsidRDefault="00C21DDA">
                            <w:pPr>
                              <w:pStyle w:val="TextBox"/>
                            </w:pPr>
                            <w:r>
                              <w:t>Examensarbete 15 hp</w:t>
                            </w:r>
                          </w:p>
                          <w:p w14:paraId="205AAAC7" w14:textId="77777777" w:rsidR="00C21DDA" w:rsidRDefault="00C21DDA">
                            <w:pPr>
                              <w:pStyle w:val="TextBox"/>
                            </w:pPr>
                            <w:r>
                              <w:t>Data- och systemvetenskap</w:t>
                            </w:r>
                          </w:p>
                          <w:p w14:paraId="51566511" w14:textId="77777777" w:rsidR="00C21DDA" w:rsidRDefault="00C21DDA">
                            <w:pPr>
                              <w:pStyle w:val="Textruta"/>
                            </w:pPr>
                            <w:r>
                              <w:t xml:space="preserve">Kurs- eller utbildningsprogram (180 hp) </w:t>
                            </w:r>
                          </w:p>
                          <w:p w14:paraId="7A700FAB" w14:textId="05793D08" w:rsidR="00C21DDA" w:rsidRDefault="00C21DDA">
                            <w:pPr>
                              <w:pStyle w:val="Textruta"/>
                            </w:pPr>
                            <w:r>
                              <w:t>Höstterminen 2018</w:t>
                            </w:r>
                          </w:p>
                          <w:p w14:paraId="381612CD" w14:textId="77777777" w:rsidR="00C21DDA" w:rsidRDefault="00C21DDA">
                            <w:pPr>
                              <w:pStyle w:val="Textruta"/>
                            </w:pPr>
                            <w:r>
                              <w:t>Handledare: Robert Ramberg</w:t>
                            </w:r>
                          </w:p>
                          <w:p w14:paraId="41DC09BB" w14:textId="65C456F9" w:rsidR="00C21DDA" w:rsidRDefault="00C21DDA">
                            <w:pPr>
                              <w:pStyle w:val="Textruta"/>
                            </w:pPr>
                            <w:r>
                              <w:t xml:space="preserve">Granskare: </w:t>
                            </w:r>
                          </w:p>
                          <w:p w14:paraId="316E1ACF" w14:textId="77777777" w:rsidR="00C21DDA" w:rsidRPr="00EE4EEC" w:rsidRDefault="00C21DD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21DDA" w:rsidRDefault="00C21DDA">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21DDA" w:rsidRDefault="00C21DDA">
                      <w:pPr>
                        <w:pStyle w:val="Frontpagetext"/>
                        <w:rPr>
                          <w:sz w:val="28"/>
                          <w:szCs w:val="28"/>
                        </w:rPr>
                      </w:pPr>
                      <w:r>
                        <w:rPr>
                          <w:sz w:val="28"/>
                          <w:szCs w:val="28"/>
                        </w:rPr>
                        <w:t xml:space="preserve">Institutionen för data- </w:t>
                      </w:r>
                      <w:r>
                        <w:rPr>
                          <w:sz w:val="28"/>
                          <w:szCs w:val="28"/>
                        </w:rPr>
                        <w:br/>
                        <w:t>och systemvetenskap</w:t>
                      </w:r>
                    </w:p>
                    <w:p w14:paraId="0DD0DA7D" w14:textId="77777777" w:rsidR="00C21DDA" w:rsidRDefault="00C21DDA">
                      <w:pPr>
                        <w:pStyle w:val="TextBox"/>
                      </w:pPr>
                      <w:r>
                        <w:t>Examensarbete 15 hp</w:t>
                      </w:r>
                    </w:p>
                    <w:p w14:paraId="205AAAC7" w14:textId="77777777" w:rsidR="00C21DDA" w:rsidRDefault="00C21DDA">
                      <w:pPr>
                        <w:pStyle w:val="TextBox"/>
                      </w:pPr>
                      <w:r>
                        <w:t>Data- och systemvetenskap</w:t>
                      </w:r>
                    </w:p>
                    <w:p w14:paraId="51566511" w14:textId="77777777" w:rsidR="00C21DDA" w:rsidRDefault="00C21DDA">
                      <w:pPr>
                        <w:pStyle w:val="Textruta"/>
                      </w:pPr>
                      <w:r>
                        <w:t xml:space="preserve">Kurs- eller utbildningsprogram (180 hp) </w:t>
                      </w:r>
                    </w:p>
                    <w:p w14:paraId="7A700FAB" w14:textId="05793D08" w:rsidR="00C21DDA" w:rsidRDefault="00C21DDA">
                      <w:pPr>
                        <w:pStyle w:val="Textruta"/>
                      </w:pPr>
                      <w:r>
                        <w:t>Höstterminen 2018</w:t>
                      </w:r>
                    </w:p>
                    <w:p w14:paraId="381612CD" w14:textId="77777777" w:rsidR="00C21DDA" w:rsidRDefault="00C21DDA">
                      <w:pPr>
                        <w:pStyle w:val="Textruta"/>
                      </w:pPr>
                      <w:r>
                        <w:t>Handledare: Robert Ramberg</w:t>
                      </w:r>
                    </w:p>
                    <w:p w14:paraId="41DC09BB" w14:textId="65C456F9" w:rsidR="00C21DDA" w:rsidRDefault="00C21DDA">
                      <w:pPr>
                        <w:pStyle w:val="Textruta"/>
                      </w:pPr>
                      <w:r>
                        <w:t xml:space="preserve">Granskare: </w:t>
                      </w:r>
                    </w:p>
                    <w:p w14:paraId="316E1ACF" w14:textId="77777777" w:rsidR="00C21DDA" w:rsidRPr="00EE4EEC" w:rsidRDefault="00C21DD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21DDA" w:rsidRDefault="00C21DDA">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
        <w:rPr>
          <w:rFonts w:ascii="Arial" w:hAnsi="Arial" w:cs="Arial"/>
          <w:sz w:val="22"/>
          <w:szCs w:val="22"/>
          <w:lang w:val="en-US"/>
        </w:rPr>
      </w:pPr>
    </w:p>
    <w:p w14:paraId="19EFE0DD" w14:textId="79F248C0" w:rsidR="00227C8F" w:rsidRPr="00DD03E4" w:rsidRDefault="00227C8F" w:rsidP="00227C8F">
      <w:pPr>
        <w:pStyle w:val="NormalWe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DD03E4">
        <w:rPr>
          <w:rFonts w:ascii="Arial" w:hAnsi="Arial" w:cs="Arial"/>
          <w:i/>
          <w:sz w:val="18"/>
          <w:szCs w:val="18"/>
          <w:lang w:val="en-US"/>
        </w:rPr>
        <w:t>participate</w:t>
      </w:r>
      <w:proofErr w:type="gramEnd"/>
      <w:r w:rsidRPr="00DD03E4">
        <w:rPr>
          <w:rFonts w:ascii="Arial" w:hAnsi="Arial" w:cs="Arial"/>
          <w:i/>
          <w:sz w:val="18"/>
          <w:szCs w:val="18"/>
          <w:lang w:val="en-US"/>
        </w:rPr>
        <w:t xml:space="preserv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579273C2"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29228BA9"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714353">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ins w:id="4" w:author="Jason Serviss" w:date="2018-11-03T21:36:00Z">
        <w:r w:rsidR="00EA3071">
          <w:t xml:space="preserve">har möjlighet till </w:t>
        </w:r>
      </w:ins>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217AACD6"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del w:id="5" w:author="Jason Serviss" w:date="2018-11-03T21:38:00Z">
        <w:r w:rsidR="00DB4ED3" w:rsidDel="00EA3071">
          <w:delText>oftast</w:delText>
        </w:r>
        <w:r w:rsidR="0009439E" w:rsidDel="00EA3071">
          <w:delText xml:space="preserve"> </w:delText>
        </w:r>
      </w:del>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3739A35C"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ins w:id="6" w:author="Jason Serviss" w:date="2018-11-03T21:40:00Z">
        <w:r w:rsidR="00EA3071">
          <w:t>P</w:t>
        </w:r>
      </w:ins>
      <w:moveToRangeStart w:id="7" w:author="Jason Serviss" w:date="2018-11-03T21:40:00Z" w:name="move402900533"/>
      <w:moveTo w:id="8" w:author="Jason Serviss" w:date="2018-11-03T21:40:00Z">
        <w:del w:id="9" w:author="Jason Serviss" w:date="2018-11-03T21:40:00Z">
          <w:r w:rsidR="00EA3071" w:rsidDel="00EA3071">
            <w:delText>Dessa p</w:delText>
          </w:r>
        </w:del>
        <w:r w:rsidR="00EA3071">
          <w:t xml:space="preserve">edagogiska modeller kan beskrivas som kognitiva modeller eller teoretiska strukturer. De härleder från inlärningsteorier och möjliggör genomförandet av specifika instruktioner- och inlärningsstrategier </w:t>
        </w:r>
        <w:r w:rsidR="00EA3071">
          <w:fldChar w:fldCharType="begin"/>
        </w:r>
        <w:r w:rsidR="00EA3071">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moveTo>
      <w:moveToRangeEnd w:id="7"/>
      <w:r w:rsidR="000B42FE">
        <w:t>Lärometoderna grundar sig</w:t>
      </w:r>
      <w:r w:rsidR="009A0DB5">
        <w:t xml:space="preserve"> ofta i pedagogiska modeller. </w:t>
      </w:r>
      <w:moveFromRangeStart w:id="10" w:author="Jason Serviss" w:date="2018-11-03T21:40:00Z" w:name="move402900533"/>
      <w:moveFrom w:id="11" w:author="Jason Serviss" w:date="2018-11-03T21:40:00Z">
        <w:r w:rsidR="009A0DB5" w:rsidDel="00EA3071">
          <w:t>Dessa pedagogiska modeller</w:t>
        </w:r>
        <w:r w:rsidR="000B42FE" w:rsidDel="00EA3071">
          <w:t xml:space="preserve"> kan beskrivas som kognitiva modeller eller teoretiska strukturer. De härleder från inlärningsteorier och möjliggör genomförandet av specifika instruktioner- och inlärningsstrategier </w:t>
        </w:r>
        <w:r w:rsidR="00322DBF" w:rsidDel="00EA3071">
          <w:fldChar w:fldCharType="begin"/>
        </w:r>
        <w:r w:rsidR="00692DE8" w:rsidDel="00EA3071">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rsidDel="00EA3071">
          <w:fldChar w:fldCharType="separate"/>
        </w:r>
        <w:r w:rsidR="00A218A2" w:rsidDel="00EA3071">
          <w:rPr>
            <w:rFonts w:cs="Times New Roman"/>
            <w:szCs w:val="24"/>
          </w:rPr>
          <w:t>(</w:t>
        </w:r>
        <w:r w:rsidR="00A72A42" w:rsidRPr="00A72A42" w:rsidDel="00EA3071">
          <w:rPr>
            <w:rFonts w:cs="Times New Roman"/>
            <w:szCs w:val="24"/>
          </w:rPr>
          <w:t>Conole, 2010)</w:t>
        </w:r>
        <w:r w:rsidR="00322DBF" w:rsidDel="00EA3071">
          <w:fldChar w:fldCharType="end"/>
        </w:r>
        <w:r w:rsidR="00322DBF" w:rsidDel="00EA3071">
          <w:t xml:space="preserve">. </w:t>
        </w:r>
      </w:moveFrom>
      <w:moveFromRangeEnd w:id="10"/>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67150650" w14:textId="5791EA09" w:rsidR="00CD0280" w:rsidRDefault="009B5FD4" w:rsidP="00746296">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D</w:t>
      </w:r>
      <w:r w:rsidR="00D64060">
        <w:t>e</w:t>
      </w:r>
      <w:r w:rsidR="000B4763">
        <w:t xml:space="preserve"> </w:t>
      </w:r>
      <w:r w:rsidR="00850895">
        <w:t>pedagogiska perspektiven</w:t>
      </w:r>
      <w:r w:rsidR="00746296">
        <w:t>:</w:t>
      </w:r>
      <w:r w:rsidR="008C6C9D">
        <w:t xml:space="preserve"> </w:t>
      </w:r>
      <w:r w:rsidR="0062005C">
        <w:t>Associativ</w:t>
      </w:r>
      <w:r w:rsidR="007B6EFB">
        <w:t xml:space="preserve"> (</w:t>
      </w:r>
      <w:proofErr w:type="spellStart"/>
      <w:r w:rsidR="007B6EFB">
        <w:t>associationist</w:t>
      </w:r>
      <w:proofErr w:type="spellEnd"/>
      <w:r w:rsidR="007B6EFB">
        <w:t>)</w:t>
      </w:r>
      <w:r w:rsidR="0062005C">
        <w:t xml:space="preserve">, </w:t>
      </w:r>
      <w:commentRangeStart w:id="12"/>
      <w:r w:rsidR="0062005C">
        <w:t>Konstruktivism</w:t>
      </w:r>
      <w:r w:rsidR="007B6EFB">
        <w:t xml:space="preserve"> (</w:t>
      </w:r>
      <w:proofErr w:type="spellStart"/>
      <w:r w:rsidR="007B6EFB">
        <w:t>cognative</w:t>
      </w:r>
      <w:proofErr w:type="spellEnd"/>
      <w:r w:rsidR="007B6EFB">
        <w:t>)</w:t>
      </w:r>
      <w:r w:rsidR="0062005C">
        <w:t xml:space="preserve"> </w:t>
      </w:r>
      <w:commentRangeEnd w:id="12"/>
      <w:r w:rsidR="003C6B23">
        <w:rPr>
          <w:rStyle w:val="CommentReference"/>
        </w:rPr>
        <w:commentReference w:id="12"/>
      </w:r>
      <w:r w:rsidR="0062005C">
        <w:t>och S</w:t>
      </w:r>
      <w:r w:rsidR="000413AA">
        <w:t>ociokulturellt</w:t>
      </w:r>
      <w:r w:rsidR="007B6EFB">
        <w:t xml:space="preserve"> (</w:t>
      </w:r>
      <w:proofErr w:type="spellStart"/>
      <w:r w:rsidR="007B6EFB">
        <w:t>situative</w:t>
      </w:r>
      <w:proofErr w:type="spellEnd"/>
      <w:r w:rsidR="007B6EFB">
        <w:t>)</w:t>
      </w:r>
      <w:r w:rsidR="00746296">
        <w:t>,</w:t>
      </w:r>
      <w:r w:rsidR="001F6610">
        <w:t xml:space="preserve"> </w:t>
      </w:r>
      <w:r w:rsidR="008C6C9D">
        <w:t>är</w:t>
      </w:r>
      <w:r w:rsidR="00850895">
        <w:t xml:space="preserve"> </w:t>
      </w:r>
      <w:r w:rsidR="000B4763">
        <w:t xml:space="preserve">alla </w:t>
      </w:r>
      <w:r w:rsidR="00850895">
        <w:t>form</w:t>
      </w:r>
      <w:r w:rsidR="000413AA">
        <w:t>er</w:t>
      </w:r>
      <w:r w:rsidR="00850895">
        <w:t xml:space="preserve"> av tillvägagångssätt för lärande</w:t>
      </w:r>
      <w:ins w:id="13" w:author="Jason Serviss" w:date="2018-11-03T21:45:00Z">
        <w:r w:rsidR="003C6B23">
          <w:t xml:space="preserve"> (source)</w:t>
        </w:r>
      </w:ins>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CF5985">
        <w:t xml:space="preserve"> lärandet. En modell inom</w:t>
      </w:r>
      <w:r w:rsidR="00B77B49">
        <w:t xml:space="preserve"> Konstruktivistisk</w:t>
      </w:r>
      <w:r w:rsidR="008C6C9D">
        <w:t>t</w:t>
      </w:r>
      <w:r w:rsidR="00F611BE">
        <w:t xml:space="preserve"> </w:t>
      </w:r>
      <w:r w:rsidR="00850895">
        <w:t>perspek</w:t>
      </w:r>
      <w:r w:rsidR="00CF5985">
        <w:t>tiv</w:t>
      </w:r>
      <w:r w:rsidR="000F0251">
        <w:t xml:space="preserve">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CF5985">
        <w:t xml:space="preserve">. </w:t>
      </w:r>
      <w:r w:rsidR="00FC2E6B">
        <w:t>S</w:t>
      </w:r>
      <w:r w:rsidR="00CF5985">
        <w:t>ociokulturellt perspektiv</w:t>
      </w:r>
      <w:r w:rsidR="00850895">
        <w:t xml:space="preserve">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14" w:name="_Toc391456180"/>
      <w:bookmarkStart w:id="1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14"/>
      <w:bookmarkEnd w:id="1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lastRenderedPageBreak/>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commentRangeStart w:id="16"/>
      <w:r w:rsidRPr="00713E7C">
        <w:rPr>
          <w:rFonts w:cs="Times New Roman"/>
        </w:rPr>
        <w: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w:t>
      </w:r>
      <w:commentRangeEnd w:id="16"/>
      <w:r w:rsidR="003C6B23">
        <w:rPr>
          <w:rStyle w:val="CommentReference"/>
        </w:rPr>
        <w:commentReference w:id="16"/>
      </w:r>
      <w:r w:rsidRPr="00713E7C">
        <w:rPr>
          <w:rFonts w:cs="Times New Roman"/>
        </w:rPr>
        <w:t xml:space="preserv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lastRenderedPageBreak/>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17" w:name="_Toc391456181"/>
      <w:bookmarkStart w:id="18" w:name="_Toc401327937"/>
      <w:bookmarkEnd w:id="17"/>
      <w:r>
        <w:t>Metod</w:t>
      </w:r>
      <w:bookmarkStart w:id="19" w:name="_Toc391456182"/>
      <w:bookmarkStart w:id="20" w:name="_Toc401327938"/>
      <w:bookmarkEnd w:id="18"/>
      <w:bookmarkEnd w:id="1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20"/>
    </w:p>
    <w:p w14:paraId="32BAAB67" w14:textId="0E8875EA"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w:t>
      </w:r>
      <w:commentRangeStart w:id="21"/>
      <w:r w:rsidR="00545510">
        <w:rPr>
          <w:rFonts w:cs="Times New Roman"/>
        </w:rPr>
        <w:t xml:space="preserve">idag, samt att </w:t>
      </w:r>
      <w:commentRangeEnd w:id="21"/>
      <w:r w:rsidR="003C6B23">
        <w:rPr>
          <w:rStyle w:val="CommentReference"/>
        </w:rPr>
        <w:commentReference w:id="21"/>
      </w:r>
      <w:r w:rsidR="00545510">
        <w:rPr>
          <w:rFonts w:cs="Times New Roman"/>
        </w:rPr>
        <w:t xml:space="preserve">därefter </w:t>
      </w:r>
      <w:r>
        <w:rPr>
          <w:rFonts w:cs="Times New Roman"/>
        </w:rPr>
        <w:t>bedöma hur varje representati</w:t>
      </w:r>
      <w:r w:rsidR="00897661">
        <w:rPr>
          <w:rFonts w:cs="Times New Roman"/>
        </w:rPr>
        <w:t>v pedagogisk modell presterade.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commentRangeStart w:id="22"/>
      <w:r w:rsidR="00545510">
        <w:rPr>
          <w:rFonts w:cs="Times New Roman"/>
        </w:rPr>
        <w:t>s</w:t>
      </w:r>
      <w:r>
        <w:rPr>
          <w:rFonts w:cs="Times New Roman"/>
        </w:rPr>
        <w:t xml:space="preserve">om </w:t>
      </w:r>
      <w:r w:rsidR="00545510">
        <w:rPr>
          <w:rFonts w:cs="Times New Roman"/>
        </w:rPr>
        <w:t xml:space="preserve">tar upp </w:t>
      </w:r>
      <w:commentRangeEnd w:id="22"/>
      <w:r w:rsidR="003C6B23">
        <w:rPr>
          <w:rStyle w:val="CommentReference"/>
        </w:rPr>
        <w:commentReference w:id="22"/>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lastRenderedPageBreak/>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3" w:name="_Toc391456183"/>
      <w:bookmarkStart w:id="24" w:name="_Toc401327939"/>
      <w:r w:rsidRPr="000B1921">
        <w:rPr>
          <w:rFonts w:cs="Times New Roman"/>
          <w:b/>
          <w:sz w:val="24"/>
          <w:szCs w:val="24"/>
        </w:rPr>
        <w:t>Utvärdering</w:t>
      </w:r>
      <w:bookmarkEnd w:id="23"/>
      <w:bookmarkEnd w:id="24"/>
    </w:p>
    <w:p w14:paraId="7C00EFC0" w14:textId="5BAF2255"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ins w:id="25" w:author="Jason Serviss" w:date="2018-11-03T21:54:00Z">
        <w:r w:rsidR="004B3714">
          <w:rPr>
            <w:rFonts w:eastAsia="Times New Roman" w:cs="Times New Roman"/>
            <w:lang w:eastAsia="sv-SE"/>
          </w:rPr>
          <w:t xml:space="preserve"> som d</w:t>
        </w:r>
      </w:ins>
      <w:del w:id="26" w:author="Jason Serviss" w:date="2018-11-03T21:54:00Z">
        <w:r w:rsidR="00FA6353" w:rsidRPr="008709DF" w:rsidDel="004B3714">
          <w:rPr>
            <w:rFonts w:eastAsia="Times New Roman" w:cs="Times New Roman"/>
            <w:lang w:eastAsia="sv-SE"/>
          </w:rPr>
          <w:delText>.</w:delText>
        </w:r>
        <w:r w:rsidR="001732AB" w:rsidDel="004B3714">
          <w:rPr>
            <w:rFonts w:eastAsia="Times New Roman" w:cs="Times New Roman"/>
            <w:lang w:eastAsia="sv-SE"/>
          </w:rPr>
          <w:delText xml:space="preserve"> D</w:delText>
        </w:r>
      </w:del>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w:t>
      </w:r>
      <w:del w:id="27" w:author="Jason Serviss" w:date="2018-11-03T21:54:00Z">
        <w:r w:rsidR="00850895" w:rsidDel="004B3714">
          <w:rPr>
            <w:rFonts w:eastAsia="Times New Roman" w:cs="Times New Roman"/>
            <w:lang w:eastAsia="sv-SE"/>
          </w:rPr>
          <w:delText xml:space="preserve">detta </w:delText>
        </w:r>
      </w:del>
      <w:r w:rsidR="00850895">
        <w:rPr>
          <w:rFonts w:eastAsia="Times New Roman" w:cs="Times New Roman"/>
          <w:lang w:eastAsia="sv-SE"/>
        </w:rPr>
        <w:t xml:space="preserve">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ins w:id="28" w:author="Jason Serviss" w:date="2018-11-03T21:54:00Z">
        <w:r w:rsidR="004B3714">
          <w:rPr>
            <w:rFonts w:eastAsia="Times New Roman" w:cs="Times New Roman"/>
            <w:lang w:eastAsia="sv-SE"/>
          </w:rPr>
          <w:t xml:space="preserve"> ett</w:t>
        </w:r>
      </w:ins>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29" w:name="_Toc391456184"/>
      <w:bookmarkStart w:id="30" w:name="_Toc401327940"/>
      <w:bookmarkEnd w:id="29"/>
      <w:r>
        <w:t>Resultat</w:t>
      </w:r>
      <w:bookmarkEnd w:id="30"/>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4C3AFC84"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del w:id="31" w:author="Jason Serviss" w:date="2018-11-03T21:56:00Z">
        <w:r w:rsidR="006601B2" w:rsidDel="004B3714">
          <w:delText xml:space="preserve"> vi</w:delText>
        </w:r>
      </w:del>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w:t>
      </w:r>
      <w:r w:rsidR="00780A57">
        <w:lastRenderedPageBreak/>
        <w:t>perspektiv</w:t>
      </w:r>
      <w:r w:rsidR="00830D00">
        <w:t xml:space="preserve">. </w:t>
      </w:r>
      <w:r w:rsidR="00C944C6">
        <w:t>Eftersom p</w:t>
      </w:r>
      <w:r w:rsidR="00E8369E">
        <w:t xml:space="preserve">edagogiska modeller </w:t>
      </w:r>
      <w:del w:id="32" w:author="Jason Serviss" w:date="2018-11-03T21:57:00Z">
        <w:r w:rsidR="003F52E1" w:rsidDel="004B3714">
          <w:delText xml:space="preserve">oftast </w:delText>
        </w:r>
      </w:del>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w:t>
      </w:r>
      <w:ins w:id="33" w:author="Jason Serviss" w:date="2018-11-03T21:59:00Z">
        <w:r w:rsidR="004B3714">
          <w:t>av personen som inter</w:t>
        </w:r>
      </w:ins>
      <w:ins w:id="34" w:author="Jason Serviss" w:date="2018-11-03T22:00:00Z">
        <w:r w:rsidR="004B3714">
          <w:t xml:space="preserve">vjuades </w:t>
        </w:r>
      </w:ins>
      <w:r w:rsidR="000E3605">
        <w:t xml:space="preserve">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3692AA14"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ins w:id="35" w:author="Jason Serviss" w:date="2018-11-03T22:01:00Z">
        <w:r w:rsidR="004B3714">
          <w:t>modell</w:t>
        </w:r>
      </w:ins>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ins w:id="36" w:author="Jason Serviss" w:date="2018-11-03T22:02:00Z"/>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79D993A4"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del w:id="37" w:author="Jason Serviss" w:date="2018-11-03T22:02:00Z">
        <w:r w:rsidR="00A835E8" w:rsidRPr="00560AA3" w:rsidDel="004B3714">
          <w:delText xml:space="preserve">nyligen designade </w:delText>
        </w:r>
      </w:del>
      <w:r w:rsidR="00A835E8" w:rsidRPr="00560AA3">
        <w:t xml:space="preserve">kurser </w:t>
      </w:r>
      <w:ins w:id="38" w:author="Jason Serviss" w:date="2018-11-03T22:05:00Z">
        <w:r w:rsidR="00882330" w:rsidRPr="00560AA3">
          <w:t>(KS Strålskydd, PT Strålsäkerhet, RCC, Telia GDPR)</w:t>
        </w:r>
        <w:r w:rsidR="00882330">
          <w:t xml:space="preserve"> </w:t>
        </w:r>
      </w:ins>
      <w:ins w:id="39" w:author="Jason Serviss" w:date="2018-11-03T22:04:00Z">
        <w:r w:rsidR="00882330">
          <w:t xml:space="preserve">enligt DIM’s riktlinjer som </w:t>
        </w:r>
      </w:ins>
      <w:ins w:id="40" w:author="Jason Serviss" w:date="2018-11-03T22:02:00Z">
        <w:r w:rsidR="004B3714" w:rsidRPr="00560AA3">
          <w:t>designade</w:t>
        </w:r>
      </w:ins>
      <w:ins w:id="41" w:author="Jason Serviss" w:date="2018-11-03T22:05:00Z">
        <w:r w:rsidR="00882330">
          <w:t>s</w:t>
        </w:r>
      </w:ins>
      <w:ins w:id="42" w:author="Jason Serviss" w:date="2018-11-03T22:02:00Z">
        <w:r w:rsidR="004B3714" w:rsidRPr="00560AA3">
          <w:t xml:space="preserve"> </w:t>
        </w:r>
      </w:ins>
      <w:r w:rsidR="00A835E8" w:rsidRPr="00560AA3">
        <w:t xml:space="preserve">under </w:t>
      </w:r>
      <w:ins w:id="43" w:author="Jason Serviss" w:date="2018-11-03T22:05:00Z">
        <w:r w:rsidR="00882330">
          <w:t xml:space="preserve">året </w:t>
        </w:r>
      </w:ins>
      <w:r w:rsidR="00A835E8" w:rsidRPr="00560AA3">
        <w:t>2017</w:t>
      </w:r>
      <w:del w:id="44" w:author="Jason Serviss" w:date="2018-11-03T22:05:00Z">
        <w:r w:rsidR="00A835E8" w:rsidRPr="00560AA3" w:rsidDel="00882330">
          <w:delText xml:space="preserve"> (KS Strålskydd, PT Strålsäkerhet, RCC, Tel</w:delText>
        </w:r>
        <w:r w:rsidR="00E35816" w:rsidRPr="00560AA3" w:rsidDel="00882330">
          <w:delText>ia GDPR)</w:delText>
        </w:r>
      </w:del>
      <w:del w:id="45" w:author="Jason Serviss" w:date="2018-11-03T22:04:00Z">
        <w:r w:rsidDel="00882330">
          <w:delText xml:space="preserve"> enligt DIM</w:delText>
        </w:r>
        <w:r w:rsidR="00FA6353" w:rsidDel="00882330">
          <w:delText>’</w:delText>
        </w:r>
        <w:r w:rsidR="0054444D" w:rsidDel="00882330">
          <w:delText>s</w:delText>
        </w:r>
        <w:r w:rsidDel="00882330">
          <w:delText xml:space="preserve"> riktlinjer</w:delText>
        </w:r>
      </w:del>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089636D9"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del w:id="46" w:author="Jason Serviss" w:date="2018-11-03T22:11:00Z">
        <w:r w:rsidR="00850895" w:rsidDel="00882330">
          <w:delText xml:space="preserve">och </w:delText>
        </w:r>
      </w:del>
      <w:ins w:id="47" w:author="Jason Serviss" w:date="2018-11-03T22:11:00Z">
        <w:r w:rsidR="00882330">
          <w:t xml:space="preserve">som </w:t>
        </w:r>
      </w:ins>
      <w:del w:id="48" w:author="Jason Serviss" w:date="2018-11-03T22:10:00Z">
        <w:r w:rsidR="00850895" w:rsidDel="00882330">
          <w:delText>resulterade med</w:delText>
        </w:r>
      </w:del>
      <w:ins w:id="49" w:author="Jason Serviss" w:date="2018-11-03T22:10:00Z">
        <w:r w:rsidR="00882330">
          <w:t>visade</w:t>
        </w:r>
      </w:ins>
      <w:r w:rsidR="00850895">
        <w:t xml:space="preserve"> ett lågt resultat (medelpoäng = 0,6), däremot </w:t>
      </w:r>
      <w:r w:rsidR="00971948">
        <w:t xml:space="preserve">fasens medelvärde </w:t>
      </w:r>
      <w:ins w:id="50" w:author="Jason Serviss" w:date="2018-11-03T22:10:00Z">
        <w:r w:rsidR="00882330">
          <w:t xml:space="preserve">är </w:t>
        </w:r>
        <w:proofErr w:type="spellStart"/>
        <w:r w:rsidR="00882330">
          <w:t>delviss</w:t>
        </w:r>
        <w:proofErr w:type="spellEnd"/>
        <w:r w:rsidR="00882330">
          <w:t xml:space="preserve"> </w:t>
        </w:r>
      </w:ins>
      <w:r w:rsidR="00971948">
        <w:t>rädda</w:t>
      </w:r>
      <w:ins w:id="51" w:author="Jason Serviss" w:date="2018-11-03T22:10:00Z">
        <w:r w:rsidR="00882330">
          <w:t>d</w:t>
        </w:r>
      </w:ins>
      <w:del w:id="52" w:author="Jason Serviss" w:date="2018-11-03T22:10:00Z">
        <w:r w:rsidR="00971948" w:rsidDel="00882330">
          <w:delText>r</w:delText>
        </w:r>
      </w:del>
      <w:r w:rsidR="00850895">
        <w:t xml:space="preserve"> </w:t>
      </w:r>
      <w:del w:id="53" w:author="Jason Serviss" w:date="2018-11-03T22:10:00Z">
        <w:r w:rsidR="00850895" w:rsidDel="00882330">
          <w:delText xml:space="preserve">fasen </w:delText>
        </w:r>
      </w:del>
      <w:r w:rsidR="00850895">
        <w:t xml:space="preserve">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del w:id="54" w:author="Jason Serviss" w:date="2018-11-03T22:11:00Z">
        <w:r w:rsidR="00521970" w:rsidDel="00882330">
          <w:delText xml:space="preserve">poäng </w:delText>
        </w:r>
      </w:del>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55" w:name="_Toc489811950"/>
      <w:bookmarkStart w:id="5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882330">
        <w:rPr>
          <w:b/>
          <w:rPrChange w:id="57" w:author="Jason Serviss" w:date="2018-11-03T22:13:00Z">
            <w:rPr/>
          </w:rPrChange>
        </w:rPr>
        <w:t>B)</w:t>
      </w:r>
      <w:r w:rsidRPr="008D664C">
        <w:t xml:space="preserve"> </w:t>
      </w:r>
      <w:bookmarkEnd w:id="55"/>
      <w:bookmarkEnd w:id="5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58" w:name="_Toc391456185"/>
      <w:bookmarkStart w:id="59" w:name="_Toc401327941"/>
      <w:bookmarkEnd w:id="58"/>
      <w:r w:rsidRPr="004E58AD">
        <w:t>Diskussion</w:t>
      </w:r>
      <w:bookmarkEnd w:id="59"/>
    </w:p>
    <w:p w14:paraId="6D0F922C" w14:textId="34DFD46F"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ins w:id="60" w:author="Jason Serviss" w:date="2018-11-03T22:15:00Z">
        <w:r w:rsidR="00C21DDA">
          <w:t xml:space="preserve"> </w:t>
        </w:r>
        <w:r w:rsidR="00C21DDA" w:rsidRPr="00C84F64">
          <w:t>för att få deras pedagogik ytterligare strukturerad</w:t>
        </w:r>
      </w:ins>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 xml:space="preserve">s </w:t>
      </w:r>
      <w:r w:rsidR="00AE48F8" w:rsidRPr="00C21DDA">
        <w:rPr>
          <w:u w:val="single"/>
          <w:rPrChange w:id="61" w:author="Jason Serviss" w:date="2018-11-03T22:16:00Z">
            <w:rPr/>
          </w:rPrChange>
        </w:rPr>
        <w:t>standard</w:t>
      </w:r>
      <w:r w:rsidR="00E83E99" w:rsidRPr="00C21DDA">
        <w:rPr>
          <w:u w:val="single"/>
          <w:rPrChange w:id="62" w:author="Jason Serviss" w:date="2018-11-03T22:16:00Z">
            <w:rPr/>
          </w:rPrChange>
        </w:rPr>
        <w:t xml:space="preserve"> </w:t>
      </w:r>
      <w:r w:rsidR="00F358E4" w:rsidRPr="00C21DDA">
        <w:rPr>
          <w:u w:val="single"/>
          <w:rPrChange w:id="63" w:author="Jason Serviss" w:date="2018-11-03T22:16:00Z">
            <w:rPr/>
          </w:rPrChange>
        </w:rPr>
        <w:t>för</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77D77DC8"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del w:id="64" w:author="Jason Serviss" w:date="2018-11-03T22:19:00Z">
        <w:r w:rsidR="00F358E4" w:rsidDel="00C21DDA">
          <w:delText xml:space="preserve">skapade </w:delText>
        </w:r>
      </w:del>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w:t>
      </w:r>
      <w:del w:id="65" w:author="Jason Serviss" w:date="2018-11-03T22:21:00Z">
        <w:r w:rsidR="002464E9" w:rsidDel="00C21DDA">
          <w:delText xml:space="preserve">information av </w:delText>
        </w:r>
      </w:del>
      <w:r w:rsidR="002464E9">
        <w:t>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del w:id="66" w:author="Jason Serviss" w:date="2018-11-03T22:22:00Z">
        <w:r w:rsidR="006D458A" w:rsidDel="00C21DDA">
          <w:delText>få ett utökat resultat</w:delText>
        </w:r>
      </w:del>
      <w:ins w:id="67" w:author="Jason Serviss" w:date="2018-11-03T22:22:00Z">
        <w:r w:rsidR="00C21DDA">
          <w:t>utvärdera pedagogiken</w:t>
        </w:r>
      </w:ins>
      <w:r w:rsidR="00743622">
        <w:t xml:space="preserve"> </w:t>
      </w:r>
      <w:bookmarkStart w:id="68" w:name="_GoBack"/>
      <w:bookmarkEnd w:id="68"/>
      <w:r w:rsidR="00354528">
        <w:t xml:space="preserve">eftersom </w:t>
      </w:r>
      <w:r w:rsidR="00354528">
        <w:lastRenderedPageBreak/>
        <w:t xml:space="preserve">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69" w:name="_Toc401327942"/>
      <w:r w:rsidRPr="004E58AD">
        <w:lastRenderedPageBreak/>
        <w:t>Tack</w:t>
      </w:r>
      <w:bookmarkEnd w:id="6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70" w:name="_Toc391456186"/>
      <w:bookmarkStart w:id="71" w:name="_Toc401327943"/>
      <w:bookmarkEnd w:id="70"/>
      <w:r w:rsidRPr="004E58AD">
        <w:t>Referenser</w:t>
      </w:r>
      <w:bookmarkEnd w:id="7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72" w:name="_Toc391456187"/>
      <w:bookmarkStart w:id="73" w:name="_Toc401327944"/>
      <w:bookmarkEnd w:id="72"/>
      <w:r w:rsidRPr="009F3187">
        <w:lastRenderedPageBreak/>
        <w:t>Bilagor</w:t>
      </w:r>
      <w:bookmarkEnd w:id="73"/>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32364DB2"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tiv (Associativt, Konstruktivism</w:t>
      </w:r>
      <w:r w:rsidR="003B5EB1" w:rsidRPr="00004B10">
        <w:rPr>
          <w:rFonts w:ascii="Verdana" w:hAnsi="Verdana" w:cs="Times New Roman"/>
          <w:color w:val="000000" w:themeColor="text1"/>
          <w:sz w:val="16"/>
          <w:szCs w:val="16"/>
        </w:rPr>
        <w:t xml:space="preserve">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74" w:name="_Toc391456188"/>
      <w:bookmarkEnd w:id="74"/>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347766E" w14:textId="5797397E"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75" w:name="_Toc391456189"/>
      <w:bookmarkEnd w:id="7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Jason Serviss" w:date="2018-11-03T21:45:00Z" w:initials="JS">
    <w:p w14:paraId="671EA3B7" w14:textId="29B69418" w:rsidR="00C21DDA" w:rsidRDefault="00C21DDA">
      <w:pPr>
        <w:pStyle w:val="CommentText"/>
      </w:pPr>
      <w:r>
        <w:rPr>
          <w:rStyle w:val="CommentReference"/>
        </w:rPr>
        <w:annotationRef/>
      </w:r>
      <w:r>
        <w:t>?</w:t>
      </w:r>
    </w:p>
  </w:comment>
  <w:comment w:id="16" w:author="Jason Serviss" w:date="2018-11-03T21:48:00Z" w:initials="JS">
    <w:p w14:paraId="13CC40A7" w14:textId="1DD8F0EE" w:rsidR="00C21DDA" w:rsidRDefault="00C21DDA">
      <w:pPr>
        <w:pStyle w:val="CommentText"/>
      </w:pPr>
      <w:r>
        <w:rPr>
          <w:rStyle w:val="CommentReference"/>
        </w:rPr>
        <w:annotationRef/>
      </w:r>
    </w:p>
  </w:comment>
  <w:comment w:id="21" w:author="Jason Serviss" w:date="2018-11-03T21:51:00Z" w:initials="JS">
    <w:p w14:paraId="269F9F06" w14:textId="41AB7D62" w:rsidR="00C21DDA" w:rsidRDefault="00C21DDA">
      <w:pPr>
        <w:pStyle w:val="CommentText"/>
      </w:pPr>
      <w:r>
        <w:rPr>
          <w:rStyle w:val="CommentReference"/>
        </w:rPr>
        <w:annotationRef/>
      </w:r>
      <w:proofErr w:type="spellStart"/>
      <w:r>
        <w:t>these</w:t>
      </w:r>
      <w:proofErr w:type="spellEnd"/>
      <w:r>
        <w:t xml:space="preserve"> </w:t>
      </w:r>
      <w:proofErr w:type="spellStart"/>
      <w:r>
        <w:t>are</w:t>
      </w:r>
      <w:proofErr w:type="spellEnd"/>
      <w:r>
        <w:t xml:space="preserve"> not 2 </w:t>
      </w:r>
      <w:proofErr w:type="spellStart"/>
      <w:r>
        <w:t>specific</w:t>
      </w:r>
      <w:proofErr w:type="spellEnd"/>
      <w:r>
        <w:t xml:space="preserve"> </w:t>
      </w:r>
      <w:proofErr w:type="spellStart"/>
      <w:r>
        <w:t>goals</w:t>
      </w:r>
      <w:proofErr w:type="spellEnd"/>
      <w:r>
        <w:t xml:space="preserve">. </w:t>
      </w:r>
      <w:proofErr w:type="spellStart"/>
      <w:r>
        <w:t>You</w:t>
      </w:r>
      <w:proofErr w:type="spellEnd"/>
      <w:r>
        <w:t xml:space="preserve"> </w:t>
      </w:r>
      <w:proofErr w:type="spellStart"/>
      <w:r>
        <w:t>achieve</w:t>
      </w:r>
      <w:proofErr w:type="spellEnd"/>
      <w:r>
        <w:t xml:space="preserve"> </w:t>
      </w:r>
      <w:proofErr w:type="spellStart"/>
      <w:r>
        <w:t>one</w:t>
      </w:r>
      <w:proofErr w:type="spellEnd"/>
      <w:r>
        <w:t xml:space="preserve"> via the </w:t>
      </w:r>
      <w:proofErr w:type="spellStart"/>
      <w:r>
        <w:t>other</w:t>
      </w:r>
      <w:proofErr w:type="spellEnd"/>
      <w:r>
        <w:t>.</w:t>
      </w:r>
    </w:p>
  </w:comment>
  <w:comment w:id="22" w:author="Jason Serviss" w:date="2018-11-03T21:51:00Z" w:initials="JS">
    <w:p w14:paraId="6AF5EF84" w14:textId="64E4EC5C" w:rsidR="00C21DDA" w:rsidRDefault="00C21DDA">
      <w:pPr>
        <w:pStyle w:val="CommentText"/>
      </w:pPr>
      <w:r>
        <w:rPr>
          <w:rStyle w:val="CommentReference"/>
        </w:rPr>
        <w:annotationRef/>
      </w:r>
      <w:proofErr w:type="spellStart"/>
      <w:r>
        <w:t>Better</w:t>
      </w:r>
      <w:proofErr w:type="spellEnd"/>
      <w:r>
        <w:t xml:space="preserve"> </w:t>
      </w:r>
      <w:proofErr w:type="spellStart"/>
      <w:r>
        <w:t>word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21DDA" w:rsidRDefault="00C21DDA">
      <w:r>
        <w:separator/>
      </w:r>
    </w:p>
  </w:endnote>
  <w:endnote w:type="continuationSeparator" w:id="0">
    <w:p w14:paraId="4F768654" w14:textId="77777777" w:rsidR="00C21DDA" w:rsidRDefault="00C21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21DDA" w:rsidRDefault="00C21DDA">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21DDA" w:rsidRDefault="00C21DD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21DDA" w:rsidRDefault="00C21DDA">
        <w:pPr>
          <w:pStyle w:val="Footer1"/>
          <w:jc w:val="center"/>
        </w:pPr>
        <w:r>
          <w:fldChar w:fldCharType="begin"/>
        </w:r>
        <w:r>
          <w:instrText>PAGE</w:instrText>
        </w:r>
        <w:r>
          <w:fldChar w:fldCharType="separate"/>
        </w:r>
        <w:r w:rsidR="00014B9D">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21DDA" w:rsidRDefault="00C21DDA">
        <w:pPr>
          <w:pStyle w:val="Footer1"/>
          <w:jc w:val="center"/>
        </w:pPr>
        <w:r>
          <w:fldChar w:fldCharType="begin"/>
        </w:r>
        <w:r>
          <w:instrText>PAGE</w:instrText>
        </w:r>
        <w:r>
          <w:fldChar w:fldCharType="separate"/>
        </w:r>
        <w:r w:rsidR="00014B9D">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21DDA" w:rsidRDefault="00C21DDA">
      <w:r>
        <w:separator/>
      </w:r>
    </w:p>
  </w:footnote>
  <w:footnote w:type="continuationSeparator" w:id="0">
    <w:p w14:paraId="71DB8F98" w14:textId="77777777" w:rsidR="00C21DDA" w:rsidRDefault="00C21DDA">
      <w:r>
        <w:continuationSeparator/>
      </w:r>
    </w:p>
  </w:footnote>
  <w:footnote w:id="1">
    <w:p w14:paraId="5824ECF3" w14:textId="4B98B15A" w:rsidR="00C21DDA" w:rsidRPr="005D1A1C" w:rsidRDefault="00C21DD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21DDA" w:rsidRPr="005D1A1C" w:rsidRDefault="00C21DD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21DDA" w:rsidRPr="005D1A1C" w:rsidRDefault="00C21DD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21DDA" w:rsidRPr="005D1A1C" w:rsidRDefault="00C21DD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21DDA" w:rsidRPr="005D1A1C" w:rsidRDefault="00C21DDA"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21DDA" w:rsidRDefault="00C21DDA"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4B9D"/>
    <w:rsid w:val="000152C2"/>
    <w:rsid w:val="00021305"/>
    <w:rsid w:val="00024931"/>
    <w:rsid w:val="000331BF"/>
    <w:rsid w:val="000359B7"/>
    <w:rsid w:val="00035BFB"/>
    <w:rsid w:val="00036B5F"/>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C1522"/>
    <w:rsid w:val="004C23B4"/>
    <w:rsid w:val="004C23F2"/>
    <w:rsid w:val="004C595B"/>
    <w:rsid w:val="004D1F52"/>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296"/>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075A"/>
    <w:rsid w:val="00B31418"/>
    <w:rsid w:val="00B31D7F"/>
    <w:rsid w:val="00B32D13"/>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6BAB"/>
    <w:rsid w:val="00CF008C"/>
    <w:rsid w:val="00CF0B56"/>
    <w:rsid w:val="00CF0BE6"/>
    <w:rsid w:val="00CF0BF3"/>
    <w:rsid w:val="00CF170C"/>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4277B"/>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750A2611-92F6-8D42-B31A-5AC429578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24</Pages>
  <Words>11153</Words>
  <Characters>63573</Characters>
  <Application>Microsoft Macintosh Word</Application>
  <DocSecurity>0</DocSecurity>
  <Lines>529</Lines>
  <Paragraphs>149</Paragraphs>
  <ScaleCrop>false</ScaleCrop>
  <Company>Stockholms universitetsbibliotek</Company>
  <LinksUpToDate>false</LinksUpToDate>
  <CharactersWithSpaces>74577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39</cp:revision>
  <cp:lastPrinted>2018-10-21T11:32:00Z</cp:lastPrinted>
  <dcterms:created xsi:type="dcterms:W3CDTF">2018-10-21T11:32:00Z</dcterms:created>
  <dcterms:modified xsi:type="dcterms:W3CDTF">2018-11-03T21:24:00Z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