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4B73CD" w:rsidRDefault="004B73CD">
                            <w:pPr>
                              <w:pStyle w:val="Frontpagetext"/>
                              <w:rPr>
                                <w:sz w:val="28"/>
                                <w:szCs w:val="28"/>
                              </w:rPr>
                            </w:pPr>
                            <w:r>
                              <w:rPr>
                                <w:sz w:val="28"/>
                                <w:szCs w:val="28"/>
                              </w:rPr>
                              <w:t xml:space="preserve">Institutionen för data- </w:t>
                            </w:r>
                            <w:r>
                              <w:rPr>
                                <w:sz w:val="28"/>
                                <w:szCs w:val="28"/>
                              </w:rPr>
                              <w:br/>
                              <w:t>och systemvetenskap</w:t>
                            </w:r>
                          </w:p>
                          <w:p w14:paraId="0DD0DA7D" w14:textId="77777777" w:rsidR="004B73CD" w:rsidRDefault="004B73CD">
                            <w:pPr>
                              <w:pStyle w:val="TextBox"/>
                            </w:pPr>
                            <w:r>
                              <w:t>Examensarbete 15 hp</w:t>
                            </w:r>
                          </w:p>
                          <w:p w14:paraId="205AAAC7" w14:textId="77777777" w:rsidR="004B73CD" w:rsidRDefault="004B73CD">
                            <w:pPr>
                              <w:pStyle w:val="TextBox"/>
                            </w:pPr>
                            <w:r>
                              <w:t>Data- och systemvetenskap</w:t>
                            </w:r>
                          </w:p>
                          <w:p w14:paraId="51566511" w14:textId="77777777" w:rsidR="004B73CD" w:rsidRDefault="004B73CD">
                            <w:pPr>
                              <w:pStyle w:val="Textruta"/>
                            </w:pPr>
                            <w:r>
                              <w:t xml:space="preserve">Kurs- eller utbildningsprogram (180 hp) </w:t>
                            </w:r>
                          </w:p>
                          <w:p w14:paraId="7A700FAB" w14:textId="05793D08" w:rsidR="004B73CD" w:rsidRDefault="004B73CD">
                            <w:pPr>
                              <w:pStyle w:val="Textruta"/>
                            </w:pPr>
                            <w:r>
                              <w:t>Höstterminen 2018</w:t>
                            </w:r>
                          </w:p>
                          <w:p w14:paraId="381612CD" w14:textId="77777777" w:rsidR="004B73CD" w:rsidRDefault="004B73CD">
                            <w:pPr>
                              <w:pStyle w:val="Textruta"/>
                            </w:pPr>
                            <w:r>
                              <w:t>Handledare: Robert Ramberg</w:t>
                            </w:r>
                          </w:p>
                          <w:p w14:paraId="41DC09BB" w14:textId="358B72E7" w:rsidR="004B73CD" w:rsidRDefault="004B73CD">
                            <w:pPr>
                              <w:pStyle w:val="Textruta"/>
                            </w:pPr>
                            <w:r>
                              <w:t>Granskare: Patrik Hernvall</w:t>
                            </w:r>
                          </w:p>
                          <w:p w14:paraId="316E1ACF" w14:textId="77777777" w:rsidR="004B73CD" w:rsidRPr="00EE4EEC" w:rsidRDefault="004B73C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4B73CD" w:rsidRDefault="004B73CD">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4B73CD" w:rsidRDefault="004B73CD">
                      <w:pPr>
                        <w:pStyle w:val="Frontpagetext"/>
                        <w:rPr>
                          <w:sz w:val="28"/>
                          <w:szCs w:val="28"/>
                        </w:rPr>
                      </w:pPr>
                      <w:r>
                        <w:rPr>
                          <w:sz w:val="28"/>
                          <w:szCs w:val="28"/>
                        </w:rPr>
                        <w:t xml:space="preserve">Institutionen för data- </w:t>
                      </w:r>
                      <w:r>
                        <w:rPr>
                          <w:sz w:val="28"/>
                          <w:szCs w:val="28"/>
                        </w:rPr>
                        <w:br/>
                        <w:t>och systemvetenskap</w:t>
                      </w:r>
                    </w:p>
                    <w:p w14:paraId="0DD0DA7D" w14:textId="77777777" w:rsidR="004B73CD" w:rsidRDefault="004B73CD">
                      <w:pPr>
                        <w:pStyle w:val="TextBox"/>
                      </w:pPr>
                      <w:r>
                        <w:t>Examensarbete 15 hp</w:t>
                      </w:r>
                    </w:p>
                    <w:p w14:paraId="205AAAC7" w14:textId="77777777" w:rsidR="004B73CD" w:rsidRDefault="004B73CD">
                      <w:pPr>
                        <w:pStyle w:val="TextBox"/>
                      </w:pPr>
                      <w:r>
                        <w:t>Data- och systemvetenskap</w:t>
                      </w:r>
                    </w:p>
                    <w:p w14:paraId="51566511" w14:textId="77777777" w:rsidR="004B73CD" w:rsidRDefault="004B73CD">
                      <w:pPr>
                        <w:pStyle w:val="Textruta"/>
                      </w:pPr>
                      <w:r>
                        <w:t xml:space="preserve">Kurs- eller utbildningsprogram (180 hp) </w:t>
                      </w:r>
                    </w:p>
                    <w:p w14:paraId="7A700FAB" w14:textId="05793D08" w:rsidR="004B73CD" w:rsidRDefault="004B73CD">
                      <w:pPr>
                        <w:pStyle w:val="Textruta"/>
                      </w:pPr>
                      <w:r>
                        <w:t>Höstterminen 2018</w:t>
                      </w:r>
                    </w:p>
                    <w:p w14:paraId="381612CD" w14:textId="77777777" w:rsidR="004B73CD" w:rsidRDefault="004B73CD">
                      <w:pPr>
                        <w:pStyle w:val="Textruta"/>
                      </w:pPr>
                      <w:r>
                        <w:t>Handledare: Robert Ramberg</w:t>
                      </w:r>
                    </w:p>
                    <w:p w14:paraId="41DC09BB" w14:textId="358B72E7" w:rsidR="004B73CD" w:rsidRDefault="004B73CD">
                      <w:pPr>
                        <w:pStyle w:val="Textruta"/>
                      </w:pPr>
                      <w:r>
                        <w:t>Granskare: Patrik Hernvall</w:t>
                      </w:r>
                    </w:p>
                    <w:p w14:paraId="316E1ACF" w14:textId="77777777" w:rsidR="004B73CD" w:rsidRPr="00EE4EEC" w:rsidRDefault="004B73C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4B73CD" w:rsidRDefault="004B73CD">
                      <w:pPr>
                        <w:pStyle w:val="TextBox"/>
                      </w:pPr>
                    </w:p>
                  </w:txbxContent>
                </v:textbox>
                <w10:wrap type="square" anchory="margin"/>
              </v:rect>
            </w:pict>
          </mc:Fallback>
        </mc:AlternateContent>
      </w:r>
      <w:r w:rsidR="00850895">
        <w:br w:type="page"/>
      </w:r>
    </w:p>
    <w:p w14:paraId="5CBA00F3" w14:textId="77777777" w:rsidR="00227C8F" w:rsidRDefault="00227C8F" w:rsidP="00227C8F">
      <w:pPr>
        <w:pStyle w:val="NormalWeb"/>
        <w:rPr>
          <w:rFonts w:ascii="Arial" w:hAnsi="Arial" w:cs="Arial"/>
          <w:sz w:val="22"/>
          <w:szCs w:val="22"/>
          <w:lang w:val="en-US"/>
        </w:rPr>
      </w:pPr>
    </w:p>
    <w:p w14:paraId="19EFE0DD" w14:textId="79F248C0" w:rsidR="00227C8F" w:rsidRPr="00DD03E4" w:rsidRDefault="00227C8F" w:rsidP="00227C8F">
      <w:pPr>
        <w:pStyle w:val="NormalWeb"/>
        <w:rPr>
          <w:rFonts w:ascii="Arial" w:hAnsi="Arial" w:cs="Arial"/>
          <w:i/>
          <w:sz w:val="18"/>
          <w:szCs w:val="18"/>
          <w:lang w:val="en-US"/>
        </w:rPr>
      </w:pPr>
      <w:r w:rsidRPr="00DD03E4">
        <w:rPr>
          <w:rFonts w:ascii="Arial" w:hAnsi="Arial" w:cs="Arial"/>
          <w:i/>
          <w:sz w:val="18"/>
          <w:szCs w:val="18"/>
          <w:lang w:val="en-US"/>
        </w:rPr>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proofErr w:type="gramStart"/>
      <w:r w:rsidRPr="00DD03E4">
        <w:rPr>
          <w:rFonts w:ascii="Arial" w:hAnsi="Arial" w:cs="Arial"/>
          <w:i/>
          <w:sz w:val="18"/>
          <w:szCs w:val="18"/>
          <w:lang w:val="en-US"/>
        </w:rPr>
        <w:t>participate</w:t>
      </w:r>
      <w:proofErr w:type="gramEnd"/>
      <w:r w:rsidRPr="00DD03E4">
        <w:rPr>
          <w:rFonts w:ascii="Arial" w:hAnsi="Arial" w:cs="Arial"/>
          <w:i/>
          <w:sz w:val="18"/>
          <w:szCs w:val="18"/>
          <w:lang w:val="en-US"/>
        </w:rPr>
        <w:t xml:space="preserve">, to belong, to negotiate meaning” - </w:t>
      </w:r>
      <w:r w:rsidRPr="00DD03E4">
        <w:rPr>
          <w:rFonts w:ascii="Arial" w:hAnsi="Arial" w:cs="Arial"/>
          <w:i/>
          <w:sz w:val="18"/>
          <w:szCs w:val="18"/>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F5632E">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F5632E">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F5632E">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F5632E">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F5632E">
        <w:rPr>
          <w:noProof/>
        </w:rPr>
        <w:t>13</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F5632E">
        <w:rPr>
          <w:noProof/>
        </w:rPr>
        <w:t>16</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F5632E">
        <w:rPr>
          <w:noProof/>
        </w:rPr>
        <w:t>16</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F5632E">
        <w:rPr>
          <w:noProof/>
        </w:rPr>
        <w:t>17</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1E45A816"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kursinnehållet, </w:t>
      </w:r>
      <w:r w:rsidR="00EF6328">
        <w:t>en mer effektiv lärande</w:t>
      </w:r>
      <w:r w:rsidR="00E458F4">
        <w:t xml:space="preserve"> för studenter med olika bakgrund</w:t>
      </w:r>
      <w:r w:rsidR="00C27B26">
        <w:t>,</w:t>
      </w:r>
      <w:r w:rsidR="009411BD">
        <w:t xml:space="preserve"> </w:t>
      </w:r>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2A7408C5"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commentRangeStart w:id="4"/>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ter mot en kontrollgrupp.</w:t>
      </w:r>
      <w:commentRangeEnd w:id="4"/>
      <w:r w:rsidR="00D425D4">
        <w:rPr>
          <w:rStyle w:val="CommentReference"/>
        </w:rPr>
        <w:commentReference w:id="4"/>
      </w:r>
      <w:r w:rsidR="00A218A2">
        <w:t xml:space="preserve">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w:t>
      </w:r>
      <w:commentRangeStart w:id="5"/>
      <w:r w:rsidR="00850895">
        <w:t>främja meningsfull</w:t>
      </w:r>
      <w:r w:rsidR="000B4763">
        <w:t>t</w:t>
      </w:r>
      <w:r w:rsidR="00147B30">
        <w:t xml:space="preserve"> </w:t>
      </w:r>
      <w:r w:rsidR="000B4763">
        <w:t xml:space="preserve">ett </w:t>
      </w:r>
      <w:r w:rsidR="00147B30">
        <w:t xml:space="preserve">kunskapsförvärv </w:t>
      </w:r>
      <w:commentRangeEnd w:id="5"/>
      <w:r w:rsidR="00D425D4">
        <w:rPr>
          <w:rStyle w:val="CommentReference"/>
        </w:rPr>
        <w:commentReference w:id="5"/>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commentRangeStart w:id="6"/>
      <w:r w:rsidR="00D74144">
        <w:t>kan p</w:t>
      </w:r>
      <w:r w:rsidR="00850895">
        <w:t xml:space="preserve">edagogiska modeller </w:t>
      </w:r>
      <w:r w:rsidR="00063F85">
        <w:t>ofta vara</w:t>
      </w:r>
      <w:r w:rsidR="00850895">
        <w:t xml:space="preserve"> användbara </w:t>
      </w:r>
      <w:commentRangeEnd w:id="6"/>
      <w:r w:rsidR="00D425D4">
        <w:rPr>
          <w:rStyle w:val="CommentReference"/>
        </w:rPr>
        <w:commentReference w:id="6"/>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w:t>
      </w:r>
      <w:commentRangeStart w:id="7"/>
      <w:r w:rsidR="00850895">
        <w:t xml:space="preserve">majoriteten </w:t>
      </w:r>
      <w:commentRangeEnd w:id="7"/>
      <w:r w:rsidR="00D425D4">
        <w:rPr>
          <w:rStyle w:val="CommentReference"/>
        </w:rPr>
        <w:commentReference w:id="7"/>
      </w:r>
      <w:r w:rsidR="00850895">
        <w:t>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5D7F13E6" w14:textId="77777777" w:rsidR="00931D44" w:rsidRDefault="00931D44" w:rsidP="00EF5A81">
      <w:pPr>
        <w:widowControl w:val="0"/>
        <w:autoSpaceDE w:val="0"/>
        <w:autoSpaceDN w:val="0"/>
        <w:adjustRightInd w:val="0"/>
        <w:spacing w:after="240" w:line="480" w:lineRule="auto"/>
      </w:pPr>
    </w:p>
    <w:p w14:paraId="67150650" w14:textId="7B9FEC22" w:rsidR="00CD0280" w:rsidRPr="00EF5A81" w:rsidRDefault="00041127" w:rsidP="00EF5A81">
      <w:pPr>
        <w:widowControl w:val="0"/>
        <w:autoSpaceDE w:val="0"/>
        <w:autoSpaceDN w:val="0"/>
        <w:adjustRightInd w:val="0"/>
        <w:spacing w:after="240" w:line="480" w:lineRule="auto"/>
        <w:rPr>
          <w:rFonts w:ascii="Times Roman" w:hAnsi="Times Roman" w:cs="Times Roman"/>
          <w:color w:val="000000"/>
        </w:rPr>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individuella 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r w:rsidR="004C23F2" w:rsidRPr="00EF5A81">
        <w:t>Till exemp</w:t>
      </w:r>
      <w:r w:rsidR="001F6FE8" w:rsidRPr="00EF5A81">
        <w:t>e</w:t>
      </w:r>
      <w:r w:rsidR="00B661EF" w:rsidRPr="00EF5A81">
        <w:t>l kan</w:t>
      </w:r>
      <w:r w:rsidR="004C23F2" w:rsidRPr="00EF5A81">
        <w:t xml:space="preserve"> </w:t>
      </w:r>
      <w:r w:rsidR="0062005C" w:rsidRPr="00EF5A81">
        <w:t>det A</w:t>
      </w:r>
      <w:r w:rsidR="00850895" w:rsidRPr="00EF5A81">
        <w:t xml:space="preserve">ssociativa perspektivet </w:t>
      </w:r>
      <w:r w:rsidR="00B661EF" w:rsidRPr="00EF5A81">
        <w:t xml:space="preserve">få </w:t>
      </w:r>
      <w:r w:rsidR="00850895" w:rsidRPr="00EF5A81">
        <w:t xml:space="preserve">studenten </w:t>
      </w:r>
      <w:r w:rsidR="00B661EF" w:rsidRPr="00EF5A81">
        <w:t xml:space="preserve">att </w:t>
      </w:r>
      <w:r w:rsidR="00850895" w:rsidRPr="00EF5A81">
        <w:t>utföra aktiviteter i form av</w:t>
      </w:r>
      <w:r w:rsidR="00B661EF" w:rsidRPr="00EF5A81">
        <w:t xml:space="preserve"> olika</w:t>
      </w:r>
      <w:r w:rsidR="00850895" w:rsidRPr="00EF5A81">
        <w:t xml:space="preserve"> uppgifter, som </w:t>
      </w:r>
      <w:r w:rsidR="004C23F2" w:rsidRPr="00EF5A81">
        <w:t>e.g.</w:t>
      </w:r>
      <w:r w:rsidR="00850895" w:rsidRPr="00EF5A81">
        <w:t xml:space="preserve"> </w:t>
      </w:r>
      <w:r w:rsidR="00B661EF" w:rsidRPr="00EF5A81">
        <w:t xml:space="preserve">att </w:t>
      </w:r>
      <w:r w:rsidR="00850895" w:rsidRPr="00EF5A81">
        <w:t>läsa ett dokument och svara på t</w:t>
      </w:r>
      <w:r w:rsidR="00147B30" w:rsidRPr="00EF5A81">
        <w:t xml:space="preserve">illhörande frågor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commentRangeStart w:id="8"/>
      <w:r w:rsidR="004D2145">
        <w:t>Kognitivt</w:t>
      </w:r>
      <w:r w:rsidR="00850895" w:rsidRPr="00EF5A81">
        <w:t xml:space="preserve"> perspektiv </w:t>
      </w:r>
      <w:commentRangeEnd w:id="8"/>
      <w:r w:rsidR="00D425D4">
        <w:rPr>
          <w:rStyle w:val="CommentReference"/>
        </w:rPr>
        <w:commentReference w:id="8"/>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012EE9">
        <w:t xml:space="preserve">att </w:t>
      </w:r>
      <w:r w:rsidR="00B661EF" w:rsidRPr="00EF5A81">
        <w:t>lär</w:t>
      </w:r>
      <w:r w:rsidR="00012EE9">
        <w:t>a</w:t>
      </w:r>
      <w:r w:rsidR="00850895" w:rsidRPr="00EF5A81">
        <w:t xml:space="preserve"> sig </w:t>
      </w:r>
      <w:r w:rsidR="00012EE9" w:rsidRPr="00EF5A81">
        <w:t>via</w:t>
      </w:r>
      <w:r w:rsidR="00012EE9">
        <w:t xml:space="preserve"> </w:t>
      </w:r>
      <w:r w:rsidR="00300501">
        <w:t>transformationer</w:t>
      </w:r>
      <w:r w:rsidR="00012EE9">
        <w:t xml:space="preserve"> i kognitiva strukturer</w:t>
      </w:r>
      <w:r w:rsidR="00CF3F07">
        <w:t xml:space="preserve"> och dela </w:t>
      </w:r>
      <w:commentRangeStart w:id="9"/>
      <w:r w:rsidR="00CF3F07">
        <w:t xml:space="preserve">in </w:t>
      </w:r>
      <w:commentRangeEnd w:id="9"/>
      <w:r w:rsidR="00D425D4">
        <w:rPr>
          <w:rStyle w:val="CommentReference"/>
        </w:rPr>
        <w:commentReference w:id="9"/>
      </w:r>
      <w:r w:rsidR="004D2145">
        <w:t>undervisningen</w:t>
      </w:r>
      <w:r w:rsidR="00A6684C">
        <w:t xml:space="preserve"> i mindre delar</w:t>
      </w:r>
      <w:r w:rsidR="008E69A9">
        <w:t xml:space="preserve"> </w:t>
      </w:r>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012EE9">
        <w:t xml:space="preserve"> </w:t>
      </w:r>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commentRangeStart w:id="10"/>
      <w:r w:rsidR="00850895" w:rsidRPr="00EF5A81">
        <w:t>perspek</w:t>
      </w:r>
      <w:r w:rsidR="00CF5985" w:rsidRPr="00EF5A81">
        <w:t>tiv</w:t>
      </w:r>
      <w:r w:rsidR="000F0251" w:rsidRPr="00EF5A81">
        <w:t xml:space="preserve"> </w:t>
      </w:r>
      <w:commentRangeEnd w:id="10"/>
      <w:r w:rsidR="00D425D4">
        <w:rPr>
          <w:rStyle w:val="CommentReference"/>
        </w:rPr>
        <w:commentReference w:id="10"/>
      </w:r>
      <w:r w:rsidR="000F0251" w:rsidRPr="00EF5A81">
        <w:t>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r w:rsidR="004C23F2" w:rsidRPr="00EF5A81">
        <w:t xml:space="preserve">Slutligen, </w:t>
      </w:r>
      <w:r w:rsidR="00B661EF" w:rsidRPr="00EF5A81">
        <w:t xml:space="preserve">handlar </w:t>
      </w:r>
      <w:r w:rsidR="004C23F2"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Detta gör att förståelse uppstår både individuellt och gemensamt när det arbetas praktiskt i ett socialt sammanhang.</w:t>
      </w:r>
      <w:bookmarkStart w:id="11" w:name="_Toc391456180"/>
      <w:bookmarkStart w:id="12"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11"/>
      <w:bookmarkEnd w:id="12"/>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commentRangeStart w:id="13"/>
      <w:r w:rsidR="00E4277B">
        <w:rPr>
          <w:rFonts w:cs="Times New Roman"/>
        </w:rPr>
        <w:t xml:space="preserve">pedagogiska riktlinjer </w:t>
      </w:r>
      <w:commentRangeEnd w:id="13"/>
      <w:r w:rsidR="00D425D4">
        <w:rPr>
          <w:rStyle w:val="CommentReference"/>
        </w:rPr>
        <w:commentReference w:id="13"/>
      </w:r>
      <w:r w:rsidR="00E4277B">
        <w:rPr>
          <w:rFonts w:cs="Times New Roman"/>
        </w:rPr>
        <w:t>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2746EDB"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 xml:space="preserve">förhindra införande av en särskild pedagogisk </w:t>
      </w:r>
      <w:r w:rsidR="00EE400D">
        <w:rPr>
          <w:lang w:eastAsia="sv-SE"/>
        </w:rPr>
        <w:lastRenderedPageBreak/>
        <w:t>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14" w:name="_Toc391456181"/>
      <w:bookmarkStart w:id="15" w:name="_Toc401327937"/>
      <w:bookmarkEnd w:id="14"/>
      <w:r>
        <w:t>Metod</w:t>
      </w:r>
      <w:bookmarkStart w:id="16" w:name="_Toc391456182"/>
      <w:bookmarkStart w:id="17" w:name="_Toc401327938"/>
      <w:bookmarkEnd w:id="15"/>
      <w:bookmarkEnd w:id="16"/>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7"/>
    </w:p>
    <w:p w14:paraId="32BAAB67" w14:textId="4C0FB858"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w:t>
      </w:r>
      <w:r w:rsidR="009A74A3">
        <w:rPr>
          <w:rFonts w:cs="Times New Roman"/>
        </w:rPr>
        <w:t xml:space="preserve">pedagogisk </w:t>
      </w:r>
      <w:r>
        <w:rPr>
          <w:rFonts w:cs="Times New Roman"/>
        </w:rPr>
        <w:t>s</w:t>
      </w:r>
      <w:r w:rsidR="00545510">
        <w:rPr>
          <w:rFonts w:cs="Times New Roman"/>
        </w:rPr>
        <w:t>trategi 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 xml:space="preserve">element på ett </w:t>
      </w:r>
      <w:r>
        <w:lastRenderedPageBreak/>
        <w:t>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commentRangeStart w:id="18"/>
      <w:r w:rsidR="007F5A31">
        <w:t>modell</w:t>
      </w:r>
      <w:r>
        <w:t>element</w:t>
      </w:r>
      <w:r w:rsidR="0079274D">
        <w:t xml:space="preserve"> </w:t>
      </w:r>
      <w:commentRangeEnd w:id="18"/>
      <w:r w:rsidR="00691E39">
        <w:rPr>
          <w:rStyle w:val="CommentReference"/>
        </w:rPr>
        <w:commentReference w:id="18"/>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w:t>
      </w:r>
      <w:r w:rsidR="00C9778A">
        <w:t>poängsätts</w:t>
      </w:r>
      <w:commentRangeStart w:id="19"/>
      <w:r w:rsidR="00C9778A">
        <w:t xml:space="preserve"> </w:t>
      </w:r>
      <w:commentRangeEnd w:id="19"/>
      <w:r w:rsidR="00D425D4">
        <w:rPr>
          <w:rStyle w:val="CommentReference"/>
        </w:rPr>
        <w:commentReference w:id="19"/>
      </w:r>
      <w:r w:rsidR="00C9778A">
        <w:t xml:space="preserve">och </w:t>
      </w:r>
      <w:r w:rsidR="00673314">
        <w:t xml:space="preserve">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 xml:space="preserve">att urskilja vilken modell som passade bäst för de </w:t>
      </w:r>
      <w:commentRangeStart w:id="20"/>
      <w:r w:rsidR="00A74157">
        <w:t>element</w:t>
      </w:r>
      <w:commentRangeEnd w:id="20"/>
      <w:r w:rsidR="00691E39">
        <w:rPr>
          <w:rStyle w:val="CommentReference"/>
        </w:rPr>
        <w:commentReference w:id="20"/>
      </w:r>
      <w:r w:rsidR="002705D4">
        <w:t>. D</w:t>
      </w:r>
      <w:r w:rsidR="00C05B0F">
        <w:t xml:space="preserve">et </w:t>
      </w:r>
      <w:r w:rsidR="00A74157">
        <w:t>resulterade i ett ojämnt antal mode</w:t>
      </w:r>
      <w:r w:rsidR="00C564E9">
        <w:t xml:space="preserve">llspecifika frågor per </w:t>
      </w:r>
      <w:commentRangeStart w:id="21"/>
      <w:r w:rsidR="00C564E9">
        <w:t>element</w:t>
      </w:r>
      <w:commentRangeEnd w:id="21"/>
      <w:r w:rsidR="00691E39">
        <w:rPr>
          <w:rStyle w:val="CommentReference"/>
        </w:rPr>
        <w:commentReference w:id="21"/>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22" w:name="_Toc391456183"/>
      <w:bookmarkStart w:id="23" w:name="_Toc401327939"/>
      <w:r w:rsidRPr="000B1921">
        <w:rPr>
          <w:rFonts w:cs="Times New Roman"/>
          <w:b/>
          <w:sz w:val="24"/>
          <w:szCs w:val="24"/>
        </w:rPr>
        <w:t>Utvärdering</w:t>
      </w:r>
      <w:bookmarkEnd w:id="22"/>
      <w:bookmarkEnd w:id="23"/>
    </w:p>
    <w:p w14:paraId="7C00EFC0" w14:textId="4DF29CC3"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ins w:id="24" w:author="Jason Serviss" w:date="2018-11-05T19:01:00Z">
        <w:r w:rsidR="00E43D1C">
          <w:rPr>
            <w:rFonts w:eastAsia="Times New Roman" w:cs="Times New Roman"/>
            <w:lang w:eastAsia="sv-SE"/>
          </w:rPr>
          <w:t xml:space="preserve"> (Bilaga 3)</w:t>
        </w:r>
      </w:ins>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w:t>
      </w:r>
      <w:del w:id="25" w:author="Jason Serviss" w:date="2018-11-05T19:01:00Z">
        <w:r w:rsidR="00850895" w:rsidDel="00E43D1C">
          <w:rPr>
            <w:rFonts w:eastAsia="Times New Roman" w:cs="Times New Roman"/>
            <w:lang w:eastAsia="sv-SE"/>
          </w:rPr>
          <w:delText xml:space="preserve"> (Bilaga 3)</w:delText>
        </w:r>
      </w:del>
      <w:r w:rsidR="00850895">
        <w:rPr>
          <w:rFonts w:eastAsia="Times New Roman" w:cs="Times New Roman"/>
          <w:lang w:eastAsia="sv-SE"/>
        </w:rPr>
        <w: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E43D1C" w:rsidRDefault="00850895" w:rsidP="000B1921">
      <w:pPr>
        <w:pStyle w:val="Heading11"/>
        <w:spacing w:line="276" w:lineRule="auto"/>
        <w:rPr>
          <w:rPrChange w:id="26" w:author="Jason Serviss" w:date="2018-11-05T19:02:00Z">
            <w:rPr>
              <w:b/>
            </w:rPr>
          </w:rPrChange>
        </w:rPr>
      </w:pPr>
      <w:bookmarkStart w:id="27" w:name="_Toc391456184"/>
      <w:bookmarkStart w:id="28" w:name="_Toc401327940"/>
      <w:bookmarkEnd w:id="27"/>
      <w:r w:rsidRPr="00E43D1C">
        <w:t>Resultat</w:t>
      </w:r>
      <w:bookmarkEnd w:id="28"/>
    </w:p>
    <w:p w14:paraId="181AF975" w14:textId="77777777" w:rsidR="00D45847" w:rsidRPr="000B1921" w:rsidRDefault="00850895" w:rsidP="000B1921">
      <w:pPr>
        <w:pStyle w:val="BodyText"/>
        <w:spacing w:line="360" w:lineRule="auto"/>
        <w:rPr>
          <w:b/>
          <w:sz w:val="24"/>
        </w:rPr>
      </w:pPr>
      <w:r w:rsidRPr="000B1921">
        <w:rPr>
          <w:b/>
          <w:sz w:val="24"/>
        </w:rPr>
        <w:t xml:space="preserve">Associativt perspektiv och DIM motsvarar Grades nuvarande pedagogik  </w:t>
      </w:r>
    </w:p>
    <w:p w14:paraId="022FF46B" w14:textId="18BC1F4F"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 xml:space="preserve">Grades </w:t>
      </w:r>
      <w:r w:rsidR="000E3605">
        <w:lastRenderedPageBreak/>
        <w:t>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w:t>
      </w:r>
      <w:r w:rsidR="004B3714">
        <w:t xml:space="preserve">av personen som intervjuades </w:t>
      </w:r>
      <w:r w:rsidR="000E3605">
        <w:t xml:space="preserve">enligt </w:t>
      </w:r>
      <w:del w:id="29" w:author="Jason Serviss" w:date="2018-11-05T19:03:00Z">
        <w:r w:rsidR="00780A57" w:rsidDel="00E43D1C">
          <w:delText>d</w:delText>
        </w:r>
      </w:del>
      <w:r w:rsidR="00780A57">
        <w:t xml:space="preserve">en femgradiga </w:t>
      </w:r>
      <w:proofErr w:type="gramStart"/>
      <w:r w:rsidR="00780A57">
        <w:t>skalan</w:t>
      </w:r>
      <w:proofErr w:type="gramEnd"/>
      <w:r w:rsidR="000E3605">
        <w:t xml:space="preserve">. </w:t>
      </w:r>
    </w:p>
    <w:p w14:paraId="651192ED" w14:textId="77777777" w:rsidR="00780A57" w:rsidRDefault="00780A57" w:rsidP="00CA1731">
      <w:pPr>
        <w:spacing w:line="480" w:lineRule="auto"/>
        <w:jc w:val="both"/>
      </w:pPr>
    </w:p>
    <w:p w14:paraId="5DE0A969" w14:textId="3692AA14"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commentRangeStart w:id="30"/>
      <w:r w:rsidR="00A80803">
        <w:rPr>
          <w:i/>
        </w:rPr>
        <w:t>Bedömning &amp; Hjälp</w:t>
      </w:r>
      <w:r w:rsidR="00A80803">
        <w:t xml:space="preserve"> </w:t>
      </w:r>
      <w:commentRangeEnd w:id="30"/>
      <w:r w:rsidR="00E43D1C">
        <w:rPr>
          <w:rStyle w:val="CommentReference"/>
        </w:rPr>
        <w:commentReference w:id="30"/>
      </w:r>
      <w:r w:rsidR="00A80803">
        <w:t>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xml:space="preserve">, </w:t>
      </w:r>
      <w:commentRangeStart w:id="31"/>
      <w:r w:rsidR="00255B32">
        <w:t>vilket</w:t>
      </w:r>
      <w:r w:rsidR="00FC2E6B">
        <w:t xml:space="preserve"> det innebär </w:t>
      </w:r>
      <w:commentRangeEnd w:id="31"/>
      <w:r w:rsidR="00E43D1C">
        <w:rPr>
          <w:rStyle w:val="CommentReference"/>
        </w:rPr>
        <w:commentReference w:id="31"/>
      </w:r>
      <w:r w:rsidR="00FC2E6B">
        <w:t>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F5632E">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191B0F89" w14:textId="5CB1EF6C" w:rsidR="00AE48F8" w:rsidRPr="00F5632E" w:rsidRDefault="00AE48F8" w:rsidP="00F5632E">
      <w:pPr>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313AFCAB" w14:textId="77777777" w:rsidR="00F5632E" w:rsidRDefault="00F5632E" w:rsidP="00CA1731">
      <w:pPr>
        <w:spacing w:line="480" w:lineRule="auto"/>
        <w:jc w:val="both"/>
      </w:pPr>
    </w:p>
    <w:p w14:paraId="29EBCC13" w14:textId="42A3107F"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ins w:id="32" w:author="Jason Serviss" w:date="2018-11-05T19:07:00Z">
        <w:r w:rsidR="00E43D1C">
          <w:t xml:space="preserve">nyligen designade </w:t>
        </w:r>
      </w:ins>
      <w:r w:rsidR="00A835E8" w:rsidRPr="00560AA3">
        <w:t xml:space="preserve">kurser </w:t>
      </w:r>
      <w:r w:rsidR="00882330" w:rsidRPr="00560AA3">
        <w:t>(KS Strålskydd, PT Strålsäkerhet, RCC, Telia GDPR)</w:t>
      </w:r>
      <w:r w:rsidR="00882330">
        <w:t xml:space="preserve"> enligt DIM’s riktlinjer </w:t>
      </w:r>
      <w:r w:rsidR="00882330" w:rsidRPr="00E43D1C">
        <w:rPr>
          <w:strike/>
          <w:rPrChange w:id="33" w:author="Jason Serviss" w:date="2018-11-05T19:07:00Z">
            <w:rPr/>
          </w:rPrChange>
        </w:rPr>
        <w:t xml:space="preserve">som </w:t>
      </w:r>
      <w:r w:rsidR="004B3714" w:rsidRPr="00E43D1C">
        <w:rPr>
          <w:strike/>
          <w:rPrChange w:id="34" w:author="Jason Serviss" w:date="2018-11-05T19:07:00Z">
            <w:rPr/>
          </w:rPrChange>
        </w:rPr>
        <w:t>designade</w:t>
      </w:r>
      <w:r w:rsidR="00882330" w:rsidRPr="00E43D1C">
        <w:rPr>
          <w:strike/>
          <w:rPrChange w:id="35" w:author="Jason Serviss" w:date="2018-11-05T19:07:00Z">
            <w:rPr/>
          </w:rPrChange>
        </w:rPr>
        <w:t>s</w:t>
      </w:r>
      <w:r w:rsidR="004B3714" w:rsidRPr="00E43D1C">
        <w:rPr>
          <w:strike/>
          <w:rPrChange w:id="36" w:author="Jason Serviss" w:date="2018-11-05T19:07:00Z">
            <w:rPr/>
          </w:rPrChange>
        </w:rPr>
        <w:t xml:space="preserve"> </w:t>
      </w:r>
      <w:r w:rsidR="00A835E8" w:rsidRPr="00E43D1C">
        <w:rPr>
          <w:strike/>
          <w:rPrChange w:id="37" w:author="Jason Serviss" w:date="2018-11-05T19:07:00Z">
            <w:rPr/>
          </w:rPrChange>
        </w:rPr>
        <w:t xml:space="preserve">under </w:t>
      </w:r>
      <w:r w:rsidR="00882330" w:rsidRPr="00E43D1C">
        <w:rPr>
          <w:strike/>
          <w:rPrChange w:id="38" w:author="Jason Serviss" w:date="2018-11-05T19:07:00Z">
            <w:rPr/>
          </w:rPrChange>
        </w:rPr>
        <w:t xml:space="preserve">året </w:t>
      </w:r>
      <w:r w:rsidR="00A835E8" w:rsidRPr="00E43D1C">
        <w:rPr>
          <w:strike/>
          <w:rPrChange w:id="39" w:author="Jason Serviss" w:date="2018-11-05T19:07:00Z">
            <w:rPr/>
          </w:rPrChange>
        </w:rPr>
        <w:t>2017</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5EB5A774"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ins w:id="40" w:author="Jason Serviss" w:date="2018-11-05T19:09:00Z">
        <w:r w:rsidR="00E43D1C">
          <w:t xml:space="preserve">; </w:t>
        </w:r>
      </w:ins>
      <w:del w:id="41" w:author="Jason Serviss" w:date="2018-11-05T19:09:00Z">
        <w:r w:rsidR="008E6FE9" w:rsidDel="00E43D1C">
          <w:delText xml:space="preserve">) </w:delText>
        </w:r>
        <w:r w:rsidR="00850895" w:rsidDel="00E43D1C">
          <w:delText>(</w:delText>
        </w:r>
      </w:del>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ins w:id="42" w:author="Jason Serviss" w:date="2018-11-05T19:10:00Z">
        <w:r w:rsidR="007C49F9">
          <w:t xml:space="preserve"> (Bilaga 2)</w:t>
        </w:r>
      </w:ins>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F5632E">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w:t>
      </w:r>
      <w:r w:rsidR="0051725C" w:rsidRPr="007C49F9">
        <w:rPr>
          <w:strike/>
          <w:rPrChange w:id="43" w:author="Jason Serviss" w:date="2018-11-05T19:13:00Z">
            <w:rPr/>
          </w:rPrChange>
        </w:rPr>
        <w:t>poäng</w:t>
      </w:r>
      <w:r w:rsidR="0051725C">
        <w:t xml:space="preserve">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44" w:name="_Toc489811950"/>
      <w:bookmarkStart w:id="45"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F5632E">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44"/>
      <w:bookmarkEnd w:id="45"/>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0B1921">
      <w:pPr>
        <w:pStyle w:val="Heading11"/>
        <w:spacing w:line="276" w:lineRule="auto"/>
      </w:pPr>
      <w:bookmarkStart w:id="46" w:name="_Toc391456185"/>
      <w:bookmarkStart w:id="47" w:name="_Toc401327941"/>
      <w:bookmarkEnd w:id="46"/>
      <w:r w:rsidRPr="004E58AD">
        <w:t>Diskussion</w:t>
      </w:r>
      <w:bookmarkEnd w:id="47"/>
    </w:p>
    <w:p w14:paraId="6D0F922C" w14:textId="144ECBA1" w:rsidR="00482F2B" w:rsidRDefault="00521970" w:rsidP="00CA1731">
      <w:pPr>
        <w:spacing w:line="480" w:lineRule="auto"/>
        <w:jc w:val="both"/>
      </w:pPr>
      <w:commentRangeStart w:id="48"/>
      <w:r>
        <w:t>Denna studie</w:t>
      </w:r>
      <w:r w:rsidR="00231746">
        <w:t xml:space="preserve"> utgick från </w:t>
      </w:r>
      <w:r w:rsidR="00A71251">
        <w:t>utgångspunkten</w:t>
      </w:r>
      <w:r w:rsidR="00231746">
        <w:t xml:space="preserve"> </w:t>
      </w:r>
      <w:r w:rsidR="00A71251">
        <w:t>att övergångsprocessen från Grades befintliga pedagogiska strategi till en modellbaserad strategi</w:t>
      </w:r>
      <w:r w:rsidR="00C21DDA">
        <w:t xml:space="preserve"> </w:t>
      </w:r>
      <w:r w:rsidR="00C21DDA" w:rsidRPr="00C84F64">
        <w:t>för att få deras pedagogik ytterligare strukturerad</w:t>
      </w:r>
      <w:r w:rsidR="00A71251">
        <w:t xml:space="preserve">. </w:t>
      </w:r>
      <w:commentRangeEnd w:id="48"/>
      <w:r w:rsidR="007C49F9">
        <w:rPr>
          <w:rStyle w:val="CommentReference"/>
        </w:rPr>
        <w:commentReference w:id="48"/>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7F0A1E88" w:rsidR="00AC7484" w:rsidRDefault="008227FA" w:rsidP="00CA1731">
      <w:pPr>
        <w:spacing w:line="480" w:lineRule="auto"/>
        <w:jc w:val="both"/>
      </w:pPr>
      <w:r>
        <w:lastRenderedPageBreak/>
        <w:t>Intervjuresultatet visade att det Associativa perspektivet passade bäst in på Grades</w:t>
      </w:r>
      <w:r w:rsidR="006764D6">
        <w:t xml:space="preserve"> pedagogik,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xml:space="preserve">, samt intervju med </w:t>
      </w:r>
      <w:commentRangeStart w:id="49"/>
      <w:r w:rsidR="00BB10E9">
        <w:t>fle</w:t>
      </w:r>
      <w:r w:rsidR="00F358E4">
        <w:t xml:space="preserve">ra </w:t>
      </w:r>
      <w:commentRangeEnd w:id="49"/>
      <w:r w:rsidR="007C49F9">
        <w:rPr>
          <w:rStyle w:val="CommentReference"/>
        </w:rPr>
        <w:commentReference w:id="49"/>
      </w:r>
      <w:r w:rsidR="00F358E4">
        <w:t xml:space="preserve">på Grade som utvecklar kurser </w:t>
      </w:r>
      <w:commentRangeStart w:id="50"/>
      <w:r w:rsidR="00F358E4">
        <w:t>utöver</w:t>
      </w:r>
      <w:r w:rsidR="00BB10E9">
        <w:t xml:space="preserve"> förutom </w:t>
      </w:r>
      <w:commentRangeEnd w:id="50"/>
      <w:r w:rsidR="007C49F9">
        <w:rPr>
          <w:rStyle w:val="CommentReference"/>
        </w:rPr>
        <w:commentReference w:id="50"/>
      </w:r>
      <w:r w:rsidR="00BB10E9">
        <w:t>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6533768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w:t>
      </w:r>
      <w:bookmarkStart w:id="51" w:name="_GoBack"/>
      <w:bookmarkEnd w:id="51"/>
      <w:r w:rsidR="001D42D7">
        <w:t xml:space="preserve">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w:t>
      </w:r>
      <w:r w:rsidR="00C67B0B">
        <w:lastRenderedPageBreak/>
        <w:t xml:space="preserve">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commentRangeStart w:id="52"/>
      <w:r w:rsidR="00C67B0B">
        <w:t>granskare</w:t>
      </w:r>
      <w:r w:rsidR="00DB3CC8">
        <w:t xml:space="preserve"> </w:t>
      </w:r>
      <w:commentRangeEnd w:id="52"/>
      <w:r w:rsidR="007C49F9">
        <w:rPr>
          <w:rStyle w:val="CommentReference"/>
        </w:rPr>
        <w:commentReference w:id="52"/>
      </w:r>
      <w:r w:rsidR="00DB3CC8">
        <w:t xml:space="preserve">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vi</w:t>
      </w:r>
      <w:commentRangeStart w:id="53"/>
      <w:r w:rsidR="007E6083">
        <w:t xml:space="preserve"> </w:t>
      </w:r>
      <w:commentRangeEnd w:id="53"/>
      <w:r w:rsidR="00691E39">
        <w:rPr>
          <w:rStyle w:val="CommentReference"/>
        </w:rPr>
        <w:commentReference w:id="53"/>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Grade</w:t>
      </w:r>
      <w:commentRangeStart w:id="54"/>
      <w:r w:rsidR="000152C2">
        <w:t xml:space="preserve"> </w:t>
      </w:r>
      <w:commentRangeEnd w:id="54"/>
      <w:r w:rsidR="00691E39">
        <w:rPr>
          <w:rStyle w:val="CommentReference"/>
        </w:rPr>
        <w:commentReference w:id="54"/>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 xml:space="preserve">påpekar fördelar samtidigt </w:t>
      </w:r>
      <w:commentRangeStart w:id="55"/>
      <w:r>
        <w:t>som</w:t>
      </w:r>
      <w:r w:rsidR="007E6083">
        <w:t xml:space="preserve"> den</w:t>
      </w:r>
      <w:r>
        <w:t xml:space="preserve"> vi </w:t>
      </w:r>
      <w:r w:rsidR="00DE1A92">
        <w:t xml:space="preserve">ger </w:t>
      </w:r>
      <w:commentRangeEnd w:id="55"/>
      <w:r w:rsidR="00691E39">
        <w:rPr>
          <w:rStyle w:val="CommentReference"/>
        </w:rPr>
        <w:commentReference w:id="55"/>
      </w:r>
      <w:r w:rsidR="00DE1A92">
        <w:t>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56" w:name="_Toc401327942"/>
      <w:r w:rsidRPr="004E58AD">
        <w:lastRenderedPageBreak/>
        <w:t>Tack</w:t>
      </w:r>
      <w:bookmarkEnd w:id="56"/>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57" w:name="_Toc391456186"/>
      <w:bookmarkStart w:id="58" w:name="_Toc401327943"/>
      <w:bookmarkEnd w:id="57"/>
      <w:r w:rsidRPr="004E58AD">
        <w:t>Referenser</w:t>
      </w:r>
      <w:bookmarkEnd w:id="58"/>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BF2EDC">
      <w:pPr>
        <w:pStyle w:val="Heading11"/>
        <w:spacing w:line="276" w:lineRule="auto"/>
      </w:pPr>
      <w:bookmarkStart w:id="59" w:name="_Toc391456187"/>
      <w:bookmarkStart w:id="60" w:name="_Toc401327944"/>
      <w:bookmarkEnd w:id="59"/>
      <w:r w:rsidRPr="009F3187">
        <w:lastRenderedPageBreak/>
        <w:t>Bilagor</w:t>
      </w:r>
      <w:bookmarkEnd w:id="60"/>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70398917"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61" w:name="_Toc391456188"/>
      <w:bookmarkEnd w:id="61"/>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otnoteReference"/>
        </w:rPr>
        <w:footnoteReference w:id="3"/>
      </w:r>
      <w:r w:rsidR="00850895">
        <w:rPr>
          <w:rFonts w:eastAsia="Times New Roman" w:cs="Times New Roman"/>
          <w:color w:val="333333"/>
        </w:rPr>
        <w:t xml:space="preserve"> (kognitiva färdigheter) för att gestalta</w:t>
      </w:r>
      <w:r w:rsidR="00850895" w:rsidRPr="007971F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7971F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7971F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7C7765D3" w14:textId="5D40C6F1" w:rsidR="005D1A1C"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commentRangeStart w:id="62"/>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63" w:name="_Toc391456189"/>
      <w:bookmarkEnd w:id="63"/>
      <w:commentRangeEnd w:id="62"/>
      <w:r w:rsidR="00691E39">
        <w:rPr>
          <w:rStyle w:val="CommentReference"/>
        </w:rPr>
        <w:commentReference w:id="62"/>
      </w:r>
    </w:p>
    <w:p w14:paraId="41C3E2A8" w14:textId="77777777" w:rsidR="00AD4EB2" w:rsidRDefault="00AD4EB2">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Jason Serviss" w:date="2018-11-05T18:47:00Z" w:initials="JS">
    <w:p w14:paraId="0F2A4F32" w14:textId="0993937E" w:rsidR="004B73CD" w:rsidRDefault="004B73CD">
      <w:pPr>
        <w:pStyle w:val="CommentText"/>
      </w:pPr>
      <w:r>
        <w:rPr>
          <w:rStyle w:val="CommentReference"/>
        </w:rPr>
        <w:annotationRef/>
      </w:r>
      <w:proofErr w:type="spellStart"/>
      <w:r>
        <w:t>reformultate</w:t>
      </w:r>
      <w:proofErr w:type="spellEnd"/>
    </w:p>
  </w:comment>
  <w:comment w:id="5" w:author="Jason Serviss" w:date="2018-11-05T19:28:00Z" w:initials="JS">
    <w:p w14:paraId="7D8DEDB6" w14:textId="5077784F" w:rsidR="004B73CD" w:rsidRDefault="004B73CD">
      <w:pPr>
        <w:pStyle w:val="CommentText"/>
      </w:pPr>
      <w:r>
        <w:rPr>
          <w:rStyle w:val="CommentReference"/>
        </w:rPr>
        <w:annotationRef/>
      </w:r>
      <w:proofErr w:type="spellStart"/>
      <w:r>
        <w:t>grammar</w:t>
      </w:r>
      <w:proofErr w:type="spellEnd"/>
      <w:r>
        <w:t>? ”</w:t>
      </w:r>
      <w:r w:rsidRPr="004B73CD">
        <w:t xml:space="preserve"> </w:t>
      </w:r>
      <w:r>
        <w:t xml:space="preserve">främja ett meningsfullt kunskapsförvärv </w:t>
      </w:r>
      <w:r>
        <w:rPr>
          <w:rStyle w:val="CommentReference"/>
        </w:rPr>
        <w:annotationRef/>
      </w:r>
      <w:r>
        <w:t>”</w:t>
      </w:r>
    </w:p>
  </w:comment>
  <w:comment w:id="6" w:author="Jason Serviss" w:date="2018-11-05T18:49:00Z" w:initials="JS">
    <w:p w14:paraId="1FF06184" w14:textId="41D352F1" w:rsidR="004B73CD" w:rsidRDefault="004B73CD">
      <w:pPr>
        <w:pStyle w:val="CommentText"/>
      </w:pPr>
      <w:r>
        <w:rPr>
          <w:rStyle w:val="CommentReference"/>
        </w:rPr>
        <w:annotationRef/>
      </w:r>
      <w:r>
        <w:t xml:space="preserve">”är </w:t>
      </w:r>
      <w:proofErr w:type="spellStart"/>
      <w:r>
        <w:t>användar</w:t>
      </w:r>
      <w:proofErr w:type="spellEnd"/>
      <w:r>
        <w:t>”</w:t>
      </w:r>
    </w:p>
  </w:comment>
  <w:comment w:id="7" w:author="Jason Serviss" w:date="2018-11-05T18:49:00Z" w:initials="JS">
    <w:p w14:paraId="6321C030" w14:textId="3964AD4D" w:rsidR="004B73CD" w:rsidRDefault="004B73CD">
      <w:pPr>
        <w:pStyle w:val="CommentText"/>
      </w:pPr>
      <w:r>
        <w:rPr>
          <w:rStyle w:val="CommentReference"/>
        </w:rPr>
        <w:annotationRef/>
      </w:r>
      <w:proofErr w:type="spellStart"/>
      <w:r>
        <w:t>really</w:t>
      </w:r>
      <w:proofErr w:type="spellEnd"/>
      <w:r>
        <w:t>? Sure? ”många”?</w:t>
      </w:r>
    </w:p>
  </w:comment>
  <w:comment w:id="8" w:author="Jason Serviss" w:date="2018-11-05T18:51:00Z" w:initials="JS">
    <w:p w14:paraId="6659461A" w14:textId="6D1626A0" w:rsidR="004B73CD" w:rsidRDefault="004B73CD">
      <w:pPr>
        <w:pStyle w:val="CommentText"/>
      </w:pPr>
      <w:r>
        <w:rPr>
          <w:rStyle w:val="CommentReference"/>
        </w:rPr>
        <w:annotationRef/>
      </w:r>
      <w:r>
        <w:t>Den kognitivt perspektivet?</w:t>
      </w:r>
    </w:p>
  </w:comment>
  <w:comment w:id="9" w:author="Jason Serviss" w:date="2018-11-05T19:28:00Z" w:initials="JS">
    <w:p w14:paraId="05D4C4CF" w14:textId="233FB739" w:rsidR="004B73CD" w:rsidRDefault="004B73CD">
      <w:pPr>
        <w:pStyle w:val="CommentText"/>
      </w:pPr>
      <w:r>
        <w:rPr>
          <w:rStyle w:val="CommentReference"/>
        </w:rPr>
        <w:annotationRef/>
      </w:r>
      <w:r>
        <w:t>”upp”?</w:t>
      </w:r>
    </w:p>
  </w:comment>
  <w:comment w:id="10" w:author="Jason Serviss" w:date="2018-11-05T19:29:00Z" w:initials="JS">
    <w:p w14:paraId="38C8D22B" w14:textId="2A8AFCCF" w:rsidR="004B73CD" w:rsidRDefault="004B73CD">
      <w:pPr>
        <w:pStyle w:val="CommentText"/>
      </w:pPr>
      <w:r>
        <w:rPr>
          <w:rStyle w:val="CommentReference"/>
        </w:rPr>
        <w:annotationRef/>
      </w:r>
      <w:r>
        <w:t>”perspektivet”?</w:t>
      </w:r>
    </w:p>
  </w:comment>
  <w:comment w:id="13" w:author="Jason Serviss" w:date="2018-11-05T18:54:00Z" w:initials="JS">
    <w:p w14:paraId="0683DA14" w14:textId="598F0087" w:rsidR="004B73CD" w:rsidRDefault="004B73CD">
      <w:pPr>
        <w:pStyle w:val="CommentText"/>
      </w:pPr>
      <w:r>
        <w:rPr>
          <w:rStyle w:val="CommentReference"/>
        </w:rPr>
        <w:annotationRef/>
      </w:r>
      <w:r>
        <w:t>Kurser?</w:t>
      </w:r>
    </w:p>
  </w:comment>
  <w:comment w:id="18" w:author="Jason Serviss" w:date="2018-11-05T19:25:00Z" w:initials="JS">
    <w:p w14:paraId="67C4B1B4" w14:textId="26EEC491" w:rsidR="004B73CD" w:rsidRDefault="004B73CD">
      <w:pPr>
        <w:pStyle w:val="CommentText"/>
      </w:pPr>
      <w:r>
        <w:rPr>
          <w:rStyle w:val="CommentReference"/>
        </w:rPr>
        <w:annotationRef/>
      </w:r>
      <w:proofErr w:type="spellStart"/>
      <w:r>
        <w:t>modelfas</w:t>
      </w:r>
      <w:proofErr w:type="spellEnd"/>
    </w:p>
  </w:comment>
  <w:comment w:id="19" w:author="Jason Serviss" w:date="2018-11-05T18:59:00Z" w:initials="JS">
    <w:p w14:paraId="5E141B19" w14:textId="420CF377" w:rsidR="004B73CD" w:rsidRDefault="004B73CD">
      <w:pPr>
        <w:pStyle w:val="CommentText"/>
      </w:pPr>
      <w:r>
        <w:rPr>
          <w:rStyle w:val="CommentReference"/>
        </w:rPr>
        <w:annotationRef/>
      </w:r>
      <w:r>
        <w:t>Av vem?</w:t>
      </w:r>
    </w:p>
  </w:comment>
  <w:comment w:id="20" w:author="Jason Serviss" w:date="2018-11-05T19:26:00Z" w:initials="JS">
    <w:p w14:paraId="30F7A440" w14:textId="68C63D6E" w:rsidR="004B73CD" w:rsidRDefault="004B73CD">
      <w:pPr>
        <w:pStyle w:val="CommentText"/>
      </w:pPr>
      <w:r>
        <w:rPr>
          <w:rStyle w:val="CommentReference"/>
        </w:rPr>
        <w:annotationRef/>
      </w:r>
      <w:r>
        <w:t>fas</w:t>
      </w:r>
    </w:p>
  </w:comment>
  <w:comment w:id="21" w:author="Jason Serviss" w:date="2018-11-05T19:26:00Z" w:initials="JS">
    <w:p w14:paraId="182FA40B" w14:textId="1663087E" w:rsidR="004B73CD" w:rsidRDefault="004B73CD">
      <w:pPr>
        <w:pStyle w:val="CommentText"/>
      </w:pPr>
      <w:r>
        <w:rPr>
          <w:rStyle w:val="CommentReference"/>
        </w:rPr>
        <w:annotationRef/>
      </w:r>
      <w:r>
        <w:t>fas</w:t>
      </w:r>
    </w:p>
  </w:comment>
  <w:comment w:id="30" w:author="Jason Serviss" w:date="2018-11-05T19:05:00Z" w:initials="JS">
    <w:p w14:paraId="6F74D335" w14:textId="17C36FFB" w:rsidR="004B73CD" w:rsidRDefault="004B73CD">
      <w:pPr>
        <w:pStyle w:val="CommentText"/>
      </w:pPr>
      <w:r>
        <w:rPr>
          <w:rStyle w:val="CommentReference"/>
        </w:rPr>
        <w:annotationRef/>
      </w:r>
      <w:r>
        <w:t xml:space="preserve">The </w:t>
      </w:r>
      <w:proofErr w:type="spellStart"/>
      <w:r>
        <w:t>reverse</w:t>
      </w:r>
      <w:proofErr w:type="spellEnd"/>
      <w:r>
        <w:t xml:space="preserve"> </w:t>
      </w:r>
      <w:proofErr w:type="spellStart"/>
      <w:r>
        <w:t>logic</w:t>
      </w:r>
      <w:proofErr w:type="spellEnd"/>
      <w:r>
        <w:t xml:space="preserve"> </w:t>
      </w:r>
      <w:proofErr w:type="spellStart"/>
      <w:r>
        <w:t>thing</w:t>
      </w:r>
      <w:proofErr w:type="spellEnd"/>
      <w:r>
        <w:t xml:space="preserve"> </w:t>
      </w:r>
      <w:proofErr w:type="spellStart"/>
      <w:r>
        <w:t>might</w:t>
      </w:r>
      <w:proofErr w:type="spellEnd"/>
      <w:r>
        <w:t xml:space="preserve"> </w:t>
      </w:r>
      <w:proofErr w:type="spellStart"/>
      <w:r>
        <w:t>apply</w:t>
      </w:r>
      <w:proofErr w:type="spellEnd"/>
      <w:r>
        <w:t xml:space="preserve"> </w:t>
      </w:r>
      <w:proofErr w:type="spellStart"/>
      <w:r>
        <w:t>here</w:t>
      </w:r>
      <w:proofErr w:type="spellEnd"/>
      <w:r>
        <w:t>…</w:t>
      </w:r>
    </w:p>
  </w:comment>
  <w:comment w:id="31" w:author="Jason Serviss" w:date="2018-11-05T19:06:00Z" w:initials="JS">
    <w:p w14:paraId="3FABB75E" w14:textId="15C1B0A9" w:rsidR="004B73CD" w:rsidRDefault="004B73CD">
      <w:pPr>
        <w:pStyle w:val="CommentText"/>
      </w:pPr>
      <w:r>
        <w:rPr>
          <w:rStyle w:val="CommentReference"/>
        </w:rPr>
        <w:annotationRef/>
      </w:r>
      <w:proofErr w:type="spellStart"/>
      <w:r>
        <w:t>Grammar</w:t>
      </w:r>
      <w:proofErr w:type="spellEnd"/>
      <w:r>
        <w:t>? ”vilket innebär”</w:t>
      </w:r>
    </w:p>
  </w:comment>
  <w:comment w:id="48" w:author="Jason Serviss" w:date="2018-11-05T19:15:00Z" w:initials="JS">
    <w:p w14:paraId="79E608D8" w14:textId="37762DAE" w:rsidR="004B73CD" w:rsidRDefault="004B73CD">
      <w:pPr>
        <w:pStyle w:val="CommentText"/>
      </w:pPr>
      <w:r>
        <w:rPr>
          <w:rStyle w:val="CommentReference"/>
        </w:rPr>
        <w:annotationRef/>
      </w:r>
      <w:proofErr w:type="spellStart"/>
      <w:r>
        <w:t>This</w:t>
      </w:r>
      <w:proofErr w:type="spellEnd"/>
      <w:r>
        <w:t xml:space="preserve"> </w:t>
      </w:r>
      <w:proofErr w:type="spellStart"/>
      <w:r>
        <w:t>sentance</w:t>
      </w:r>
      <w:proofErr w:type="spellEnd"/>
      <w:r>
        <w:t xml:space="preserve"> is still </w:t>
      </w:r>
      <w:proofErr w:type="spellStart"/>
      <w:r>
        <w:t>wrong</w:t>
      </w:r>
      <w:proofErr w:type="spellEnd"/>
    </w:p>
  </w:comment>
  <w:comment w:id="49" w:author="Jason Serviss" w:date="2018-11-05T19:17:00Z" w:initials="JS">
    <w:p w14:paraId="456BEA2E" w14:textId="4A981A27" w:rsidR="004B73CD" w:rsidRPr="007C49F9" w:rsidRDefault="004B73CD" w:rsidP="007C49F9">
      <w:pPr>
        <w:rPr>
          <w:rFonts w:eastAsia="Times New Roman" w:cs="Times New Roman"/>
          <w:sz w:val="20"/>
          <w:szCs w:val="20"/>
          <w:lang w:val="en-US"/>
        </w:rPr>
      </w:pPr>
      <w:r w:rsidRPr="007C49F9">
        <w:rPr>
          <w:rStyle w:val="CommentReference"/>
        </w:rPr>
        <w:annotationRef/>
      </w:r>
      <w:hyperlink r:id="rId1" w:history="1">
        <w:proofErr w:type="spellStart"/>
        <w:proofErr w:type="gramStart"/>
        <w:r w:rsidRPr="007C49F9">
          <w:rPr>
            <w:rFonts w:ascii="Helvetica Neue" w:eastAsia="Times New Roman" w:hAnsi="Helvetica Neue" w:cs="Times New Roman"/>
            <w:color w:val="0A0A0A"/>
            <w:sz w:val="24"/>
            <w:szCs w:val="24"/>
            <w:lang w:val="en-US"/>
          </w:rPr>
          <w:t>åtskilliga</w:t>
        </w:r>
        <w:proofErr w:type="spellEnd"/>
        <w:proofErr w:type="gramEnd"/>
      </w:hyperlink>
      <w:r>
        <w:rPr>
          <w:rFonts w:eastAsia="Times New Roman" w:cs="Times New Roman"/>
          <w:sz w:val="20"/>
          <w:szCs w:val="20"/>
          <w:lang w:val="en-US"/>
        </w:rPr>
        <w:t>?</w:t>
      </w:r>
    </w:p>
  </w:comment>
  <w:comment w:id="50" w:author="Jason Serviss" w:date="2018-11-05T19:17:00Z" w:initials="JS">
    <w:p w14:paraId="48301A31" w14:textId="07AC1CC5" w:rsidR="004B73CD" w:rsidRDefault="004B73CD">
      <w:pPr>
        <w:pStyle w:val="CommentText"/>
      </w:pPr>
      <w:r>
        <w:rPr>
          <w:rStyle w:val="CommentReference"/>
        </w:rPr>
        <w:annotationRef/>
      </w:r>
      <w:r>
        <w:t>?</w:t>
      </w:r>
    </w:p>
  </w:comment>
  <w:comment w:id="52" w:author="Jason Serviss" w:date="2018-11-05T19:20:00Z" w:initials="JS">
    <w:p w14:paraId="392B15F8" w14:textId="38BF5AA6" w:rsidR="004B73CD" w:rsidRDefault="004B73CD">
      <w:pPr>
        <w:pStyle w:val="CommentText"/>
      </w:pPr>
      <w:r>
        <w:rPr>
          <w:rStyle w:val="CommentReference"/>
        </w:rPr>
        <w:annotationRef/>
      </w:r>
      <w:r>
        <w:t xml:space="preserve">Is it </w:t>
      </w:r>
      <w:proofErr w:type="spellStart"/>
      <w:r>
        <w:t>really</w:t>
      </w:r>
      <w:proofErr w:type="spellEnd"/>
      <w:r>
        <w:t xml:space="preserve"> ”granskare” </w:t>
      </w:r>
      <w:proofErr w:type="spellStart"/>
      <w:r>
        <w:t>that</w:t>
      </w:r>
      <w:proofErr w:type="spellEnd"/>
      <w:r>
        <w:t xml:space="preserve"> </w:t>
      </w:r>
      <w:proofErr w:type="spellStart"/>
      <w:r>
        <w:t>should</w:t>
      </w:r>
      <w:proofErr w:type="spellEnd"/>
      <w:r>
        <w:t xml:space="preserve"> be </w:t>
      </w:r>
      <w:proofErr w:type="spellStart"/>
      <w:r>
        <w:t>writting</w:t>
      </w:r>
      <w:proofErr w:type="spellEnd"/>
      <w:r>
        <w:t xml:space="preserve"> the påstående? ”personer” </w:t>
      </w:r>
      <w:proofErr w:type="spellStart"/>
      <w:r>
        <w:t>might</w:t>
      </w:r>
      <w:proofErr w:type="spellEnd"/>
      <w:r>
        <w:t xml:space="preserve"> be </w:t>
      </w:r>
      <w:proofErr w:type="spellStart"/>
      <w:r>
        <w:t>better</w:t>
      </w:r>
      <w:proofErr w:type="spellEnd"/>
      <w:r>
        <w:t xml:space="preserve"> </w:t>
      </w:r>
      <w:proofErr w:type="spellStart"/>
      <w:r>
        <w:t>here</w:t>
      </w:r>
      <w:proofErr w:type="spellEnd"/>
    </w:p>
  </w:comment>
  <w:comment w:id="53" w:author="Jason Serviss" w:date="2018-11-05T19:21:00Z" w:initials="JS">
    <w:p w14:paraId="20055FC8" w14:textId="10FEE8C6" w:rsidR="004B73CD" w:rsidRDefault="004B73CD">
      <w:pPr>
        <w:pStyle w:val="CommentText"/>
      </w:pPr>
      <w:r>
        <w:rPr>
          <w:rStyle w:val="CommentReference"/>
        </w:rPr>
        <w:annotationRef/>
      </w:r>
      <w:r>
        <w:t xml:space="preserve">”Förmodligen” or </w:t>
      </w:r>
      <w:proofErr w:type="spellStart"/>
      <w:r>
        <w:t>similar</w:t>
      </w:r>
      <w:proofErr w:type="spellEnd"/>
      <w:r>
        <w:t xml:space="preserve"> </w:t>
      </w:r>
      <w:proofErr w:type="spellStart"/>
      <w:r>
        <w:t>word</w:t>
      </w:r>
      <w:proofErr w:type="spellEnd"/>
      <w:r>
        <w:t xml:space="preserve"> </w:t>
      </w:r>
      <w:proofErr w:type="spellStart"/>
      <w:r>
        <w:t>here</w:t>
      </w:r>
      <w:proofErr w:type="spellEnd"/>
    </w:p>
  </w:comment>
  <w:comment w:id="54" w:author="Jason Serviss" w:date="2018-11-05T19:21:00Z" w:initials="JS">
    <w:p w14:paraId="1E349C52" w14:textId="1AA68DB7" w:rsidR="004B73CD" w:rsidRDefault="004B73CD">
      <w:pPr>
        <w:pStyle w:val="CommentText"/>
      </w:pPr>
      <w:r>
        <w:rPr>
          <w:rStyle w:val="CommentReference"/>
        </w:rPr>
        <w:annotationRef/>
      </w:r>
      <w:r>
        <w:t>skulle</w:t>
      </w:r>
    </w:p>
  </w:comment>
  <w:comment w:id="55" w:author="Jason Serviss" w:date="2018-11-05T19:22:00Z" w:initials="JS">
    <w:p w14:paraId="029762A0" w14:textId="549CA222" w:rsidR="004B73CD" w:rsidRDefault="004B73CD">
      <w:pPr>
        <w:pStyle w:val="CommentText"/>
      </w:pPr>
      <w:r>
        <w:rPr>
          <w:rStyle w:val="CommentReference"/>
        </w:rPr>
        <w:annotationRef/>
      </w:r>
      <w:proofErr w:type="spellStart"/>
      <w:r>
        <w:t>grammar</w:t>
      </w:r>
      <w:proofErr w:type="spellEnd"/>
    </w:p>
  </w:comment>
  <w:comment w:id="62" w:author="Jason Serviss" w:date="2018-11-05T19:24:00Z" w:initials="JS">
    <w:p w14:paraId="7005C4DE" w14:textId="4738C404" w:rsidR="004B73CD" w:rsidRDefault="004B73CD">
      <w:pPr>
        <w:pStyle w:val="CommentText"/>
      </w:pPr>
      <w:r>
        <w:rPr>
          <w:rStyle w:val="CommentReference"/>
        </w:rPr>
        <w:annotationRef/>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w:t>
      </w:r>
      <w:proofErr w:type="spellStart"/>
      <w:r>
        <w:t>that</w:t>
      </w:r>
      <w:proofErr w:type="spellEnd"/>
      <w:r>
        <w:t xml:space="preserve"> the </w:t>
      </w:r>
      <w:proofErr w:type="spellStart"/>
      <w:r>
        <w:t>resulting</w:t>
      </w:r>
      <w:proofErr w:type="spellEnd"/>
      <w:r>
        <w:t xml:space="preserve"> </w:t>
      </w:r>
      <w:proofErr w:type="spellStart"/>
      <w:r>
        <w:t>points</w:t>
      </w:r>
      <w:proofErr w:type="spellEnd"/>
      <w:r>
        <w:t xml:space="preserve"> from the </w:t>
      </w:r>
      <w:proofErr w:type="spellStart"/>
      <w:r>
        <w:t>interview</w:t>
      </w:r>
      <w:proofErr w:type="spellEnd"/>
      <w:r>
        <w:t xml:space="preserve"> </w:t>
      </w:r>
      <w:proofErr w:type="spellStart"/>
      <w:r>
        <w:t>are</w:t>
      </w:r>
      <w:proofErr w:type="spellEnd"/>
      <w:r>
        <w:t xml:space="preserve"> </w:t>
      </w:r>
      <w:proofErr w:type="spellStart"/>
      <w:r>
        <w:t>included</w:t>
      </w:r>
      <w:proofErr w:type="spellEnd"/>
      <w:r>
        <w:t xml:space="preserve">. In order </w:t>
      </w:r>
      <w:proofErr w:type="spellStart"/>
      <w:r>
        <w:t>to</w:t>
      </w:r>
      <w:proofErr w:type="spellEnd"/>
      <w:r>
        <w:t xml:space="preserve"> do </w:t>
      </w:r>
      <w:proofErr w:type="spellStart"/>
      <w:r>
        <w:t>this</w:t>
      </w:r>
      <w:proofErr w:type="spellEnd"/>
      <w:r>
        <w:t xml:space="preserve"> and </w:t>
      </w:r>
      <w:proofErr w:type="spellStart"/>
      <w:r>
        <w:t>keep</w:t>
      </w:r>
      <w:proofErr w:type="spellEnd"/>
      <w:r>
        <w:t xml:space="preserve"> the text on </w:t>
      </w:r>
      <w:proofErr w:type="spellStart"/>
      <w:r>
        <w:t>one</w:t>
      </w:r>
      <w:proofErr w:type="spellEnd"/>
      <w:r>
        <w:t xml:space="preserve"> page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cut</w:t>
      </w:r>
      <w:proofErr w:type="spellEnd"/>
      <w:r>
        <w:t xml:space="preserve"> down on the </w:t>
      </w:r>
      <w:proofErr w:type="spellStart"/>
      <w:r>
        <w:t>words</w:t>
      </w:r>
      <w:proofErr w:type="spellEnd"/>
      <w:r>
        <w:t xml:space="preserve"> in the </w:t>
      </w:r>
      <w:proofErr w:type="spellStart"/>
      <w:r>
        <w:t>first</w:t>
      </w:r>
      <w:proofErr w:type="spellEnd"/>
      <w:r>
        <w:t xml:space="preserve"> </w:t>
      </w:r>
      <w:proofErr w:type="spellStart"/>
      <w:r>
        <w:t>sentance</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4B73CD" w:rsidRDefault="004B73CD">
      <w:r>
        <w:separator/>
      </w:r>
    </w:p>
  </w:endnote>
  <w:endnote w:type="continuationSeparator" w:id="0">
    <w:p w14:paraId="4F768654" w14:textId="77777777" w:rsidR="004B73CD" w:rsidRDefault="004B7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4B73CD" w:rsidRDefault="004B73C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4B73CD" w:rsidRDefault="004B73C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4B73CD" w:rsidRDefault="004B73CD">
        <w:pPr>
          <w:pStyle w:val="Footer1"/>
          <w:jc w:val="center"/>
        </w:pPr>
        <w:r>
          <w:fldChar w:fldCharType="begin"/>
        </w:r>
        <w:r>
          <w:instrText>PAGE</w:instrText>
        </w:r>
        <w:r>
          <w:fldChar w:fldCharType="separate"/>
        </w:r>
        <w:r w:rsidR="00957CC5">
          <w:rPr>
            <w:noProof/>
          </w:rPr>
          <w:t>15</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4B73CD" w:rsidRDefault="004B73CD">
        <w:pPr>
          <w:pStyle w:val="Footer1"/>
          <w:jc w:val="center"/>
        </w:pPr>
        <w:r>
          <w:fldChar w:fldCharType="begin"/>
        </w:r>
        <w:r>
          <w:instrText>PAGE</w:instrText>
        </w:r>
        <w:r>
          <w:fldChar w:fldCharType="separate"/>
        </w:r>
        <w:r w:rsidR="00957CC5">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4B73CD" w:rsidRDefault="004B73CD">
      <w:r>
        <w:separator/>
      </w:r>
    </w:p>
  </w:footnote>
  <w:footnote w:type="continuationSeparator" w:id="0">
    <w:p w14:paraId="71DB8F98" w14:textId="77777777" w:rsidR="004B73CD" w:rsidRDefault="004B73CD">
      <w:r>
        <w:continuationSeparator/>
      </w:r>
    </w:p>
  </w:footnote>
  <w:footnote w:id="1">
    <w:p w14:paraId="5824ECF3" w14:textId="4B98B15A" w:rsidR="004B73CD" w:rsidRPr="005D1A1C" w:rsidRDefault="004B73CD"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4B73CD" w:rsidRPr="005D1A1C" w:rsidRDefault="004B73CD"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4B73CD" w:rsidRPr="005D1A1C" w:rsidRDefault="004B73CD"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4B73CD" w:rsidRPr="005D1A1C" w:rsidRDefault="004B73CD"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4B73CD" w:rsidRPr="005D1A1C" w:rsidRDefault="004B73CD"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4B73CD" w:rsidRDefault="004B73CD" w:rsidP="00CF61C4">
      <w:pPr>
        <w:pStyle w:val="FootnoteText"/>
        <w:jc w:val="both"/>
      </w:pPr>
      <w:r w:rsidRPr="007971F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6276"/>
    <w:rsid w:val="00286D84"/>
    <w:rsid w:val="0029547E"/>
    <w:rsid w:val="00297AF9"/>
    <w:rsid w:val="002A3A54"/>
    <w:rsid w:val="002A6849"/>
    <w:rsid w:val="002A6EF3"/>
    <w:rsid w:val="002B1E41"/>
    <w:rsid w:val="002B2E86"/>
    <w:rsid w:val="002B4A17"/>
    <w:rsid w:val="002C6BFF"/>
    <w:rsid w:val="002D30EE"/>
    <w:rsid w:val="002D38C1"/>
    <w:rsid w:val="002D66C8"/>
    <w:rsid w:val="002E22B2"/>
    <w:rsid w:val="002E3B76"/>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296"/>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15AA"/>
    <w:rsid w:val="007C1638"/>
    <w:rsid w:val="007C2E9F"/>
    <w:rsid w:val="007C3EE4"/>
    <w:rsid w:val="007C474C"/>
    <w:rsid w:val="007C49F9"/>
    <w:rsid w:val="007C53A1"/>
    <w:rsid w:val="007C5578"/>
    <w:rsid w:val="007C7515"/>
    <w:rsid w:val="007C75AC"/>
    <w:rsid w:val="007D7DFC"/>
    <w:rsid w:val="007E24A5"/>
    <w:rsid w:val="007E6083"/>
    <w:rsid w:val="007F0323"/>
    <w:rsid w:val="007F11CF"/>
    <w:rsid w:val="007F35F0"/>
    <w:rsid w:val="007F5594"/>
    <w:rsid w:val="007F5A31"/>
    <w:rsid w:val="007F5F1C"/>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C6C9D"/>
    <w:rsid w:val="008D01A7"/>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5D89"/>
    <w:rsid w:val="009306F9"/>
    <w:rsid w:val="00931D44"/>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1540"/>
    <w:rsid w:val="00A62911"/>
    <w:rsid w:val="00A63576"/>
    <w:rsid w:val="00A63C4E"/>
    <w:rsid w:val="00A65F49"/>
    <w:rsid w:val="00A65FFF"/>
    <w:rsid w:val="00A66750"/>
    <w:rsid w:val="00A6684C"/>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D4EB2"/>
    <w:rsid w:val="00AE0EFD"/>
    <w:rsid w:val="00AE32D0"/>
    <w:rsid w:val="00AE472E"/>
    <w:rsid w:val="00AE48F8"/>
    <w:rsid w:val="00AE5BA4"/>
    <w:rsid w:val="00AF577B"/>
    <w:rsid w:val="00AF601B"/>
    <w:rsid w:val="00B04C77"/>
    <w:rsid w:val="00B06ECC"/>
    <w:rsid w:val="00B1197D"/>
    <w:rsid w:val="00B17BFA"/>
    <w:rsid w:val="00B3075A"/>
    <w:rsid w:val="00B31418"/>
    <w:rsid w:val="00B31D7F"/>
    <w:rsid w:val="00B32D13"/>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2BD1"/>
    <w:rsid w:val="00BD5132"/>
    <w:rsid w:val="00BE2E0E"/>
    <w:rsid w:val="00BE4185"/>
    <w:rsid w:val="00BE6335"/>
    <w:rsid w:val="00BF2EDC"/>
    <w:rsid w:val="00C00002"/>
    <w:rsid w:val="00C05B0F"/>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7BCF"/>
    <w:rsid w:val="00D425D4"/>
    <w:rsid w:val="00D429B3"/>
    <w:rsid w:val="00D43553"/>
    <w:rsid w:val="00D43E6B"/>
    <w:rsid w:val="00D44F9D"/>
    <w:rsid w:val="00D45847"/>
    <w:rsid w:val="00D466C9"/>
    <w:rsid w:val="00D46833"/>
    <w:rsid w:val="00D51C83"/>
    <w:rsid w:val="00D54813"/>
    <w:rsid w:val="00D54FB0"/>
    <w:rsid w:val="00D6155F"/>
    <w:rsid w:val="00D64060"/>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36747"/>
    <w:rsid w:val="00E4277B"/>
    <w:rsid w:val="00E43D1C"/>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semiHidden/>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semiHidden/>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www.synonymer.se/sv-syn/%C3%A5tskilliga" TargetMode="External"/></Relationship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735A1E7F-18ED-B544-8746-1B1ABD1C4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24</Pages>
  <Words>11607</Words>
  <Characters>66160</Characters>
  <Application>Microsoft Macintosh Word</Application>
  <DocSecurity>0</DocSecurity>
  <Lines>551</Lines>
  <Paragraphs>155</Paragraphs>
  <ScaleCrop>false</ScaleCrop>
  <Company>Stockholms universitetsbibliotek</Company>
  <LinksUpToDate>false</LinksUpToDate>
  <CharactersWithSpaces>77612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52</cp:revision>
  <cp:lastPrinted>2018-10-21T11:32:00Z</cp:lastPrinted>
  <dcterms:created xsi:type="dcterms:W3CDTF">2018-10-21T11:32:00Z</dcterms:created>
  <dcterms:modified xsi:type="dcterms:W3CDTF">2018-11-05T18:30:00Z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