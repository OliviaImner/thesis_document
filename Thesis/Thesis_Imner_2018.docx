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C9778A" w:rsidRDefault="00C9778A">
                            <w:pPr>
                              <w:pStyle w:val="Frontpagetext"/>
                              <w:rPr>
                                <w:sz w:val="28"/>
                                <w:szCs w:val="28"/>
                              </w:rPr>
                            </w:pPr>
                            <w:r>
                              <w:rPr>
                                <w:sz w:val="28"/>
                                <w:szCs w:val="28"/>
                              </w:rPr>
                              <w:t xml:space="preserve">Institutionen för data- </w:t>
                            </w:r>
                            <w:r>
                              <w:rPr>
                                <w:sz w:val="28"/>
                                <w:szCs w:val="28"/>
                              </w:rPr>
                              <w:br/>
                              <w:t>och systemvetenskap</w:t>
                            </w:r>
                          </w:p>
                          <w:p w14:paraId="0DD0DA7D" w14:textId="77777777" w:rsidR="00C9778A" w:rsidRDefault="00C9778A">
                            <w:pPr>
                              <w:pStyle w:val="TextBox"/>
                            </w:pPr>
                            <w:r>
                              <w:t xml:space="preserve">Examensarbete 15 </w:t>
                            </w:r>
                            <w:proofErr w:type="spellStart"/>
                            <w:r>
                              <w:t>hp</w:t>
                            </w:r>
                            <w:proofErr w:type="spellEnd"/>
                          </w:p>
                          <w:p w14:paraId="205AAAC7" w14:textId="77777777" w:rsidR="00C9778A" w:rsidRDefault="00C9778A">
                            <w:pPr>
                              <w:pStyle w:val="TextBox"/>
                            </w:pPr>
                            <w:r>
                              <w:t>Data- och systemvetenskap</w:t>
                            </w:r>
                          </w:p>
                          <w:p w14:paraId="51566511" w14:textId="77777777" w:rsidR="00C9778A" w:rsidRDefault="00C9778A">
                            <w:pPr>
                              <w:pStyle w:val="Textruta"/>
                            </w:pPr>
                            <w:r>
                              <w:t xml:space="preserve">Kurs- eller utbildningsprogram (180 </w:t>
                            </w:r>
                            <w:proofErr w:type="spellStart"/>
                            <w:r>
                              <w:t>hp</w:t>
                            </w:r>
                            <w:proofErr w:type="spellEnd"/>
                            <w:r>
                              <w:t xml:space="preserve">) </w:t>
                            </w:r>
                          </w:p>
                          <w:p w14:paraId="7A700FAB" w14:textId="05793D08" w:rsidR="00C9778A" w:rsidRDefault="00C9778A">
                            <w:pPr>
                              <w:pStyle w:val="Textruta"/>
                            </w:pPr>
                            <w:r>
                              <w:t>Höstterminen 2018</w:t>
                            </w:r>
                          </w:p>
                          <w:p w14:paraId="381612CD" w14:textId="77777777" w:rsidR="00C9778A" w:rsidRDefault="00C9778A">
                            <w:pPr>
                              <w:pStyle w:val="Textruta"/>
                            </w:pPr>
                            <w:r>
                              <w:t>Handledare: Robert Ramberg</w:t>
                            </w:r>
                          </w:p>
                          <w:p w14:paraId="41DC09BB" w14:textId="65C456F9" w:rsidR="00C9778A" w:rsidRDefault="00C9778A">
                            <w:pPr>
                              <w:pStyle w:val="Textruta"/>
                            </w:pPr>
                            <w:r>
                              <w:t xml:space="preserve">Granskare: </w:t>
                            </w:r>
                          </w:p>
                          <w:p w14:paraId="316E1ACF" w14:textId="77777777" w:rsidR="00C9778A" w:rsidRPr="00EE4EEC" w:rsidRDefault="00C9778A">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9778A" w:rsidRDefault="00C9778A">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943F6C" w:rsidRDefault="00943F6C">
                      <w:pPr>
                        <w:pStyle w:val="Frontpagetext"/>
                        <w:rPr>
                          <w:sz w:val="28"/>
                          <w:szCs w:val="28"/>
                        </w:rPr>
                      </w:pPr>
                      <w:r>
                        <w:rPr>
                          <w:sz w:val="28"/>
                          <w:szCs w:val="28"/>
                        </w:rPr>
                        <w:t xml:space="preserve">Institutionen för data- </w:t>
                      </w:r>
                      <w:r>
                        <w:rPr>
                          <w:sz w:val="28"/>
                          <w:szCs w:val="28"/>
                        </w:rPr>
                        <w:br/>
                        <w:t>och systemvetenskap</w:t>
                      </w:r>
                    </w:p>
                    <w:p w14:paraId="0DD0DA7D" w14:textId="77777777" w:rsidR="00943F6C" w:rsidRDefault="00943F6C">
                      <w:pPr>
                        <w:pStyle w:val="TextBox"/>
                      </w:pPr>
                      <w:r>
                        <w:t xml:space="preserve">Examensarbete 15 </w:t>
                      </w:r>
                      <w:proofErr w:type="spellStart"/>
                      <w:r>
                        <w:t>hp</w:t>
                      </w:r>
                      <w:proofErr w:type="spellEnd"/>
                    </w:p>
                    <w:p w14:paraId="205AAAC7" w14:textId="77777777" w:rsidR="00943F6C" w:rsidRDefault="00943F6C">
                      <w:pPr>
                        <w:pStyle w:val="TextBox"/>
                      </w:pPr>
                      <w:r>
                        <w:t>Data- och systemvetenskap</w:t>
                      </w:r>
                    </w:p>
                    <w:p w14:paraId="51566511" w14:textId="77777777" w:rsidR="00943F6C" w:rsidRDefault="00943F6C">
                      <w:pPr>
                        <w:pStyle w:val="Textruta"/>
                      </w:pPr>
                      <w:r>
                        <w:t xml:space="preserve">Kurs- eller utbildningsprogram (180 </w:t>
                      </w:r>
                      <w:proofErr w:type="spellStart"/>
                      <w:r>
                        <w:t>hp</w:t>
                      </w:r>
                      <w:proofErr w:type="spellEnd"/>
                      <w:r>
                        <w:t xml:space="preserve">) </w:t>
                      </w:r>
                    </w:p>
                    <w:p w14:paraId="7A700FAB" w14:textId="05793D08" w:rsidR="00943F6C" w:rsidRDefault="00943F6C">
                      <w:pPr>
                        <w:pStyle w:val="Textruta"/>
                      </w:pPr>
                      <w:r>
                        <w:t>Höstterminen 2018</w:t>
                      </w:r>
                    </w:p>
                    <w:p w14:paraId="381612CD" w14:textId="77777777" w:rsidR="00943F6C" w:rsidRDefault="00943F6C">
                      <w:pPr>
                        <w:pStyle w:val="Textruta"/>
                      </w:pPr>
                      <w:r>
                        <w:t>Handledare: Robert Ramberg</w:t>
                      </w:r>
                    </w:p>
                    <w:p w14:paraId="41DC09BB" w14:textId="65C456F9" w:rsidR="00943F6C" w:rsidRDefault="00943F6C">
                      <w:pPr>
                        <w:pStyle w:val="Textruta"/>
                      </w:pPr>
                      <w:r>
                        <w:t xml:space="preserve">Granskare: </w:t>
                      </w:r>
                    </w:p>
                    <w:p w14:paraId="316E1ACF" w14:textId="77777777" w:rsidR="00943F6C" w:rsidRPr="00EE4EEC" w:rsidRDefault="00943F6C">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943F6C" w:rsidRDefault="00943F6C">
                      <w:pPr>
                        <w:pStyle w:val="TextBox"/>
                      </w:pPr>
                    </w:p>
                  </w:txbxContent>
                </v:textbox>
                <w10:wrap type="square" anchory="margin"/>
              </v:rect>
            </w:pict>
          </mc:Fallback>
        </mc:AlternateContent>
      </w: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ody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TOC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692DE8">
        <w:rPr>
          <w:noProof/>
        </w:rPr>
        <w:t>1</w:t>
      </w:r>
      <w:r w:rsidR="00424655">
        <w:rPr>
          <w:noProof/>
        </w:rPr>
        <w:fldChar w:fldCharType="end"/>
      </w:r>
    </w:p>
    <w:p w14:paraId="37CDD6F1" w14:textId="73288938" w:rsidR="00424655" w:rsidRDefault="00214F7B">
      <w:pPr>
        <w:pStyle w:val="TOC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692DE8">
        <w:rPr>
          <w:noProof/>
        </w:rPr>
        <w:t>2</w:t>
      </w:r>
      <w:r w:rsidR="00424655">
        <w:rPr>
          <w:noProof/>
        </w:rPr>
        <w:fldChar w:fldCharType="end"/>
      </w:r>
    </w:p>
    <w:p w14:paraId="31CE9324" w14:textId="21A35DD8" w:rsidR="00424655" w:rsidRDefault="00214F7B">
      <w:pPr>
        <w:pStyle w:val="TOC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692DE8">
        <w:rPr>
          <w:noProof/>
        </w:rPr>
        <w:t>6</w:t>
      </w:r>
      <w:r w:rsidR="00424655">
        <w:rPr>
          <w:noProof/>
        </w:rPr>
        <w:fldChar w:fldCharType="end"/>
      </w:r>
    </w:p>
    <w:p w14:paraId="54808950" w14:textId="2D2BCD24" w:rsidR="00424655" w:rsidRDefault="00214F7B">
      <w:pPr>
        <w:pStyle w:val="TOC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692DE8">
        <w:rPr>
          <w:noProof/>
        </w:rPr>
        <w:t>7</w:t>
      </w:r>
      <w:r w:rsidR="00424655">
        <w:rPr>
          <w:noProof/>
        </w:rPr>
        <w:fldChar w:fldCharType="end"/>
      </w:r>
    </w:p>
    <w:p w14:paraId="6220960E" w14:textId="63CAA62F" w:rsidR="00424655" w:rsidRDefault="00214F7B">
      <w:pPr>
        <w:pStyle w:val="TOC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692DE8">
        <w:rPr>
          <w:noProof/>
        </w:rPr>
        <w:t>11</w:t>
      </w:r>
      <w:r w:rsidR="00424655">
        <w:rPr>
          <w:noProof/>
        </w:rPr>
        <w:fldChar w:fldCharType="end"/>
      </w:r>
    </w:p>
    <w:p w14:paraId="172988AE" w14:textId="37EBB5A9" w:rsidR="00424655" w:rsidRDefault="00214F7B">
      <w:pPr>
        <w:pStyle w:val="TOC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692DE8">
        <w:rPr>
          <w:noProof/>
        </w:rPr>
        <w:t>14</w:t>
      </w:r>
      <w:r w:rsidR="00424655">
        <w:rPr>
          <w:noProof/>
        </w:rPr>
        <w:fldChar w:fldCharType="end"/>
      </w:r>
    </w:p>
    <w:p w14:paraId="2F6D3CC6" w14:textId="1990CE44" w:rsidR="00424655" w:rsidRDefault="00214F7B">
      <w:pPr>
        <w:pStyle w:val="TOC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692DE8">
        <w:rPr>
          <w:noProof/>
        </w:rPr>
        <w:t>14</w:t>
      </w:r>
      <w:r w:rsidR="00424655">
        <w:rPr>
          <w:noProof/>
        </w:rPr>
        <w:fldChar w:fldCharType="end"/>
      </w:r>
    </w:p>
    <w:p w14:paraId="0CC14F4D" w14:textId="06B374FD" w:rsidR="00424655" w:rsidRDefault="00214F7B">
      <w:pPr>
        <w:pStyle w:val="TOC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692DE8">
        <w:rPr>
          <w:noProof/>
        </w:rPr>
        <w:t>15</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Caption"/>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Caption"/>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Caption"/>
        <w:rPr>
          <w:rFonts w:ascii="Times New Roman" w:hAnsi="Times New Roman" w:cs="Times New Roman"/>
          <w:i w:val="0"/>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A04460">
      <w:pPr>
        <w:pStyle w:val="Heading11"/>
      </w:pPr>
      <w:bookmarkStart w:id="0" w:name="_Toc391456178"/>
      <w:bookmarkStart w:id="1" w:name="_Toc401327934"/>
      <w:bookmarkEnd w:id="0"/>
      <w:r>
        <w:lastRenderedPageBreak/>
        <w:t>Synopsis</w:t>
      </w:r>
      <w:bookmarkEnd w:id="1"/>
    </w:p>
    <w:p w14:paraId="45599B24" w14:textId="29726663" w:rsidR="00C77B2D" w:rsidRDefault="00943F6C" w:rsidP="00CA1731">
      <w:pPr>
        <w:spacing w:line="480" w:lineRule="auto"/>
        <w:jc w:val="both"/>
      </w:pPr>
      <w:r>
        <w:t>Elektroniskt lärande (e-</w:t>
      </w:r>
      <w:r w:rsidR="00413C7D">
        <w:t>lärande) är en form av undervisning</w:t>
      </w:r>
      <w:r>
        <w:t xml:space="preserve"> som sker via distans </w:t>
      </w:r>
      <w:r w:rsidR="00413C7D">
        <w:t xml:space="preserve">med hjälp av att </w:t>
      </w:r>
      <w:r>
        <w:t xml:space="preserve">använda internet. </w:t>
      </w:r>
      <w:r w:rsidR="00791D4B">
        <w:t>Grade är ett</w:t>
      </w:r>
      <w:r w:rsidR="00265FDF">
        <w:t xml:space="preserve"> </w:t>
      </w:r>
      <w:r w:rsidR="00054BE5">
        <w:t>E</w:t>
      </w:r>
      <w:r w:rsidR="009411BD">
        <w:t>-lärande</w:t>
      </w:r>
      <w:r w:rsidR="00265FDF">
        <w:t xml:space="preserve"> företag i Stockholm, Sverige </w:t>
      </w:r>
      <w:r w:rsidR="00054BE5">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D46833">
        <w:t xml:space="preserve"> </w:t>
      </w:r>
      <w:r w:rsidR="00035BFB">
        <w:t>lättare identifiering av</w:t>
      </w:r>
      <w:r w:rsidR="009411BD">
        <w:t xml:space="preserve"> </w:t>
      </w:r>
      <w:r w:rsidR="002125BE">
        <w:t>vilka krav som finns</w:t>
      </w:r>
      <w:r w:rsidR="00B639A7">
        <w:t xml:space="preserve"> i E-lärande företags</w:t>
      </w:r>
      <w:r w:rsidR="00C27B26">
        <w:t xml:space="preserve"> kurser, </w:t>
      </w:r>
      <w:r w:rsidR="00035BFB">
        <w:t>ökad struk</w:t>
      </w:r>
      <w:r w:rsidR="00B639A7">
        <w:t>tur av</w:t>
      </w:r>
      <w:r w:rsidR="009411BD">
        <w:t xml:space="preserve"> kursinnehållet, </w:t>
      </w:r>
      <w:r w:rsidR="00B639A7">
        <w:t>samt en ökad</w:t>
      </w:r>
      <w:r w:rsidR="00C27B26">
        <w:t xml:space="preserve"> </w:t>
      </w:r>
      <w:r w:rsidR="00035BFB">
        <w:t>möjlighet</w:t>
      </w:r>
      <w:r w:rsidR="00B639A7">
        <w:t xml:space="preserve"> för E-lärande företaget</w:t>
      </w:r>
      <w:r w:rsidR="00035BFB">
        <w:t xml:space="preserve"> att</w:t>
      </w:r>
      <w:r w:rsidR="00815EFC">
        <w:t xml:space="preserve"> kunna </w:t>
      </w:r>
      <w:r w:rsidR="00A04460">
        <w:t>följa</w:t>
      </w:r>
      <w:r w:rsidR="00815EFC">
        <w:t xml:space="preserve"> hur pedag</w:t>
      </w:r>
      <w:r>
        <w:t xml:space="preserve">ogiken tillhandahålls i kurser. </w:t>
      </w:r>
      <w:r w:rsidR="009411BD">
        <w:t>E-lärande</w:t>
      </w:r>
      <w:r w:rsidR="00265FDF">
        <w:t xml:space="preserve"> företag som inte utgår från en </w:t>
      </w:r>
      <w:r w:rsidR="00B639A7">
        <w:t xml:space="preserve">upparbetad </w:t>
      </w:r>
      <w:r w:rsidR="004B2F3D">
        <w:t xml:space="preserve">pedagogisk modell har </w:t>
      </w:r>
      <w:r w:rsidR="00B639A7">
        <w:t>upp</w:t>
      </w:r>
      <w:r w:rsidR="004B2F3D">
        <w:t xml:space="preserve">visat </w:t>
      </w:r>
      <w:r w:rsidR="00B639A7">
        <w:t xml:space="preserve">flera </w:t>
      </w:r>
      <w:r w:rsidR="004B2F3D">
        <w:t>ha</w:t>
      </w:r>
      <w:r w:rsidR="00265FDF">
        <w:t xml:space="preserve"> brister i </w:t>
      </w:r>
      <w:r w:rsidR="009411BD">
        <w:t xml:space="preserve">lärandestrategier, kursinnehållet, </w:t>
      </w:r>
      <w:r w:rsidR="00036B5F">
        <w:t>delkursens tid och takt</w:t>
      </w:r>
      <w:r w:rsidR="009411BD">
        <w:t>, gränssni</w:t>
      </w:r>
      <w:r w:rsidR="00B639A7">
        <w:t>ttdesignen</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ramverk 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714353">
        <w:t>Grade</w:t>
      </w:r>
      <w:r w:rsidR="00207601">
        <w:t xml:space="preserve">,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odyText"/>
        <w:spacing w:line="600" w:lineRule="auto"/>
      </w:pPr>
      <w:r>
        <w:br w:type="page"/>
      </w:r>
    </w:p>
    <w:p w14:paraId="0801F9C7" w14:textId="7E8209D5" w:rsidR="00DB3821" w:rsidRPr="00547B0E" w:rsidRDefault="00850895" w:rsidP="000B1921">
      <w:pPr>
        <w:pStyle w:val="Heading11"/>
      </w:pPr>
      <w:bookmarkStart w:id="2" w:name="_Toc391456179"/>
      <w:bookmarkStart w:id="3" w:name="_Toc401327935"/>
      <w:bookmarkEnd w:id="2"/>
      <w:r>
        <w:lastRenderedPageBreak/>
        <w:t>Introduktion</w:t>
      </w:r>
      <w:bookmarkEnd w:id="3"/>
    </w:p>
    <w:p w14:paraId="300F89A0" w14:textId="161D1138"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t xml:space="preserve"> el</w:t>
      </w:r>
      <w:r w:rsidR="00714353">
        <w:t xml:space="preserve">ektroniskt lärande (e-lärande). </w:t>
      </w:r>
      <w:r w:rsidR="00F36D89">
        <w:t>E</w:t>
      </w:r>
      <w:r w:rsidR="00E7141B">
        <w:t xml:space="preserve">-lärande är </w:t>
      </w:r>
      <w:r w:rsidR="00F36D89">
        <w:t>en typ av distanslärande so</w:t>
      </w:r>
      <w:r w:rsidR="004642EB">
        <w:t>m</w:t>
      </w:r>
      <w:r w:rsidR="000C1C09">
        <w:t xml:space="preserve"> </w:t>
      </w:r>
      <w:r w:rsidR="00BD0BAF">
        <w:t xml:space="preserve">främst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BD0BAF">
        <w:t xml:space="preserve">att </w:t>
      </w:r>
      <w:r>
        <w:t>lärande</w:t>
      </w:r>
      <w:r w:rsidR="00960F14">
        <w:t>t blir mer interaktivt, 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ins w:id="4" w:author="Jason Serviss" w:date="2018-11-03T11:04:00Z">
        <w:r w:rsidR="00CA592B">
          <w:t xml:space="preserve"> och </w:t>
        </w:r>
      </w:ins>
      <w:del w:id="5" w:author="Jason Serviss" w:date="2018-11-03T11:04:00Z">
        <w:r w:rsidR="00BD0BAF" w:rsidDel="00CA592B">
          <w:delText>.</w:delText>
        </w:r>
        <w:r w:rsidR="00322DBF" w:rsidDel="00CA592B">
          <w:delText xml:space="preserve"> </w:delText>
        </w:r>
      </w:del>
      <w:r w:rsidR="00BD0BAF" w:rsidRPr="00CA592B">
        <w:rPr>
          <w:strike/>
          <w:rPrChange w:id="6" w:author="Jason Serviss" w:date="2018-11-03T11:04:00Z">
            <w:rPr/>
          </w:rPrChange>
        </w:rPr>
        <w:t>Marknadens tillväxt</w:t>
      </w:r>
      <w:r w:rsidRPr="00CA592B">
        <w:rPr>
          <w:strike/>
          <w:rPrChange w:id="7" w:author="Jason Serviss" w:date="2018-11-03T11:04:00Z">
            <w:rPr/>
          </w:rPrChange>
        </w:rPr>
        <w:t xml:space="preserve">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625CB7D2"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 xml:space="preserve">ELF försöker skapa en </w:t>
      </w:r>
      <w:r w:rsidR="00640B24">
        <w:t>förståelse för EIF</w:t>
      </w:r>
      <w:r w:rsidR="00C51B02">
        <w:t>’</w:t>
      </w:r>
      <w:r w:rsidR="00305460">
        <w:t>s mål med kursen, budget- och tidsbegränsningar,</w:t>
      </w:r>
      <w:r w:rsidR="00840367">
        <w:t xml:space="preserve"> analys av kursens åhörare,</w:t>
      </w:r>
      <w:r w:rsidR="00305460">
        <w:t xml:space="preserve"> och </w:t>
      </w:r>
      <w:r w:rsidR="009853E3">
        <w:t xml:space="preserve">en </w:t>
      </w:r>
      <w:r w:rsidR="00850895">
        <w:t>noggrann granskning över 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lastRenderedPageBreak/>
        <w:t>E-kursens koncept</w:t>
      </w:r>
      <w:r w:rsidR="00DB4ED3">
        <w:t xml:space="preserve"> oftast</w:t>
      </w:r>
      <w:r w:rsidR="0009439E">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r av utveckling och recension tillsa</w:t>
      </w:r>
      <w:r w:rsidR="007C474C">
        <w:t xml:space="preserve">mmans med andra hos ELF och </w:t>
      </w:r>
      <w:r w:rsidR="00CF0B56">
        <w:t>ämnesexperter</w:t>
      </w:r>
      <w:r w:rsidR="00DB4ED3">
        <w:t xml:space="preserve"> </w:t>
      </w:r>
      <w:ins w:id="8" w:author="Jason Serviss" w:date="2018-11-03T11:06:00Z">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ins>
      <w:r w:rsidR="00DB4ED3">
        <w:t xml:space="preserve">hos EIF </w:t>
      </w:r>
      <w:del w:id="9" w:author="Jason Serviss" w:date="2018-11-03T11:06:00Z">
        <w:r w:rsidR="00DB4ED3" w:rsidDel="00CA592B">
          <w:delText xml:space="preserve">(s.k. Subject Matter Expert) </w:delText>
        </w:r>
      </w:del>
      <w:r w:rsidR="00DB4ED3">
        <w:t xml:space="preserve">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9212457" w14:textId="75AA40A7" w:rsidR="00984248" w:rsidRPr="00F90644"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0B42FE">
        <w:t>Lärometoderna grundar sig</w:t>
      </w:r>
      <w:r w:rsidR="009A0DB5">
        <w:t xml:space="preserve"> ofta i pedagogiska modeller. Dessa pedagogiska modeller</w:t>
      </w:r>
      <w:r w:rsidR="000B42FE">
        <w:t xml:space="preserve"> kan beskrivas som kognitiva modeller eller teoretiska strukturer. De härleder från inlärningsteorier och möjliggör genomförandet av specifika instruktioner- och inlärningsstrategier </w:t>
      </w:r>
      <w:r w:rsidR="00322DBF">
        <w:fldChar w:fldCharType="begin"/>
      </w:r>
      <w:r w:rsidR="00692DE8">
        <w:instrText xml:space="preserve"> ADDIN ZOTERO_ITEM CSL_CITATION {"citationID":"lne63j6q","properties":{"formattedCitation":"(Gr\\uc0\\u225{}inne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DBF">
        <w:fldChar w:fldCharType="separate"/>
      </w:r>
      <w:r w:rsidR="00A218A2">
        <w:rPr>
          <w:rFonts w:cs="Times New Roman"/>
          <w:szCs w:val="24"/>
        </w:rPr>
        <w:t>(</w:t>
      </w:r>
      <w:r w:rsidR="00A72A42" w:rsidRPr="00A72A42">
        <w:rPr>
          <w:rFonts w:cs="Times New Roman"/>
          <w:szCs w:val="24"/>
        </w:rPr>
        <w:t>Conole, 2010)</w:t>
      </w:r>
      <w:r w:rsidR="00322DBF">
        <w:fldChar w:fldCharType="end"/>
      </w:r>
      <w:r w:rsidR="00322DBF">
        <w:t xml:space="preserve">.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 i undervisning</w:t>
      </w:r>
      <w:r w:rsidR="000B4763">
        <w:t>en av studenterna, vilket sker</w:t>
      </w:r>
      <w:r w:rsidR="006725C3">
        <w:t xml:space="preserve"> </w:t>
      </w:r>
      <w:r w:rsidR="00FF1248">
        <w:t xml:space="preserve">med hjälp av att utforma kurser som </w:t>
      </w:r>
      <w:r w:rsidR="00652AE0">
        <w:t xml:space="preserve">använder </w:t>
      </w:r>
      <w:r w:rsidR="00FF1248">
        <w:t>en viss lärometod</w:t>
      </w:r>
      <w:r w:rsidR="00C94971">
        <w:t>. Därefter sker ett</w:t>
      </w:r>
      <w:r w:rsidR="00A218A2">
        <w:t xml:space="preserve"> jämförande </w:t>
      </w:r>
      <w:r w:rsidR="00C94971">
        <w:t xml:space="preserve">av </w:t>
      </w:r>
      <w:r w:rsidR="004A5707">
        <w:t xml:space="preserve">inlärning av </w:t>
      </w:r>
      <w:r w:rsidR="00652AE0">
        <w:t xml:space="preserve">dessa </w:t>
      </w:r>
      <w:r w:rsidR="004A5707">
        <w:t>studen</w:t>
      </w:r>
      <w:r w:rsidR="00A218A2">
        <w:t xml:space="preserve">ter mot en kontrollgrupp.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meningsfull</w:t>
      </w:r>
      <w:r w:rsidR="000B4763">
        <w:t>t</w:t>
      </w:r>
      <w:r w:rsidR="00147B30">
        <w:t xml:space="preserve"> </w:t>
      </w:r>
      <w:r w:rsidR="000B4763">
        <w:t xml:space="preserve">ett </w:t>
      </w:r>
      <w:r w:rsidR="00147B30">
        <w:t xml:space="preserve">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I ELF kan p</w:t>
      </w:r>
      <w:r w:rsidR="00850895">
        <w:t xml:space="preserve">edagogiska modeller </w:t>
      </w:r>
      <w:r w:rsidR="00063F85">
        <w:t>ofta vara</w:t>
      </w:r>
      <w:r w:rsidR="00850895">
        <w:t xml:space="preserve">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r w:rsidR="00850895">
        <w:t xml:space="preserve">Det kan likaså </w:t>
      </w:r>
      <w:r w:rsidR="0074784D">
        <w:t>underlätta</w:t>
      </w:r>
      <w:r w:rsidR="00850895">
        <w:t xml:space="preserve"> ELF</w:t>
      </w:r>
      <w:r w:rsidR="00C51B02">
        <w:t>’</w:t>
      </w:r>
      <w:r w:rsidR="0074784D">
        <w:t>s</w:t>
      </w:r>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majoriteten av e-kurser inte har tillräckligt</w:t>
      </w:r>
      <w:r w:rsidR="000B4763">
        <w:t xml:space="preserve"> med pedagogisk bakgrund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7EF972CF" w14:textId="1C9C8FA3" w:rsidR="00CD0280" w:rsidRDefault="009B5FD4" w:rsidP="00CA1731">
      <w:pPr>
        <w:spacing w:line="480" w:lineRule="auto"/>
        <w:jc w:val="both"/>
      </w:pPr>
      <w:r>
        <w:lastRenderedPageBreak/>
        <w:t>Pedagogik kan delas upp i ett flertal olika perspektiv</w:t>
      </w:r>
      <w:r w:rsidR="0074784D">
        <w:t xml:space="preserve"> där varje perspektiv inkluderar flera pedagogiska modeller</w:t>
      </w:r>
      <w:r w:rsidR="000132C0">
        <w:t xml:space="preserve">. </w:t>
      </w:r>
      <w:r w:rsidR="00850895">
        <w:t xml:space="preserve">De </w:t>
      </w:r>
      <w:r w:rsidR="000B4763">
        <w:t xml:space="preserve">tre </w:t>
      </w:r>
      <w:r w:rsidR="00850895">
        <w:t>pedagogiska perspektiven</w:t>
      </w:r>
      <w:r w:rsidR="000B4763">
        <w:t>:</w:t>
      </w:r>
      <w:r w:rsidR="000413AA">
        <w:t xml:space="preserve"> </w:t>
      </w:r>
      <w:r w:rsidR="0062005C">
        <w:t>Associativ, Konstruktivism och S</w:t>
      </w:r>
      <w:r w:rsidR="000413AA">
        <w:t>ociokulturellt</w:t>
      </w:r>
      <w:r w:rsidR="000B4763">
        <w:t>,</w:t>
      </w:r>
      <w:r w:rsidR="00850895">
        <w:t xml:space="preserve"> är </w:t>
      </w:r>
      <w:r w:rsidR="000B4763">
        <w:t xml:space="preserve">alla </w:t>
      </w:r>
      <w:r w:rsidR="00850895">
        <w:t>form</w:t>
      </w:r>
      <w:r w:rsidR="000413AA">
        <w:t>er</w:t>
      </w:r>
      <w:r w:rsidR="00850895">
        <w:t xml:space="preserve"> av tillvägagångssätt för lärande</w:t>
      </w:r>
      <w:r w:rsidR="000B4763">
        <w:t>.</w:t>
      </w:r>
      <w:r w:rsidR="000132C0">
        <w:t xml:space="preserve"> </w:t>
      </w:r>
      <w:r w:rsidR="000B4763">
        <w:t>D</w:t>
      </w:r>
      <w:r w:rsidR="000132C0">
        <w:t xml:space="preserve">eras individuella lämplighet beror </w:t>
      </w:r>
      <w:r w:rsidR="000B4763">
        <w:t xml:space="preserve">i huvudsak </w:t>
      </w:r>
      <w:r w:rsidR="000132C0">
        <w:t>på vilken slags inlärning som ska tilldelas i undervisningen</w:t>
      </w:r>
      <w:r w:rsidR="00147B30">
        <w:t xml:space="preserve"> </w:t>
      </w:r>
      <w:r w:rsidR="00147B30">
        <w:fldChar w:fldCharType="begin"/>
      </w:r>
      <w:r w:rsidR="00C67983">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fldChar w:fldCharType="separate"/>
      </w:r>
      <w:r w:rsidR="00C67983">
        <w:rPr>
          <w:noProof/>
        </w:rPr>
        <w:t>(Mayes &amp; de Freitas, 2004)</w:t>
      </w:r>
      <w:r w:rsidR="00147B30">
        <w:fldChar w:fldCharType="end"/>
      </w:r>
      <w:r w:rsidR="00D836D7">
        <w:t xml:space="preserve">. </w:t>
      </w:r>
      <w:r w:rsidR="004C23F2">
        <w:t>Till exemp</w:t>
      </w:r>
      <w:r w:rsidR="001F6FE8">
        <w:t>e</w:t>
      </w:r>
      <w:r w:rsidR="00B661EF">
        <w:t>l kan</w:t>
      </w:r>
      <w:r w:rsidR="004C23F2">
        <w:t xml:space="preserve"> </w:t>
      </w:r>
      <w:r w:rsidR="0062005C">
        <w:t>det A</w:t>
      </w:r>
      <w:r w:rsidR="00850895">
        <w:t xml:space="preserve">ssociativa perspektivet </w:t>
      </w:r>
      <w:r w:rsidR="00B661EF">
        <w:t xml:space="preserve">få </w:t>
      </w:r>
      <w:r w:rsidR="00850895">
        <w:t xml:space="preserve">studenten </w:t>
      </w:r>
      <w:r w:rsidR="00B661EF">
        <w:t xml:space="preserve">att </w:t>
      </w:r>
      <w:r w:rsidR="00850895">
        <w:t>utföra aktiviteter i form av</w:t>
      </w:r>
      <w:r w:rsidR="00B661EF">
        <w:t xml:space="preserve"> olika</w:t>
      </w:r>
      <w:r w:rsidR="00850895">
        <w:t xml:space="preserve"> uppgifter, som </w:t>
      </w:r>
      <w:r w:rsidR="004C23F2">
        <w:t>e.g.</w:t>
      </w:r>
      <w:r w:rsidR="00850895">
        <w:t xml:space="preserve"> </w:t>
      </w:r>
      <w:r w:rsidR="00B661EF">
        <w:t xml:space="preserve">att </w:t>
      </w:r>
      <w:r w:rsidR="00850895">
        <w:t>läsa ett dokument och svara på t</w:t>
      </w:r>
      <w:r w:rsidR="00147B30">
        <w:t xml:space="preserve">illhörande frågor </w:t>
      </w:r>
      <w:r w:rsidR="00147B30">
        <w:fldChar w:fldCharType="begin"/>
      </w:r>
      <w:r w:rsidR="00692DE8">
        <w:instrText xml:space="preserve"> ADDIN ZOTERO_ITEM CSL_CITATION {"citationID":"89aVO9u9","properties":{"formattedCitation":"(Gr\\uc0\\u225{}inne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fldChar w:fldCharType="separate"/>
      </w:r>
      <w:r w:rsidR="000E3571">
        <w:rPr>
          <w:rFonts w:cs="Times New Roman"/>
          <w:szCs w:val="24"/>
        </w:rPr>
        <w:t>(</w:t>
      </w:r>
      <w:r w:rsidR="00A72A42" w:rsidRPr="00A72A42">
        <w:rPr>
          <w:rFonts w:cs="Times New Roman"/>
          <w:szCs w:val="24"/>
        </w:rPr>
        <w:t>Conole, 2010)</w:t>
      </w:r>
      <w:r w:rsidR="00147B30">
        <w:fldChar w:fldCharType="end"/>
      </w:r>
      <w:r w:rsidR="00850895">
        <w:t xml:space="preserve">. Aktiviteterna handlar om att förändra beteende genom att </w:t>
      </w:r>
      <w:r w:rsidR="00B661EF">
        <w:t xml:space="preserve">ge </w:t>
      </w:r>
      <w:r w:rsidR="00850895">
        <w:t xml:space="preserve">direkt återkoppling efter </w:t>
      </w:r>
      <w:r w:rsidR="00B661EF">
        <w:t xml:space="preserve">själva </w:t>
      </w:r>
      <w:r w:rsidR="00850895">
        <w:t>utförandet</w:t>
      </w:r>
      <w:r w:rsidR="0091477A">
        <w:t xml:space="preserve"> </w:t>
      </w:r>
      <w:r w:rsidR="0091477A">
        <w:fldChar w:fldCharType="begin"/>
      </w:r>
      <w:r w:rsidR="00A72A42">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Pr>
          <w:rFonts w:ascii="Myriad Pro Cond" w:hAnsi="Myriad Pro Cond" w:cs="Myriad Pro Cond"/>
        </w:rPr>
        <w:instrText>ﬀ</w:instrText>
      </w:r>
      <w:r w:rsidR="00A72A42">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fldChar w:fldCharType="separate"/>
      </w:r>
      <w:r w:rsidR="000F0251">
        <w:rPr>
          <w:noProof/>
        </w:rPr>
        <w:t>(</w:t>
      </w:r>
      <w:r w:rsidR="004F5AA8">
        <w:rPr>
          <w:noProof/>
        </w:rPr>
        <w:t>Conole, et.al</w:t>
      </w:r>
      <w:r w:rsidR="00CA3AE8">
        <w:rPr>
          <w:noProof/>
        </w:rPr>
        <w:t>.,</w:t>
      </w:r>
      <w:r w:rsidR="004F5AA8">
        <w:rPr>
          <w:noProof/>
        </w:rPr>
        <w:t xml:space="preserve"> </w:t>
      </w:r>
      <w:r w:rsidR="00C67983">
        <w:rPr>
          <w:noProof/>
        </w:rPr>
        <w:t>2004)</w:t>
      </w:r>
      <w:r w:rsidR="0091477A">
        <w:fldChar w:fldCharType="end"/>
      </w:r>
      <w:r w:rsidR="0091477A">
        <w:t xml:space="preserve">. </w:t>
      </w:r>
      <w:r w:rsidR="00CF0BE6">
        <w:t xml:space="preserve">En av de pedagogiska modellerna som används inom det </w:t>
      </w:r>
      <w:r w:rsidR="0062005C">
        <w:t>A</w:t>
      </w:r>
      <w:r w:rsidR="00850895">
        <w:t xml:space="preserve">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B661EF">
        <w:t xml:space="preserve">till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692DE8">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C67983">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C67983">
        <w:rPr>
          <w:noProof/>
        </w:rPr>
        <w:t>(Kauchak &amp; Eggen, 2011)</w:t>
      </w:r>
      <w:r w:rsidR="0091477A">
        <w:fldChar w:fldCharType="end"/>
      </w:r>
      <w:r w:rsidR="0091477A">
        <w:t>.</w:t>
      </w:r>
      <w:r w:rsidR="00B661EF">
        <w:t xml:space="preserve"> </w:t>
      </w:r>
      <w:r w:rsidR="00850895">
        <w:t xml:space="preserve">Konstruktivistiskt perspektiv </w:t>
      </w:r>
      <w:r>
        <w:t>är</w:t>
      </w:r>
      <w:r w:rsidR="004C23F2">
        <w:t xml:space="preserve"> istället</w:t>
      </w:r>
      <w:r>
        <w:t xml:space="preserve"> baser</w:t>
      </w:r>
      <w:r w:rsidR="00B661EF">
        <w:t>at</w:t>
      </w:r>
      <w:r>
        <w:t xml:space="preserve"> på</w:t>
      </w:r>
      <w:r w:rsidR="00850895">
        <w:t xml:space="preserve"> att </w:t>
      </w:r>
      <w:r w:rsidR="00B661EF">
        <w:t>studenten lär</w:t>
      </w:r>
      <w:r w:rsidR="00850895">
        <w:t xml:space="preserve"> sig genom förståelse</w:t>
      </w:r>
      <w:r w:rsidR="00B77B49">
        <w:t xml:space="preserve"> och det </w:t>
      </w:r>
      <w:r w:rsidR="00850895">
        <w:t>innebär att det behövs kommunikation, klargöranden, kontraster, rekombination, problemlösning</w:t>
      </w:r>
      <w:r w:rsidR="00F90644">
        <w:t>,</w:t>
      </w:r>
      <w:r w:rsidR="00850895">
        <w:t xml:space="preserve"> och slutsatser</w:t>
      </w:r>
      <w:r w:rsidR="00B661EF">
        <w:t xml:space="preserve"> </w:t>
      </w:r>
      <w:r w:rsidR="00413AFC">
        <w:fldChar w:fldCharType="begin"/>
      </w:r>
      <w:r w:rsidR="00C67983">
        <w:instrText xml:space="preserve"> ADDIN ZOTERO_ITEM CSL_CITATION {"citationID":"8rJxqOlR","properties":{"formattedCitation":"(Siemens, 2014)","plainCitation":"(Siemens, 2014)","noteIndex":0},"citationItems":[{"id":"ni4rOpRD/VmvZN24o","uris":["http://zotero.org/users/local/QsygNxKM/items/7KCNSLMX"],"uri":["http://zotero.org/users/local/QsygNxKM/items/7KCNSLMX"],"itemData":{"id":36,"type":"article-journal","title":"Connectivism: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C67983">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B77B49">
        <w:t>det Konstruktivistisk</w:t>
      </w:r>
      <w:del w:id="10" w:author="Jason Serviss" w:date="2018-11-03T11:12:00Z">
        <w:r w:rsidR="00B77B49" w:rsidDel="00CA592B">
          <w:delText>a</w:delText>
        </w:r>
      </w:del>
      <w:r w:rsidR="00F611BE">
        <w:t xml:space="preserve"> </w:t>
      </w:r>
      <w:r w:rsidR="00850895">
        <w:t>perspek</w:t>
      </w:r>
      <w:r w:rsidR="000F0251">
        <w:t>tivet kallas Konstruktivistisk L</w:t>
      </w:r>
      <w:r w:rsidR="00850895">
        <w:t>äromiljö (KL</w:t>
      </w:r>
      <w:r w:rsidR="00413AFC">
        <w:t>M</w:t>
      </w:r>
      <w:r w:rsidR="00850895">
        <w:t>)</w:t>
      </w:r>
      <w:r w:rsidR="00B77B49">
        <w:t>,</w:t>
      </w:r>
      <w:r w:rsidR="00850895">
        <w:t xml:space="preserve"> och baserar sig på att studenten bygger sina egna mentala strukturer när de inte</w:t>
      </w:r>
      <w:r w:rsidR="0091477A">
        <w:t xml:space="preserve">ragerar med en miljö </w:t>
      </w:r>
      <w:r w:rsidR="0091477A">
        <w:fldChar w:fldCharType="begin"/>
      </w:r>
      <w:r w:rsidR="00692DE8">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w:t>
      </w:r>
      <w:r w:rsidR="00B661EF">
        <w:t xml:space="preserve">ställs inför </w:t>
      </w:r>
      <w:r w:rsidR="00850895">
        <w:t xml:space="preserve">ett problem </w:t>
      </w:r>
      <w:r w:rsidR="00B661EF">
        <w:t xml:space="preserve">som studenten </w:t>
      </w:r>
      <w:r w:rsidR="00F611BE">
        <w:t xml:space="preserve">därefter </w:t>
      </w:r>
      <w:r w:rsidR="00850895">
        <w:t xml:space="preserve">självständigt </w:t>
      </w:r>
      <w:r w:rsidR="00B661EF">
        <w:t xml:space="preserve">ska </w:t>
      </w:r>
      <w:r w:rsidR="00F611BE">
        <w:t xml:space="preserve">lösa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692DE8">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 xml:space="preserve">Slutligen, </w:t>
      </w:r>
      <w:r w:rsidR="00B661EF">
        <w:t xml:space="preserve">handlar </w:t>
      </w:r>
      <w:r w:rsidR="004C23F2">
        <w:t>d</w:t>
      </w:r>
      <w:r w:rsidR="00205671">
        <w:t>et S</w:t>
      </w:r>
      <w:r w:rsidR="00850895">
        <w:t>ociokulturella perspektivet om att d</w:t>
      </w:r>
      <w:r w:rsidR="00205671">
        <w:t>elta i sociala sammanhang</w:t>
      </w:r>
      <w:r w:rsidR="00850895">
        <w:t xml:space="preserve"> för att </w:t>
      </w:r>
      <w:r w:rsidR="00B661EF">
        <w:t>studenten ska lära sig. E</w:t>
      </w:r>
      <w:r w:rsidR="00205671">
        <w:t xml:space="preserve">tt exempel på dessa </w:t>
      </w:r>
      <w:r w:rsidR="00B661EF">
        <w:t xml:space="preserve">former av </w:t>
      </w:r>
      <w:r w:rsidR="00205671">
        <w:t xml:space="preserve">sammanhang är </w:t>
      </w:r>
      <w:r w:rsidR="00B661EF">
        <w:t xml:space="preserve">användningen av </w:t>
      </w:r>
      <w:r w:rsidR="00850895">
        <w:t xml:space="preserve">små studentgrupper </w:t>
      </w:r>
      <w:r w:rsidR="00B661EF">
        <w:t xml:space="preserve">där studenten kan </w:t>
      </w:r>
      <w:r w:rsidR="00850895">
        <w:t xml:space="preserve">skaffa kunskaper </w:t>
      </w:r>
      <w:r w:rsidR="00205671">
        <w:t>tillsammans</w:t>
      </w:r>
      <w:r w:rsidR="004F5AA8">
        <w:t xml:space="preserve">. </w:t>
      </w:r>
      <w:r w:rsidR="00850895">
        <w:t xml:space="preserve">Målet är att förstå hur meningsfullt innehållet är för lärandet </w:t>
      </w:r>
      <w:r w:rsidR="004F6381">
        <w:fldChar w:fldCharType="begin"/>
      </w:r>
      <w:r w:rsidR="00692DE8">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FC2E6B">
        <w:t>. Det S</w:t>
      </w:r>
      <w:r w:rsidR="00850895">
        <w:t xml:space="preserve">ociokulturella perspektivet </w:t>
      </w:r>
      <w:r w:rsidR="00744110">
        <w:t xml:space="preserve">inkluderar </w:t>
      </w:r>
      <w:r w:rsidR="009F664E">
        <w:t>modellen Aktivitets T</w:t>
      </w:r>
      <w:r w:rsidR="00850895">
        <w:t>eori (AT</w:t>
      </w:r>
      <w:r w:rsidR="009F664E">
        <w:t>M</w:t>
      </w:r>
      <w:r w:rsidR="00850895">
        <w:t>)</w:t>
      </w:r>
      <w:r w:rsidR="00B661EF">
        <w:t>,</w:t>
      </w:r>
      <w:r w:rsidR="00850895">
        <w:t xml:space="preserve"> och som även betraktas som ett egen pe</w:t>
      </w:r>
      <w:r w:rsidR="004F6381">
        <w:t xml:space="preserve">dagogiskt ramverk </w:t>
      </w:r>
      <w:r w:rsidR="004F6381">
        <w:fldChar w:fldCharType="begin"/>
      </w:r>
      <w:r w:rsidR="00692DE8">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fldChar w:fldCharType="separate"/>
      </w:r>
      <w:r w:rsidR="00F1711B">
        <w:t>(</w:t>
      </w:r>
      <w:r w:rsidR="00C67983" w:rsidRPr="00C67983">
        <w:t>Conole, 2010)</w:t>
      </w:r>
      <w:r w:rsidR="004F6381">
        <w:fldChar w:fldCharType="end"/>
      </w:r>
      <w:r w:rsidR="004F5AA8">
        <w:t xml:space="preserve">. </w:t>
      </w:r>
      <w:r w:rsidR="00850895">
        <w:t>AT</w:t>
      </w:r>
      <w:r w:rsidR="009F664E">
        <w:t>M</w:t>
      </w:r>
      <w:r w:rsidR="00B661EF">
        <w:t xml:space="preserve"> förutsätter att lärande</w:t>
      </w:r>
      <w:r w:rsidR="00850895">
        <w:t>kontexten behöver vara en redogörelse</w:t>
      </w:r>
      <w:r w:rsidR="00B661EF">
        <w:t>.</w:t>
      </w:r>
      <w:r w:rsidR="00850895">
        <w:t xml:space="preserve"> </w:t>
      </w:r>
      <w:r w:rsidR="00B661EF">
        <w:t>S</w:t>
      </w:r>
      <w:r w:rsidR="00850895">
        <w:t xml:space="preserve">tudenten </w:t>
      </w:r>
      <w:r w:rsidR="00B661EF">
        <w:t>behöver förstå innebörden</w:t>
      </w:r>
      <w:r w:rsidR="00850895">
        <w:t xml:space="preserve"> av situationen och </w:t>
      </w:r>
      <w:r w:rsidR="00B661EF">
        <w:t xml:space="preserve">därefter </w:t>
      </w:r>
      <w:r w:rsidR="00850895">
        <w:t>göra lämpliga tolkningar av resultatet</w:t>
      </w:r>
      <w:r w:rsidR="0050514C">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bookmarkStart w:id="11" w:name="_Toc391456180"/>
      <w:bookmarkStart w:id="12" w:name="_Toc401327936"/>
    </w:p>
    <w:p w14:paraId="67150650" w14:textId="77777777" w:rsidR="00CD0280" w:rsidRDefault="00CD0280" w:rsidP="00CD0280">
      <w:pPr>
        <w:pStyle w:val="BodyText"/>
        <w:spacing w:line="480" w:lineRule="auto"/>
        <w:jc w:val="both"/>
      </w:pPr>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lastRenderedPageBreak/>
        <w:t>Syfte</w:t>
      </w:r>
      <w:bookmarkEnd w:id="11"/>
      <w:bookmarkEnd w:id="12"/>
      <w:r w:rsidRPr="00CA1731">
        <w:rPr>
          <w:rFonts w:cs="Times New Roman"/>
          <w:b/>
          <w:sz w:val="24"/>
          <w:szCs w:val="24"/>
        </w:rPr>
        <w:t xml:space="preserve"> </w:t>
      </w:r>
    </w:p>
    <w:p w14:paraId="4F9B570B" w14:textId="77777777"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Företagets pedagogiska riktlinjer har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3EC0EA8E" w14:textId="36BB4485"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pedagogik passar in i </w:t>
      </w:r>
      <w:r w:rsidR="001D7AAB">
        <w:rPr>
          <w:rFonts w:cs="Times New Roman"/>
        </w:rPr>
        <w:t>de pedagogiska perspektiven (Associativ, Konstruktivism och S</w:t>
      </w:r>
      <w:r w:rsidRPr="00713E7C">
        <w:rPr>
          <w:rFonts w:cs="Times New Roman"/>
        </w:rPr>
        <w:t>ociokulturellt)</w:t>
      </w:r>
      <w:r w:rsidR="00EB72CF">
        <w:rPr>
          <w:rFonts w:cs="Times New Roman"/>
        </w:rPr>
        <w:t xml:space="preserve">, </w:t>
      </w:r>
      <w:r w:rsidR="00897661">
        <w:rPr>
          <w:rFonts w:cs="Times New Roman"/>
        </w:rPr>
        <w:t xml:space="preserve">dessa är </w:t>
      </w:r>
      <w:r w:rsidR="00EB72CF">
        <w:rPr>
          <w:rFonts w:cs="Times New Roman"/>
        </w:rPr>
        <w:t>perspektiv</w:t>
      </w:r>
      <w:r w:rsidRPr="00713E7C">
        <w:rPr>
          <w:rFonts w:cs="Times New Roman"/>
        </w:rPr>
        <w:t xml:space="preserve"> som vanligtvis används inom e-lärande. För att utvärdera detta jämförde</w:t>
      </w:r>
      <w:r w:rsidR="00EB72CF">
        <w:rPr>
          <w:rFonts w:cs="Times New Roman"/>
        </w:rPr>
        <w:t>s</w:t>
      </w:r>
      <w:r w:rsidRPr="00713E7C">
        <w:rPr>
          <w:rFonts w:cs="Times New Roman"/>
        </w:rPr>
        <w:t xml:space="preserve"> Grades nuvarande pedagogiska strategi 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strategi </w:t>
      </w:r>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Ytterligare analyserade</w:t>
      </w:r>
      <w:r w:rsidR="00C32530">
        <w:rPr>
          <w:lang w:eastAsia="sv-SE"/>
        </w:rPr>
        <w:t>s</w:t>
      </w:r>
      <w:r w:rsidR="00C82DDB" w:rsidRPr="00C82DDB">
        <w:rPr>
          <w:lang w:eastAsia="sv-SE"/>
        </w:rPr>
        <w:t xml:space="preserv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lastRenderedPageBreak/>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547B0E">
      <w:pPr>
        <w:pStyle w:val="Heading11"/>
        <w:spacing w:line="276" w:lineRule="auto"/>
      </w:pPr>
      <w:bookmarkStart w:id="13" w:name="_Toc391456181"/>
      <w:bookmarkStart w:id="14" w:name="_Toc401327937"/>
      <w:bookmarkEnd w:id="13"/>
      <w:r>
        <w:t>Metod</w:t>
      </w:r>
      <w:bookmarkStart w:id="15" w:name="_Toc391456182"/>
      <w:bookmarkStart w:id="16" w:name="_Toc401327938"/>
      <w:bookmarkEnd w:id="14"/>
      <w:bookmarkEnd w:id="15"/>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16"/>
    </w:p>
    <w:p w14:paraId="32BAAB67" w14:textId="32E7F6A0" w:rsidR="00D45847" w:rsidRDefault="00850895" w:rsidP="000B1921">
      <w:pPr>
        <w:tabs>
          <w:tab w:val="left" w:pos="1134"/>
        </w:tabs>
        <w:spacing w:line="480" w:lineRule="auto"/>
        <w:jc w:val="both"/>
        <w:rPr>
          <w:rFonts w:eastAsia="Times New Roman" w:cs="Times New Roman"/>
          <w:lang w:eastAsia="sv-SE"/>
        </w:rPr>
      </w:pPr>
      <w:r>
        <w:rPr>
          <w:rFonts w:cs="Times New Roman"/>
        </w:rPr>
        <w:t>Målet med att göra en intervju var att utvärdera vilket pedagogiskt perspektiv som ligger närmast den s</w:t>
      </w:r>
      <w:r w:rsidR="00545510">
        <w:rPr>
          <w:rFonts w:cs="Times New Roman"/>
        </w:rPr>
        <w:t xml:space="preserve">trategi som Grade använder idag, samt att därefter </w:t>
      </w:r>
      <w:r>
        <w:rPr>
          <w:rFonts w:cs="Times New Roman"/>
        </w:rPr>
        <w:t>bedöma hur varje representati</w:t>
      </w:r>
      <w:r w:rsidR="00897661">
        <w:rPr>
          <w:rFonts w:cs="Times New Roman"/>
        </w:rPr>
        <w:t xml:space="preserve">v pedagogisk modell presterade. </w:t>
      </w:r>
      <w:commentRangeStart w:id="17"/>
      <w:r w:rsidR="00897661">
        <w:rPr>
          <w:rFonts w:cs="Times New Roman"/>
        </w:rPr>
        <w:t xml:space="preserve">En kvalitativ intervju användes för att </w:t>
      </w:r>
      <w:r w:rsidR="003066C7">
        <w:rPr>
          <w:rFonts w:cs="Times New Roman"/>
        </w:rPr>
        <w:t>få djupare svar och om ytterligare följdfrågor uppstod under utförandet, dock kan en intervju skada resultatet om andra tvetydigheter inte förklaras tillräckligt.</w:t>
      </w:r>
      <w:r w:rsidR="00897661">
        <w:rPr>
          <w:rFonts w:cs="Times New Roman"/>
        </w:rPr>
        <w:t xml:space="preserve"> </w:t>
      </w:r>
      <w:commentRangeEnd w:id="17"/>
      <w:r w:rsidR="007C53A1">
        <w:rPr>
          <w:rStyle w:val="CommentReference"/>
        </w:rPr>
        <w:commentReference w:id="17"/>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545510">
        <w:rPr>
          <w:rFonts w:cs="Times New Roman"/>
        </w:rPr>
        <w:t>s</w:t>
      </w:r>
      <w:r>
        <w:rPr>
          <w:rFonts w:cs="Times New Roman"/>
        </w:rPr>
        <w:t xml:space="preserve">om </w:t>
      </w:r>
      <w:r w:rsidR="00545510">
        <w:rPr>
          <w:rFonts w:cs="Times New Roman"/>
        </w:rPr>
        <w:t xml:space="preserve">tar upp </w:t>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Associativ, Konstruktivism,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545510">
        <w:t xml:space="preserve">Upplägget </w:t>
      </w:r>
      <w:del w:id="18" w:author="Jason Serviss" w:date="2018-11-03T11:24:00Z">
        <w:r w:rsidR="00545510" w:rsidDel="007C53A1">
          <w:delText xml:space="preserve">som </w:delText>
        </w:r>
      </w:del>
      <w:ins w:id="19" w:author="Jason Serviss" w:date="2018-11-03T11:24:00Z">
        <w:r w:rsidR="007C53A1">
          <w:t xml:space="preserve">användes </w:t>
        </w:r>
      </w:ins>
      <w:r>
        <w:t>för att sammanfatta de pedagogiska per</w:t>
      </w:r>
      <w:r w:rsidR="00AD4C61">
        <w:t>spektiven och modellerna</w:t>
      </w:r>
      <w:r>
        <w:t xml:space="preserve"> </w:t>
      </w:r>
      <w:del w:id="20" w:author="Jason Serviss" w:date="2018-11-03T11:25:00Z">
        <w:r w:rsidR="00E465FC" w:rsidDel="00C9778A">
          <w:delText xml:space="preserve">och </w:delText>
        </w:r>
        <w:r w:rsidDel="00C9778A">
          <w:delText>därefter</w:delText>
        </w:r>
      </w:del>
      <w:ins w:id="21" w:author="Jason Serviss" w:date="2018-11-03T11:25:00Z">
        <w:r w:rsidR="00C9778A">
          <w:t>för att sedan</w:t>
        </w:r>
      </w:ins>
      <w:r>
        <w:t xml:space="preserve"> välja en representativ modell från varje perspektiv. När representativa modeller valdes tog</w:t>
      </w:r>
      <w:r w:rsidR="00AD4C61">
        <w:t>s</w:t>
      </w:r>
      <w:r>
        <w:t xml:space="preserve"> </w:t>
      </w:r>
      <w:r w:rsidR="00E662D4">
        <w:t xml:space="preserve">det </w:t>
      </w:r>
      <w:r>
        <w:t>hänsyn till hur representativa de var för perspe</w:t>
      </w:r>
      <w:r w:rsidR="00AD4C61">
        <w:t>ktiven genom att jämföra modell</w:t>
      </w:r>
      <w:r>
        <w:t xml:space="preserve">kriteriet och uteslutande modeller där kriteriet skiljde sig markant från andra modeller i perspektivet. </w:t>
      </w:r>
      <w:r w:rsidR="00E662D4">
        <w:t>Därefter</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E662D4">
        <w:t xml:space="preserve">ATM och </w:t>
      </w:r>
      <w:r>
        <w:t xml:space="preserve">KLM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sociativ, Konstruktivism,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 xml:space="preserve">element på ett jämförbart </w:t>
      </w:r>
      <w:r>
        <w:lastRenderedPageBreak/>
        <w:t>sätt</w:t>
      </w:r>
      <w:del w:id="22" w:author="Jason Serviss" w:date="2018-11-03T11:30:00Z">
        <w:r w:rsidR="00E662D4" w:rsidDel="00C9778A">
          <w:delText>, och</w:delText>
        </w:r>
      </w:del>
      <w:r>
        <w:t xml:space="preserve">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Frågekonstruktioner</w:t>
      </w:r>
      <w:r w:rsidR="002705D4">
        <w:t>na</w:t>
      </w:r>
      <w:r w:rsidR="00673314">
        <w:t xml:space="preserve"> i intervjun </w:t>
      </w:r>
      <w:ins w:id="23" w:author="Jason Serviss" w:date="2018-11-03T11:32:00Z">
        <w:r w:rsidR="00C9778A">
          <w:t xml:space="preserve">poängsätts och </w:t>
        </w:r>
      </w:ins>
      <w:r w:rsidR="00673314">
        <w:t xml:space="preserve">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att urskilja vilken modell som passade bäst för de element</w:t>
      </w:r>
      <w:r w:rsidR="002705D4">
        <w:t>. D</w:t>
      </w:r>
      <w:r w:rsidR="00C05B0F">
        <w:t xml:space="preserve">et </w:t>
      </w:r>
      <w:r w:rsidR="00A74157">
        <w:t>resulterade i ett ojämnt antal mode</w:t>
      </w:r>
      <w:r w:rsidR="00C564E9">
        <w:t>llspecifika frågor per element</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24" w:name="_Toc391456183"/>
      <w:bookmarkStart w:id="25" w:name="_Toc401327939"/>
      <w:r w:rsidRPr="000B1921">
        <w:rPr>
          <w:rFonts w:cs="Times New Roman"/>
          <w:b/>
          <w:sz w:val="24"/>
          <w:szCs w:val="24"/>
        </w:rPr>
        <w:t>Utvärdering</w:t>
      </w:r>
      <w:bookmarkEnd w:id="24"/>
      <w:bookmarkEnd w:id="25"/>
    </w:p>
    <w:p w14:paraId="7C00EFC0" w14:textId="1C1CBA90" w:rsidR="004A6D58"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FA6353" w:rsidRPr="008709DF">
        <w:rPr>
          <w:rFonts w:eastAsia="Times New Roman" w:cs="Times New Roman"/>
          <w:lang w:eastAsia="sv-SE"/>
        </w:rPr>
        <w:t>.</w:t>
      </w:r>
      <w:r w:rsidR="001732AB">
        <w:rPr>
          <w:rFonts w:eastAsia="Times New Roman" w:cs="Times New Roman"/>
          <w:lang w:eastAsia="sv-SE"/>
        </w:rPr>
        <w:t xml:space="preserve"> Därefter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detta för att utforma ett </w:t>
      </w:r>
      <w:r w:rsidR="0072154A">
        <w:rPr>
          <w:rFonts w:eastAsia="Times New Roman" w:cs="Times New Roman"/>
          <w:lang w:eastAsia="sv-SE"/>
        </w:rPr>
        <w:t>formulär</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58B6265B" w14:textId="77777777" w:rsidR="00780A57" w:rsidRPr="004A6D58" w:rsidRDefault="00780A57" w:rsidP="000B1921">
      <w:pPr>
        <w:tabs>
          <w:tab w:val="left" w:pos="1134"/>
        </w:tabs>
        <w:spacing w:line="480" w:lineRule="auto"/>
        <w:jc w:val="both"/>
      </w:pPr>
    </w:p>
    <w:p w14:paraId="650E9956" w14:textId="7B631B81" w:rsidR="00582DFC" w:rsidRPr="000B1921" w:rsidRDefault="00850895" w:rsidP="000B1921">
      <w:pPr>
        <w:pStyle w:val="Heading11"/>
        <w:spacing w:line="276" w:lineRule="auto"/>
        <w:rPr>
          <w:b/>
        </w:rPr>
      </w:pPr>
      <w:bookmarkStart w:id="26" w:name="_Toc391456184"/>
      <w:bookmarkStart w:id="27" w:name="_Toc401327940"/>
      <w:bookmarkEnd w:id="26"/>
      <w:r>
        <w:t>Resultat</w:t>
      </w:r>
      <w:bookmarkEnd w:id="27"/>
    </w:p>
    <w:p w14:paraId="181AF975" w14:textId="77777777" w:rsidR="00D45847" w:rsidRPr="000B1921" w:rsidRDefault="00850895" w:rsidP="000B1921">
      <w:pPr>
        <w:pStyle w:val="BodyText"/>
        <w:spacing w:line="360" w:lineRule="auto"/>
        <w:rPr>
          <w:b/>
          <w:sz w:val="24"/>
        </w:rPr>
      </w:pPr>
      <w:r w:rsidRPr="000B1921">
        <w:rPr>
          <w:b/>
          <w:sz w:val="24"/>
        </w:rPr>
        <w:t xml:space="preserve">Associativt perspektiv och DIM motsvarar Grades nuvarande pedagogik  </w:t>
      </w:r>
    </w:p>
    <w:p w14:paraId="022FF46B" w14:textId="77777777"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 xml:space="preserve">Grades </w:t>
      </w:r>
      <w:r w:rsidR="000E3605">
        <w:lastRenderedPageBreak/>
        <w:t>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vi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K</w:t>
      </w:r>
      <w:r w:rsidR="006601B2">
        <w:t>onstruktivistiskt</w:t>
      </w:r>
      <w:r w:rsidR="00FC2E6B">
        <w:t>-, och S</w:t>
      </w:r>
      <w:r w:rsidR="00780A57">
        <w:t>ociokulturellt-perspektiv</w:t>
      </w:r>
      <w:r w:rsidR="00830D00">
        <w:t xml:space="preserve">. </w:t>
      </w:r>
      <w:r w:rsidR="00C944C6">
        <w:t>Eftersom p</w:t>
      </w:r>
      <w:r w:rsidR="00E8369E">
        <w:t xml:space="preserve">edagogiska modeller </w:t>
      </w:r>
      <w:r w:rsidR="003F52E1">
        <w:t>oftast 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w:t>
      </w:r>
      <w:r w:rsidR="00024931">
        <w:t>(</w:t>
      </w:r>
      <w:r w:rsidR="000E3605">
        <w:t>Bilaga 2) som presenterades på interv</w:t>
      </w:r>
      <w:r w:rsidR="006601B2">
        <w:t>ju</w:t>
      </w:r>
      <w:r w:rsidR="000E3605">
        <w:t xml:space="preserve">n och poängsätts enligt </w:t>
      </w:r>
      <w:r w:rsidR="00780A57">
        <w:t>den femgradiga skalan</w:t>
      </w:r>
      <w:r w:rsidR="000E3605">
        <w:t xml:space="preserve">. </w:t>
      </w:r>
    </w:p>
    <w:p w14:paraId="651192ED" w14:textId="77777777" w:rsidR="00780A57" w:rsidRDefault="00780A57" w:rsidP="00CA1731">
      <w:pPr>
        <w:spacing w:line="480" w:lineRule="auto"/>
        <w:jc w:val="both"/>
      </w:pPr>
    </w:p>
    <w:p w14:paraId="5DE0A969" w14:textId="7E2D2F93"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ansats.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agogik</w:t>
      </w:r>
      <w:r w:rsidR="00255B32">
        <w:t>, vilket</w:t>
      </w:r>
      <w:r w:rsidR="00FC2E6B">
        <w:t xml:space="preserve"> det innebär att det A</w:t>
      </w:r>
      <w:r w:rsidR="004A08DF">
        <w:t>ssociativa perspektivet representera</w:t>
      </w:r>
      <w:r w:rsidR="00255B32">
        <w:t>r</w:t>
      </w:r>
      <w:r w:rsidR="004A08DF">
        <w:t xml:space="preserve"> en logisk 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odyText"/>
        <w:keepNext/>
        <w:spacing w:line="360" w:lineRule="auto"/>
      </w:pPr>
      <w:r>
        <w:rPr>
          <w:rFonts w:eastAsiaTheme="minorHAnsi" w:cstheme="minorBidi"/>
          <w:noProof/>
          <w:sz w:val="18"/>
          <w:szCs w:val="18"/>
          <w:lang w:val="en-US" w:eastAsia="en-US"/>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D8CB14B" w:rsidR="00512986" w:rsidRDefault="00850895" w:rsidP="00547B0E">
      <w:pPr>
        <w:pStyle w:val="Caption"/>
        <w:spacing w:line="360" w:lineRule="auto"/>
        <w:jc w:val="both"/>
        <w:rPr>
          <w:i w:val="0"/>
        </w:rPr>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692DE8">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sidR="0054444D">
        <w:rPr>
          <w:i w:val="0"/>
        </w:rPr>
        <w:t xml:space="preserve"> </w:t>
      </w:r>
      <w:commentRangeStart w:id="28"/>
      <w:r w:rsidR="0054444D">
        <w:rPr>
          <w:i w:val="0"/>
        </w:rPr>
        <w:t xml:space="preserve">Punkterna </w:t>
      </w:r>
      <w:r w:rsidR="00255B32">
        <w:rPr>
          <w:i w:val="0"/>
        </w:rPr>
        <w:t>re</w:t>
      </w:r>
      <w:r w:rsidR="0054444D">
        <w:rPr>
          <w:i w:val="0"/>
        </w:rPr>
        <w:t>presenterar</w:t>
      </w:r>
      <w:r>
        <w:rPr>
          <w:i w:val="0"/>
        </w:rPr>
        <w:t xml:space="preserve"> poängen</w:t>
      </w:r>
      <w:r w:rsidR="00FA6353">
        <w:rPr>
          <w:i w:val="0"/>
        </w:rPr>
        <w:t xml:space="preserve"> </w:t>
      </w:r>
      <w:r>
        <w:rPr>
          <w:i w:val="0"/>
        </w:rPr>
        <w:t xml:space="preserve">och den vågräta linjen representerar </w:t>
      </w:r>
      <w:r w:rsidR="00FA6353">
        <w:rPr>
          <w:i w:val="0"/>
        </w:rPr>
        <w:t xml:space="preserve">standardavvikelsen i </w:t>
      </w:r>
      <w:r>
        <w:rPr>
          <w:i w:val="0"/>
        </w:rPr>
        <w:t>medelvärdet</w:t>
      </w:r>
      <w:commentRangeEnd w:id="28"/>
      <w:r w:rsidR="00FA6353">
        <w:rPr>
          <w:rStyle w:val="CommentReference"/>
          <w:rFonts w:ascii="Times New Roman" w:hAnsi="Times New Roman"/>
          <w:bCs w:val="0"/>
          <w:i w:val="0"/>
        </w:rPr>
        <w:commentReference w:id="28"/>
      </w:r>
      <w:r>
        <w:rPr>
          <w:i w:val="0"/>
        </w:rPr>
        <w:t xml:space="preserve">.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w:t>
      </w:r>
      <w:r w:rsidR="0054444D">
        <w:rPr>
          <w:i w:val="0"/>
        </w:rPr>
        <w:t>av</w:t>
      </w:r>
      <w:r>
        <w:rPr>
          <w:i w:val="0"/>
        </w:rPr>
        <w:t xml:space="preserve"> </w:t>
      </w:r>
      <w:r w:rsidR="00C05B0F">
        <w:rPr>
          <w:i w:val="0"/>
        </w:rPr>
        <w:t>frågekonstruktion</w:t>
      </w:r>
      <w:r w:rsidR="0054444D">
        <w:rPr>
          <w:i w:val="0"/>
        </w:rPr>
        <w:t>erna</w:t>
      </w:r>
      <w:r w:rsidR="00615A46">
        <w:rPr>
          <w:i w:val="0"/>
        </w:rPr>
        <w:t xml:space="preserve"> </w:t>
      </w:r>
      <w:r>
        <w:rPr>
          <w:i w:val="0"/>
        </w:rPr>
        <w:t>i bilaga 2.</w:t>
      </w:r>
    </w:p>
    <w:p w14:paraId="3D99BBD3" w14:textId="037485D3" w:rsidR="00E972C5" w:rsidRDefault="00E972C5">
      <w:pPr>
        <w:rPr>
          <w:rFonts w:eastAsia="Times New Roman" w:cs="Times New Roman"/>
          <w:b/>
          <w:sz w:val="24"/>
          <w:szCs w:val="24"/>
          <w:lang w:eastAsia="sv-SE"/>
        </w:rPr>
      </w:pPr>
      <w:r>
        <w:rPr>
          <w:b/>
          <w:sz w:val="24"/>
        </w:rPr>
        <w:br w:type="page"/>
      </w:r>
    </w:p>
    <w:p w14:paraId="191B0F89" w14:textId="21700523" w:rsidR="00AE48F8" w:rsidRPr="000B1921" w:rsidRDefault="00AE48F8" w:rsidP="00AE48F8">
      <w:pPr>
        <w:pStyle w:val="BodyText"/>
        <w:spacing w:line="360" w:lineRule="auto"/>
        <w:rPr>
          <w:b/>
          <w:sz w:val="24"/>
        </w:rPr>
      </w:pPr>
      <w:r>
        <w:rPr>
          <w:b/>
          <w:sz w:val="24"/>
        </w:rPr>
        <w:lastRenderedPageBreak/>
        <w:t>För – och nackdelar i Grades</w:t>
      </w:r>
      <w:r w:rsidR="0054444D">
        <w:rPr>
          <w:b/>
          <w:sz w:val="24"/>
        </w:rPr>
        <w:t xml:space="preserve"> nuvarande</w:t>
      </w:r>
      <w:r>
        <w:rPr>
          <w:b/>
          <w:sz w:val="24"/>
        </w:rPr>
        <w:t xml:space="preserve"> pedagogik enligt DIM</w:t>
      </w:r>
    </w:p>
    <w:p w14:paraId="29EBCC13" w14:textId="51FB4E5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fyra av Grades nyligen designade kurser under 2017 (KS Strålskydd, PT Strålsäkerhet, RCC, Tel</w:t>
      </w:r>
      <w:r w:rsidR="00E35816" w:rsidRPr="00560AA3">
        <w:t>ia GDPR)</w:t>
      </w:r>
      <w:r>
        <w:t xml:space="preserve"> enligt DIM</w:t>
      </w:r>
      <w:r w:rsidR="00FA6353">
        <w:t>’</w:t>
      </w:r>
      <w:r w:rsidR="0054444D">
        <w:t>s</w:t>
      </w:r>
      <w:r>
        <w:t xml:space="preserve">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087B95F1"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 xml:space="preserve">och 4,8)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 xml:space="preserve">Framgångar inom dessa element skulle kunna </w:t>
      </w:r>
      <w:r w:rsidR="00521970">
        <w:lastRenderedPageBreak/>
        <w:t>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521970">
        <w:t xml:space="preserve">poäng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val="en-US"/>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1073ED1E" w14:textId="72DBDAD5" w:rsidR="00582DFC" w:rsidRDefault="00850895" w:rsidP="000B1921">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692DE8">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w:t>
      </w:r>
      <w:r w:rsidR="0054444D">
        <w:rPr>
          <w:rFonts w:ascii="Verdana" w:hAnsi="Verdana"/>
          <w:b/>
          <w:sz w:val="16"/>
          <w:szCs w:val="16"/>
        </w:rPr>
        <w:t xml:space="preserve">flera av </w:t>
      </w:r>
      <w:r>
        <w:rPr>
          <w:rFonts w:ascii="Verdana" w:hAnsi="Verdana"/>
          <w:b/>
          <w:sz w:val="16"/>
          <w:szCs w:val="16"/>
        </w:rPr>
        <w:t xml:space="preserve">Grades tidigare kurser. </w:t>
      </w:r>
      <w:r w:rsidRPr="000B1921">
        <w:rPr>
          <w:rFonts w:ascii="Verdana" w:hAnsi="Verdana"/>
          <w:b/>
          <w:sz w:val="16"/>
          <w:szCs w:val="16"/>
        </w:rPr>
        <w:t>A</w:t>
      </w:r>
      <w:commentRangeStart w:id="29"/>
      <w:r w:rsidRPr="000B1921">
        <w:rPr>
          <w:rFonts w:ascii="Verdana" w:hAnsi="Verdana"/>
          <w:b/>
          <w:sz w:val="16"/>
          <w:szCs w:val="16"/>
        </w:rPr>
        <w:t>)</w:t>
      </w:r>
      <w:r w:rsidRPr="000B1921">
        <w:rPr>
          <w:rFonts w:ascii="Verdana" w:hAnsi="Verdana"/>
          <w:sz w:val="16"/>
          <w:szCs w:val="16"/>
        </w:rPr>
        <w:t xml:space="preserve"> Punkterna representerar poäng från vardera DIM fas och den vågräta linjen representerar medelvärdet</w:t>
      </w:r>
      <w:r w:rsidR="00983750">
        <w:rPr>
          <w:rFonts w:ascii="Verdana" w:hAnsi="Verdana"/>
          <w:sz w:val="16"/>
          <w:szCs w:val="16"/>
        </w:rPr>
        <w:t>s standardavvikelse</w:t>
      </w:r>
      <w:r w:rsidRPr="000B1921">
        <w:rPr>
          <w:rFonts w:ascii="Verdana" w:hAnsi="Verdana"/>
          <w:sz w:val="16"/>
          <w:szCs w:val="16"/>
        </w:rPr>
        <w:t xml:space="preserve">. </w:t>
      </w:r>
      <w:r w:rsidRPr="000B1921">
        <w:rPr>
          <w:rFonts w:ascii="Verdana" w:hAnsi="Verdana"/>
          <w:b/>
          <w:sz w:val="16"/>
          <w:szCs w:val="16"/>
        </w:rPr>
        <w:t>B)</w:t>
      </w:r>
      <w:r w:rsidRPr="000B1921">
        <w:rPr>
          <w:rFonts w:ascii="Verdana" w:hAnsi="Verdana"/>
          <w:sz w:val="16"/>
          <w:szCs w:val="16"/>
        </w:rPr>
        <w:t xml:space="preserve"> DIM faser och element presenteras med tilldelade poäng</w:t>
      </w:r>
      <w:r w:rsidR="00983750">
        <w:rPr>
          <w:rFonts w:ascii="Verdana" w:hAnsi="Verdana"/>
          <w:sz w:val="16"/>
          <w:szCs w:val="16"/>
        </w:rPr>
        <w:t xml:space="preserve"> </w:t>
      </w:r>
      <w:r w:rsidR="00983750" w:rsidRPr="000B1921">
        <w:rPr>
          <w:rFonts w:ascii="Verdana" w:hAnsi="Verdana"/>
          <w:sz w:val="16"/>
          <w:szCs w:val="16"/>
        </w:rPr>
        <w:t>och den vågräta linjen representerar medelvärdet</w:t>
      </w:r>
      <w:r w:rsidR="00983750">
        <w:rPr>
          <w:rFonts w:ascii="Verdana" w:hAnsi="Verdana"/>
          <w:sz w:val="16"/>
          <w:szCs w:val="16"/>
        </w:rPr>
        <w:t>s standardavvikelse</w:t>
      </w:r>
      <w:r w:rsidRPr="000B1921">
        <w:rPr>
          <w:rFonts w:ascii="Verdana" w:hAnsi="Verdana"/>
          <w:sz w:val="16"/>
          <w:szCs w:val="16"/>
        </w:rPr>
        <w:t xml:space="preserve">. Inlärning av specifik kunskap </w:t>
      </w:r>
      <w:r w:rsidRPr="000B1921">
        <w:rPr>
          <w:rFonts w:ascii="Verdana" w:hAnsi="Verdana"/>
          <w:iCs/>
          <w:sz w:val="16"/>
          <w:szCs w:val="16"/>
        </w:rPr>
        <w:t>eller färdighet</w:t>
      </w:r>
      <w:r w:rsidRPr="000B1921">
        <w:rPr>
          <w:rFonts w:ascii="Verdana" w:hAnsi="Verdana"/>
          <w:sz w:val="16"/>
          <w:szCs w:val="16"/>
        </w:rPr>
        <w:t xml:space="preserve"> (ISKF), Förklaring till vad som ska läras (FTL).</w:t>
      </w:r>
      <w:commentRangeEnd w:id="29"/>
      <w:r w:rsidR="00B31418">
        <w:rPr>
          <w:rStyle w:val="CommentReference"/>
        </w:rPr>
        <w:commentReference w:id="29"/>
      </w:r>
    </w:p>
    <w:p w14:paraId="71A15159" w14:textId="77777777" w:rsidR="00E8369E" w:rsidRDefault="00E8369E" w:rsidP="000B1921"/>
    <w:p w14:paraId="4A5C4E5F" w14:textId="77777777" w:rsidR="00582DFC" w:rsidRDefault="00582DFC" w:rsidP="000B1921">
      <w:pPr>
        <w:pStyle w:val="BodyText"/>
        <w:spacing w:line="600" w:lineRule="auto"/>
        <w:jc w:val="both"/>
        <w:rPr>
          <w:b/>
        </w:rPr>
      </w:pPr>
    </w:p>
    <w:p w14:paraId="6AA358B4" w14:textId="0837B590" w:rsidR="00D45847" w:rsidRPr="000B1921" w:rsidRDefault="00CA3AE8" w:rsidP="000B1921">
      <w:pPr>
        <w:pStyle w:val="Body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4AF68AFD"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694336">
        <w:t>skillnads</w:t>
      </w:r>
      <w:r w:rsidR="0051725C">
        <w:t xml:space="preserve">spridning </w:t>
      </w:r>
      <w:r w:rsidR="00850895">
        <w:t>på cirka 0,</w:t>
      </w:r>
      <w:r w:rsidR="00DE1202">
        <w:t>6</w:t>
      </w:r>
      <w:r w:rsidR="00850895">
        <w:t xml:space="preserve"> </w:t>
      </w:r>
      <w:r w:rsidR="00850895">
        <w:lastRenderedPageBreak/>
        <w:t>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31" w:name="_Toc489811950"/>
      <w:bookmarkStart w:id="32"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rsidP="00547B0E">
      <w:pPr>
        <w:pStyle w:val="Caption"/>
        <w:jc w:val="both"/>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692DE8">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31"/>
      <w:bookmarkEnd w:id="32"/>
      <w:r>
        <w:rPr>
          <w:i w:val="0"/>
        </w:rPr>
        <w:t xml:space="preserve">Poäng per kurs och respektive DIM fas. </w:t>
      </w:r>
    </w:p>
    <w:p w14:paraId="1065F117" w14:textId="77777777" w:rsidR="0047590E" w:rsidRPr="000B1921" w:rsidRDefault="0047590E" w:rsidP="000B1921">
      <w:pPr>
        <w:rPr>
          <w:i/>
        </w:rPr>
      </w:pPr>
    </w:p>
    <w:p w14:paraId="7D33B8EE" w14:textId="295BC3BB" w:rsidR="000C1D43" w:rsidRDefault="00850895" w:rsidP="000B1921">
      <w:pPr>
        <w:pStyle w:val="Heading11"/>
        <w:spacing w:line="276" w:lineRule="auto"/>
      </w:pPr>
      <w:bookmarkStart w:id="33" w:name="_Toc391456185"/>
      <w:bookmarkStart w:id="34" w:name="_Toc401327941"/>
      <w:bookmarkEnd w:id="33"/>
      <w:r w:rsidRPr="004E58AD">
        <w:t>Diskussion</w:t>
      </w:r>
      <w:bookmarkEnd w:id="34"/>
    </w:p>
    <w:p w14:paraId="6D0F922C" w14:textId="58222EA8" w:rsidR="00482F2B" w:rsidRDefault="00521970" w:rsidP="00CA1731">
      <w:pPr>
        <w:spacing w:line="480" w:lineRule="auto"/>
        <w:jc w:val="both"/>
      </w:pPr>
      <w:r>
        <w:t>Denna studie</w:t>
      </w:r>
      <w:r w:rsidR="00231746">
        <w:t xml:space="preserve"> utgick från </w:t>
      </w:r>
      <w:r w:rsidR="00A71251">
        <w:t>utgångspunkten</w:t>
      </w:r>
      <w:r w:rsidR="00231746">
        <w:t xml:space="preserve"> </w:t>
      </w:r>
      <w:r w:rsidR="00A71251">
        <w:t xml:space="preserve">att övergångsprocessen från Grades befintliga pedagogiska strategi till en modellbaserad strategi.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w:t>
      </w:r>
      <w:r w:rsidR="000C1D43">
        <w:lastRenderedPageBreak/>
        <w:t>perspektiven (</w:t>
      </w:r>
      <w:r w:rsidR="0032088C">
        <w:t>Associativ, Konstruktivism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1654457C" w:rsidR="00AC7484" w:rsidRDefault="008227FA" w:rsidP="00CA1731">
      <w:pPr>
        <w:spacing w:line="480" w:lineRule="auto"/>
        <w:jc w:val="both"/>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E48F8">
        <w:t>s standard</w:t>
      </w:r>
      <w:r w:rsidR="00E83E99">
        <w:t xml:space="preserve"> </w:t>
      </w:r>
      <w:r w:rsidR="00F358E4">
        <w:t xml:space="preserve">för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 fle</w:t>
      </w:r>
      <w:r w:rsidR="00F358E4">
        <w:t>ra på Grade som utvecklar kurser utöver</w:t>
      </w:r>
      <w:r w:rsidR="00BB10E9">
        <w:t xml:space="preserve"> förutom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46DD5676" w:rsidR="00590E58" w:rsidRDefault="00710303" w:rsidP="00CA1731">
      <w:pPr>
        <w:spacing w:line="480" w:lineRule="auto"/>
        <w:jc w:val="both"/>
      </w:pPr>
      <w:r>
        <w:t>Resultatet</w:t>
      </w:r>
      <w:r w:rsidR="00864EC1">
        <w:t xml:space="preserve"> från </w:t>
      </w:r>
      <w:r w:rsidR="0075412A">
        <w:t>i</w:t>
      </w:r>
      <w:r w:rsidR="000A2398">
        <w:t xml:space="preserve">ntervjun </w:t>
      </w:r>
      <w:r w:rsidR="00B37533">
        <w:t xml:space="preserve">gav oss </w:t>
      </w:r>
      <w:r w:rsidR="00F358E4">
        <w:t xml:space="preserve">skapade </w:t>
      </w:r>
      <w:r w:rsidR="00B37533">
        <w:t>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lastRenderedPageBreak/>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w:t>
      </w:r>
      <w:r w:rsidR="00F358E4">
        <w:t>bättrad pedagogik i Grades kurse</w:t>
      </w:r>
      <w:r w:rsidR="00457C43">
        <w:t>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alternativ för att få ett utökat resultat</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granskare</w:t>
      </w:r>
      <w:r w:rsidR="00DB3CC8">
        <w:t xml:space="preserve"> hanterar </w:t>
      </w:r>
      <w:r w:rsidR="00674179">
        <w:t>påståenden</w:t>
      </w:r>
      <w:r w:rsidR="00C67B0B">
        <w:t xml:space="preserve">. </w:t>
      </w:r>
    </w:p>
    <w:p w14:paraId="211E84E5" w14:textId="77777777" w:rsidR="00C67B0B" w:rsidRDefault="00C67B0B" w:rsidP="00CA1731">
      <w:pPr>
        <w:spacing w:line="480" w:lineRule="auto"/>
        <w:jc w:val="both"/>
      </w:pPr>
    </w:p>
    <w:p w14:paraId="04042C3D" w14:textId="237E44C6"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1889D8C2"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pedagogik, enligt DIM. Studien</w:t>
      </w:r>
      <w:r w:rsidR="00DE1A92">
        <w:t xml:space="preserve"> </w:t>
      </w:r>
      <w:r>
        <w:t>påpekar fördelar samtidigt som</w:t>
      </w:r>
      <w:r w:rsidR="007E6083">
        <w:t xml:space="preserve"> den</w:t>
      </w:r>
      <w:r>
        <w:t xml:space="preserve"> vi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0B1921">
      <w:pPr>
        <w:pStyle w:val="Heading11"/>
        <w:spacing w:line="276" w:lineRule="auto"/>
      </w:pPr>
      <w:bookmarkStart w:id="35" w:name="_Toc401327942"/>
      <w:r w:rsidRPr="004E58AD">
        <w:lastRenderedPageBreak/>
        <w:t>Tack</w:t>
      </w:r>
      <w:bookmarkEnd w:id="35"/>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36" w:name="_Toc391456186"/>
      <w:bookmarkStart w:id="37" w:name="_Toc401327943"/>
      <w:bookmarkEnd w:id="36"/>
      <w:r w:rsidRPr="004E58AD">
        <w:t>Referenser</w:t>
      </w:r>
      <w:bookmarkEnd w:id="37"/>
    </w:p>
    <w:p w14:paraId="3186985F" w14:textId="77777777" w:rsidR="00692DE8" w:rsidRPr="00692DE8" w:rsidRDefault="00B67ECD">
      <w:pPr>
        <w:widowControl w:val="0"/>
        <w:autoSpaceDE w:val="0"/>
        <w:autoSpaceDN w:val="0"/>
        <w:adjustRightInd w:val="0"/>
        <w:rPr>
          <w:rFonts w:cs="Times New Roman"/>
          <w:color w:val="000000"/>
          <w:sz w:val="20"/>
          <w:szCs w:val="24"/>
        </w:rPr>
      </w:pPr>
      <w:r w:rsidRPr="00A72A42">
        <w:rPr>
          <w:rFonts w:eastAsia="Times New Roman" w:cs="Times New Roman"/>
          <w:color w:val="222222"/>
          <w:sz w:val="20"/>
          <w:szCs w:val="20"/>
          <w:shd w:val="clear" w:color="auto" w:fill="FFFFFF"/>
        </w:rPr>
        <w:fldChar w:fldCharType="begin"/>
      </w:r>
      <w:r w:rsidR="00692DE8">
        <w:rPr>
          <w:rFonts w:eastAsia="Times New Roman" w:cs="Times New Roman"/>
          <w:color w:val="222222"/>
          <w:sz w:val="20"/>
          <w:szCs w:val="20"/>
          <w:shd w:val="clear" w:color="auto" w:fill="FFFFFF"/>
        </w:rPr>
        <w:instrText xml:space="preserve"> ADDIN ZOTERO_BIBL {"uncited":[],"omitted":[],"custom":[]} CSL_BIBLIOGRAPHY </w:instrText>
      </w:r>
      <w:r w:rsidRPr="00A72A42">
        <w:rPr>
          <w:rFonts w:eastAsia="Times New Roman" w:cs="Times New Roman"/>
          <w:color w:val="222222"/>
          <w:sz w:val="20"/>
          <w:szCs w:val="20"/>
          <w:shd w:val="clear" w:color="auto" w:fill="FFFFFF"/>
        </w:rPr>
        <w:fldChar w:fldCharType="separate"/>
      </w:r>
      <w:r w:rsidR="00692DE8" w:rsidRPr="00692DE8">
        <w:rPr>
          <w:rFonts w:cs="Times New Roman"/>
          <w:color w:val="000000"/>
          <w:sz w:val="20"/>
          <w:szCs w:val="24"/>
        </w:rPr>
        <w:t xml:space="preserve">Brodie, K. (2005). Using Cognitive and Situative Perspectives to Understand Teacher Interactions with Learner Errors. </w:t>
      </w:r>
      <w:r w:rsidR="00692DE8" w:rsidRPr="00692DE8">
        <w:rPr>
          <w:rFonts w:cs="Times New Roman"/>
          <w:i/>
          <w:iCs/>
          <w:color w:val="000000"/>
          <w:sz w:val="20"/>
          <w:szCs w:val="24"/>
        </w:rPr>
        <w:t>International Group for the Psychology of Mathematics Education 2</w:t>
      </w:r>
      <w:r w:rsidR="00692DE8" w:rsidRPr="00692DE8">
        <w:rPr>
          <w:rFonts w:cs="Times New Roman"/>
          <w:color w:val="000000"/>
          <w:sz w:val="20"/>
          <w:szCs w:val="24"/>
        </w:rPr>
        <w:t>, 177–184. Retrieved from goo.gl/wKHNCa</w:t>
      </w:r>
    </w:p>
    <w:p w14:paraId="13904417"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Businessreflex. (2016, December 2). E-learning – mer lärande på effektivare sätt? Retrieved August 31, 2018, from goo.gl/SbUuNe</w:t>
      </w:r>
    </w:p>
    <w:p w14:paraId="2090D6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Carlberg, N. (2017, March 5). Branschanalys e-learning Sverige 2015. Retrieved October 7, 2018, from goo.gl/ZU9VLM</w:t>
      </w:r>
    </w:p>
    <w:p w14:paraId="6F71D88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Clark, R. C., &amp; Mayer, R. E. (2012). </w:t>
      </w:r>
      <w:r w:rsidRPr="00692DE8">
        <w:rPr>
          <w:rFonts w:cs="Times New Roman"/>
          <w:i/>
          <w:iCs/>
          <w:color w:val="000000"/>
          <w:sz w:val="20"/>
          <w:szCs w:val="24"/>
        </w:rPr>
        <w:t>Scenario-based e-Learning: Evidence-Based Guidelines for Online Workforce Learning</w:t>
      </w:r>
      <w:r w:rsidRPr="00692DE8">
        <w:rPr>
          <w:rFonts w:cs="Times New Roman"/>
          <w:color w:val="000000"/>
          <w:sz w:val="20"/>
          <w:szCs w:val="24"/>
        </w:rPr>
        <w:t>. John Wiley &amp; Sons.</w:t>
      </w:r>
    </w:p>
    <w:p w14:paraId="7D8C279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 Dyke, M., Oliver, M., &amp; Seale, J. (2004). Mapping pedagogy and tools for effective learning design. </w:t>
      </w:r>
      <w:r w:rsidRPr="00692DE8">
        <w:rPr>
          <w:rFonts w:cs="Times New Roman"/>
          <w:i/>
          <w:iCs/>
          <w:color w:val="000000"/>
          <w:sz w:val="20"/>
          <w:szCs w:val="24"/>
        </w:rPr>
        <w:t>Computers &amp; Education</w:t>
      </w:r>
      <w:r w:rsidRPr="00692DE8">
        <w:rPr>
          <w:rFonts w:cs="Times New Roman"/>
          <w:color w:val="000000"/>
          <w:sz w:val="20"/>
          <w:szCs w:val="24"/>
        </w:rPr>
        <w:t xml:space="preserve">, </w:t>
      </w:r>
      <w:r w:rsidRPr="00692DE8">
        <w:rPr>
          <w:rFonts w:cs="Times New Roman"/>
          <w:i/>
          <w:iCs/>
          <w:color w:val="000000"/>
          <w:sz w:val="20"/>
          <w:szCs w:val="24"/>
        </w:rPr>
        <w:t>43</w:t>
      </w:r>
      <w:r w:rsidRPr="00692DE8">
        <w:rPr>
          <w:rFonts w:cs="Times New Roman"/>
          <w:color w:val="000000"/>
          <w:sz w:val="20"/>
          <w:szCs w:val="24"/>
        </w:rPr>
        <w:t>(1–2), 17–33. https://doi.org/10.1016/j.compedu.2003.12.018</w:t>
      </w:r>
    </w:p>
    <w:p w14:paraId="04D73AB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Gráinne. (2010). </w:t>
      </w:r>
      <w:r w:rsidRPr="00692DE8">
        <w:rPr>
          <w:rFonts w:cs="Times New Roman"/>
          <w:i/>
          <w:iCs/>
          <w:color w:val="000000"/>
          <w:sz w:val="20"/>
          <w:szCs w:val="24"/>
        </w:rPr>
        <w:t>Review of Pedagogical Models and their use in e-learning</w:t>
      </w:r>
      <w:r w:rsidRPr="00692DE8">
        <w:rPr>
          <w:rFonts w:cs="Times New Roman"/>
          <w:color w:val="000000"/>
          <w:sz w:val="20"/>
          <w:szCs w:val="24"/>
        </w:rPr>
        <w:t>. Milton Keynes: Open University. Retrieved from goo.gl/AfBK7R</w:t>
      </w:r>
    </w:p>
    <w:p w14:paraId="4FF3A8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European Union Reference Laboratories. (2001). </w:t>
      </w:r>
      <w:r w:rsidRPr="00692DE8">
        <w:rPr>
          <w:rFonts w:cs="Times New Roman"/>
          <w:i/>
          <w:iCs/>
          <w:color w:val="000000"/>
          <w:sz w:val="20"/>
          <w:szCs w:val="24"/>
        </w:rPr>
        <w:t>eLearning : Designing Tomorrow’s Education An Interim Report</w:t>
      </w:r>
      <w:r w:rsidRPr="00692DE8">
        <w:rPr>
          <w:rFonts w:cs="Times New Roman"/>
          <w:color w:val="000000"/>
          <w:sz w:val="20"/>
          <w:szCs w:val="24"/>
        </w:rPr>
        <w:t>. International Co-operation Europe Ltd: Commission Of The European Communities. Retrieved from goo.gl/nhn8QH</w:t>
      </w:r>
    </w:p>
    <w:p w14:paraId="518443A2"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Dabbagh, N. (2005). Pedagogical models for E-Learning: A theory-based design framework. In </w:t>
      </w:r>
      <w:r w:rsidRPr="00692DE8">
        <w:rPr>
          <w:rFonts w:cs="Times New Roman"/>
          <w:i/>
          <w:iCs/>
          <w:color w:val="000000"/>
          <w:sz w:val="20"/>
          <w:szCs w:val="24"/>
        </w:rPr>
        <w:t>In International Journal of Technology in Teaching and Learning</w:t>
      </w:r>
      <w:r w:rsidRPr="00692DE8">
        <w:rPr>
          <w:rFonts w:cs="Times New Roman"/>
          <w:color w:val="000000"/>
          <w:sz w:val="20"/>
          <w:szCs w:val="24"/>
        </w:rPr>
        <w:t xml:space="preserve"> (pp. 25–44).</w:t>
      </w:r>
    </w:p>
    <w:p w14:paraId="5A23906A"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Kauchak, D. P., &amp; Eggen, P. D. (2011). </w:t>
      </w:r>
      <w:r w:rsidRPr="00692DE8">
        <w:rPr>
          <w:rFonts w:cs="Times New Roman"/>
          <w:i/>
          <w:iCs/>
          <w:color w:val="000000"/>
          <w:sz w:val="20"/>
          <w:szCs w:val="24"/>
        </w:rPr>
        <w:t>Learning and teaching: research-based methods</w:t>
      </w:r>
      <w:r w:rsidRPr="00692DE8">
        <w:rPr>
          <w:rFonts w:cs="Times New Roman"/>
          <w:color w:val="000000"/>
          <w:sz w:val="20"/>
          <w:szCs w:val="24"/>
        </w:rPr>
        <w:t>. Boston: Pearson.</w:t>
      </w:r>
    </w:p>
    <w:p w14:paraId="2168284C"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Magliaro, S. G., Lockee, B. B., &amp; Burton, J. K. (2005). Direct instruction revisited: A key model for instructional technology. </w:t>
      </w:r>
      <w:r w:rsidRPr="00692DE8">
        <w:rPr>
          <w:rFonts w:cs="Times New Roman"/>
          <w:i/>
          <w:iCs/>
          <w:color w:val="000000"/>
          <w:sz w:val="20"/>
          <w:szCs w:val="24"/>
        </w:rPr>
        <w:t>Educational Technology Research and Development</w:t>
      </w:r>
      <w:r w:rsidRPr="00692DE8">
        <w:rPr>
          <w:rFonts w:cs="Times New Roman"/>
          <w:color w:val="000000"/>
          <w:sz w:val="20"/>
          <w:szCs w:val="24"/>
        </w:rPr>
        <w:t xml:space="preserve">, </w:t>
      </w:r>
      <w:r w:rsidRPr="00692DE8">
        <w:rPr>
          <w:rFonts w:cs="Times New Roman"/>
          <w:i/>
          <w:iCs/>
          <w:color w:val="000000"/>
          <w:sz w:val="20"/>
          <w:szCs w:val="24"/>
        </w:rPr>
        <w:t>53</w:t>
      </w:r>
      <w:r w:rsidRPr="00692DE8">
        <w:rPr>
          <w:rFonts w:cs="Times New Roman"/>
          <w:color w:val="000000"/>
          <w:sz w:val="20"/>
          <w:szCs w:val="24"/>
        </w:rPr>
        <w:t>(4), 41–55. https://doi.org/10.1007/BF02504684</w:t>
      </w:r>
    </w:p>
    <w:p w14:paraId="33DEB3C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Mayes, T., &amp; de Freitas, S. (2004). Review of e-learning theories, frameworks and models. </w:t>
      </w:r>
      <w:r w:rsidRPr="00692DE8">
        <w:rPr>
          <w:rFonts w:cs="Times New Roman"/>
          <w:i/>
          <w:iCs/>
          <w:color w:val="000000"/>
          <w:sz w:val="20"/>
          <w:szCs w:val="24"/>
        </w:rPr>
        <w:t>JISC E-Learning Models Desk Study</w:t>
      </w:r>
      <w:r w:rsidRPr="00692DE8">
        <w:rPr>
          <w:rFonts w:cs="Times New Roman"/>
          <w:color w:val="000000"/>
          <w:sz w:val="20"/>
          <w:szCs w:val="24"/>
        </w:rPr>
        <w:t>, (1).</w:t>
      </w:r>
    </w:p>
    <w:p w14:paraId="01A33CF9"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Olaniran, B. A. (Ed.). (2010). </w:t>
      </w:r>
      <w:r w:rsidRPr="00692DE8">
        <w:rPr>
          <w:rFonts w:cs="Times New Roman"/>
          <w:i/>
          <w:iCs/>
          <w:color w:val="000000"/>
          <w:sz w:val="20"/>
          <w:szCs w:val="24"/>
        </w:rPr>
        <w:t>Cases on Successful E-Learning Practices in the Developed and Developing World: Methods for the Global Information Economy</w:t>
      </w:r>
      <w:r w:rsidRPr="00692DE8">
        <w:rPr>
          <w:rFonts w:cs="Times New Roman"/>
          <w:color w:val="000000"/>
          <w:sz w:val="20"/>
          <w:szCs w:val="24"/>
        </w:rPr>
        <w:t>. IGI Global. https://doi.org/10.4018/978-1-60566-942-7</w:t>
      </w:r>
    </w:p>
    <w:p w14:paraId="6E66DCF8"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Pange, A., &amp; Pange, J. (2011). Is E-learning Based On Learning Theories? A Literature Review. </w:t>
      </w:r>
      <w:r w:rsidRPr="00692DE8">
        <w:rPr>
          <w:rFonts w:cs="Times New Roman"/>
          <w:i/>
          <w:iCs/>
          <w:color w:val="000000"/>
          <w:sz w:val="20"/>
          <w:szCs w:val="24"/>
        </w:rPr>
        <w:t>World Academy of Science, Engineering &amp; Technology</w:t>
      </w:r>
      <w:r w:rsidRPr="00692DE8">
        <w:rPr>
          <w:rFonts w:cs="Times New Roman"/>
          <w:color w:val="000000"/>
          <w:sz w:val="20"/>
          <w:szCs w:val="24"/>
        </w:rPr>
        <w:t xml:space="preserve">, </w:t>
      </w:r>
      <w:r w:rsidRPr="00692DE8">
        <w:rPr>
          <w:rFonts w:cs="Times New Roman"/>
          <w:i/>
          <w:iCs/>
          <w:color w:val="000000"/>
          <w:sz w:val="20"/>
          <w:szCs w:val="24"/>
        </w:rPr>
        <w:t>5</w:t>
      </w:r>
      <w:r w:rsidRPr="00692DE8">
        <w:rPr>
          <w:rFonts w:cs="Times New Roman"/>
          <w:color w:val="000000"/>
          <w:sz w:val="20"/>
          <w:szCs w:val="24"/>
        </w:rPr>
        <w:t>(8).</w:t>
      </w:r>
    </w:p>
    <w:p w14:paraId="7B37FEFE"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Siemens, G. (2014). Connectivism: A Learning Theory for the Digital Age, 8.</w:t>
      </w:r>
    </w:p>
    <w:p w14:paraId="2E3E470B"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Yeh, Y.-C. (2009). Integrating e-learning into the Direct-instruction Model to enhance the effectiveness of critical-thinking instruction. </w:t>
      </w:r>
      <w:r w:rsidRPr="00692DE8">
        <w:rPr>
          <w:rFonts w:cs="Times New Roman"/>
          <w:i/>
          <w:iCs/>
          <w:color w:val="000000"/>
          <w:sz w:val="20"/>
          <w:szCs w:val="24"/>
        </w:rPr>
        <w:t>Instructional Science</w:t>
      </w:r>
      <w:r w:rsidRPr="00692DE8">
        <w:rPr>
          <w:rFonts w:cs="Times New Roman"/>
          <w:color w:val="000000"/>
          <w:sz w:val="20"/>
          <w:szCs w:val="24"/>
        </w:rPr>
        <w:t xml:space="preserve">, </w:t>
      </w:r>
      <w:r w:rsidRPr="00692DE8">
        <w:rPr>
          <w:rFonts w:cs="Times New Roman"/>
          <w:i/>
          <w:iCs/>
          <w:color w:val="000000"/>
          <w:sz w:val="20"/>
          <w:szCs w:val="24"/>
        </w:rPr>
        <w:t>37</w:t>
      </w:r>
      <w:r w:rsidRPr="00692DE8">
        <w:rPr>
          <w:rFonts w:cs="Times New Roman"/>
          <w:color w:val="000000"/>
          <w:sz w:val="20"/>
          <w:szCs w:val="24"/>
        </w:rPr>
        <w:t>(2), 185–203. Retrieved from goo.gl/Lo4tFB</w:t>
      </w:r>
    </w:p>
    <w:p w14:paraId="7153BAB5" w14:textId="786621AD" w:rsidR="006B6439" w:rsidRPr="001D37D5" w:rsidRDefault="00B67ECD" w:rsidP="00A72A42">
      <w:pPr>
        <w:spacing w:line="480" w:lineRule="auto"/>
        <w:rPr>
          <w:rFonts w:eastAsia="Times New Roman" w:cs="Times New Roman"/>
          <w:color w:val="222222"/>
          <w:shd w:val="clear" w:color="auto" w:fill="FFFFFF"/>
        </w:rPr>
      </w:pPr>
      <w:r w:rsidRPr="00A72A42">
        <w:rPr>
          <w:rFonts w:eastAsia="Times New Roman" w:cs="Times New Roman"/>
          <w:color w:val="222222"/>
          <w:sz w:val="20"/>
          <w:szCs w:val="20"/>
          <w:shd w:val="clear" w:color="auto" w:fill="FFFFFF"/>
        </w:rPr>
        <w:fldChar w:fldCharType="end"/>
      </w:r>
    </w:p>
    <w:p w14:paraId="34026666" w14:textId="0EC4217D" w:rsidR="00D45847" w:rsidRDefault="00850895">
      <w:pPr>
        <w:spacing w:before="720" w:after="200" w:line="0" w:lineRule="auto"/>
      </w:pPr>
      <w:r>
        <w:br w:type="page"/>
      </w:r>
    </w:p>
    <w:p w14:paraId="552823EF" w14:textId="352D9058" w:rsidR="00D45847" w:rsidRPr="00305D18" w:rsidRDefault="009F3187" w:rsidP="00BF2EDC">
      <w:pPr>
        <w:pStyle w:val="Heading11"/>
        <w:spacing w:line="276" w:lineRule="auto"/>
      </w:pPr>
      <w:bookmarkStart w:id="38" w:name="_Toc391456187"/>
      <w:bookmarkStart w:id="39" w:name="_Toc401327944"/>
      <w:bookmarkEnd w:id="38"/>
      <w:r w:rsidRPr="009F3187">
        <w:lastRenderedPageBreak/>
        <w:t>Bilagor</w:t>
      </w:r>
      <w:bookmarkEnd w:id="39"/>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4150F714"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perspektiv (Associativt, Konstruktivist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40" w:name="_Toc391456188"/>
      <w:bookmarkEnd w:id="40"/>
      <w:r w:rsidRPr="00D01DE3">
        <w:rPr>
          <w:rStyle w:val="IntenseEmphasis"/>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otnoteReferenc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otnoteReferenc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IntenseEmphasis"/>
          <w:color w:val="00000A"/>
        </w:rPr>
      </w:pPr>
    </w:p>
    <w:p w14:paraId="1DDA57C4" w14:textId="51F728F2" w:rsidR="009F1170" w:rsidRDefault="00850895" w:rsidP="00DD12F3">
      <w:pPr>
        <w:rPr>
          <w:b/>
          <w:bCs/>
          <w:iCs/>
          <w:color w:val="00000A"/>
        </w:rPr>
      </w:pPr>
      <w:r w:rsidRPr="00D01DE3">
        <w:rPr>
          <w:rStyle w:val="IntenseEmphasis"/>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IntenseEmphasis"/>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otnoteReference"/>
        </w:rPr>
        <w:footnoteReference w:id="3"/>
      </w:r>
      <w:r w:rsidR="00850895">
        <w:rPr>
          <w:rFonts w:eastAsia="Times New Roman" w:cs="Times New Roman"/>
          <w:color w:val="333333"/>
        </w:rPr>
        <w:t xml:space="preserve"> (kognitiva färdigheter) för att gestalta</w:t>
      </w:r>
      <w:r w:rsidR="00850895" w:rsidRPr="007971FB">
        <w:rPr>
          <w:rStyle w:val="FootnoteReferenc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IntenseEmphasis"/>
          <w:color w:val="00000A"/>
        </w:rPr>
      </w:pPr>
    </w:p>
    <w:p w14:paraId="55D689E2" w14:textId="57848557" w:rsidR="00D45847" w:rsidRPr="009F1170" w:rsidRDefault="00850895" w:rsidP="004E58AD">
      <w:pPr>
        <w:rPr>
          <w:b/>
          <w:bCs/>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62B41A16" w14:textId="1365F493" w:rsidR="00304D18" w:rsidRDefault="00F16CB6" w:rsidP="00DD12F3">
      <w:pPr>
        <w:rPr>
          <w:rFonts w:cs="Times New Roman"/>
        </w:rPr>
      </w:pPr>
      <w:r>
        <w:rPr>
          <w:rStyle w:val="Emphasis"/>
          <w:rFonts w:cs="Times New Roman"/>
          <w:i w:val="0"/>
        </w:rPr>
        <w:t xml:space="preserve">8. </w:t>
      </w:r>
      <w:r w:rsidR="00304D18">
        <w:rPr>
          <w:rStyle w:val="IntenseEmphasis"/>
          <w:i w:val="0"/>
          <w:color w:val="00000A"/>
        </w:rPr>
        <w:t>ATM</w:t>
      </w:r>
      <w:r w:rsidR="00304D18">
        <w:rPr>
          <w:rStyle w:val="Emphasis"/>
          <w:rFonts w:cs="Times New Roman"/>
          <w:i w:val="0"/>
        </w:rPr>
        <w:t xml:space="preserve">: </w:t>
      </w:r>
      <w:r w:rsidR="00850895">
        <w:rPr>
          <w:rStyle w:val="Emphasis"/>
          <w:rFonts w:cs="Times New Roman"/>
          <w:i w:val="0"/>
        </w:rPr>
        <w:t>Hur viktigt är det att det genomförs en analys av studentens explicita och implicita normer</w:t>
      </w:r>
      <w:r w:rsidR="00850895" w:rsidRPr="007971FB">
        <w:rPr>
          <w:rStyle w:val="FootnoteReference"/>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Emphasis"/>
          <w:rFonts w:cs="Times New Roman"/>
          <w:i w:val="0"/>
        </w:rPr>
        <w:t xml:space="preserve">9. </w:t>
      </w:r>
      <w:r w:rsidR="00304D18" w:rsidRPr="00304D18">
        <w:rPr>
          <w:rStyle w:val="Emphasis"/>
          <w:rFonts w:cs="Times New Roman"/>
          <w:b/>
          <w:i w:val="0"/>
        </w:rPr>
        <w:t>KLM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Emphasis"/>
          <w:rFonts w:cs="Times New Roman"/>
          <w:i w:val="0"/>
        </w:rPr>
        <w:t xml:space="preserve">10. </w:t>
      </w:r>
      <w:r w:rsidR="00304D18" w:rsidRPr="00304D18">
        <w:rPr>
          <w:rStyle w:val="Emphasis"/>
          <w:rFonts w:cs="Times New Roman"/>
          <w:b/>
          <w:i w:val="0"/>
        </w:rPr>
        <w:t>DIM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lärandet genomförs med hjälp av övning och granskning</w:t>
      </w:r>
      <w:r w:rsidR="00850895" w:rsidRPr="007971FB">
        <w:rPr>
          <w:rStyle w:val="FootnoteReference"/>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Emphasis"/>
          <w:rFonts w:cs="Times New Roman"/>
          <w:i w:val="0"/>
        </w:rPr>
        <w:t xml:space="preserve">11. </w:t>
      </w:r>
      <w:r w:rsidR="00304D18">
        <w:rPr>
          <w:b/>
        </w:rPr>
        <w:t>DIM</w:t>
      </w:r>
      <w:r w:rsidR="00304D18">
        <w:rPr>
          <w:rStyle w:val="Emphasis"/>
          <w:rFonts w:cs="Times New Roman"/>
          <w:i w:val="0"/>
        </w:rPr>
        <w:t xml:space="preserve">: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Emphasis"/>
          <w:rFonts w:cs="Times New Roman"/>
          <w:b/>
          <w:i w:val="0"/>
        </w:rPr>
        <w:t>KLM</w:t>
      </w:r>
      <w:r w:rsidR="00304D18">
        <w:rPr>
          <w:rStyle w:val="Emphasis"/>
          <w:rFonts w:cs="Times New Roman"/>
          <w:i w:val="0"/>
        </w:rPr>
        <w:t>:</w:t>
      </w:r>
      <w:r w:rsidR="00304D18">
        <w:rPr>
          <w:rStyle w:val="Emphasis"/>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IntenseEmphasis"/>
          <w:color w:val="00000A"/>
        </w:rPr>
      </w:pPr>
    </w:p>
    <w:p w14:paraId="671B8297" w14:textId="0F6CFA9C" w:rsidR="004E58AD" w:rsidRPr="009F1170" w:rsidRDefault="00850895" w:rsidP="004E58AD">
      <w:pPr>
        <w:rPr>
          <w:b/>
          <w:bCs/>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IntenseEmphasis"/>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IntenseEmphasis"/>
          <w:color w:val="00000A"/>
        </w:rPr>
      </w:pPr>
      <w:r>
        <w:rPr>
          <w:rStyle w:val="IntenseEmphasis"/>
          <w:color w:val="00000A"/>
        </w:rPr>
        <w:tab/>
      </w: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3347766E" w14:textId="5797397E" w:rsidR="005D1A1C" w:rsidRDefault="00F16CB6" w:rsidP="004E58AD">
      <w:pPr>
        <w:pBdr>
          <w:bottom w:val="single" w:sz="6" w:space="1" w:color="auto"/>
        </w:pBdr>
        <w:rPr>
          <w:rFonts w:cs="Times New Roman"/>
        </w:rPr>
      </w:pPr>
      <w:r>
        <w:rPr>
          <w:rStyle w:val="IntenseEmphasis"/>
          <w:rFonts w:eastAsia="Times New Roman" w:cs="Times New Roman"/>
          <w:b w:val="0"/>
          <w:bCs w:val="0"/>
          <w:i w:val="0"/>
          <w:iCs w:val="0"/>
          <w:color w:val="333333"/>
        </w:rPr>
        <w:t xml:space="preserve">15. </w:t>
      </w:r>
      <w:r w:rsidR="00304D18">
        <w:rPr>
          <w:rStyle w:val="IntenseEmphasis"/>
          <w:rFonts w:eastAsia="Times New Roman" w:cs="Times New Roman"/>
          <w:bCs w:val="0"/>
          <w:i w:val="0"/>
          <w:iCs w:val="0"/>
          <w:color w:val="333333"/>
        </w:rPr>
        <w:t>KLM</w:t>
      </w:r>
      <w:r w:rsidR="00304D18" w:rsidRPr="00304D18">
        <w:rPr>
          <w:rStyle w:val="IntenseEmphasis"/>
          <w:rFonts w:eastAsia="Times New Roman" w:cs="Times New Roman"/>
          <w:b w:val="0"/>
          <w:bCs w:val="0"/>
          <w:i w:val="0"/>
          <w:iCs w:val="0"/>
          <w:color w:val="333333"/>
        </w:rPr>
        <w:t>:</w:t>
      </w:r>
      <w:r w:rsidR="00304D18">
        <w:rPr>
          <w:rStyle w:val="IntenseEmphasis"/>
          <w:rFonts w:eastAsia="Times New Roman" w:cs="Times New Roman"/>
          <w:bCs w:val="0"/>
          <w:i w:val="0"/>
          <w:iCs w:val="0"/>
          <w:color w:val="333333"/>
        </w:rPr>
        <w:t xml:space="preserve">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C7765D3" w14:textId="77777777" w:rsidR="005D1A1C" w:rsidRDefault="005D1A1C" w:rsidP="004E58AD">
      <w:pPr>
        <w:pBdr>
          <w:bottom w:val="single" w:sz="6" w:space="1" w:color="auto"/>
        </w:pBdr>
        <w:rPr>
          <w:rFonts w:cs="Times New Roman"/>
        </w:rPr>
      </w:pPr>
    </w:p>
    <w:p w14:paraId="1283CEB4" w14:textId="77777777"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lastRenderedPageBreak/>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41" w:name="_Toc391456189"/>
      <w:bookmarkEnd w:id="41"/>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68A89F8E" w14:textId="10BBC1C4" w:rsidR="00D45847" w:rsidRPr="000427E4" w:rsidRDefault="00AD2787" w:rsidP="000427E4">
      <w:pPr>
        <w:rPr>
          <w:rFonts w:ascii="Verdana" w:hAnsi="Verdana"/>
          <w:sz w:val="16"/>
          <w:szCs w:val="16"/>
        </w:rPr>
        <w:sectPr w:rsidR="00D45847" w:rsidRPr="000427E4" w:rsidSect="00547B0E">
          <w:footerReference w:type="default" r:id="rId16"/>
          <w:footerReference w:type="first" r:id="rId17"/>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8E73AE">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4AF77D1" w14:textId="38077261" w:rsidR="00EF56C7" w:rsidRPr="008E73AE" w:rsidRDefault="00EF56C7" w:rsidP="008E73AE"/>
    <w:sectPr w:rsidR="00EF56C7" w:rsidRPr="008E73AE">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Jason Serviss" w:date="2018-11-03T11:23:00Z" w:initials="JS">
    <w:p w14:paraId="156871E5" w14:textId="7438FD92" w:rsidR="00C9778A" w:rsidRDefault="00C9778A">
      <w:pPr>
        <w:pStyle w:val="CommentText"/>
      </w:pPr>
      <w:r>
        <w:rPr>
          <w:rStyle w:val="CommentReference"/>
        </w:rPr>
        <w:annotationRef/>
      </w:r>
      <w:proofErr w:type="spellStart"/>
      <w:r>
        <w:t>This</w:t>
      </w:r>
      <w:proofErr w:type="spellEnd"/>
      <w:r>
        <w:t xml:space="preserve"> is not </w:t>
      </w:r>
      <w:proofErr w:type="spellStart"/>
      <w:r>
        <w:t>sufficient</w:t>
      </w:r>
      <w:proofErr w:type="spellEnd"/>
      <w:r>
        <w:t xml:space="preserve">. A) </w:t>
      </w:r>
      <w:proofErr w:type="spellStart"/>
      <w:r>
        <w:t>we</w:t>
      </w:r>
      <w:proofErr w:type="spellEnd"/>
      <w:r>
        <w:t xml:space="preserve"> </w:t>
      </w:r>
      <w:proofErr w:type="spellStart"/>
      <w:r>
        <w:t>already</w:t>
      </w:r>
      <w:proofErr w:type="spellEnd"/>
      <w:r>
        <w:t xml:space="preserve"> </w:t>
      </w:r>
      <w:proofErr w:type="spellStart"/>
      <w:r>
        <w:t>say</w:t>
      </w:r>
      <w:proofErr w:type="spellEnd"/>
      <w:r>
        <w:t xml:space="preserve"> in the </w:t>
      </w:r>
      <w:proofErr w:type="spellStart"/>
      <w:r>
        <w:t>first</w:t>
      </w:r>
      <w:proofErr w:type="spellEnd"/>
      <w:r>
        <w:t xml:space="preserve"> </w:t>
      </w:r>
      <w:proofErr w:type="spellStart"/>
      <w:r>
        <w:t>sentance</w:t>
      </w:r>
      <w:proofErr w:type="spellEnd"/>
      <w:r>
        <w:t xml:space="preserve"> the ”</w:t>
      </w:r>
      <w:proofErr w:type="spellStart"/>
      <w:r>
        <w:t>goal</w:t>
      </w:r>
      <w:proofErr w:type="spellEnd"/>
      <w:r>
        <w:t xml:space="preserve">” </w:t>
      </w:r>
      <w:proofErr w:type="spellStart"/>
      <w:r>
        <w:t>with</w:t>
      </w:r>
      <w:proofErr w:type="spellEnd"/>
      <w:r>
        <w:t xml:space="preserve"> the </w:t>
      </w:r>
      <w:proofErr w:type="spellStart"/>
      <w:r>
        <w:t>interview</w:t>
      </w:r>
      <w:proofErr w:type="spellEnd"/>
      <w:r>
        <w:t xml:space="preserve">, so it </w:t>
      </w:r>
      <w:proofErr w:type="spellStart"/>
      <w:r>
        <w:t>doesn’t</w:t>
      </w:r>
      <w:proofErr w:type="spellEnd"/>
      <w:r>
        <w:t xml:space="preserve"> </w:t>
      </w:r>
      <w:proofErr w:type="spellStart"/>
      <w:r>
        <w:t>need</w:t>
      </w:r>
      <w:proofErr w:type="spellEnd"/>
      <w:r>
        <w:t xml:space="preserve"> </w:t>
      </w:r>
      <w:proofErr w:type="spellStart"/>
      <w:r>
        <w:t>to</w:t>
      </w:r>
      <w:proofErr w:type="spellEnd"/>
      <w:r>
        <w:t xml:space="preserve"> be </w:t>
      </w:r>
      <w:proofErr w:type="spellStart"/>
      <w:r>
        <w:t>repeated</w:t>
      </w:r>
      <w:proofErr w:type="spellEnd"/>
      <w:r>
        <w:t xml:space="preserve"> in the 2nd </w:t>
      </w:r>
      <w:proofErr w:type="spellStart"/>
      <w:r>
        <w:t>sentance</w:t>
      </w:r>
      <w:proofErr w:type="spellEnd"/>
      <w:r>
        <w:t xml:space="preserve">. B) the </w:t>
      </w:r>
      <w:proofErr w:type="spellStart"/>
      <w:r>
        <w:t>reason</w:t>
      </w:r>
      <w:proofErr w:type="spellEnd"/>
      <w:r>
        <w:t xml:space="preserve"> </w:t>
      </w:r>
      <w:proofErr w:type="spellStart"/>
      <w:r>
        <w:t>you</w:t>
      </w:r>
      <w:proofErr w:type="spellEnd"/>
      <w:r>
        <w:t xml:space="preserve"> </w:t>
      </w:r>
      <w:proofErr w:type="spellStart"/>
      <w:r>
        <w:t>used</w:t>
      </w:r>
      <w:proofErr w:type="spellEnd"/>
      <w:r>
        <w:t xml:space="preserve"> an </w:t>
      </w:r>
      <w:proofErr w:type="spellStart"/>
      <w:r>
        <w:t>interview</w:t>
      </w:r>
      <w:proofErr w:type="spellEnd"/>
      <w:r>
        <w:t xml:space="preserve"> is </w:t>
      </w:r>
      <w:proofErr w:type="spellStart"/>
      <w:r>
        <w:t>primairly</w:t>
      </w:r>
      <w:proofErr w:type="spellEnd"/>
      <w:r>
        <w:t xml:space="preserve"> </w:t>
      </w:r>
      <w:proofErr w:type="spellStart"/>
      <w:r>
        <w:t>because</w:t>
      </w:r>
      <w:proofErr w:type="spellEnd"/>
      <w:r>
        <w:t xml:space="preserve"> </w:t>
      </w:r>
      <w:proofErr w:type="spellStart"/>
      <w:r>
        <w:t>you</w:t>
      </w:r>
      <w:proofErr w:type="spellEnd"/>
      <w:r>
        <w:t xml:space="preserve"> </w:t>
      </w:r>
      <w:proofErr w:type="spellStart"/>
      <w:r>
        <w:t>didnt</w:t>
      </w:r>
      <w:proofErr w:type="spellEnd"/>
      <w:r>
        <w:t xml:space="preserve"> </w:t>
      </w:r>
      <w:proofErr w:type="spellStart"/>
      <w:r>
        <w:t>have</w:t>
      </w:r>
      <w:proofErr w:type="spellEnd"/>
      <w:r>
        <w:t xml:space="preserve"> </w:t>
      </w:r>
      <w:proofErr w:type="spellStart"/>
      <w:r>
        <w:t>any</w:t>
      </w:r>
      <w:proofErr w:type="spellEnd"/>
      <w:r>
        <w:t xml:space="preserve"> </w:t>
      </w:r>
      <w:proofErr w:type="spellStart"/>
      <w:r>
        <w:t>other</w:t>
      </w:r>
      <w:proofErr w:type="spellEnd"/>
      <w:r>
        <w:t xml:space="preserve"> option </w:t>
      </w:r>
      <w:proofErr w:type="spellStart"/>
      <w:r>
        <w:t>to</w:t>
      </w:r>
      <w:proofErr w:type="spellEnd"/>
      <w:r>
        <w:t xml:space="preserve"> </w:t>
      </w:r>
      <w:proofErr w:type="spellStart"/>
      <w:r>
        <w:t>understand</w:t>
      </w:r>
      <w:proofErr w:type="spellEnd"/>
      <w:r>
        <w:t xml:space="preserve"> </w:t>
      </w:r>
      <w:proofErr w:type="spellStart"/>
      <w:r>
        <w:t>Grades</w:t>
      </w:r>
      <w:proofErr w:type="spellEnd"/>
      <w:r>
        <w:t xml:space="preserve"> </w:t>
      </w:r>
      <w:proofErr w:type="spellStart"/>
      <w:r>
        <w:t>current</w:t>
      </w:r>
      <w:proofErr w:type="spellEnd"/>
      <w:r>
        <w:t xml:space="preserve"> </w:t>
      </w:r>
      <w:proofErr w:type="spellStart"/>
      <w:r>
        <w:t>pedagogic</w:t>
      </w:r>
      <w:proofErr w:type="spellEnd"/>
      <w:r>
        <w:t xml:space="preserve">. As </w:t>
      </w:r>
      <w:proofErr w:type="spellStart"/>
      <w:r>
        <w:t>we</w:t>
      </w:r>
      <w:proofErr w:type="spellEnd"/>
      <w:r>
        <w:t xml:space="preserve"> </w:t>
      </w:r>
      <w:proofErr w:type="spellStart"/>
      <w:r>
        <w:t>discuss</w:t>
      </w:r>
      <w:proofErr w:type="spellEnd"/>
      <w:r>
        <w:t xml:space="preserve"> later, it </w:t>
      </w:r>
      <w:proofErr w:type="spellStart"/>
      <w:r>
        <w:t>would</w:t>
      </w:r>
      <w:proofErr w:type="spellEnd"/>
      <w:r>
        <w:t xml:space="preserve"> </w:t>
      </w:r>
      <w:proofErr w:type="spellStart"/>
      <w:r>
        <w:t>have</w:t>
      </w:r>
      <w:proofErr w:type="spellEnd"/>
      <w:r>
        <w:t xml:space="preserve"> </w:t>
      </w:r>
      <w:proofErr w:type="spellStart"/>
      <w:r>
        <w:t>been</w:t>
      </w:r>
      <w:proofErr w:type="spellEnd"/>
      <w:r>
        <w:t xml:space="preserve"> optimal </w:t>
      </w:r>
      <w:proofErr w:type="spellStart"/>
      <w:r>
        <w:t>to</w:t>
      </w:r>
      <w:proofErr w:type="spellEnd"/>
      <w:r>
        <w:t xml:space="preserve"> </w:t>
      </w:r>
      <w:proofErr w:type="spellStart"/>
      <w:r>
        <w:t>have</w:t>
      </w:r>
      <w:proofErr w:type="spellEnd"/>
      <w:r>
        <w:t xml:space="preserve"> </w:t>
      </w:r>
      <w:proofErr w:type="spellStart"/>
      <w:r>
        <w:t>interviewed</w:t>
      </w:r>
      <w:proofErr w:type="spellEnd"/>
      <w:r>
        <w:t xml:space="preserve"> the students </w:t>
      </w:r>
      <w:proofErr w:type="spellStart"/>
      <w:r>
        <w:t>but</w:t>
      </w:r>
      <w:proofErr w:type="spellEnd"/>
      <w:r>
        <w:t xml:space="preserve"> </w:t>
      </w:r>
      <w:proofErr w:type="spellStart"/>
      <w:r>
        <w:t>this</w:t>
      </w:r>
      <w:proofErr w:type="spellEnd"/>
      <w:r>
        <w:t xml:space="preserve"> </w:t>
      </w:r>
      <w:proofErr w:type="spellStart"/>
      <w:r>
        <w:t>was</w:t>
      </w:r>
      <w:proofErr w:type="spellEnd"/>
      <w:r>
        <w:t xml:space="preserve"> not </w:t>
      </w:r>
      <w:proofErr w:type="spellStart"/>
      <w:r>
        <w:t>possible</w:t>
      </w:r>
      <w:proofErr w:type="spellEnd"/>
      <w:r>
        <w:t xml:space="preserve">. The </w:t>
      </w:r>
      <w:proofErr w:type="spellStart"/>
      <w:r>
        <w:t>sentance</w:t>
      </w:r>
      <w:proofErr w:type="spellEnd"/>
      <w:r>
        <w:t xml:space="preserve"> </w:t>
      </w:r>
      <w:proofErr w:type="spellStart"/>
      <w:r>
        <w:t>should</w:t>
      </w:r>
      <w:proofErr w:type="spellEnd"/>
      <w:r>
        <w:t xml:space="preserve"> read </w:t>
      </w:r>
      <w:proofErr w:type="spellStart"/>
      <w:r>
        <w:t>something</w:t>
      </w:r>
      <w:proofErr w:type="spellEnd"/>
      <w:r>
        <w:t xml:space="preserve"> like ”An </w:t>
      </w:r>
      <w:proofErr w:type="spellStart"/>
      <w:r>
        <w:t>interview</w:t>
      </w:r>
      <w:proofErr w:type="spellEnd"/>
      <w:r>
        <w:t xml:space="preserve"> </w:t>
      </w:r>
      <w:proofErr w:type="spellStart"/>
      <w:r>
        <w:t>was</w:t>
      </w:r>
      <w:proofErr w:type="spellEnd"/>
      <w:r>
        <w:t xml:space="preserve"> </w:t>
      </w:r>
      <w:proofErr w:type="spellStart"/>
      <w:r>
        <w:t>judged</w:t>
      </w:r>
      <w:proofErr w:type="spellEnd"/>
      <w:r>
        <w:t xml:space="preserve"> </w:t>
      </w:r>
      <w:proofErr w:type="spellStart"/>
      <w:r>
        <w:t>to</w:t>
      </w:r>
      <w:proofErr w:type="spellEnd"/>
      <w:r>
        <w:t xml:space="preserve"> be the </w:t>
      </w:r>
      <w:proofErr w:type="spellStart"/>
      <w:r>
        <w:t>most</w:t>
      </w:r>
      <w:proofErr w:type="spellEnd"/>
      <w:r>
        <w:t xml:space="preserve"> </w:t>
      </w:r>
      <w:proofErr w:type="spellStart"/>
      <w:r>
        <w:t>accurate</w:t>
      </w:r>
      <w:proofErr w:type="spellEnd"/>
      <w:r>
        <w:t xml:space="preserve"> </w:t>
      </w:r>
      <w:proofErr w:type="spellStart"/>
      <w:r>
        <w:t>method</w:t>
      </w:r>
      <w:proofErr w:type="spellEnd"/>
      <w:r>
        <w:t xml:space="preserve"> </w:t>
      </w:r>
      <w:proofErr w:type="spellStart"/>
      <w:r>
        <w:t>available</w:t>
      </w:r>
      <w:proofErr w:type="spellEnd"/>
      <w:r>
        <w:t xml:space="preserve"> </w:t>
      </w:r>
      <w:proofErr w:type="spellStart"/>
      <w:r>
        <w:t>to</w:t>
      </w:r>
      <w:proofErr w:type="spellEnd"/>
      <w:r>
        <w:t xml:space="preserve"> </w:t>
      </w:r>
      <w:proofErr w:type="spellStart"/>
      <w:r>
        <w:t>this</w:t>
      </w:r>
      <w:proofErr w:type="spellEnd"/>
      <w:r>
        <w:t xml:space="preserve"> </w:t>
      </w:r>
      <w:proofErr w:type="spellStart"/>
      <w:r>
        <w:t>study</w:t>
      </w:r>
      <w:proofErr w:type="spellEnd"/>
      <w:r>
        <w:t xml:space="preserve"> </w:t>
      </w:r>
      <w:proofErr w:type="spellStart"/>
      <w:r>
        <w:t>to</w:t>
      </w:r>
      <w:proofErr w:type="spellEnd"/>
      <w:r>
        <w:t xml:space="preserve"> </w:t>
      </w:r>
      <w:proofErr w:type="spellStart"/>
      <w:r>
        <w:t>fufill</w:t>
      </w:r>
      <w:proofErr w:type="spellEnd"/>
      <w:r>
        <w:t xml:space="preserve"> the </w:t>
      </w:r>
      <w:proofErr w:type="spellStart"/>
      <w:r>
        <w:t>above</w:t>
      </w:r>
      <w:proofErr w:type="spellEnd"/>
      <w:r>
        <w:t xml:space="preserve"> </w:t>
      </w:r>
      <w:proofErr w:type="spellStart"/>
      <w:r>
        <w:t>stated</w:t>
      </w:r>
      <w:proofErr w:type="spellEnd"/>
      <w:r>
        <w:t xml:space="preserve"> </w:t>
      </w:r>
      <w:proofErr w:type="spellStart"/>
      <w:r>
        <w:t>goal</w:t>
      </w:r>
      <w:proofErr w:type="spellEnd"/>
      <w:r>
        <w:t xml:space="preserve">.” </w:t>
      </w:r>
      <w:proofErr w:type="spellStart"/>
      <w:r>
        <w:t>Basically</w:t>
      </w:r>
      <w:proofErr w:type="spellEnd"/>
      <w:r>
        <w:t xml:space="preserve"> </w:t>
      </w:r>
      <w:proofErr w:type="spellStart"/>
      <w:r>
        <w:t>you</w:t>
      </w:r>
      <w:proofErr w:type="spellEnd"/>
      <w:r>
        <w:t xml:space="preserve"> </w:t>
      </w:r>
      <w:proofErr w:type="spellStart"/>
      <w:r>
        <w:t>are</w:t>
      </w:r>
      <w:proofErr w:type="spellEnd"/>
      <w:r>
        <w:t xml:space="preserve"> </w:t>
      </w:r>
      <w:proofErr w:type="spellStart"/>
      <w:r>
        <w:t>saying</w:t>
      </w:r>
      <w:proofErr w:type="spellEnd"/>
      <w:r>
        <w:t>, ”</w:t>
      </w:r>
      <w:proofErr w:type="spellStart"/>
      <w:r>
        <w:t>there</w:t>
      </w:r>
      <w:proofErr w:type="spellEnd"/>
      <w:r>
        <w:t xml:space="preserve"> </w:t>
      </w:r>
      <w:proofErr w:type="spellStart"/>
      <w:r>
        <w:t>were</w:t>
      </w:r>
      <w:proofErr w:type="spellEnd"/>
      <w:r>
        <w:t xml:space="preserve"> no </w:t>
      </w:r>
      <w:proofErr w:type="spellStart"/>
      <w:r>
        <w:t>other</w:t>
      </w:r>
      <w:proofErr w:type="spellEnd"/>
      <w:r>
        <w:t xml:space="preserve"> </w:t>
      </w:r>
      <w:proofErr w:type="spellStart"/>
      <w:r>
        <w:t>methods</w:t>
      </w:r>
      <w:proofErr w:type="spellEnd"/>
      <w:r>
        <w:t xml:space="preserve"> </w:t>
      </w:r>
      <w:proofErr w:type="spellStart"/>
      <w:r>
        <w:t>available</w:t>
      </w:r>
      <w:proofErr w:type="spellEnd"/>
      <w:r>
        <w:t xml:space="preserve"> </w:t>
      </w:r>
      <w:proofErr w:type="spellStart"/>
      <w:r>
        <w:t>to</w:t>
      </w:r>
      <w:proofErr w:type="spellEnd"/>
      <w:r>
        <w:t xml:space="preserve"> </w:t>
      </w:r>
      <w:proofErr w:type="spellStart"/>
      <w:r>
        <w:t>us</w:t>
      </w:r>
      <w:proofErr w:type="spellEnd"/>
      <w:r>
        <w:t xml:space="preserve"> </w:t>
      </w:r>
      <w:proofErr w:type="spellStart"/>
      <w:r>
        <w:t>despite</w:t>
      </w:r>
      <w:proofErr w:type="spellEnd"/>
      <w:r>
        <w:t xml:space="preserve"> the </w:t>
      </w:r>
      <w:proofErr w:type="spellStart"/>
      <w:r>
        <w:t>fact</w:t>
      </w:r>
      <w:proofErr w:type="spellEnd"/>
      <w:r>
        <w:t xml:space="preserve"> </w:t>
      </w:r>
      <w:proofErr w:type="spellStart"/>
      <w:r>
        <w:t>that</w:t>
      </w:r>
      <w:proofErr w:type="spellEnd"/>
      <w:r>
        <w:t xml:space="preserve"> </w:t>
      </w:r>
      <w:proofErr w:type="spellStart"/>
      <w:r>
        <w:t>there</w:t>
      </w:r>
      <w:proofErr w:type="spellEnd"/>
      <w:r>
        <w:t xml:space="preserve"> </w:t>
      </w:r>
      <w:proofErr w:type="spellStart"/>
      <w:r>
        <w:t>are</w:t>
      </w:r>
      <w:proofErr w:type="spellEnd"/>
      <w:r>
        <w:t xml:space="preserve"> </w:t>
      </w:r>
      <w:proofErr w:type="spellStart"/>
      <w:r>
        <w:t>potentially</w:t>
      </w:r>
      <w:proofErr w:type="spellEnd"/>
      <w:r>
        <w:t xml:space="preserve"> </w:t>
      </w:r>
      <w:proofErr w:type="spellStart"/>
      <w:r>
        <w:t>better</w:t>
      </w:r>
      <w:proofErr w:type="spellEnd"/>
      <w:r>
        <w:t xml:space="preserve"> </w:t>
      </w:r>
      <w:proofErr w:type="spellStart"/>
      <w:r>
        <w:t>methods</w:t>
      </w:r>
      <w:proofErr w:type="spellEnd"/>
      <w:r>
        <w:t xml:space="preserve">”. </w:t>
      </w:r>
      <w:proofErr w:type="spellStart"/>
      <w:r>
        <w:t>Then</w:t>
      </w:r>
      <w:proofErr w:type="spellEnd"/>
      <w:r>
        <w:t xml:space="preserve"> in the </w:t>
      </w:r>
      <w:proofErr w:type="spellStart"/>
      <w:r>
        <w:t>discussion</w:t>
      </w:r>
      <w:proofErr w:type="spellEnd"/>
      <w:r>
        <w:t xml:space="preserve"> </w:t>
      </w:r>
      <w:proofErr w:type="spellStart"/>
      <w:r>
        <w:t>you</w:t>
      </w:r>
      <w:proofErr w:type="spellEnd"/>
      <w:r>
        <w:t xml:space="preserve"> talk </w:t>
      </w:r>
      <w:proofErr w:type="spellStart"/>
      <w:r>
        <w:t>about</w:t>
      </w:r>
      <w:proofErr w:type="spellEnd"/>
      <w:r>
        <w:t xml:space="preserve"> </w:t>
      </w:r>
      <w:proofErr w:type="spellStart"/>
      <w:r>
        <w:t>this</w:t>
      </w:r>
      <w:proofErr w:type="spellEnd"/>
      <w:r>
        <w:t xml:space="preserve"> </w:t>
      </w:r>
      <w:proofErr w:type="spellStart"/>
      <w:r>
        <w:t>more</w:t>
      </w:r>
      <w:proofErr w:type="spellEnd"/>
      <w:r>
        <w:t xml:space="preserve">… c) The 2nd part </w:t>
      </w:r>
      <w:proofErr w:type="spellStart"/>
      <w:r>
        <w:t>of</w:t>
      </w:r>
      <w:proofErr w:type="spellEnd"/>
      <w:r>
        <w:t xml:space="preserve"> the </w:t>
      </w:r>
      <w:proofErr w:type="spellStart"/>
      <w:r>
        <w:t>sentance</w:t>
      </w:r>
      <w:proofErr w:type="spellEnd"/>
      <w:r>
        <w:t xml:space="preserve"> </w:t>
      </w:r>
      <w:proofErr w:type="spellStart"/>
      <w:r>
        <w:t>you</w:t>
      </w:r>
      <w:proofErr w:type="spellEnd"/>
      <w:r>
        <w:t xml:space="preserve"> </w:t>
      </w:r>
      <w:proofErr w:type="spellStart"/>
      <w:r>
        <w:t>wrote</w:t>
      </w:r>
      <w:proofErr w:type="spellEnd"/>
      <w:r>
        <w:t xml:space="preserve"> is ”metodkritik” and </w:t>
      </w:r>
      <w:proofErr w:type="spellStart"/>
      <w:r>
        <w:t>belongs</w:t>
      </w:r>
      <w:proofErr w:type="spellEnd"/>
      <w:r>
        <w:t xml:space="preserve"> in the </w:t>
      </w:r>
      <w:proofErr w:type="spellStart"/>
      <w:r>
        <w:t>discussion</w:t>
      </w:r>
      <w:proofErr w:type="spellEnd"/>
      <w:r>
        <w:t xml:space="preserve">. </w:t>
      </w:r>
      <w:proofErr w:type="spellStart"/>
      <w:r>
        <w:t>You</w:t>
      </w:r>
      <w:proofErr w:type="spellEnd"/>
      <w:r>
        <w:t xml:space="preserve"> </w:t>
      </w:r>
      <w:proofErr w:type="spellStart"/>
      <w:r>
        <w:t>already</w:t>
      </w:r>
      <w:proofErr w:type="spellEnd"/>
      <w:r>
        <w:t xml:space="preserve"> </w:t>
      </w:r>
      <w:proofErr w:type="spellStart"/>
      <w:r>
        <w:t>have</w:t>
      </w:r>
      <w:proofErr w:type="spellEnd"/>
      <w:r>
        <w:t xml:space="preserve"> </w:t>
      </w:r>
      <w:proofErr w:type="spellStart"/>
      <w:r>
        <w:t>this</w:t>
      </w:r>
      <w:proofErr w:type="spellEnd"/>
      <w:r>
        <w:t xml:space="preserve"> in the </w:t>
      </w:r>
      <w:proofErr w:type="spellStart"/>
      <w:r>
        <w:t>discussion</w:t>
      </w:r>
      <w:proofErr w:type="spellEnd"/>
      <w:r>
        <w:t xml:space="preserve"> so </w:t>
      </w:r>
      <w:proofErr w:type="spellStart"/>
      <w:r>
        <w:t>you</w:t>
      </w:r>
      <w:proofErr w:type="spellEnd"/>
      <w:r>
        <w:t xml:space="preserve"> do not </w:t>
      </w:r>
      <w:proofErr w:type="spellStart"/>
      <w:r>
        <w:t>need</w:t>
      </w:r>
      <w:proofErr w:type="spellEnd"/>
      <w:r>
        <w:t xml:space="preserve"> it </w:t>
      </w:r>
      <w:proofErr w:type="spellStart"/>
      <w:r>
        <w:t>here</w:t>
      </w:r>
      <w:proofErr w:type="spellEnd"/>
      <w:r>
        <w:t xml:space="preserve"> as </w:t>
      </w:r>
      <w:proofErr w:type="spellStart"/>
      <w:r>
        <w:t>well</w:t>
      </w:r>
      <w:proofErr w:type="spellEnd"/>
      <w:r>
        <w:t>.</w:t>
      </w:r>
    </w:p>
  </w:comment>
  <w:comment w:id="28" w:author="Olivia Imner" w:date="2018-11-03T11:36:00Z" w:initials="OI">
    <w:p w14:paraId="6A83CD2D" w14:textId="77777777" w:rsidR="00C9778A" w:rsidRDefault="00C9778A">
      <w:pPr>
        <w:pStyle w:val="CommentText"/>
      </w:pPr>
      <w:r>
        <w:rPr>
          <w:rStyle w:val="CommentReference"/>
        </w:rPr>
        <w:annotationRef/>
      </w:r>
      <w:proofErr w:type="spellStart"/>
      <w:r>
        <w:t>Kommetar</w:t>
      </w:r>
      <w:proofErr w:type="spellEnd"/>
      <w:r>
        <w:t xml:space="preserve"> från </w:t>
      </w:r>
      <w:proofErr w:type="spellStart"/>
      <w:r>
        <w:t>simon</w:t>
      </w:r>
      <w:proofErr w:type="spellEnd"/>
      <w:r>
        <w:t xml:space="preserve"> </w:t>
      </w:r>
      <w:proofErr w:type="spellStart"/>
      <w:r>
        <w:t>doc</w:t>
      </w:r>
      <w:proofErr w:type="spellEnd"/>
      <w:r>
        <w:t xml:space="preserve">: Förstår inte. Är punkterna både poängen och spridningen? </w:t>
      </w:r>
      <w:proofErr w:type="spellStart"/>
      <w:r>
        <w:t>This</w:t>
      </w:r>
      <w:proofErr w:type="spellEnd"/>
      <w:r>
        <w:t xml:space="preserve"> </w:t>
      </w:r>
      <w:proofErr w:type="spellStart"/>
      <w:r>
        <w:t>comment</w:t>
      </w:r>
      <w:proofErr w:type="spellEnd"/>
      <w:r>
        <w:t xml:space="preserve"> is </w:t>
      </w:r>
      <w:proofErr w:type="spellStart"/>
      <w:r>
        <w:t>accurate</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say</w:t>
      </w:r>
      <w:proofErr w:type="spellEnd"/>
      <w:r>
        <w:t xml:space="preserve"> </w:t>
      </w:r>
      <w:proofErr w:type="spellStart"/>
      <w:r>
        <w:t>that</w:t>
      </w:r>
      <w:proofErr w:type="spellEnd"/>
      <w:r>
        <w:t xml:space="preserve"> the </w:t>
      </w:r>
      <w:proofErr w:type="spellStart"/>
      <w:r>
        <w:t>verticle</w:t>
      </w:r>
      <w:proofErr w:type="spellEnd"/>
      <w:r>
        <w:t xml:space="preserve"> </w:t>
      </w:r>
      <w:proofErr w:type="spellStart"/>
      <w:r>
        <w:t>line</w:t>
      </w:r>
      <w:proofErr w:type="spellEnd"/>
      <w:r>
        <w:t xml:space="preserve"> is the ”</w:t>
      </w:r>
      <w:r w:rsidRPr="009647BC">
        <w:t>standardavvikelse</w:t>
      </w:r>
      <w:r>
        <w:t>”</w:t>
      </w:r>
    </w:p>
    <w:p w14:paraId="66C338A5" w14:textId="6B16E594" w:rsidR="00C9778A" w:rsidRPr="00C9778A" w:rsidRDefault="00C9778A">
      <w:pPr>
        <w:pStyle w:val="CommentText"/>
        <w:rPr>
          <w:color w:val="FFFFFF" w:themeColor="background1"/>
        </w:rPr>
      </w:pPr>
      <w:r>
        <w:rPr>
          <w:color w:val="FFFFFF" w:themeColor="background1"/>
        </w:rPr>
        <w:t xml:space="preserve">Såhär?  NO. </w:t>
      </w:r>
      <w:proofErr w:type="spellStart"/>
      <w:r>
        <w:rPr>
          <w:color w:val="FFFFFF" w:themeColor="background1"/>
        </w:rPr>
        <w:t>There</w:t>
      </w:r>
      <w:proofErr w:type="spellEnd"/>
      <w:r>
        <w:rPr>
          <w:color w:val="FFFFFF" w:themeColor="background1"/>
        </w:rPr>
        <w:t xml:space="preserve"> </w:t>
      </w:r>
      <w:proofErr w:type="spellStart"/>
      <w:r>
        <w:rPr>
          <w:color w:val="FFFFFF" w:themeColor="background1"/>
        </w:rPr>
        <w:t>are</w:t>
      </w:r>
      <w:proofErr w:type="spellEnd"/>
      <w:r>
        <w:rPr>
          <w:color w:val="FFFFFF" w:themeColor="background1"/>
        </w:rPr>
        <w:t xml:space="preserve"> </w:t>
      </w:r>
      <w:r>
        <w:rPr>
          <w:color w:val="FFFFFF" w:themeColor="background1"/>
          <w:u w:val="single"/>
        </w:rPr>
        <w:t>3</w:t>
      </w:r>
      <w:r>
        <w:rPr>
          <w:color w:val="FFFFFF" w:themeColor="background1"/>
        </w:rPr>
        <w:t xml:space="preserve"> </w:t>
      </w:r>
      <w:proofErr w:type="spellStart"/>
      <w:r>
        <w:rPr>
          <w:color w:val="FFFFFF" w:themeColor="background1"/>
        </w:rPr>
        <w:t>separate</w:t>
      </w:r>
      <w:proofErr w:type="spellEnd"/>
      <w:r>
        <w:rPr>
          <w:color w:val="FFFFFF" w:themeColor="background1"/>
        </w:rPr>
        <w:t xml:space="preserve"> </w:t>
      </w:r>
      <w:proofErr w:type="spellStart"/>
      <w:r>
        <w:rPr>
          <w:color w:val="FFFFFF" w:themeColor="background1"/>
        </w:rPr>
        <w:t>things</w:t>
      </w:r>
      <w:proofErr w:type="spellEnd"/>
      <w:r>
        <w:rPr>
          <w:color w:val="FFFFFF" w:themeColor="background1"/>
        </w:rPr>
        <w:t xml:space="preserve"> in </w:t>
      </w:r>
      <w:proofErr w:type="spellStart"/>
      <w:r>
        <w:rPr>
          <w:color w:val="FFFFFF" w:themeColor="background1"/>
        </w:rPr>
        <w:t>this</w:t>
      </w:r>
      <w:proofErr w:type="spellEnd"/>
      <w:r>
        <w:rPr>
          <w:color w:val="FFFFFF" w:themeColor="background1"/>
        </w:rPr>
        <w:t xml:space="preserve"> </w:t>
      </w:r>
      <w:proofErr w:type="spellStart"/>
      <w:r>
        <w:rPr>
          <w:color w:val="FFFFFF" w:themeColor="background1"/>
        </w:rPr>
        <w:t>figure</w:t>
      </w:r>
      <w:proofErr w:type="spellEnd"/>
      <w:r>
        <w:rPr>
          <w:color w:val="FFFFFF" w:themeColor="background1"/>
        </w:rPr>
        <w:t xml:space="preserve"> (and </w:t>
      </w:r>
      <w:proofErr w:type="spellStart"/>
      <w:r>
        <w:rPr>
          <w:color w:val="FFFFFF" w:themeColor="background1"/>
        </w:rPr>
        <w:t>several</w:t>
      </w:r>
      <w:proofErr w:type="spellEnd"/>
      <w:r>
        <w:rPr>
          <w:color w:val="FFFFFF" w:themeColor="background1"/>
        </w:rPr>
        <w:t xml:space="preserve"> </w:t>
      </w:r>
      <w:proofErr w:type="spellStart"/>
      <w:r>
        <w:rPr>
          <w:color w:val="FFFFFF" w:themeColor="background1"/>
        </w:rPr>
        <w:t>other</w:t>
      </w:r>
      <w:proofErr w:type="spellEnd"/>
      <w:r>
        <w:rPr>
          <w:color w:val="FFFFFF" w:themeColor="background1"/>
        </w:rPr>
        <w:t xml:space="preserve"> </w:t>
      </w:r>
      <w:proofErr w:type="spellStart"/>
      <w:r>
        <w:rPr>
          <w:color w:val="FFFFFF" w:themeColor="background1"/>
        </w:rPr>
        <w:t>figures</w:t>
      </w:r>
      <w:proofErr w:type="spellEnd"/>
      <w:r>
        <w:rPr>
          <w:color w:val="FFFFFF" w:themeColor="background1"/>
        </w:rPr>
        <w:t xml:space="preserve"> and </w:t>
      </w:r>
      <w:proofErr w:type="spellStart"/>
      <w:r>
        <w:rPr>
          <w:color w:val="FFFFFF" w:themeColor="background1"/>
        </w:rPr>
        <w:t>these</w:t>
      </w:r>
      <w:proofErr w:type="spellEnd"/>
      <w:r>
        <w:rPr>
          <w:color w:val="FFFFFF" w:themeColor="background1"/>
        </w:rPr>
        <w:t xml:space="preserve"> </w:t>
      </w:r>
      <w:proofErr w:type="spellStart"/>
      <w:r>
        <w:rPr>
          <w:color w:val="FFFFFF" w:themeColor="background1"/>
        </w:rPr>
        <w:t>need</w:t>
      </w:r>
      <w:proofErr w:type="spellEnd"/>
      <w:r>
        <w:rPr>
          <w:color w:val="FFFFFF" w:themeColor="background1"/>
        </w:rPr>
        <w:t xml:space="preserve"> </w:t>
      </w:r>
      <w:proofErr w:type="spellStart"/>
      <w:r>
        <w:rPr>
          <w:color w:val="FFFFFF" w:themeColor="background1"/>
        </w:rPr>
        <w:t>to</w:t>
      </w:r>
      <w:proofErr w:type="spellEnd"/>
      <w:r>
        <w:rPr>
          <w:color w:val="FFFFFF" w:themeColor="background1"/>
        </w:rPr>
        <w:t xml:space="preserve"> be </w:t>
      </w:r>
      <w:proofErr w:type="spellStart"/>
      <w:r>
        <w:rPr>
          <w:color w:val="FFFFFF" w:themeColor="background1"/>
        </w:rPr>
        <w:t>corrected</w:t>
      </w:r>
      <w:proofErr w:type="spellEnd"/>
      <w:r>
        <w:rPr>
          <w:color w:val="FFFFFF" w:themeColor="background1"/>
        </w:rPr>
        <w:t xml:space="preserve"> as </w:t>
      </w:r>
      <w:proofErr w:type="spellStart"/>
      <w:r>
        <w:rPr>
          <w:color w:val="FFFFFF" w:themeColor="background1"/>
        </w:rPr>
        <w:t>well</w:t>
      </w:r>
      <w:proofErr w:type="spellEnd"/>
      <w:r>
        <w:rPr>
          <w:color w:val="FFFFFF" w:themeColor="background1"/>
        </w:rPr>
        <w:t xml:space="preserve">) </w:t>
      </w:r>
      <w:proofErr w:type="spellStart"/>
      <w:r>
        <w:rPr>
          <w:color w:val="FFFFFF" w:themeColor="background1"/>
        </w:rPr>
        <w:t>that</w:t>
      </w:r>
      <w:proofErr w:type="spellEnd"/>
      <w:r>
        <w:rPr>
          <w:color w:val="FFFFFF" w:themeColor="background1"/>
        </w:rPr>
        <w:t xml:space="preserve"> </w:t>
      </w:r>
      <w:proofErr w:type="spellStart"/>
      <w:r>
        <w:rPr>
          <w:color w:val="FFFFFF" w:themeColor="background1"/>
        </w:rPr>
        <w:t>need</w:t>
      </w:r>
      <w:proofErr w:type="spellEnd"/>
      <w:r>
        <w:rPr>
          <w:color w:val="FFFFFF" w:themeColor="background1"/>
        </w:rPr>
        <w:t xml:space="preserve"> </w:t>
      </w:r>
      <w:proofErr w:type="spellStart"/>
      <w:r>
        <w:rPr>
          <w:color w:val="FFFFFF" w:themeColor="background1"/>
        </w:rPr>
        <w:t>to</w:t>
      </w:r>
      <w:proofErr w:type="spellEnd"/>
      <w:r>
        <w:rPr>
          <w:color w:val="FFFFFF" w:themeColor="background1"/>
        </w:rPr>
        <w:t xml:space="preserve"> be </w:t>
      </w:r>
      <w:proofErr w:type="spellStart"/>
      <w:r>
        <w:rPr>
          <w:color w:val="FFFFFF" w:themeColor="background1"/>
        </w:rPr>
        <w:t>described</w:t>
      </w:r>
      <w:proofErr w:type="spellEnd"/>
      <w:r>
        <w:rPr>
          <w:color w:val="FFFFFF" w:themeColor="background1"/>
        </w:rPr>
        <w:t xml:space="preserve">: 1) the </w:t>
      </w:r>
      <w:proofErr w:type="spellStart"/>
      <w:r>
        <w:rPr>
          <w:color w:val="FFFFFF" w:themeColor="background1"/>
        </w:rPr>
        <w:t>points</w:t>
      </w:r>
      <w:proofErr w:type="spellEnd"/>
      <w:r>
        <w:rPr>
          <w:color w:val="FFFFFF" w:themeColor="background1"/>
        </w:rPr>
        <w:t xml:space="preserve">, 2) the </w:t>
      </w:r>
      <w:proofErr w:type="spellStart"/>
      <w:r>
        <w:rPr>
          <w:color w:val="FFFFFF" w:themeColor="background1"/>
        </w:rPr>
        <w:t>vertical</w:t>
      </w:r>
      <w:proofErr w:type="spellEnd"/>
      <w:r>
        <w:rPr>
          <w:color w:val="FFFFFF" w:themeColor="background1"/>
        </w:rPr>
        <w:t xml:space="preserve"> </w:t>
      </w:r>
      <w:proofErr w:type="spellStart"/>
      <w:r>
        <w:rPr>
          <w:color w:val="FFFFFF" w:themeColor="background1"/>
        </w:rPr>
        <w:t>line</w:t>
      </w:r>
      <w:proofErr w:type="spellEnd"/>
      <w:r>
        <w:rPr>
          <w:color w:val="FFFFFF" w:themeColor="background1"/>
        </w:rPr>
        <w:t xml:space="preserve">, 3) the </w:t>
      </w:r>
      <w:proofErr w:type="spellStart"/>
      <w:r>
        <w:rPr>
          <w:color w:val="FFFFFF" w:themeColor="background1"/>
        </w:rPr>
        <w:t>horizontal</w:t>
      </w:r>
      <w:proofErr w:type="spellEnd"/>
      <w:r>
        <w:rPr>
          <w:color w:val="FFFFFF" w:themeColor="background1"/>
        </w:rPr>
        <w:t xml:space="preserve"> </w:t>
      </w:r>
      <w:proofErr w:type="spellStart"/>
      <w:r>
        <w:rPr>
          <w:color w:val="FFFFFF" w:themeColor="background1"/>
        </w:rPr>
        <w:t>line</w:t>
      </w:r>
      <w:proofErr w:type="spellEnd"/>
      <w:r>
        <w:rPr>
          <w:color w:val="FFFFFF" w:themeColor="background1"/>
        </w:rPr>
        <w:t xml:space="preserve">. </w:t>
      </w:r>
      <w:proofErr w:type="spellStart"/>
      <w:r>
        <w:rPr>
          <w:color w:val="FFFFFF" w:themeColor="background1"/>
        </w:rPr>
        <w:t>Previously</w:t>
      </w:r>
      <w:proofErr w:type="spellEnd"/>
      <w:r>
        <w:rPr>
          <w:color w:val="FFFFFF" w:themeColor="background1"/>
        </w:rPr>
        <w:t xml:space="preserve"> </w:t>
      </w:r>
      <w:proofErr w:type="spellStart"/>
      <w:r>
        <w:rPr>
          <w:color w:val="FFFFFF" w:themeColor="background1"/>
        </w:rPr>
        <w:t>you</w:t>
      </w:r>
      <w:proofErr w:type="spellEnd"/>
      <w:r>
        <w:rPr>
          <w:color w:val="FFFFFF" w:themeColor="background1"/>
        </w:rPr>
        <w:t xml:space="preserve"> </w:t>
      </w:r>
      <w:proofErr w:type="spellStart"/>
      <w:r>
        <w:rPr>
          <w:color w:val="FFFFFF" w:themeColor="background1"/>
        </w:rPr>
        <w:t>only</w:t>
      </w:r>
      <w:proofErr w:type="spellEnd"/>
      <w:r>
        <w:rPr>
          <w:color w:val="FFFFFF" w:themeColor="background1"/>
        </w:rPr>
        <w:t xml:space="preserve"> </w:t>
      </w:r>
      <w:proofErr w:type="spellStart"/>
      <w:r>
        <w:rPr>
          <w:color w:val="FFFFFF" w:themeColor="background1"/>
        </w:rPr>
        <w:t>described</w:t>
      </w:r>
      <w:proofErr w:type="spellEnd"/>
      <w:r>
        <w:rPr>
          <w:color w:val="FFFFFF" w:themeColor="background1"/>
        </w:rPr>
        <w:t xml:space="preserve"> the </w:t>
      </w:r>
      <w:proofErr w:type="spellStart"/>
      <w:r>
        <w:rPr>
          <w:color w:val="FFFFFF" w:themeColor="background1"/>
        </w:rPr>
        <w:t>points</w:t>
      </w:r>
      <w:proofErr w:type="spellEnd"/>
      <w:r>
        <w:rPr>
          <w:color w:val="FFFFFF" w:themeColor="background1"/>
        </w:rPr>
        <w:t xml:space="preserve"> and the </w:t>
      </w:r>
      <w:proofErr w:type="spellStart"/>
      <w:r>
        <w:rPr>
          <w:color w:val="FFFFFF" w:themeColor="background1"/>
        </w:rPr>
        <w:t>horizontal</w:t>
      </w:r>
      <w:proofErr w:type="spellEnd"/>
      <w:r>
        <w:rPr>
          <w:color w:val="FFFFFF" w:themeColor="background1"/>
        </w:rPr>
        <w:t xml:space="preserve"> </w:t>
      </w:r>
      <w:proofErr w:type="spellStart"/>
      <w:r>
        <w:rPr>
          <w:color w:val="FFFFFF" w:themeColor="background1"/>
        </w:rPr>
        <w:t>line</w:t>
      </w:r>
      <w:proofErr w:type="spellEnd"/>
      <w:r>
        <w:rPr>
          <w:color w:val="FFFFFF" w:themeColor="background1"/>
        </w:rPr>
        <w:t xml:space="preserve">, </w:t>
      </w:r>
      <w:proofErr w:type="spellStart"/>
      <w:r>
        <w:rPr>
          <w:color w:val="FFFFFF" w:themeColor="background1"/>
        </w:rPr>
        <w:t>now</w:t>
      </w:r>
      <w:proofErr w:type="spellEnd"/>
      <w:r>
        <w:rPr>
          <w:color w:val="FFFFFF" w:themeColor="background1"/>
        </w:rPr>
        <w:t xml:space="preserve"> </w:t>
      </w:r>
      <w:proofErr w:type="spellStart"/>
      <w:r>
        <w:rPr>
          <w:color w:val="FFFFFF" w:themeColor="background1"/>
        </w:rPr>
        <w:t>you</w:t>
      </w:r>
      <w:proofErr w:type="spellEnd"/>
      <w:r>
        <w:rPr>
          <w:color w:val="FFFFFF" w:themeColor="background1"/>
        </w:rPr>
        <w:t xml:space="preserve"> </w:t>
      </w:r>
      <w:proofErr w:type="spellStart"/>
      <w:r>
        <w:rPr>
          <w:color w:val="FFFFFF" w:themeColor="background1"/>
        </w:rPr>
        <w:t>are</w:t>
      </w:r>
      <w:proofErr w:type="spellEnd"/>
      <w:r>
        <w:rPr>
          <w:color w:val="FFFFFF" w:themeColor="background1"/>
        </w:rPr>
        <w:t xml:space="preserve"> </w:t>
      </w:r>
      <w:proofErr w:type="spellStart"/>
      <w:r>
        <w:rPr>
          <w:color w:val="FFFFFF" w:themeColor="background1"/>
        </w:rPr>
        <w:t>only</w:t>
      </w:r>
      <w:proofErr w:type="spellEnd"/>
      <w:r>
        <w:rPr>
          <w:color w:val="FFFFFF" w:themeColor="background1"/>
        </w:rPr>
        <w:t xml:space="preserve"> </w:t>
      </w:r>
      <w:proofErr w:type="spellStart"/>
      <w:r>
        <w:rPr>
          <w:color w:val="FFFFFF" w:themeColor="background1"/>
        </w:rPr>
        <w:t>describing</w:t>
      </w:r>
      <w:proofErr w:type="spellEnd"/>
      <w:r>
        <w:rPr>
          <w:color w:val="FFFFFF" w:themeColor="background1"/>
        </w:rPr>
        <w:t xml:space="preserve"> the </w:t>
      </w:r>
      <w:proofErr w:type="spellStart"/>
      <w:r>
        <w:rPr>
          <w:color w:val="FFFFFF" w:themeColor="background1"/>
        </w:rPr>
        <w:t>points</w:t>
      </w:r>
      <w:proofErr w:type="spellEnd"/>
      <w:r>
        <w:rPr>
          <w:color w:val="FFFFFF" w:themeColor="background1"/>
        </w:rPr>
        <w:t xml:space="preserve"> and the </w:t>
      </w:r>
      <w:proofErr w:type="spellStart"/>
      <w:r>
        <w:rPr>
          <w:color w:val="FFFFFF" w:themeColor="background1"/>
        </w:rPr>
        <w:t>verticle</w:t>
      </w:r>
      <w:proofErr w:type="spellEnd"/>
      <w:r>
        <w:rPr>
          <w:color w:val="FFFFFF" w:themeColor="background1"/>
        </w:rPr>
        <w:t xml:space="preserve"> </w:t>
      </w:r>
      <w:proofErr w:type="spellStart"/>
      <w:r>
        <w:rPr>
          <w:color w:val="FFFFFF" w:themeColor="background1"/>
        </w:rPr>
        <w:t>line</w:t>
      </w:r>
      <w:proofErr w:type="spellEnd"/>
      <w:proofErr w:type="gramStart"/>
      <w:r>
        <w:rPr>
          <w:color w:val="FFFFFF" w:themeColor="background1"/>
        </w:rPr>
        <w:t>….</w:t>
      </w:r>
      <w:proofErr w:type="gramEnd"/>
    </w:p>
  </w:comment>
  <w:comment w:id="29" w:author="Jason Serviss" w:date="2018-11-03T11:38:00Z" w:initials="JS">
    <w:p w14:paraId="12FF8CAA" w14:textId="2E2CB73E" w:rsidR="00B31418" w:rsidRDefault="00B31418">
      <w:pPr>
        <w:pStyle w:val="CommentText"/>
      </w:pPr>
      <w:r>
        <w:rPr>
          <w:rStyle w:val="CommentReference"/>
        </w:rPr>
        <w:annotationRef/>
      </w:r>
      <w:r>
        <w:t xml:space="preserve">Still </w:t>
      </w:r>
      <w:proofErr w:type="spellStart"/>
      <w:r>
        <w:t>missing</w:t>
      </w:r>
      <w:proofErr w:type="spellEnd"/>
      <w:r>
        <w:t xml:space="preserve"> </w:t>
      </w:r>
      <w:proofErr w:type="spellStart"/>
      <w:r>
        <w:t>description</w:t>
      </w:r>
      <w:proofErr w:type="spellEnd"/>
      <w:r>
        <w:t xml:space="preserve"> </w:t>
      </w:r>
      <w:proofErr w:type="spellStart"/>
      <w:r>
        <w:t>of</w:t>
      </w:r>
      <w:proofErr w:type="spellEnd"/>
      <w:r>
        <w:t xml:space="preserve"> the </w:t>
      </w:r>
      <w:proofErr w:type="spellStart"/>
      <w:r>
        <w:t>horizontal</w:t>
      </w:r>
      <w:proofErr w:type="spellEnd"/>
      <w:r>
        <w:t xml:space="preserve"> </w:t>
      </w:r>
      <w:proofErr w:type="spellStart"/>
      <w:r>
        <w:t>line</w:t>
      </w:r>
      <w:proofErr w:type="spellEnd"/>
      <w:r>
        <w:t xml:space="preserve">. Same </w:t>
      </w:r>
      <w:proofErr w:type="spellStart"/>
      <w:r>
        <w:t>comment</w:t>
      </w:r>
      <w:proofErr w:type="spellEnd"/>
      <w:r>
        <w:t xml:space="preserve"> as </w:t>
      </w:r>
      <w:proofErr w:type="spellStart"/>
      <w:r>
        <w:t>figure</w:t>
      </w:r>
      <w:proofErr w:type="spellEnd"/>
      <w:r>
        <w:t xml:space="preserve"> 1</w:t>
      </w:r>
      <w:bookmarkStart w:id="30" w:name="_GoBack"/>
      <w:bookmarkEnd w:id="30"/>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C9778A" w:rsidRDefault="00C9778A">
      <w:r>
        <w:separator/>
      </w:r>
    </w:p>
  </w:endnote>
  <w:endnote w:type="continuationSeparator" w:id="0">
    <w:p w14:paraId="4F768654" w14:textId="77777777" w:rsidR="00C9778A" w:rsidRDefault="00C977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C9778A" w:rsidRDefault="00C9778A">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C9778A" w:rsidRDefault="00C9778A">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C9778A" w:rsidRDefault="00C9778A">
        <w:pPr>
          <w:pStyle w:val="Footer1"/>
          <w:jc w:val="center"/>
        </w:pPr>
        <w:r>
          <w:fldChar w:fldCharType="begin"/>
        </w:r>
        <w:r>
          <w:instrText>PAGE</w:instrText>
        </w:r>
        <w:r>
          <w:fldChar w:fldCharType="separate"/>
        </w:r>
        <w:r w:rsidR="00B31418">
          <w:rPr>
            <w:noProof/>
          </w:rPr>
          <w:t>16</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C9778A" w:rsidRDefault="00C9778A">
        <w:pPr>
          <w:pStyle w:val="Footer1"/>
          <w:jc w:val="center"/>
        </w:pPr>
        <w:r>
          <w:fldChar w:fldCharType="begin"/>
        </w:r>
        <w:r>
          <w:instrText>PAGE</w:instrText>
        </w:r>
        <w:r>
          <w:fldChar w:fldCharType="separate"/>
        </w:r>
        <w:r w:rsidR="00B31418">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C9778A" w:rsidRDefault="00C9778A">
      <w:r>
        <w:separator/>
      </w:r>
    </w:p>
  </w:footnote>
  <w:footnote w:type="continuationSeparator" w:id="0">
    <w:p w14:paraId="71DB8F98" w14:textId="77777777" w:rsidR="00C9778A" w:rsidRDefault="00C9778A">
      <w:r>
        <w:continuationSeparator/>
      </w:r>
    </w:p>
  </w:footnote>
  <w:footnote w:id="1">
    <w:p w14:paraId="5824ECF3" w14:textId="4B98B15A" w:rsidR="00C9778A" w:rsidRPr="005D1A1C" w:rsidRDefault="00C9778A"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C9778A" w:rsidRPr="005D1A1C" w:rsidRDefault="00C9778A"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C9778A" w:rsidRPr="005D1A1C" w:rsidRDefault="00C9778A"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C9778A" w:rsidRPr="005D1A1C" w:rsidRDefault="00C9778A"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C9778A" w:rsidRPr="005D1A1C" w:rsidRDefault="00C9778A"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C9778A" w:rsidRDefault="00C9778A" w:rsidP="00CF61C4">
      <w:pPr>
        <w:pStyle w:val="FootnoteText"/>
        <w:jc w:val="both"/>
      </w:pPr>
      <w:r w:rsidRPr="007971FB">
        <w:rPr>
          <w:rStyle w:val="FootnoteReference"/>
        </w:rPr>
        <w:footnoteRef/>
      </w:r>
      <w:r w:rsidRPr="005D1A1C">
        <w:rPr>
          <w:rStyle w:val="FootnoteReference"/>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35BFB"/>
    <w:rsid w:val="00036B5F"/>
    <w:rsid w:val="000413AA"/>
    <w:rsid w:val="00041A1C"/>
    <w:rsid w:val="000424D5"/>
    <w:rsid w:val="000427E4"/>
    <w:rsid w:val="0004357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571"/>
    <w:rsid w:val="000E3605"/>
    <w:rsid w:val="000F0251"/>
    <w:rsid w:val="000F0C86"/>
    <w:rsid w:val="000F257E"/>
    <w:rsid w:val="000F49A5"/>
    <w:rsid w:val="0010000F"/>
    <w:rsid w:val="001004DB"/>
    <w:rsid w:val="001017ED"/>
    <w:rsid w:val="00103740"/>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732AB"/>
    <w:rsid w:val="001830ED"/>
    <w:rsid w:val="00184373"/>
    <w:rsid w:val="00190936"/>
    <w:rsid w:val="00191B85"/>
    <w:rsid w:val="0019256B"/>
    <w:rsid w:val="001974A0"/>
    <w:rsid w:val="001A09C0"/>
    <w:rsid w:val="001B1EAE"/>
    <w:rsid w:val="001B244D"/>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C9C"/>
    <w:rsid w:val="001F6503"/>
    <w:rsid w:val="001F6FE8"/>
    <w:rsid w:val="00203802"/>
    <w:rsid w:val="00205671"/>
    <w:rsid w:val="00207601"/>
    <w:rsid w:val="002125BE"/>
    <w:rsid w:val="00213CE1"/>
    <w:rsid w:val="00213FB2"/>
    <w:rsid w:val="00214F7B"/>
    <w:rsid w:val="00216DDF"/>
    <w:rsid w:val="00217276"/>
    <w:rsid w:val="00227C61"/>
    <w:rsid w:val="00231746"/>
    <w:rsid w:val="00233434"/>
    <w:rsid w:val="00234C76"/>
    <w:rsid w:val="0023519E"/>
    <w:rsid w:val="00235307"/>
    <w:rsid w:val="00235908"/>
    <w:rsid w:val="00242648"/>
    <w:rsid w:val="002427A4"/>
    <w:rsid w:val="002435CA"/>
    <w:rsid w:val="002464E9"/>
    <w:rsid w:val="002468FE"/>
    <w:rsid w:val="00253BB6"/>
    <w:rsid w:val="00255B32"/>
    <w:rsid w:val="00256B80"/>
    <w:rsid w:val="00257CB5"/>
    <w:rsid w:val="00257DD5"/>
    <w:rsid w:val="00262ADC"/>
    <w:rsid w:val="00265FDF"/>
    <w:rsid w:val="002705D4"/>
    <w:rsid w:val="002717B1"/>
    <w:rsid w:val="00274813"/>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66C7"/>
    <w:rsid w:val="003073A8"/>
    <w:rsid w:val="00313701"/>
    <w:rsid w:val="00313D60"/>
    <w:rsid w:val="003148A7"/>
    <w:rsid w:val="0032088C"/>
    <w:rsid w:val="00322DBF"/>
    <w:rsid w:val="0033419A"/>
    <w:rsid w:val="00335B04"/>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D1A09"/>
    <w:rsid w:val="003D2164"/>
    <w:rsid w:val="003E2AEF"/>
    <w:rsid w:val="003E2B2E"/>
    <w:rsid w:val="003E654F"/>
    <w:rsid w:val="003E735C"/>
    <w:rsid w:val="003E7604"/>
    <w:rsid w:val="003F3081"/>
    <w:rsid w:val="003F3E31"/>
    <w:rsid w:val="003F3E6B"/>
    <w:rsid w:val="003F52E1"/>
    <w:rsid w:val="003F606D"/>
    <w:rsid w:val="003F797E"/>
    <w:rsid w:val="00401324"/>
    <w:rsid w:val="00403293"/>
    <w:rsid w:val="00411F1C"/>
    <w:rsid w:val="00413AFC"/>
    <w:rsid w:val="00413C7D"/>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4647"/>
    <w:rsid w:val="004C1522"/>
    <w:rsid w:val="004C23B4"/>
    <w:rsid w:val="004C23F2"/>
    <w:rsid w:val="004C595B"/>
    <w:rsid w:val="004D1F52"/>
    <w:rsid w:val="004D2BD6"/>
    <w:rsid w:val="004E58AD"/>
    <w:rsid w:val="004E6C7F"/>
    <w:rsid w:val="004F3063"/>
    <w:rsid w:val="004F5AA8"/>
    <w:rsid w:val="004F6381"/>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5510"/>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2DE8"/>
    <w:rsid w:val="00694336"/>
    <w:rsid w:val="00695F93"/>
    <w:rsid w:val="006A08E7"/>
    <w:rsid w:val="006A67CB"/>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91E"/>
    <w:rsid w:val="00710303"/>
    <w:rsid w:val="0071030E"/>
    <w:rsid w:val="00712B8D"/>
    <w:rsid w:val="00713E7C"/>
    <w:rsid w:val="00714353"/>
    <w:rsid w:val="00715462"/>
    <w:rsid w:val="00716679"/>
    <w:rsid w:val="00720757"/>
    <w:rsid w:val="0072154A"/>
    <w:rsid w:val="0072365C"/>
    <w:rsid w:val="00731293"/>
    <w:rsid w:val="00735C7B"/>
    <w:rsid w:val="007367F0"/>
    <w:rsid w:val="0074168A"/>
    <w:rsid w:val="00743622"/>
    <w:rsid w:val="00744110"/>
    <w:rsid w:val="007466FA"/>
    <w:rsid w:val="0074784D"/>
    <w:rsid w:val="00747A26"/>
    <w:rsid w:val="0075412A"/>
    <w:rsid w:val="00756CE8"/>
    <w:rsid w:val="00764107"/>
    <w:rsid w:val="0076469F"/>
    <w:rsid w:val="007710D1"/>
    <w:rsid w:val="0077261B"/>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C00B3"/>
    <w:rsid w:val="007C15AA"/>
    <w:rsid w:val="007C1638"/>
    <w:rsid w:val="007C2E9F"/>
    <w:rsid w:val="007C3EE4"/>
    <w:rsid w:val="007C474C"/>
    <w:rsid w:val="007C53A1"/>
    <w:rsid w:val="007C5578"/>
    <w:rsid w:val="007C7515"/>
    <w:rsid w:val="007C75AC"/>
    <w:rsid w:val="007D7DFC"/>
    <w:rsid w:val="007E24A5"/>
    <w:rsid w:val="007E6083"/>
    <w:rsid w:val="007F0323"/>
    <w:rsid w:val="007F11CF"/>
    <w:rsid w:val="007F35F0"/>
    <w:rsid w:val="007F5594"/>
    <w:rsid w:val="007F5A31"/>
    <w:rsid w:val="007F6CEC"/>
    <w:rsid w:val="0080525B"/>
    <w:rsid w:val="00806CE6"/>
    <w:rsid w:val="00811153"/>
    <w:rsid w:val="00813E12"/>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C3521"/>
    <w:rsid w:val="008D01A7"/>
    <w:rsid w:val="008D24BF"/>
    <w:rsid w:val="008D2988"/>
    <w:rsid w:val="008E34C7"/>
    <w:rsid w:val="008E5FFE"/>
    <w:rsid w:val="008E6459"/>
    <w:rsid w:val="008E6FE9"/>
    <w:rsid w:val="008E73AE"/>
    <w:rsid w:val="00902178"/>
    <w:rsid w:val="00902AF6"/>
    <w:rsid w:val="00902C81"/>
    <w:rsid w:val="00904282"/>
    <w:rsid w:val="00905DB0"/>
    <w:rsid w:val="00906F54"/>
    <w:rsid w:val="00907F5F"/>
    <w:rsid w:val="009102A7"/>
    <w:rsid w:val="00912ED7"/>
    <w:rsid w:val="0091477A"/>
    <w:rsid w:val="00915D89"/>
    <w:rsid w:val="009306F9"/>
    <w:rsid w:val="0093589A"/>
    <w:rsid w:val="009367D6"/>
    <w:rsid w:val="00937404"/>
    <w:rsid w:val="009411BD"/>
    <w:rsid w:val="00941862"/>
    <w:rsid w:val="00943F6C"/>
    <w:rsid w:val="0095154D"/>
    <w:rsid w:val="00951E2F"/>
    <w:rsid w:val="00953C45"/>
    <w:rsid w:val="009562B9"/>
    <w:rsid w:val="00960F14"/>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92BD5"/>
    <w:rsid w:val="009A0DB5"/>
    <w:rsid w:val="009A0EF4"/>
    <w:rsid w:val="009A1F30"/>
    <w:rsid w:val="009A5435"/>
    <w:rsid w:val="009B2638"/>
    <w:rsid w:val="009B5FD4"/>
    <w:rsid w:val="009C0163"/>
    <w:rsid w:val="009C63F0"/>
    <w:rsid w:val="009D10D5"/>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4A23"/>
    <w:rsid w:val="00A46B98"/>
    <w:rsid w:val="00A53F62"/>
    <w:rsid w:val="00A54A9F"/>
    <w:rsid w:val="00A62911"/>
    <w:rsid w:val="00A63576"/>
    <w:rsid w:val="00A63C4E"/>
    <w:rsid w:val="00A65FFF"/>
    <w:rsid w:val="00A66750"/>
    <w:rsid w:val="00A7085E"/>
    <w:rsid w:val="00A71251"/>
    <w:rsid w:val="00A713D9"/>
    <w:rsid w:val="00A72A42"/>
    <w:rsid w:val="00A74157"/>
    <w:rsid w:val="00A76A46"/>
    <w:rsid w:val="00A80803"/>
    <w:rsid w:val="00A81DE8"/>
    <w:rsid w:val="00A835E8"/>
    <w:rsid w:val="00A85A1E"/>
    <w:rsid w:val="00A87BB7"/>
    <w:rsid w:val="00A901F0"/>
    <w:rsid w:val="00A9040C"/>
    <w:rsid w:val="00A91582"/>
    <w:rsid w:val="00A958E8"/>
    <w:rsid w:val="00A95934"/>
    <w:rsid w:val="00A97377"/>
    <w:rsid w:val="00AA375E"/>
    <w:rsid w:val="00AA3AFD"/>
    <w:rsid w:val="00AB7099"/>
    <w:rsid w:val="00AC7484"/>
    <w:rsid w:val="00AC7B85"/>
    <w:rsid w:val="00AD2433"/>
    <w:rsid w:val="00AD2787"/>
    <w:rsid w:val="00AD4ABC"/>
    <w:rsid w:val="00AD4C61"/>
    <w:rsid w:val="00AE0EFD"/>
    <w:rsid w:val="00AE472E"/>
    <w:rsid w:val="00AE48F8"/>
    <w:rsid w:val="00AE5BA4"/>
    <w:rsid w:val="00AF577B"/>
    <w:rsid w:val="00AF601B"/>
    <w:rsid w:val="00B04C77"/>
    <w:rsid w:val="00B06ECC"/>
    <w:rsid w:val="00B1197D"/>
    <w:rsid w:val="00B17BFA"/>
    <w:rsid w:val="00B31418"/>
    <w:rsid w:val="00B31D7F"/>
    <w:rsid w:val="00B32D13"/>
    <w:rsid w:val="00B35E9B"/>
    <w:rsid w:val="00B37533"/>
    <w:rsid w:val="00B40F76"/>
    <w:rsid w:val="00B40FE4"/>
    <w:rsid w:val="00B41458"/>
    <w:rsid w:val="00B434F4"/>
    <w:rsid w:val="00B467DC"/>
    <w:rsid w:val="00B46C95"/>
    <w:rsid w:val="00B52F86"/>
    <w:rsid w:val="00B566A4"/>
    <w:rsid w:val="00B61255"/>
    <w:rsid w:val="00B623A6"/>
    <w:rsid w:val="00B639A7"/>
    <w:rsid w:val="00B661EF"/>
    <w:rsid w:val="00B67649"/>
    <w:rsid w:val="00B67ECD"/>
    <w:rsid w:val="00B73674"/>
    <w:rsid w:val="00B77B49"/>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418D"/>
    <w:rsid w:val="00BC47D8"/>
    <w:rsid w:val="00BC4C28"/>
    <w:rsid w:val="00BC64A2"/>
    <w:rsid w:val="00BC681B"/>
    <w:rsid w:val="00BD0BAF"/>
    <w:rsid w:val="00BD5132"/>
    <w:rsid w:val="00BE2E0E"/>
    <w:rsid w:val="00BE4185"/>
    <w:rsid w:val="00BF2EDC"/>
    <w:rsid w:val="00C00002"/>
    <w:rsid w:val="00C05B0F"/>
    <w:rsid w:val="00C153C6"/>
    <w:rsid w:val="00C240AD"/>
    <w:rsid w:val="00C27B26"/>
    <w:rsid w:val="00C27CAF"/>
    <w:rsid w:val="00C32530"/>
    <w:rsid w:val="00C363DF"/>
    <w:rsid w:val="00C37647"/>
    <w:rsid w:val="00C409E3"/>
    <w:rsid w:val="00C42A9D"/>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4971"/>
    <w:rsid w:val="00C976EE"/>
    <w:rsid w:val="00C9778A"/>
    <w:rsid w:val="00CA160B"/>
    <w:rsid w:val="00CA1731"/>
    <w:rsid w:val="00CA2D4A"/>
    <w:rsid w:val="00CA3AE8"/>
    <w:rsid w:val="00CA3E3D"/>
    <w:rsid w:val="00CA592B"/>
    <w:rsid w:val="00CB107E"/>
    <w:rsid w:val="00CB3D1B"/>
    <w:rsid w:val="00CB4A5E"/>
    <w:rsid w:val="00CB4C73"/>
    <w:rsid w:val="00CB6D9D"/>
    <w:rsid w:val="00CC5E28"/>
    <w:rsid w:val="00CD0280"/>
    <w:rsid w:val="00CD3BE4"/>
    <w:rsid w:val="00CD3F49"/>
    <w:rsid w:val="00CE004E"/>
    <w:rsid w:val="00CE0862"/>
    <w:rsid w:val="00CE6BAB"/>
    <w:rsid w:val="00CF008C"/>
    <w:rsid w:val="00CF0B56"/>
    <w:rsid w:val="00CF0BE6"/>
    <w:rsid w:val="00CF0BF3"/>
    <w:rsid w:val="00CF170C"/>
    <w:rsid w:val="00CF4223"/>
    <w:rsid w:val="00CF61C4"/>
    <w:rsid w:val="00D000E0"/>
    <w:rsid w:val="00D01DE3"/>
    <w:rsid w:val="00D02663"/>
    <w:rsid w:val="00D02665"/>
    <w:rsid w:val="00D042B9"/>
    <w:rsid w:val="00D068AD"/>
    <w:rsid w:val="00D07F7B"/>
    <w:rsid w:val="00D106C0"/>
    <w:rsid w:val="00D12CAD"/>
    <w:rsid w:val="00D26629"/>
    <w:rsid w:val="00D334CD"/>
    <w:rsid w:val="00D338A7"/>
    <w:rsid w:val="00D35D94"/>
    <w:rsid w:val="00D37BCF"/>
    <w:rsid w:val="00D429B3"/>
    <w:rsid w:val="00D43553"/>
    <w:rsid w:val="00D43E6B"/>
    <w:rsid w:val="00D44F9D"/>
    <w:rsid w:val="00D45847"/>
    <w:rsid w:val="00D466C9"/>
    <w:rsid w:val="00D46833"/>
    <w:rsid w:val="00D51C83"/>
    <w:rsid w:val="00D54813"/>
    <w:rsid w:val="00D54FB0"/>
    <w:rsid w:val="00D6155F"/>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31E16"/>
    <w:rsid w:val="00E35816"/>
    <w:rsid w:val="00E4277B"/>
    <w:rsid w:val="00E44B3C"/>
    <w:rsid w:val="00E44C61"/>
    <w:rsid w:val="00E465FC"/>
    <w:rsid w:val="00E4797E"/>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7A8A"/>
    <w:rsid w:val="00EB1E68"/>
    <w:rsid w:val="00EB3A4E"/>
    <w:rsid w:val="00EB4251"/>
    <w:rsid w:val="00EB433D"/>
    <w:rsid w:val="00EB72CF"/>
    <w:rsid w:val="00EC4C26"/>
    <w:rsid w:val="00ED3A56"/>
    <w:rsid w:val="00ED733F"/>
    <w:rsid w:val="00ED77BB"/>
    <w:rsid w:val="00EE3EDE"/>
    <w:rsid w:val="00EE400D"/>
    <w:rsid w:val="00EE4EEC"/>
    <w:rsid w:val="00EE7E1E"/>
    <w:rsid w:val="00EF56C7"/>
    <w:rsid w:val="00F01E86"/>
    <w:rsid w:val="00F10A47"/>
    <w:rsid w:val="00F1559D"/>
    <w:rsid w:val="00F16CB6"/>
    <w:rsid w:val="00F1711B"/>
    <w:rsid w:val="00F209A9"/>
    <w:rsid w:val="00F24A19"/>
    <w:rsid w:val="00F358E4"/>
    <w:rsid w:val="00F36A1A"/>
    <w:rsid w:val="00F36D89"/>
    <w:rsid w:val="00F400E0"/>
    <w:rsid w:val="00F43731"/>
    <w:rsid w:val="00F4438A"/>
    <w:rsid w:val="00F5225C"/>
    <w:rsid w:val="00F557F1"/>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A6353"/>
    <w:rsid w:val="00FB3E6B"/>
    <w:rsid w:val="00FB7215"/>
    <w:rsid w:val="00FB77D5"/>
    <w:rsid w:val="00FC2E6B"/>
    <w:rsid w:val="00FD48CF"/>
    <w:rsid w:val="00FD5664"/>
    <w:rsid w:val="00FE034F"/>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547B0E"/>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547B0E"/>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970277BE-3854-5A41-AAF9-A417C02E3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24</Pages>
  <Words>10935</Words>
  <Characters>62334</Characters>
  <Application>Microsoft Macintosh Word</Application>
  <DocSecurity>0</DocSecurity>
  <Lines>519</Lines>
  <Paragraphs>146</Paragraphs>
  <ScaleCrop>false</ScaleCrop>
  <Company>Stockholms universitetsbibliotek</Company>
  <LinksUpToDate>false</LinksUpToDate>
  <CharactersWithSpaces>73123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24</cp:revision>
  <cp:lastPrinted>2018-10-21T11:32:00Z</cp:lastPrinted>
  <dcterms:created xsi:type="dcterms:W3CDTF">2018-10-21T11:32:00Z</dcterms:created>
  <dcterms:modified xsi:type="dcterms:W3CDTF">2018-11-03T10:42:00Z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