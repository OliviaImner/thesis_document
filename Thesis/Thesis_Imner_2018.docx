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244800" w:rsidRDefault="00244800">
                            <w:pPr>
                              <w:pStyle w:val="Frontpagetext"/>
                              <w:rPr>
                                <w:sz w:val="28"/>
                                <w:szCs w:val="28"/>
                              </w:rPr>
                            </w:pPr>
                            <w:r>
                              <w:rPr>
                                <w:sz w:val="28"/>
                                <w:szCs w:val="28"/>
                              </w:rPr>
                              <w:t xml:space="preserve">Institutionen för data- </w:t>
                            </w:r>
                            <w:r>
                              <w:rPr>
                                <w:sz w:val="28"/>
                                <w:szCs w:val="28"/>
                              </w:rPr>
                              <w:br/>
                              <w:t>och systemvetenskap</w:t>
                            </w:r>
                          </w:p>
                          <w:p w14:paraId="0DD0DA7D" w14:textId="77777777" w:rsidR="00244800" w:rsidRDefault="00244800">
                            <w:pPr>
                              <w:pStyle w:val="TextBox"/>
                            </w:pPr>
                            <w:r>
                              <w:t>Examensarbete 15 hp</w:t>
                            </w:r>
                          </w:p>
                          <w:p w14:paraId="205AAAC7" w14:textId="77777777" w:rsidR="00244800" w:rsidRDefault="00244800">
                            <w:pPr>
                              <w:pStyle w:val="TextBox"/>
                            </w:pPr>
                            <w:r>
                              <w:t>Data- och systemvetenskap</w:t>
                            </w:r>
                          </w:p>
                          <w:p w14:paraId="51566511" w14:textId="77777777" w:rsidR="00244800" w:rsidRDefault="00244800">
                            <w:pPr>
                              <w:pStyle w:val="Textruta"/>
                            </w:pPr>
                            <w:r>
                              <w:t xml:space="preserve">Kurs- eller utbildningsprogram (180 hp) </w:t>
                            </w:r>
                          </w:p>
                          <w:p w14:paraId="7A700FAB" w14:textId="05793D08" w:rsidR="00244800" w:rsidRDefault="00244800">
                            <w:pPr>
                              <w:pStyle w:val="Textruta"/>
                            </w:pPr>
                            <w:r>
                              <w:t>Höstterminen 2018</w:t>
                            </w:r>
                          </w:p>
                          <w:p w14:paraId="381612CD" w14:textId="77777777" w:rsidR="00244800" w:rsidRDefault="00244800">
                            <w:pPr>
                              <w:pStyle w:val="Textruta"/>
                            </w:pPr>
                            <w:r>
                              <w:t>Handledare: Robert Ramberg</w:t>
                            </w:r>
                          </w:p>
                          <w:p w14:paraId="41DC09BB" w14:textId="358B72E7" w:rsidR="00244800" w:rsidRDefault="00244800">
                            <w:pPr>
                              <w:pStyle w:val="Textruta"/>
                            </w:pPr>
                            <w:r>
                              <w:t>Granskare: Patrik Hernvall</w:t>
                            </w:r>
                          </w:p>
                          <w:p w14:paraId="316E1ACF" w14:textId="77777777" w:rsidR="00244800" w:rsidRPr="00EE4EEC" w:rsidRDefault="00244800">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244800" w:rsidRDefault="00244800">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3A2BA1" w:rsidRDefault="003A2BA1">
                      <w:pPr>
                        <w:pStyle w:val="Frontpagetext"/>
                        <w:rPr>
                          <w:sz w:val="28"/>
                          <w:szCs w:val="28"/>
                        </w:rPr>
                      </w:pPr>
                      <w:r>
                        <w:rPr>
                          <w:sz w:val="28"/>
                          <w:szCs w:val="28"/>
                        </w:rPr>
                        <w:t xml:space="preserve">Institutionen för data- </w:t>
                      </w:r>
                      <w:r>
                        <w:rPr>
                          <w:sz w:val="28"/>
                          <w:szCs w:val="28"/>
                        </w:rPr>
                        <w:br/>
                        <w:t>och systemvetenskap</w:t>
                      </w:r>
                    </w:p>
                    <w:p w14:paraId="0DD0DA7D" w14:textId="77777777" w:rsidR="003A2BA1" w:rsidRDefault="003A2BA1">
                      <w:pPr>
                        <w:pStyle w:val="TextBox"/>
                      </w:pPr>
                      <w:r>
                        <w:t>Examensarbete 15 hp</w:t>
                      </w:r>
                    </w:p>
                    <w:p w14:paraId="205AAAC7" w14:textId="77777777" w:rsidR="003A2BA1" w:rsidRDefault="003A2BA1">
                      <w:pPr>
                        <w:pStyle w:val="TextBox"/>
                      </w:pPr>
                      <w:r>
                        <w:t>Data- och systemvetenskap</w:t>
                      </w:r>
                    </w:p>
                    <w:p w14:paraId="51566511" w14:textId="77777777" w:rsidR="003A2BA1" w:rsidRDefault="003A2BA1">
                      <w:pPr>
                        <w:pStyle w:val="Textruta"/>
                      </w:pPr>
                      <w:r>
                        <w:t xml:space="preserve">Kurs- eller utbildningsprogram (180 hp) </w:t>
                      </w:r>
                    </w:p>
                    <w:p w14:paraId="7A700FAB" w14:textId="05793D08" w:rsidR="003A2BA1" w:rsidRDefault="003A2BA1">
                      <w:pPr>
                        <w:pStyle w:val="Textruta"/>
                      </w:pPr>
                      <w:r>
                        <w:t>Höstterminen 2018</w:t>
                      </w:r>
                    </w:p>
                    <w:p w14:paraId="381612CD" w14:textId="77777777" w:rsidR="003A2BA1" w:rsidRDefault="003A2BA1">
                      <w:pPr>
                        <w:pStyle w:val="Textruta"/>
                      </w:pPr>
                      <w:r>
                        <w:t>Handledare: Robert Ramberg</w:t>
                      </w:r>
                    </w:p>
                    <w:p w14:paraId="41DC09BB" w14:textId="358B72E7" w:rsidR="003A2BA1" w:rsidRDefault="003A2BA1">
                      <w:pPr>
                        <w:pStyle w:val="Textruta"/>
                      </w:pPr>
                      <w:r>
                        <w:t>Granskare: Patrik Hernvall</w:t>
                      </w:r>
                    </w:p>
                    <w:p w14:paraId="316E1ACF" w14:textId="77777777" w:rsidR="003A2BA1" w:rsidRPr="00EE4EEC" w:rsidRDefault="003A2BA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3A2BA1" w:rsidRDefault="003A2BA1">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ody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TOC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TOC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TOC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TOC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TOC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TOC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TOC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TOC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Caption"/>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Caption"/>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Caption"/>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Caption"/>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45599B24" w14:textId="1E45A816"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 xml:space="preserve">ökad struktur av kursinnehållet, </w:t>
      </w:r>
      <w:r w:rsidR="00EF6328">
        <w:t>en mer effektiv lärande</w:t>
      </w:r>
      <w:r w:rsidR="00E458F4">
        <w:t xml:space="preserve"> för studenter med olika bakgrund</w:t>
      </w:r>
      <w:r w:rsidR="00C27B26">
        <w:t>,</w:t>
      </w:r>
      <w:r w:rsidR="009411BD">
        <w:t xml:space="preserve"> </w:t>
      </w:r>
      <w:r w:rsidR="00B639A7">
        <w:t xml:space="preserve">samt en </w:t>
      </w:r>
      <w:r w:rsidR="00E458F4">
        <w:t>förbättrad</w:t>
      </w:r>
      <w:r w:rsidR="00C27B26">
        <w:t xml:space="preserve"> </w:t>
      </w:r>
      <w:r w:rsidR="00035BFB">
        <w:t>möjlighet</w:t>
      </w:r>
      <w:r>
        <w:t xml:space="preserve"> för e</w:t>
      </w:r>
      <w:r w:rsidR="00B639A7">
        <w:t>-lärande företaget</w:t>
      </w:r>
      <w:r w:rsidR="00035BFB">
        <w:t xml:space="preserve"> att</w:t>
      </w:r>
      <w:r w:rsidR="00815EFC">
        <w:t xml:space="preserve"> kunna </w:t>
      </w:r>
      <w:r w:rsidR="00A04460">
        <w:t>följa</w:t>
      </w:r>
      <w:r w:rsidR="00815EFC">
        <w:t xml:space="preserve"> hur pedag</w:t>
      </w:r>
      <w:r w:rsidR="00943F6C">
        <w:t xml:space="preserve">ogiken tillhandahålls i kurser.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odyText"/>
        <w:spacing w:line="600" w:lineRule="auto"/>
      </w:pPr>
      <w:r>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1FF0371D"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BEC21DE"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D7F13E6" w14:textId="3D1A41D6" w:rsidR="00931D44" w:rsidRDefault="00840367" w:rsidP="00A44BD4">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 Kurser</w:t>
      </w:r>
      <w:r w:rsidR="00FF1248">
        <w:t xml:space="preserve"> </w:t>
      </w:r>
      <w:r w:rsidR="007D6050">
        <w:t xml:space="preserve">utformas </w:t>
      </w:r>
      <w:r w:rsidR="00FF1248">
        <w:t xml:space="preserve">som </w:t>
      </w:r>
      <w:r w:rsidR="00652AE0">
        <w:t xml:space="preserve">använder </w:t>
      </w:r>
      <w:r w:rsidR="00FF1248">
        <w:t>en viss lärometod</w:t>
      </w:r>
      <w:r w:rsidR="00010A04">
        <w:t xml:space="preserve"> </w:t>
      </w:r>
      <w:r w:rsidR="007D6050">
        <w:t>och därefter sker ett</w:t>
      </w:r>
      <w:r w:rsidR="00A218A2">
        <w:t xml:space="preserve"> jämförande </w:t>
      </w:r>
      <w:r w:rsidR="004A5707">
        <w:t xml:space="preserve">av </w:t>
      </w:r>
      <w:r w:rsidR="007D6050">
        <w:t xml:space="preserve">inlärningen hos </w:t>
      </w:r>
      <w:r w:rsidR="004A5707">
        <w:t>studen</w:t>
      </w:r>
      <w:r w:rsidR="00A218A2">
        <w:t>ter</w:t>
      </w:r>
      <w:r w:rsidR="00010A04">
        <w:t xml:space="preserve"> som exponeras för lärometoden</w:t>
      </w:r>
      <w:r w:rsidR="00A218A2">
        <w:t xml:space="preserve">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335C7DB8" w14:textId="77777777" w:rsidR="00A44BD4" w:rsidRDefault="00A44BD4" w:rsidP="00A44BD4">
      <w:pPr>
        <w:spacing w:line="480" w:lineRule="auto"/>
        <w:jc w:val="both"/>
      </w:pPr>
    </w:p>
    <w:p w14:paraId="7E4FC08D" w14:textId="77777777" w:rsidR="00A44BD4" w:rsidRDefault="00A44BD4" w:rsidP="00A44BD4">
      <w:pPr>
        <w:spacing w:line="480" w:lineRule="auto"/>
        <w:jc w:val="both"/>
      </w:pPr>
    </w:p>
    <w:p w14:paraId="67150650" w14:textId="0706791E" w:rsidR="00CD0280" w:rsidRPr="00EF5A81" w:rsidRDefault="00041127" w:rsidP="00EF5A81">
      <w:pPr>
        <w:widowControl w:val="0"/>
        <w:autoSpaceDE w:val="0"/>
        <w:autoSpaceDN w:val="0"/>
        <w:adjustRightInd w:val="0"/>
        <w:spacing w:after="240" w:line="480" w:lineRule="auto"/>
        <w:rPr>
          <w:rFonts w:ascii="Times Roman" w:hAnsi="Times Roman" w:cs="Times Roman"/>
          <w:color w:val="000000"/>
        </w:rPr>
      </w:pPr>
      <w:r>
        <w:lastRenderedPageBreak/>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(Cogni</w:t>
      </w:r>
      <w:r w:rsidR="007B6EFB" w:rsidRPr="00EF5A81">
        <w:t>tive)</w:t>
      </w:r>
      <w:r w:rsidR="0062005C" w:rsidRPr="00EF5A81">
        <w:t xml:space="preserve"> och S</w:t>
      </w:r>
      <w:r w:rsidR="000413AA" w:rsidRPr="00EF5A81">
        <w:t>ociokulturellt</w:t>
      </w:r>
      <w:r w:rsidR="00EF5A81" w:rsidRPr="00EF5A81">
        <w:t xml:space="preserve"> (S</w:t>
      </w:r>
      <w:r w:rsidR="007B6EFB" w:rsidRPr="00EF5A81">
        <w:t>ituative)</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4D2145">
        <w:instrText xml:space="preserve"> ADDIN ZOTERO_ITEM CSL_CITATION {"citationID":"R7nxKu1w","properties":{"formattedCitation":"(Gr\\uc0\\u225{}inne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individuella lämplighet beror </w:t>
      </w:r>
      <w:r w:rsidR="000B4763" w:rsidRPr="00EF5A81">
        <w:t xml:space="preserve">i huvudsak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r w:rsidR="004C23F2" w:rsidRPr="00EF5A81">
        <w:t>Till exemp</w:t>
      </w:r>
      <w:r w:rsidR="001F6FE8" w:rsidRPr="00EF5A81">
        <w:t>e</w:t>
      </w:r>
      <w:r w:rsidR="00B661EF" w:rsidRPr="00EF5A81">
        <w:t>l kan</w:t>
      </w:r>
      <w:r w:rsidR="004C23F2" w:rsidRPr="00EF5A81">
        <w:t xml:space="preserve"> </w:t>
      </w:r>
      <w:r w:rsidR="0062005C" w:rsidRPr="00EF5A81">
        <w:t>det A</w:t>
      </w:r>
      <w:r w:rsidR="00850895" w:rsidRPr="00EF5A81">
        <w:t xml:space="preserve">ssociativa perspektivet </w:t>
      </w:r>
      <w:r w:rsidR="00B661EF" w:rsidRPr="00EF5A81">
        <w:t xml:space="preserve">få </w:t>
      </w:r>
      <w:r w:rsidR="00850895" w:rsidRPr="00EF5A81">
        <w:t xml:space="preserve">studenten </w:t>
      </w:r>
      <w:r w:rsidR="00B661EF" w:rsidRPr="00EF5A81">
        <w:t xml:space="preserve">att </w:t>
      </w:r>
      <w:r w:rsidR="00850895" w:rsidRPr="00EF5A81">
        <w:t>utföra aktiviteter i form av</w:t>
      </w:r>
      <w:r w:rsidR="00B661EF" w:rsidRPr="00EF5A81">
        <w:t xml:space="preserve"> olika</w:t>
      </w:r>
      <w:r w:rsidR="00850895" w:rsidRPr="00EF5A81">
        <w:t xml:space="preserve"> uppgifter, som </w:t>
      </w:r>
      <w:r w:rsidR="004C23F2" w:rsidRPr="00EF5A81">
        <w:t>e.g.</w:t>
      </w:r>
      <w:r w:rsidR="00850895" w:rsidRPr="00EF5A81">
        <w:t xml:space="preserve"> </w:t>
      </w:r>
      <w:r w:rsidR="00B661EF" w:rsidRPr="00EF5A81">
        <w:t xml:space="preserve">att </w:t>
      </w:r>
      <w:r w:rsidR="00850895" w:rsidRPr="00EF5A81">
        <w:t>läsa ett dokument och svara på t</w:t>
      </w:r>
      <w:r w:rsidR="00147B30" w:rsidRPr="00EF5A81">
        <w:t xml:space="preserve">illhörande frågor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DIM </w:t>
      </w:r>
      <w:r w:rsidR="00A74157" w:rsidRPr="00EF5A81">
        <w:t>inriktar</w:t>
      </w:r>
      <w:r w:rsidR="0093589A" w:rsidRPr="00EF5A81">
        <w:t xml:space="preserve"> </w:t>
      </w:r>
      <w:r w:rsidR="0019256B" w:rsidRPr="00EF5A81">
        <w:t xml:space="preserve">undervisningen </w:t>
      </w:r>
      <w:r w:rsidR="00B661EF" w:rsidRPr="00EF5A81">
        <w:t xml:space="preserve">till </w:t>
      </w:r>
      <w:r w:rsidR="0093589A" w:rsidRPr="00EF5A81">
        <w:t>att utgå</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r w:rsidR="004822AA">
        <w:t>Det Kognitiva</w:t>
      </w:r>
      <w:r w:rsidR="00850895" w:rsidRPr="00EF5A81">
        <w:t xml:space="preserve"> perspektiv</w:t>
      </w:r>
      <w:r w:rsidR="004822AA">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012EE9">
        <w:t xml:space="preserve">att </w:t>
      </w:r>
      <w:r w:rsidR="00B661EF" w:rsidRPr="00EF5A81">
        <w:t>lär</w:t>
      </w:r>
      <w:r w:rsidR="00012EE9">
        <w:t>a</w:t>
      </w:r>
      <w:r w:rsidR="00850895" w:rsidRPr="00EF5A81">
        <w:t xml:space="preserve"> sig </w:t>
      </w:r>
      <w:r w:rsidR="00012EE9" w:rsidRPr="00EF5A81">
        <w:t>via</w:t>
      </w:r>
      <w:r w:rsidR="00012EE9">
        <w:t xml:space="preserve"> </w:t>
      </w:r>
      <w:r w:rsidR="00300501">
        <w:t>transformationer</w:t>
      </w:r>
      <w:r w:rsidR="00012EE9">
        <w:t xml:space="preserve"> i kognitiva strukturer</w:t>
      </w:r>
      <w:r w:rsidR="00CF3F07">
        <w:t xml:space="preserve"> och dela in </w:t>
      </w:r>
      <w:r w:rsidR="004D2145">
        <w:t>undervisningen</w:t>
      </w:r>
      <w:r w:rsidR="00A6684C">
        <w:t xml:space="preserve"> i mindre delar</w:t>
      </w:r>
      <w:r w:rsidR="008E69A9">
        <w:t xml:space="preserve"> </w:t>
      </w:r>
      <w:r w:rsidR="00CF3F07">
        <w:fldChar w:fldCharType="begin"/>
      </w:r>
      <w:r w:rsidR="004D2145">
        <w:instrText xml:space="preserve"> ADDIN ZOTERO_ITEM CSL_CITATION {"citationID":"n5M8bytL","properties":{"formattedCitation":"(Gr\\uc0\\u225{}inne Conole, 2010; Dalsgaard, 2005)","plainCitation":"(Gráinne Conole, 2010; Dalsgaard, 2005)","noteIndex":0},"citationItems":[{"id":61,"uris":["http://zotero.org/users/local/QsygNxKM/items/T93CEQ5S"],"uri":["http://zotero.org/users/local/QsygNxKM/items/T93CEQ5S"],"itemData":{"id":61,"type":"report","title":"Review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012EE9">
        <w:t xml:space="preserve"> </w:t>
      </w:r>
      <w:r w:rsidR="004D2145">
        <w:t xml:space="preserve">Studenten </w:t>
      </w:r>
      <w:r w:rsidR="00A6684C">
        <w:t xml:space="preserve">lär sig </w:t>
      </w:r>
      <w:r w:rsidR="00CF3F07">
        <w:t xml:space="preserve">genom </w:t>
      </w:r>
      <w:r w:rsidR="00850895" w:rsidRPr="00EF5A81">
        <w:t>förståelse</w:t>
      </w:r>
      <w:r w:rsidR="00B77B49" w:rsidRPr="00EF5A81">
        <w:t xml:space="preserve"> och det </w:t>
      </w:r>
      <w:r w:rsidR="00850895" w:rsidRPr="00EF5A81">
        <w:t>innebär att det behövs kommunikation, klargöranden, kontraster, rekombination, problemlösning</w:t>
      </w:r>
      <w:r w:rsidR="00F90644" w:rsidRPr="00EF5A81">
        <w:t>,</w:t>
      </w:r>
      <w:r w:rsidR="00850895" w:rsidRPr="00EF5A81">
        <w:t xml:space="preserve"> och slutsatser</w:t>
      </w:r>
      <w:r w:rsidR="00B661EF" w:rsidRPr="00EF5A81">
        <w:t xml:space="preserve"> </w:t>
      </w:r>
      <w:r w:rsidR="00413AFC" w:rsidRPr="00EF5A81">
        <w:fldChar w:fldCharType="begin"/>
      </w:r>
      <w:r w:rsidR="004D2145">
        <w:instrText xml:space="preserve"> ADDIN ZOTERO_ITEM CSL_CITATION {"citationID":"8rJxqOlR","properties":{"formattedCitation":"(Siemens, 2014)","plainCitation":"(Siemens, 2014)","noteIndex":0},"citationItems":[{"id":"6ZntJg41/ESIEckCr","uris":["http://zotero.org/users/local/QsygNxKM/items/7KCNSLMX"],"uri":["http://zotero.org/users/local/QsygNxKM/items/7KCNSLMX"],"itemData":{"id":36,"type":"article-journal","title":"Connectivism: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rsidRPr="00EF5A81">
        <w:fldChar w:fldCharType="separate"/>
      </w:r>
      <w:r w:rsidR="00C67983" w:rsidRPr="00EF5A81">
        <w:rPr>
          <w:noProof/>
        </w:rPr>
        <w:t>(Siemens, 2014)</w:t>
      </w:r>
      <w:r w:rsidR="00413AFC" w:rsidRPr="00EF5A81">
        <w:fldChar w:fldCharType="end"/>
      </w:r>
      <w:r w:rsidR="00850895" w:rsidRPr="00EF5A81">
        <w:t xml:space="preserve">. Dessa punkter behöver bearbetas innan det blir en </w:t>
      </w:r>
      <w:r w:rsidR="00F611BE" w:rsidRPr="00EF5A81">
        <w:t>vinst</w:t>
      </w:r>
      <w:r w:rsidR="00850895" w:rsidRPr="00EF5A81">
        <w:t xml:space="preserve"> </w:t>
      </w:r>
      <w:r w:rsidR="00F611BE" w:rsidRPr="00EF5A81">
        <w:t>från</w:t>
      </w:r>
      <w:r w:rsidR="00CF5985" w:rsidRPr="00EF5A81">
        <w:t xml:space="preserve"> lärandet. 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studenten </w:t>
      </w:r>
      <w:r w:rsidR="00F611BE" w:rsidRPr="00EF5A81">
        <w:t xml:space="preserve">därefter </w:t>
      </w:r>
      <w:r w:rsidR="00850895" w:rsidRPr="00EF5A81">
        <w:t xml:space="preserve">självständigt </w:t>
      </w:r>
      <w:r w:rsidR="00B661EF" w:rsidRPr="00EF5A81">
        <w:t xml:space="preserve">ska </w:t>
      </w:r>
      <w:r w:rsidR="00F611BE" w:rsidRPr="00EF5A81">
        <w:t xml:space="preserve">lösa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r w:rsidR="004C23F2" w:rsidRPr="00EF5A81">
        <w:t xml:space="preserve">Slutligen, </w:t>
      </w:r>
      <w:r w:rsidR="00B661EF" w:rsidRPr="00EF5A81">
        <w:t xml:space="preserve">handlar </w:t>
      </w:r>
      <w:r w:rsidR="004C23F2" w:rsidRPr="00EF5A81">
        <w:t>d</w:t>
      </w:r>
      <w:r w:rsidR="00205671" w:rsidRPr="00EF5A81">
        <w:t>et S</w:t>
      </w:r>
      <w:r w:rsidR="00850895" w:rsidRPr="00EF5A81">
        <w:t>ociokulturella perspektivet om att d</w:t>
      </w:r>
      <w:r w:rsidR="00205671" w:rsidRPr="00EF5A81">
        <w:t>elta i sociala sammanhang</w:t>
      </w:r>
      <w:r w:rsidR="00850895" w:rsidRPr="00EF5A81">
        <w:t xml:space="preserve"> för att </w:t>
      </w:r>
      <w:r w:rsidR="00B661EF" w:rsidRPr="00EF5A81">
        <w:t>studenten ska lära sig. E</w:t>
      </w:r>
      <w:r w:rsidR="00205671" w:rsidRPr="00EF5A81">
        <w:t xml:space="preserve">tt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 xml:space="preserve">där studenten kan </w:t>
      </w:r>
      <w:r w:rsidR="00850895" w:rsidRPr="00EF5A81">
        <w:t xml:space="preserve">skaffa kunskaper </w:t>
      </w:r>
      <w:r w:rsidR="00205671" w:rsidRPr="00EF5A81">
        <w:t>tillsammans</w:t>
      </w:r>
      <w:r w:rsidR="004F5AA8" w:rsidRPr="00EF5A81">
        <w:t xml:space="preserve">. </w:t>
      </w:r>
      <w:r w:rsidR="00850895" w:rsidRPr="00EF5A81">
        <w:t xml:space="preserve">Målet är att förstå hur meningsfullt innehållet är för lärandet </w:t>
      </w:r>
      <w:r w:rsidR="004F6381" w:rsidRPr="00EF5A81">
        <w:fldChar w:fldCharType="begin"/>
      </w:r>
      <w:r w:rsidR="00692DE8" w:rsidRPr="00EF5A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rsidRPr="00EF5A81">
        <w:fldChar w:fldCharType="separate"/>
      </w:r>
      <w:r w:rsidR="004F6381" w:rsidRPr="00EF5A81">
        <w:rPr>
          <w:noProof/>
        </w:rPr>
        <w:t>(Brodie, 2005)</w:t>
      </w:r>
      <w:r w:rsidR="004F6381" w:rsidRPr="00EF5A81">
        <w:fldChar w:fldCharType="end"/>
      </w:r>
      <w:r w:rsidR="00CF5985" w:rsidRPr="00EF5A81">
        <w:t xml:space="preserve">. </w:t>
      </w:r>
      <w:r w:rsidR="00FC2E6B" w:rsidRPr="00EF5A81">
        <w:t>S</w:t>
      </w:r>
      <w:r w:rsidR="00CF5985" w:rsidRPr="00EF5A81">
        <w:t>ociokulturellt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B661EF" w:rsidRPr="00EF5A81">
        <w:t>,</w:t>
      </w:r>
      <w:r w:rsidR="00850895" w:rsidRPr="00EF5A81">
        <w:t xml:space="preserve"> och som även betraktas som ett egen pe</w:t>
      </w:r>
      <w:r w:rsidR="004F6381" w:rsidRPr="00EF5A81">
        <w:t xml:space="preserve">dagogiskt ramverk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 xml:space="preserve">. </w:t>
      </w:r>
      <w:r w:rsidR="00850895" w:rsidRPr="00EF5A81">
        <w:t>AT</w:t>
      </w:r>
      <w:r w:rsidR="009F664E" w:rsidRPr="00EF5A81">
        <w:t>M</w:t>
      </w:r>
      <w:r w:rsidR="00B661EF" w:rsidRPr="00EF5A81">
        <w:t xml:space="preserve"> förutsätter att lärande</w:t>
      </w:r>
      <w:r w:rsidR="00850895" w:rsidRPr="00EF5A81">
        <w:t>kontexten behöver vara en redogörelse</w:t>
      </w:r>
      <w:r w:rsidR="00B661EF" w:rsidRPr="00EF5A81">
        <w:t>.</w:t>
      </w:r>
      <w:r w:rsidR="00850895" w:rsidRPr="00EF5A81">
        <w:t xml:space="preserve"> </w:t>
      </w:r>
      <w:r w:rsidR="00B661EF" w:rsidRPr="00EF5A81">
        <w:t>S</w:t>
      </w:r>
      <w:r w:rsidR="00850895" w:rsidRPr="00EF5A81">
        <w:t xml:space="preserve">tudenten </w:t>
      </w:r>
      <w:r w:rsidR="00B661EF" w:rsidRPr="00EF5A81">
        <w:t>behöver förstå innebörden</w:t>
      </w:r>
      <w:r w:rsidR="00850895" w:rsidRPr="00EF5A81">
        <w:t xml:space="preserve"> av situationen och </w:t>
      </w:r>
      <w:r w:rsidR="00B661EF" w:rsidRPr="00EF5A81">
        <w:t xml:space="preserve">därefter </w:t>
      </w:r>
      <w:r w:rsidR="00850895" w:rsidRPr="00EF5A81">
        <w:t>göra lämpliga tolkningar av resultatet</w:t>
      </w:r>
      <w:r w:rsidR="0050514C" w:rsidRPr="00EF5A81">
        <w:t xml:space="preserve"> </w:t>
      </w:r>
      <w:r w:rsidR="00BA0F17" w:rsidRPr="00EF5A81">
        <w:fldChar w:fldCharType="begin"/>
      </w:r>
      <w:r w:rsidR="00BA0F17" w:rsidRPr="00EF5A81">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rsidRPr="00EF5A81">
        <w:fldChar w:fldCharType="separate"/>
      </w:r>
      <w:r w:rsidR="00BA0F17" w:rsidRPr="00EF5A81">
        <w:rPr>
          <w:noProof/>
        </w:rPr>
        <w:t>(Olaniran, 2010)</w:t>
      </w:r>
      <w:r w:rsidR="00BA0F17" w:rsidRPr="00EF5A81">
        <w:fldChar w:fldCharType="end"/>
      </w:r>
      <w:r w:rsidR="00850895" w:rsidRPr="00EF5A81">
        <w:t>. Detta gör att förståelse uppstår både individuellt och gemensamt när det arbetas praktiskt i ett socialt sammanhang.</w:t>
      </w:r>
      <w:bookmarkStart w:id="4" w:name="_Toc391456180"/>
      <w:bookmarkStart w:id="5"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4"/>
      <w:bookmarkEnd w:id="5"/>
      <w:r w:rsidRPr="00CA1731">
        <w:rPr>
          <w:rFonts w:cs="Times New Roman"/>
          <w:b/>
          <w:sz w:val="24"/>
          <w:szCs w:val="24"/>
        </w:rPr>
        <w:t xml:space="preserve"> </w:t>
      </w:r>
    </w:p>
    <w:p w14:paraId="4F9B570B" w14:textId="67CC6939"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6B44CF7A"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commentRangeStart w:id="6"/>
      <w:r w:rsidR="00C82DDB" w:rsidRPr="00C82DDB">
        <w:rPr>
          <w:lang w:eastAsia="sv-SE"/>
        </w:rPr>
        <w:t>Ytterligare analyserade</w:t>
      </w:r>
      <w:r w:rsidR="00C32530">
        <w:rPr>
          <w:lang w:eastAsia="sv-SE"/>
        </w:rPr>
        <w:t>s</w:t>
      </w:r>
      <w:r w:rsidR="00C82DDB" w:rsidRPr="00C82DDB">
        <w:rPr>
          <w:lang w:eastAsia="sv-SE"/>
        </w:rPr>
        <w:t xml:space="preserve"> vi </w:t>
      </w:r>
      <w:commentRangeEnd w:id="6"/>
      <w:r w:rsidR="00244800">
        <w:rPr>
          <w:rStyle w:val="CommentReference"/>
        </w:rPr>
        <w:commentReference w:id="6"/>
      </w:r>
      <w:r w:rsidR="00C82DDB" w:rsidRPr="00C82DDB">
        <w:rPr>
          <w:lang w:eastAsia="sv-SE"/>
        </w:rPr>
        <w:t xml:space="preserve">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 xml:space="preserve">förhindra införande av en särskild pedagogisk </w:t>
      </w:r>
      <w:r w:rsidR="00EE400D">
        <w:rPr>
          <w:lang w:eastAsia="sv-SE"/>
        </w:rPr>
        <w:lastRenderedPageBreak/>
        <w:t>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9D27B3">
      <w:pPr>
        <w:pStyle w:val="Heading11"/>
      </w:pPr>
      <w:bookmarkStart w:id="7" w:name="_Toc391456181"/>
      <w:bookmarkStart w:id="8" w:name="_Toc401327937"/>
      <w:bookmarkEnd w:id="7"/>
      <w:r>
        <w:t>Metod</w:t>
      </w:r>
      <w:bookmarkStart w:id="9" w:name="_Toc391456182"/>
      <w:bookmarkStart w:id="10" w:name="_Toc401327938"/>
      <w:bookmarkEnd w:id="8"/>
      <w:bookmarkEnd w:id="9"/>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10"/>
    </w:p>
    <w:p w14:paraId="32BAAB67" w14:textId="1922F373" w:rsidR="00D45847" w:rsidRDefault="00850895" w:rsidP="000B1921">
      <w:pPr>
        <w:tabs>
          <w:tab w:val="left" w:pos="1134"/>
        </w:tabs>
        <w:spacing w:line="480" w:lineRule="auto"/>
        <w:jc w:val="both"/>
        <w:rPr>
          <w:rFonts w:eastAsia="Times New Roman" w:cs="Times New Roman"/>
          <w:lang w:eastAsia="sv-SE"/>
        </w:rPr>
      </w:pPr>
      <w:r>
        <w:rPr>
          <w:rFonts w:cs="Times New Roman"/>
        </w:rPr>
        <w:t xml:space="preserve">Målet med att göra en intervju var att utvärdera vilket pedagogiskt perspektiv som ligger närmast den </w:t>
      </w:r>
      <w:r w:rsidR="009A74A3">
        <w:rPr>
          <w:rFonts w:cs="Times New Roman"/>
        </w:rPr>
        <w:t xml:space="preserve">pedagogisk </w:t>
      </w:r>
      <w:r>
        <w:rPr>
          <w:rFonts w:cs="Times New Roman"/>
        </w:rPr>
        <w:t>s</w:t>
      </w:r>
      <w:r w:rsidR="00545510">
        <w:rPr>
          <w:rFonts w:cs="Times New Roman"/>
        </w:rPr>
        <w:t>trategi 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 xml:space="preserve">hänsyn till </w:t>
      </w:r>
      <w:r w:rsidR="00BE6335">
        <w:t xml:space="preserve">att de var tidigare beskriven för att vara bra anpassade för e-lärande. Därefter togs </w:t>
      </w:r>
      <w:r w:rsidR="00E36747">
        <w:t xml:space="preserve">det </w:t>
      </w:r>
      <w:r w:rsidR="00BE6335">
        <w:t xml:space="preserve">i beaktande </w:t>
      </w:r>
      <w:r>
        <w:t>hur representativa de var för perspe</w:t>
      </w:r>
      <w:r w:rsidR="00AD4C61">
        <w:t>ktiven genom att jämföra modell</w:t>
      </w:r>
      <w:r>
        <w:t xml:space="preserve">kriteriet och uteslutande modeller där kriteriet skiljde sig markant från andra modeller i perspektivet. </w:t>
      </w:r>
      <w:r w:rsidR="00BE6335">
        <w:t>Slutligen</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 xml:space="preserve">element på ett </w:t>
      </w:r>
      <w:r>
        <w:lastRenderedPageBreak/>
        <w:t>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8519F">
        <w:t xml:space="preserve"> fas</w:t>
      </w:r>
      <w:r w:rsidR="0079274D">
        <w:t xml:space="preserve"> </w:t>
      </w:r>
      <w:r w:rsidR="007F5A31">
        <w:t xml:space="preserve">enligt Grades pedagogiska riktlinjer </w:t>
      </w:r>
      <w:r w:rsidR="0079274D">
        <w:t>(Bilaga 2)</w:t>
      </w:r>
      <w:r>
        <w:t>.</w:t>
      </w:r>
      <w:ins w:id="11" w:author="Jason Serviss" w:date="2018-11-13T13:06:00Z">
        <w:r w:rsidR="00244800">
          <w:t xml:space="preserve"> </w:t>
        </w:r>
      </w:ins>
      <w:moveToRangeStart w:id="12" w:author="Jason Serviss" w:date="2018-11-13T13:06:00Z" w:name="move403733710"/>
      <w:moveTo w:id="13" w:author="Jason Serviss" w:date="2018-11-13T13:06:00Z">
        <w:r w:rsidR="00244800">
          <w:rPr>
            <w:rFonts w:eastAsia="Times New Roman" w:cs="Times New Roman"/>
            <w:lang w:eastAsia="sv-SE"/>
          </w:rPr>
          <w:t xml:space="preserve">Intervjun avslutades med en öppen fråga angående ytterligare </w:t>
        </w:r>
        <w:commentRangeStart w:id="14"/>
        <w:r w:rsidR="00244800">
          <w:rPr>
            <w:rFonts w:eastAsia="Times New Roman" w:cs="Times New Roman"/>
            <w:lang w:eastAsia="sv-SE"/>
          </w:rPr>
          <w:t>information, som av någon anledning missats i Grade pedagogiska riktlinjer</w:t>
        </w:r>
      </w:moveTo>
      <w:commentRangeEnd w:id="14"/>
      <w:r w:rsidR="00244800">
        <w:rPr>
          <w:rStyle w:val="CommentReference"/>
        </w:rPr>
        <w:commentReference w:id="14"/>
      </w:r>
      <w:moveTo w:id="15" w:author="Jason Serviss" w:date="2018-11-13T13:06:00Z">
        <w:r w:rsidR="00244800">
          <w:rPr>
            <w:rFonts w:eastAsia="Times New Roman" w:cs="Times New Roman"/>
            <w:lang w:eastAsia="sv-SE"/>
          </w:rPr>
          <w:t>.</w:t>
        </w:r>
      </w:moveTo>
      <w:moveToRangeEnd w:id="12"/>
      <w:r w:rsidR="00C564E9">
        <w:t xml:space="preserve"> </w:t>
      </w:r>
      <w:r w:rsidR="00673314">
        <w:t>Frågekonstruktioner</w:t>
      </w:r>
      <w:r w:rsidR="002705D4">
        <w:t>na</w:t>
      </w:r>
      <w:r w:rsidR="00673314">
        <w:t xml:space="preserve"> i intervjun var designade till att bli bedömd på en skala mellan 1 (inte alls viktigt) till 5 (mycket viktigt)</w:t>
      </w:r>
      <w:r w:rsidR="0028519F">
        <w:t xml:space="preserve"> och poängsätts av respondenten</w:t>
      </w:r>
      <w:r w:rsidR="00673314">
        <w:t xml:space="preserve">.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 xml:space="preserve">att urskilja vilken modell som passade bäst för de </w:t>
      </w:r>
      <w:r w:rsidR="0028519F">
        <w:t>fas</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r w:rsidR="005471EB">
        <w:rPr>
          <w:rFonts w:eastAsia="Times New Roman" w:cs="Times New Roman"/>
          <w:lang w:eastAsia="sv-SE"/>
        </w:rPr>
        <w:t xml:space="preserve"> </w:t>
      </w:r>
      <w:moveFromRangeStart w:id="16" w:author="Jason Serviss" w:date="2018-11-13T13:06:00Z" w:name="move403733710"/>
      <w:moveFrom w:id="17" w:author="Jason Serviss" w:date="2018-11-13T13:06:00Z">
        <w:r w:rsidR="005471EB" w:rsidDel="00244800">
          <w:rPr>
            <w:rFonts w:eastAsia="Times New Roman" w:cs="Times New Roman"/>
            <w:lang w:eastAsia="sv-SE"/>
          </w:rPr>
          <w:t xml:space="preserve">Intervjun avslutades med en öppen fråga angående ytterligare information, som av någon anledning missats i Grade pedagogiska riktlinjer. </w:t>
        </w:r>
      </w:moveFrom>
      <w:moveFromRangeEnd w:id="16"/>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8" w:name="_Toc391456183"/>
      <w:bookmarkStart w:id="19" w:name="_Toc401327939"/>
      <w:r w:rsidRPr="000B1921">
        <w:rPr>
          <w:rFonts w:cs="Times New Roman"/>
          <w:b/>
          <w:sz w:val="24"/>
          <w:szCs w:val="24"/>
        </w:rPr>
        <w:t>Utvärdering</w:t>
      </w:r>
      <w:bookmarkEnd w:id="18"/>
      <w:bookmarkEnd w:id="19"/>
    </w:p>
    <w:p w14:paraId="58B6265B" w14:textId="0855D792"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50E9956" w14:textId="7B631B81" w:rsidR="00582DFC" w:rsidRPr="009B18DA" w:rsidRDefault="00850895" w:rsidP="009D27B3">
      <w:pPr>
        <w:pStyle w:val="Heading11"/>
      </w:pPr>
      <w:bookmarkStart w:id="20" w:name="_Toc391456184"/>
      <w:bookmarkStart w:id="21" w:name="_Toc401327940"/>
      <w:bookmarkEnd w:id="20"/>
      <w:r w:rsidRPr="00E43D1C">
        <w:t>Resultat</w:t>
      </w:r>
      <w:bookmarkEnd w:id="21"/>
    </w:p>
    <w:p w14:paraId="181AF975" w14:textId="77777777" w:rsidR="00D45847" w:rsidRPr="000B1921" w:rsidRDefault="00850895" w:rsidP="000B1921">
      <w:pPr>
        <w:pStyle w:val="BodyText"/>
        <w:spacing w:line="360" w:lineRule="auto"/>
        <w:rPr>
          <w:b/>
          <w:sz w:val="24"/>
        </w:rPr>
      </w:pPr>
      <w:r w:rsidRPr="000B1921">
        <w:rPr>
          <w:b/>
          <w:sz w:val="24"/>
        </w:rPr>
        <w:t xml:space="preserve">Associativt perspektiv och DIM motsvarar Grades nuvarande pedagogik  </w:t>
      </w:r>
    </w:p>
    <w:p w14:paraId="022FF46B" w14:textId="66BEB61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 xml:space="preserve">Grades </w:t>
      </w:r>
      <w:r w:rsidR="000E3605">
        <w:lastRenderedPageBreak/>
        <w:t>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DE0A969" w14:textId="3A5D4632"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odyText"/>
        <w:keepNext/>
        <w:spacing w:line="360" w:lineRule="auto"/>
      </w:pPr>
      <w:r>
        <w:rPr>
          <w:rFonts w:eastAsiaTheme="minorHAnsi" w:cstheme="minorBidi"/>
          <w:noProof/>
          <w:sz w:val="18"/>
          <w:szCs w:val="18"/>
          <w:lang w:val="en-US" w:eastAsia="en-US"/>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Caption"/>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313AFCAB" w14:textId="2BB63682"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pedagogik enligt DIM</w:t>
      </w:r>
    </w:p>
    <w:p w14:paraId="29EBCC13" w14:textId="1FB1E62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lastRenderedPageBreak/>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US"/>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Caption"/>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ody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78E9FC11"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22" w:name="_Toc489811950"/>
      <w:bookmarkStart w:id="23"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Caption"/>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22"/>
      <w:bookmarkEnd w:id="23"/>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24" w:name="_Toc391456185"/>
      <w:bookmarkStart w:id="25" w:name="_Toc401327941"/>
      <w:bookmarkEnd w:id="24"/>
      <w:r w:rsidRPr="004E58AD">
        <w:t>Diskussion</w:t>
      </w:r>
      <w:bookmarkEnd w:id="25"/>
    </w:p>
    <w:p w14:paraId="6D0F922C" w14:textId="2089A7F4"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201ADE9F" w:rsidR="00AC7484" w:rsidRPr="00802217" w:rsidRDefault="008227FA" w:rsidP="00CA1731">
      <w:pPr>
        <w:spacing w:line="480" w:lineRule="auto"/>
        <w:jc w:val="both"/>
        <w:rPr>
          <w:rFonts w:cs="Times New Roman"/>
        </w:rPr>
      </w:pPr>
      <w:r>
        <w:lastRenderedPageBreak/>
        <w:t>Intervjuresultatet visade att det Associativa perspektivet passade bäst in på Grades</w:t>
      </w:r>
      <w:r w:rsidR="006764D6">
        <w:t xml:space="preserve"> pedagogik,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commentRangeStart w:id="26"/>
      <w:r w:rsidR="00047967">
        <w:t xml:space="preserve">I studien utnyttjades en </w:t>
      </w:r>
      <w:r w:rsidR="00A51BA1">
        <w:t>kvalitativ intervju</w:t>
      </w:r>
      <w:r w:rsidR="0015775D">
        <w:t xml:space="preserve"> </w:t>
      </w:r>
      <w:r w:rsidR="00047967">
        <w:t>för att</w:t>
      </w:r>
      <w:r w:rsidR="00A51BA1">
        <w:t xml:space="preserve"> </w:t>
      </w:r>
      <w:r w:rsidR="00401673">
        <w:t xml:space="preserve">utföra </w:t>
      </w:r>
      <w:r w:rsidR="00A51BA1">
        <w:t>studien</w:t>
      </w:r>
      <w:r w:rsidR="0015775D">
        <w:t xml:space="preserve"> och uppnå de mål som angivits</w:t>
      </w:r>
      <w:r w:rsidR="00047967">
        <w:t xml:space="preserve">. </w:t>
      </w:r>
      <w:r w:rsidR="005E4262">
        <w:rPr>
          <w:rFonts w:cs="Times New Roman"/>
        </w:rPr>
        <w:t xml:space="preserve">Ett alternativ </w:t>
      </w:r>
      <w:del w:id="27" w:author="Jason Serviss" w:date="2018-11-13T13:12:00Z">
        <w:r w:rsidR="005E4262" w:rsidDel="00D849B9">
          <w:rPr>
            <w:rFonts w:cs="Times New Roman"/>
          </w:rPr>
          <w:delText xml:space="preserve">till </w:delText>
        </w:r>
      </w:del>
      <w:r w:rsidR="005E4262">
        <w:rPr>
          <w:rFonts w:cs="Times New Roman"/>
        </w:rPr>
        <w:t xml:space="preserve">forskningsmetod </w:t>
      </w:r>
      <w:r w:rsidR="00401673">
        <w:rPr>
          <w:rFonts w:cs="Times New Roman"/>
        </w:rPr>
        <w:t xml:space="preserve">skulle kunna </w:t>
      </w:r>
      <w:r w:rsidR="005E4262">
        <w:rPr>
          <w:rFonts w:cs="Times New Roman"/>
        </w:rPr>
        <w:t xml:space="preserve">vara att använda en enkät </w:t>
      </w:r>
      <w:r w:rsidR="00841C6E">
        <w:rPr>
          <w:rFonts w:cs="Times New Roman"/>
        </w:rPr>
        <w:t>för att utvinna en större bredd på informationsflödet</w:t>
      </w:r>
      <w:r w:rsidR="00841C6E">
        <w:t xml:space="preserve">, </w:t>
      </w:r>
      <w:r w:rsidR="00FC6287">
        <w:rPr>
          <w:rFonts w:cs="Times New Roman"/>
        </w:rPr>
        <w:t>eftersom fler frågekonstrukti</w:t>
      </w:r>
      <w:r w:rsidR="00841C6E">
        <w:rPr>
          <w:rFonts w:cs="Times New Roman"/>
        </w:rPr>
        <w:t>oner kan skapas.</w:t>
      </w:r>
      <w:r w:rsidR="00AC1E16">
        <w:rPr>
          <w:rFonts w:cs="Times New Roman"/>
        </w:rPr>
        <w:t xml:space="preserve"> </w:t>
      </w:r>
      <w:commentRangeStart w:id="28"/>
      <w:r w:rsidR="00C80D03">
        <w:rPr>
          <w:rFonts w:cs="Times New Roman"/>
        </w:rPr>
        <w:t>Eftersom</w:t>
      </w:r>
      <w:r w:rsidR="00003F6D">
        <w:rPr>
          <w:rFonts w:cs="Times New Roman"/>
        </w:rPr>
        <w:t xml:space="preserve"> </w:t>
      </w:r>
      <w:r w:rsidR="00AC1E16">
        <w:rPr>
          <w:rFonts w:cs="Times New Roman"/>
        </w:rPr>
        <w:t>frågekonstruktioner</w:t>
      </w:r>
      <w:r w:rsidR="00003F6D">
        <w:rPr>
          <w:rFonts w:cs="Times New Roman"/>
        </w:rPr>
        <w:t xml:space="preserve">na skapades av endast en person, </w:t>
      </w:r>
      <w:r w:rsidR="00802217">
        <w:rPr>
          <w:rFonts w:cs="Times New Roman"/>
        </w:rPr>
        <w:t>minskar</w:t>
      </w:r>
      <w:r w:rsidR="00003F6D">
        <w:rPr>
          <w:rFonts w:cs="Times New Roman"/>
        </w:rPr>
        <w:t xml:space="preserve"> det risken att missförstånd </w:t>
      </w:r>
      <w:r w:rsidR="00C80D03">
        <w:rPr>
          <w:rFonts w:cs="Times New Roman"/>
        </w:rPr>
        <w:t xml:space="preserve">kan </w:t>
      </w:r>
      <w:r w:rsidR="00003F6D">
        <w:rPr>
          <w:rFonts w:cs="Times New Roman"/>
        </w:rPr>
        <w:t>gör</w:t>
      </w:r>
      <w:r w:rsidR="00C80D03">
        <w:rPr>
          <w:rFonts w:cs="Times New Roman"/>
        </w:rPr>
        <w:t>a</w:t>
      </w:r>
      <w:r w:rsidR="00003F6D">
        <w:rPr>
          <w:rFonts w:cs="Times New Roman"/>
        </w:rPr>
        <w:t xml:space="preserve">s i </w:t>
      </w:r>
      <w:r w:rsidR="00C80D03">
        <w:rPr>
          <w:rFonts w:cs="Times New Roman"/>
        </w:rPr>
        <w:t xml:space="preserve">en </w:t>
      </w:r>
      <w:r w:rsidR="00802217" w:rsidRPr="00802217">
        <w:rPr>
          <w:rFonts w:cs="Times New Roman"/>
        </w:rPr>
        <w:t xml:space="preserve">intervju och </w:t>
      </w:r>
      <w:r w:rsidR="00003F6D" w:rsidRPr="00802217">
        <w:rPr>
          <w:rFonts w:cs="Times New Roman"/>
        </w:rPr>
        <w:t>d</w:t>
      </w:r>
      <w:r w:rsidR="00C80D03" w:rsidRPr="00802217">
        <w:rPr>
          <w:rFonts w:cs="Times New Roman"/>
        </w:rPr>
        <w:t xml:space="preserve">et </w:t>
      </w:r>
      <w:r w:rsidR="00802217" w:rsidRPr="00802217">
        <w:rPr>
          <w:rFonts w:cs="Times New Roman"/>
        </w:rPr>
        <w:t xml:space="preserve">är </w:t>
      </w:r>
      <w:r w:rsidR="00C80D03" w:rsidRPr="00802217">
        <w:rPr>
          <w:rFonts w:cs="Times New Roman"/>
        </w:rPr>
        <w:t>möjligt att respondenten kan fråga vid osäkerhet</w:t>
      </w:r>
      <w:r w:rsidR="00003F6D" w:rsidRPr="00802217">
        <w:rPr>
          <w:rFonts w:cs="Times New Roman"/>
        </w:rPr>
        <w:t>.</w:t>
      </w:r>
      <w:commentRangeEnd w:id="28"/>
      <w:r w:rsidR="00D849B9">
        <w:rPr>
          <w:rStyle w:val="CommentReference"/>
        </w:rPr>
        <w:commentReference w:id="28"/>
      </w:r>
      <w:r w:rsidR="00003F6D" w:rsidRPr="00802217">
        <w:rPr>
          <w:rFonts w:cs="Times New Roman"/>
        </w:rPr>
        <w:t xml:space="preserve"> </w:t>
      </w:r>
      <w:commentRangeEnd w:id="26"/>
      <w:r w:rsidR="00802217">
        <w:rPr>
          <w:rStyle w:val="CommentReference"/>
        </w:rPr>
        <w:commentReference w:id="26"/>
      </w:r>
      <w:r w:rsidR="00802217" w:rsidRPr="00802217">
        <w:rPr>
          <w:rFonts w:cs="Times New Roman"/>
          <w:color w:val="353535"/>
        </w:rPr>
        <w:t>I denna studie finns det vissa faktorer som kan ha påverkat intervjuresultatet på ett okänt sätt.</w:t>
      </w:r>
      <w:r w:rsidR="00802217">
        <w:rPr>
          <w:rFonts w:ascii="AppleSystemUIFont" w:hAnsi="AppleSystemUIFont" w:cs="AppleSystemUIFont"/>
          <w:color w:val="353535"/>
          <w:sz w:val="24"/>
          <w:szCs w:val="24"/>
        </w:rPr>
        <w:t xml:space="preserve"> </w:t>
      </w:r>
      <w:r w:rsidR="00802217">
        <w:t>Att 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4557878E"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commentRangeStart w:id="29"/>
      <w:r w:rsidR="00BA3DCC">
        <w:t xml:space="preserve"> </w:t>
      </w:r>
      <w:commentRangeEnd w:id="29"/>
      <w:r w:rsidR="00D849B9">
        <w:rPr>
          <w:rStyle w:val="CommentReference"/>
        </w:rPr>
        <w:commentReference w:id="29"/>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w:t>
      </w:r>
      <w:r w:rsidR="001D42D7">
        <w:lastRenderedPageBreak/>
        <w:t xml:space="preserve">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07DA8B53"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167BD03"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pedagogik,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9D27B3">
      <w:pPr>
        <w:pStyle w:val="Heading11"/>
      </w:pPr>
      <w:bookmarkStart w:id="31" w:name="_Toc401327942"/>
      <w:r w:rsidRPr="004E58AD">
        <w:lastRenderedPageBreak/>
        <w:t>Tack</w:t>
      </w:r>
      <w:bookmarkEnd w:id="31"/>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32" w:name="_Toc391456186"/>
      <w:bookmarkStart w:id="33" w:name="_Toc401327943"/>
      <w:bookmarkEnd w:id="32"/>
      <w:r w:rsidRPr="004E58AD">
        <w:t>Referenser</w:t>
      </w:r>
      <w:bookmarkEnd w:id="33"/>
    </w:p>
    <w:p w14:paraId="09346966" w14:textId="77777777" w:rsidR="004D2145" w:rsidRPr="004D2145" w:rsidRDefault="00B67ECD">
      <w:pPr>
        <w:widowControl w:val="0"/>
        <w:autoSpaceDE w:val="0"/>
        <w:autoSpaceDN w:val="0"/>
        <w:adjustRightInd w:val="0"/>
        <w:rPr>
          <w:rFonts w:cs="Times New Roman"/>
          <w:color w:val="000000"/>
        </w:rPr>
      </w:pPr>
      <w:r w:rsidRPr="004D2145">
        <w:rPr>
          <w:rFonts w:eastAsia="Times New Roman" w:cs="Times New Roman"/>
          <w:color w:val="222222"/>
          <w:shd w:val="clear" w:color="auto" w:fill="FFFFFF"/>
        </w:rPr>
        <w:fldChar w:fldCharType="begin"/>
      </w:r>
      <w:r w:rsidR="004D2145" w:rsidRPr="004D21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4D2145" w:rsidRPr="004D2145">
        <w:rPr>
          <w:rFonts w:cs="Times New Roman"/>
          <w:color w:val="000000"/>
        </w:rPr>
        <w:t xml:space="preserve">Brodie, K. (2005). Using Cognitive and Situative Perspectives to Understand Teacher Interactions with Learner Errors. </w:t>
      </w:r>
      <w:r w:rsidR="004D2145" w:rsidRPr="004D2145">
        <w:rPr>
          <w:rFonts w:cs="Times New Roman"/>
          <w:i/>
          <w:iCs/>
          <w:color w:val="000000"/>
        </w:rPr>
        <w:t>International Group for the Psychology of Mathematics Education 2</w:t>
      </w:r>
      <w:r w:rsidR="004D2145" w:rsidRPr="004D2145">
        <w:rPr>
          <w:rFonts w:cs="Times New Roman"/>
          <w:color w:val="000000"/>
        </w:rPr>
        <w:t>, 177–184. Retrieved from goo.gl/wKHNCa</w:t>
      </w:r>
    </w:p>
    <w:p w14:paraId="3ABC230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Businessreflex. (2016, December 2). E-learning – mer lärande på effektivare sätt? Retrieved August 31, 2018, from goo.gl/SbUuNe</w:t>
      </w:r>
    </w:p>
    <w:p w14:paraId="5E98B8FE"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Carlberg, N. (2017, March 5). Branschanalys e-learning Sverige 2015. Retrieved October 7, 2018, from goo.gl/ZU9VLM</w:t>
      </w:r>
    </w:p>
    <w:p w14:paraId="23FDCA9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Clark, R. C., &amp; Mayer, R. E. (2012). </w:t>
      </w:r>
      <w:r w:rsidRPr="004D2145">
        <w:rPr>
          <w:rFonts w:cs="Times New Roman"/>
          <w:i/>
          <w:iCs/>
          <w:color w:val="000000"/>
        </w:rPr>
        <w:t>Scenario-based e-Learning: Evidence-Based Guidelines for Online Workforce Learning</w:t>
      </w:r>
      <w:r w:rsidRPr="004D2145">
        <w:rPr>
          <w:rFonts w:cs="Times New Roman"/>
          <w:color w:val="000000"/>
        </w:rPr>
        <w:t>. John Wiley &amp; Sons.</w:t>
      </w:r>
    </w:p>
    <w:p w14:paraId="5A51759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 Dyke, M., Oliver, M., &amp; Seale, J. (2004). Mapping pedagogy and tools for effective learning design. </w:t>
      </w:r>
      <w:r w:rsidRPr="004D2145">
        <w:rPr>
          <w:rFonts w:cs="Times New Roman"/>
          <w:i/>
          <w:iCs/>
          <w:color w:val="000000"/>
        </w:rPr>
        <w:t>Computers &amp; Education</w:t>
      </w:r>
      <w:r w:rsidRPr="004D2145">
        <w:rPr>
          <w:rFonts w:cs="Times New Roman"/>
          <w:color w:val="000000"/>
        </w:rPr>
        <w:t xml:space="preserve">, </w:t>
      </w:r>
      <w:r w:rsidRPr="004D2145">
        <w:rPr>
          <w:rFonts w:cs="Times New Roman"/>
          <w:i/>
          <w:iCs/>
          <w:color w:val="000000"/>
        </w:rPr>
        <w:t>43</w:t>
      </w:r>
      <w:r w:rsidRPr="004D2145">
        <w:rPr>
          <w:rFonts w:cs="Times New Roman"/>
          <w:color w:val="000000"/>
        </w:rPr>
        <w:t>(1–2), 17–33. https://doi.org/10.1016/j.compedu.2003.12.018</w:t>
      </w:r>
    </w:p>
    <w:p w14:paraId="02191C4B"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Gráinne. (2010). </w:t>
      </w:r>
      <w:r w:rsidRPr="004D2145">
        <w:rPr>
          <w:rFonts w:cs="Times New Roman"/>
          <w:i/>
          <w:iCs/>
          <w:color w:val="000000"/>
        </w:rPr>
        <w:t>Review of Pedagogical Models and their use in e-learning</w:t>
      </w:r>
      <w:r w:rsidRPr="004D2145">
        <w:rPr>
          <w:rFonts w:cs="Times New Roman"/>
          <w:color w:val="000000"/>
        </w:rPr>
        <w:t>. Milton Keynes: Open University. Retrieved from goo.gl/AfBK7R</w:t>
      </w:r>
    </w:p>
    <w:p w14:paraId="185F151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Dabbagh, N. (2005). Pedagogical models for E-Learning: A theory-based design framework. In </w:t>
      </w:r>
      <w:r w:rsidRPr="004D2145">
        <w:rPr>
          <w:rFonts w:cs="Times New Roman"/>
          <w:i/>
          <w:iCs/>
          <w:color w:val="000000"/>
        </w:rPr>
        <w:t>In International Journal of Technology in Teaching and Learning</w:t>
      </w:r>
      <w:r w:rsidRPr="004D2145">
        <w:rPr>
          <w:rFonts w:cs="Times New Roman"/>
          <w:color w:val="000000"/>
        </w:rPr>
        <w:t xml:space="preserve"> (pp. 25–44).</w:t>
      </w:r>
    </w:p>
    <w:p w14:paraId="12B88413"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Dalsgaard, C. (2005). Pedagogical quality in e-learning. </w:t>
      </w:r>
      <w:r w:rsidRPr="004D2145">
        <w:rPr>
          <w:rFonts w:cs="Times New Roman"/>
          <w:i/>
          <w:iCs/>
          <w:color w:val="000000"/>
        </w:rPr>
        <w:t>Eleed</w:t>
      </w:r>
      <w:r w:rsidRPr="004D2145">
        <w:rPr>
          <w:rFonts w:cs="Times New Roman"/>
          <w:color w:val="000000"/>
        </w:rPr>
        <w:t xml:space="preserve">, </w:t>
      </w:r>
      <w:r w:rsidRPr="004D2145">
        <w:rPr>
          <w:rFonts w:cs="Times New Roman"/>
          <w:i/>
          <w:iCs/>
          <w:color w:val="000000"/>
        </w:rPr>
        <w:t>1</w:t>
      </w:r>
      <w:r w:rsidRPr="004D2145">
        <w:rPr>
          <w:rFonts w:cs="Times New Roman"/>
          <w:color w:val="000000"/>
        </w:rPr>
        <w:t>(1). Retrieved from https://eleed.campussource.de/archive/1/78/index_html</w:t>
      </w:r>
    </w:p>
    <w:p w14:paraId="4BAF954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European Union Reference Laboratories. (2001). </w:t>
      </w:r>
      <w:r w:rsidRPr="004D2145">
        <w:rPr>
          <w:rFonts w:cs="Times New Roman"/>
          <w:i/>
          <w:iCs/>
          <w:color w:val="000000"/>
        </w:rPr>
        <w:t>eLearning : Designing Tomorrow’s Education An Interim Report</w:t>
      </w:r>
      <w:r w:rsidRPr="004D2145">
        <w:rPr>
          <w:rFonts w:cs="Times New Roman"/>
          <w:color w:val="000000"/>
        </w:rPr>
        <w:t>. International Co-operation Europe Ltd: Commission Of The European Communities. Retrieved from goo.gl/nhn8QH</w:t>
      </w:r>
    </w:p>
    <w:p w14:paraId="29FED6D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Kauchak, D. P., &amp; Eggen, P. D. (2011). </w:t>
      </w:r>
      <w:r w:rsidRPr="004D2145">
        <w:rPr>
          <w:rFonts w:cs="Times New Roman"/>
          <w:i/>
          <w:iCs/>
          <w:color w:val="000000"/>
        </w:rPr>
        <w:t>Learning and teaching: research-based methods</w:t>
      </w:r>
      <w:r w:rsidRPr="004D2145">
        <w:rPr>
          <w:rFonts w:cs="Times New Roman"/>
          <w:color w:val="000000"/>
        </w:rPr>
        <w:t>. Boston: Pearson.</w:t>
      </w:r>
    </w:p>
    <w:p w14:paraId="30845D8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Magliaro, S. G., Lockee, B. B., &amp; Burton, J. K. (2005). Direct instruction revisited: A key model for instructional technology. </w:t>
      </w:r>
      <w:r w:rsidRPr="004D2145">
        <w:rPr>
          <w:rFonts w:cs="Times New Roman"/>
          <w:i/>
          <w:iCs/>
          <w:color w:val="000000"/>
        </w:rPr>
        <w:t>Educational Technology Research and Development</w:t>
      </w:r>
      <w:r w:rsidRPr="004D2145">
        <w:rPr>
          <w:rFonts w:cs="Times New Roman"/>
          <w:color w:val="000000"/>
        </w:rPr>
        <w:t xml:space="preserve">, </w:t>
      </w:r>
      <w:r w:rsidRPr="004D2145">
        <w:rPr>
          <w:rFonts w:cs="Times New Roman"/>
          <w:i/>
          <w:iCs/>
          <w:color w:val="000000"/>
        </w:rPr>
        <w:t>53</w:t>
      </w:r>
      <w:r w:rsidRPr="004D2145">
        <w:rPr>
          <w:rFonts w:cs="Times New Roman"/>
          <w:color w:val="000000"/>
        </w:rPr>
        <w:t>(4), 41–55. https://doi.org/10.1007/BF02504684</w:t>
      </w:r>
    </w:p>
    <w:p w14:paraId="6104EE11"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Mayes, T., &amp; de Freitas, S. (2004). Review of e-learning theories, frameworks and models. </w:t>
      </w:r>
      <w:r w:rsidRPr="004D2145">
        <w:rPr>
          <w:rFonts w:cs="Times New Roman"/>
          <w:i/>
          <w:iCs/>
          <w:color w:val="000000"/>
        </w:rPr>
        <w:t>JISC E-Learning Models Desk Study</w:t>
      </w:r>
      <w:r w:rsidRPr="004D2145">
        <w:rPr>
          <w:rFonts w:cs="Times New Roman"/>
          <w:color w:val="000000"/>
        </w:rPr>
        <w:t>, (1).</w:t>
      </w:r>
    </w:p>
    <w:p w14:paraId="152DDCD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Olaniran, B. A. (Ed.). (2010). </w:t>
      </w:r>
      <w:r w:rsidRPr="004D2145">
        <w:rPr>
          <w:rFonts w:cs="Times New Roman"/>
          <w:i/>
          <w:iCs/>
          <w:color w:val="000000"/>
        </w:rPr>
        <w:t>Cases on Successful E-Learning Practices in the Developed and Developing World: Methods for the Global Information Economy</w:t>
      </w:r>
      <w:r w:rsidRPr="004D2145">
        <w:rPr>
          <w:rFonts w:cs="Times New Roman"/>
          <w:color w:val="000000"/>
        </w:rPr>
        <w:t>. IGI Global. https://doi.org/10.4018/978-1-60566-942-7</w:t>
      </w:r>
    </w:p>
    <w:p w14:paraId="1B7DF5B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Pange, A., &amp; Pange, J. (2011). Is E-learning Based On Learning Theories? A Literature Review. </w:t>
      </w:r>
      <w:r w:rsidRPr="004D2145">
        <w:rPr>
          <w:rFonts w:cs="Times New Roman"/>
          <w:i/>
          <w:iCs/>
          <w:color w:val="000000"/>
        </w:rPr>
        <w:t>World Academy of Science, Engineering &amp; Technology</w:t>
      </w:r>
      <w:r w:rsidRPr="004D2145">
        <w:rPr>
          <w:rFonts w:cs="Times New Roman"/>
          <w:color w:val="000000"/>
        </w:rPr>
        <w:t xml:space="preserve">, </w:t>
      </w:r>
      <w:r w:rsidRPr="004D2145">
        <w:rPr>
          <w:rFonts w:cs="Times New Roman"/>
          <w:i/>
          <w:iCs/>
          <w:color w:val="000000"/>
        </w:rPr>
        <w:t>5</w:t>
      </w:r>
      <w:r w:rsidRPr="004D2145">
        <w:rPr>
          <w:rFonts w:cs="Times New Roman"/>
          <w:color w:val="000000"/>
        </w:rPr>
        <w:t>(8).</w:t>
      </w:r>
    </w:p>
    <w:p w14:paraId="4A47CCD0"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Siemens, G. (2014). Connectivism: A Learning Theory for the Digital Age, 8.</w:t>
      </w:r>
    </w:p>
    <w:p w14:paraId="3F8919E9"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Yeh, Y.-C. (2009). Integrating e-learning into the Direct-instruction Model to enhance the effectiveness of critical-thinking instruction. </w:t>
      </w:r>
      <w:r w:rsidRPr="004D2145">
        <w:rPr>
          <w:rFonts w:cs="Times New Roman"/>
          <w:i/>
          <w:iCs/>
          <w:color w:val="000000"/>
        </w:rPr>
        <w:t>Instructional Science</w:t>
      </w:r>
      <w:r w:rsidRPr="004D2145">
        <w:rPr>
          <w:rFonts w:cs="Times New Roman"/>
          <w:color w:val="000000"/>
        </w:rPr>
        <w:t xml:space="preserve">, </w:t>
      </w:r>
      <w:r w:rsidRPr="004D2145">
        <w:rPr>
          <w:rFonts w:cs="Times New Roman"/>
          <w:i/>
          <w:iCs/>
          <w:color w:val="000000"/>
        </w:rPr>
        <w:t>37</w:t>
      </w:r>
      <w:r w:rsidRPr="004D2145">
        <w:rPr>
          <w:rFonts w:cs="Times New Roman"/>
          <w:color w:val="000000"/>
        </w:rPr>
        <w:t>(2), 185–203. Retrieved from goo.gl/Lo4tFB</w:t>
      </w:r>
    </w:p>
    <w:p w14:paraId="34026666" w14:textId="1D44E3E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34" w:name="_Toc391456187"/>
      <w:bookmarkStart w:id="35" w:name="_Toc401327944"/>
      <w:bookmarkEnd w:id="34"/>
      <w:r w:rsidRPr="009F3187">
        <w:lastRenderedPageBreak/>
        <w:t>Bilagor</w:t>
      </w:r>
      <w:bookmarkEnd w:id="35"/>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7A0B1F3A"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36" w:name="_Toc391456188"/>
      <w:bookmarkEnd w:id="36"/>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otnoteReference"/>
        </w:rPr>
        <w:footnoteReference w:id="3"/>
      </w:r>
      <w:r w:rsidR="00850895">
        <w:rPr>
          <w:rFonts w:eastAsia="Times New Roman" w:cs="Times New Roman"/>
          <w:color w:val="333333"/>
        </w:rPr>
        <w:t xml:space="preserve"> (kognitiva färdigheter) för att gestalta</w:t>
      </w:r>
      <w:r w:rsidR="00850895" w:rsidRPr="007971FB">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7971FB">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7971FB">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549AD0B7" w14:textId="5245E11C" w:rsidR="00A44BD4"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6241BFA6" w14:textId="77777777" w:rsidR="00BC101F" w:rsidRDefault="00BC101F" w:rsidP="003A56C6">
      <w:pPr>
        <w:jc w:val="both"/>
        <w:rPr>
          <w:rFonts w:ascii="Verdana" w:eastAsia="Times New Roman" w:hAnsi="Verdana" w:cs="Times New Roman"/>
          <w:b/>
          <w:color w:val="333333"/>
          <w:sz w:val="16"/>
          <w:szCs w:val="16"/>
        </w:rPr>
      </w:pPr>
    </w:p>
    <w:p w14:paraId="1283CEB4" w14:textId="38529D18"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lastRenderedPageBreak/>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4A0102">
        <w:rPr>
          <w:rFonts w:ascii="Verdana" w:hAnsi="Verdana"/>
          <w:sz w:val="16"/>
          <w:szCs w:val="16"/>
        </w:rPr>
        <w:t xml:space="preserve">Frågekonstruktioner 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37" w:name="_Toc391456189"/>
      <w:bookmarkEnd w:id="37"/>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547B0E">
          <w:footerReference w:type="default" r:id="rId16"/>
          <w:footerReference w:type="first" r:id="rId17"/>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Jason Serviss" w:date="2018-11-13T13:05:00Z" w:initials="JS">
    <w:p w14:paraId="49D85CF4" w14:textId="442766A3" w:rsidR="00244800" w:rsidRDefault="00244800">
      <w:pPr>
        <w:pStyle w:val="CommentText"/>
      </w:pPr>
      <w:r>
        <w:rPr>
          <w:rStyle w:val="CommentReference"/>
        </w:rPr>
        <w:annotationRef/>
      </w:r>
      <w:r>
        <w:t>It is HERE that the frågeställning needs to be more specifically stated for the evaluation. Furthermore, I think the grammar is off here. ”</w:t>
      </w:r>
      <w:r>
        <w:rPr>
          <w:lang w:eastAsia="sv-SE"/>
        </w:rPr>
        <w:t>Ytterligare analyserade</w:t>
      </w:r>
      <w:r w:rsidRPr="00C82DDB">
        <w:rPr>
          <w:lang w:eastAsia="sv-SE"/>
        </w:rPr>
        <w:t xml:space="preserve"> vi </w:t>
      </w:r>
      <w:r>
        <w:rPr>
          <w:rStyle w:val="CommentReference"/>
        </w:rPr>
        <w:annotationRef/>
      </w:r>
      <w:r>
        <w:rPr>
          <w:lang w:eastAsia="sv-SE"/>
        </w:rPr>
        <w:t>hur väl” or ”</w:t>
      </w:r>
      <w:r w:rsidRPr="00244800">
        <w:rPr>
          <w:lang w:eastAsia="sv-SE"/>
        </w:rPr>
        <w:t xml:space="preserve"> </w:t>
      </w:r>
      <w:r w:rsidRPr="00C82DDB">
        <w:rPr>
          <w:lang w:eastAsia="sv-SE"/>
        </w:rPr>
        <w:t>Ytterligare analyserade</w:t>
      </w:r>
      <w:r>
        <w:rPr>
          <w:lang w:eastAsia="sv-SE"/>
        </w:rPr>
        <w:t>s hur väl”</w:t>
      </w:r>
      <w:r w:rsidRPr="00C82DDB">
        <w:rPr>
          <w:lang w:eastAsia="sv-SE"/>
        </w:rPr>
        <w:t xml:space="preserve"> </w:t>
      </w:r>
      <w:r>
        <w:rPr>
          <w:rStyle w:val="CommentReference"/>
        </w:rPr>
        <w:annotationRef/>
      </w:r>
    </w:p>
  </w:comment>
  <w:comment w:id="14" w:author="Jason Serviss" w:date="2018-11-13T13:11:00Z" w:initials="JS">
    <w:p w14:paraId="6CE2551F" w14:textId="7163E37B" w:rsidR="00244800" w:rsidRDefault="00244800">
      <w:pPr>
        <w:pStyle w:val="CommentText"/>
      </w:pPr>
      <w:r>
        <w:rPr>
          <w:rStyle w:val="CommentReference"/>
        </w:rPr>
        <w:annotationRef/>
      </w:r>
      <w:r>
        <w:t>This needs to be better. ”For att säkerställa oss at ingen del av Grades pedagogiska riktlinjer hade missats i frågekonstruktionerna,</w:t>
      </w:r>
      <w:r w:rsidR="00D849B9">
        <w:t xml:space="preserve"> avslutades intervjun med en öppen fråga där intervju subjektet kunde bidrag med sådana information</w:t>
      </w:r>
      <w:r>
        <w:t>”</w:t>
      </w:r>
      <w:r w:rsidR="00D849B9">
        <w:t xml:space="preserve"> or similar.</w:t>
      </w:r>
    </w:p>
  </w:comment>
  <w:comment w:id="28" w:author="Jason Serviss" w:date="2018-11-13T13:16:00Z" w:initials="JS">
    <w:p w14:paraId="41DB33D5" w14:textId="44440816" w:rsidR="00D849B9" w:rsidRDefault="00D849B9">
      <w:pPr>
        <w:pStyle w:val="CommentText"/>
      </w:pPr>
      <w:r>
        <w:rPr>
          <w:rStyle w:val="CommentReference"/>
        </w:rPr>
        <w:annotationRef/>
      </w:r>
      <w:r>
        <w:t xml:space="preserve">This should be formulated in the reverse fashion. ”Däremot risken för missförstånd a frågekonstruktioner kan ökas med enkät eftersom det finns ingen chans för vidare förklaring. Med tänke på att intervju frågeställningar utvecklades av bara en person bedömdes risken för missförstånd att ökas yttligare och därför valdes interview metoden som en mer precis sätt att uppnår de angivna mål.” or similar </w:t>
      </w:r>
    </w:p>
  </w:comment>
  <w:comment w:id="26" w:author="Olivia Imner" w:date="2018-11-13T09:48:00Z" w:initials="OI">
    <w:p w14:paraId="5DDE3787" w14:textId="5B2B39CC" w:rsidR="00244800" w:rsidRDefault="00244800">
      <w:pPr>
        <w:pStyle w:val="CommentText"/>
      </w:pPr>
      <w:r>
        <w:rPr>
          <w:rStyle w:val="CommentReference"/>
        </w:rPr>
        <w:annotationRef/>
      </w:r>
      <w:r>
        <w:t>Nytt</w:t>
      </w:r>
    </w:p>
  </w:comment>
  <w:comment w:id="29" w:author="Jason Serviss" w:date="2018-11-13T13:17:00Z" w:initials="JS">
    <w:p w14:paraId="00F71554" w14:textId="0B71072F" w:rsidR="00D849B9" w:rsidRDefault="00D849B9">
      <w:pPr>
        <w:pStyle w:val="CommentText"/>
      </w:pPr>
      <w:r>
        <w:rPr>
          <w:rStyle w:val="CommentReference"/>
        </w:rPr>
        <w:annotationRef/>
      </w:r>
      <w:r>
        <w:t>Here you need to discuss what other methods you could have used to achieve the goals of the evaluation.</w:t>
      </w:r>
      <w:bookmarkStart w:id="30" w:name="_GoBack"/>
      <w:bookmarkEnd w:id="30"/>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244800" w:rsidRDefault="00244800">
      <w:r>
        <w:separator/>
      </w:r>
    </w:p>
  </w:endnote>
  <w:endnote w:type="continuationSeparator" w:id="0">
    <w:p w14:paraId="4F768654" w14:textId="77777777" w:rsidR="00244800" w:rsidRDefault="002448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244800" w:rsidRDefault="00244800">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244800" w:rsidRDefault="00244800">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244800" w:rsidRDefault="00244800">
        <w:pPr>
          <w:pStyle w:val="Footer1"/>
          <w:jc w:val="center"/>
        </w:pPr>
        <w:r>
          <w:fldChar w:fldCharType="begin"/>
        </w:r>
        <w:r>
          <w:instrText>PAGE</w:instrText>
        </w:r>
        <w:r>
          <w:fldChar w:fldCharType="separate"/>
        </w:r>
        <w:r w:rsidR="00D849B9">
          <w:rPr>
            <w:noProof/>
          </w:rPr>
          <w:t>13</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244800" w:rsidRDefault="00244800">
        <w:pPr>
          <w:pStyle w:val="Footer1"/>
          <w:jc w:val="center"/>
        </w:pPr>
        <w:r>
          <w:fldChar w:fldCharType="begin"/>
        </w:r>
        <w:r>
          <w:instrText>PAGE</w:instrText>
        </w:r>
        <w:r>
          <w:fldChar w:fldCharType="separate"/>
        </w:r>
        <w:r w:rsidR="00D849B9">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244800" w:rsidRDefault="00244800">
      <w:r>
        <w:separator/>
      </w:r>
    </w:p>
  </w:footnote>
  <w:footnote w:type="continuationSeparator" w:id="0">
    <w:p w14:paraId="71DB8F98" w14:textId="77777777" w:rsidR="00244800" w:rsidRDefault="00244800">
      <w:r>
        <w:continuationSeparator/>
      </w:r>
    </w:p>
  </w:footnote>
  <w:footnote w:id="1">
    <w:p w14:paraId="5824ECF3" w14:textId="4B98B15A" w:rsidR="00244800" w:rsidRPr="005D1A1C" w:rsidRDefault="00244800"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244800" w:rsidRPr="005D1A1C" w:rsidRDefault="00244800"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244800" w:rsidRPr="005D1A1C" w:rsidRDefault="00244800"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244800" w:rsidRPr="005D1A1C" w:rsidRDefault="00244800"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244800" w:rsidRPr="005D1A1C" w:rsidRDefault="00244800"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244800" w:rsidRDefault="00244800" w:rsidP="00CF61C4">
      <w:pPr>
        <w:pStyle w:val="FootnoteText"/>
        <w:jc w:val="both"/>
      </w:pPr>
      <w:r w:rsidRPr="007971FB">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5"/>
  </w:num>
  <w:num w:numId="6">
    <w:abstractNumId w:val="16"/>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3F6D"/>
    <w:rsid w:val="00004B10"/>
    <w:rsid w:val="00010A04"/>
    <w:rsid w:val="00012EE9"/>
    <w:rsid w:val="000132C0"/>
    <w:rsid w:val="00014B9D"/>
    <w:rsid w:val="000152C2"/>
    <w:rsid w:val="00021305"/>
    <w:rsid w:val="00024931"/>
    <w:rsid w:val="000331BF"/>
    <w:rsid w:val="000359B7"/>
    <w:rsid w:val="00035BFB"/>
    <w:rsid w:val="00036B5F"/>
    <w:rsid w:val="00041127"/>
    <w:rsid w:val="000413AA"/>
    <w:rsid w:val="00041A1C"/>
    <w:rsid w:val="000424D5"/>
    <w:rsid w:val="000427E4"/>
    <w:rsid w:val="00043579"/>
    <w:rsid w:val="00044A39"/>
    <w:rsid w:val="00047967"/>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5775D"/>
    <w:rsid w:val="0016757F"/>
    <w:rsid w:val="001701BE"/>
    <w:rsid w:val="001732AB"/>
    <w:rsid w:val="001830ED"/>
    <w:rsid w:val="00184373"/>
    <w:rsid w:val="00190936"/>
    <w:rsid w:val="00191B85"/>
    <w:rsid w:val="0019256B"/>
    <w:rsid w:val="001974A0"/>
    <w:rsid w:val="001A09C0"/>
    <w:rsid w:val="001B1EAE"/>
    <w:rsid w:val="001B244D"/>
    <w:rsid w:val="001B45BB"/>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7C61"/>
    <w:rsid w:val="00227C8F"/>
    <w:rsid w:val="00230FB4"/>
    <w:rsid w:val="00231746"/>
    <w:rsid w:val="00233434"/>
    <w:rsid w:val="00234C76"/>
    <w:rsid w:val="0023519E"/>
    <w:rsid w:val="00235307"/>
    <w:rsid w:val="00235908"/>
    <w:rsid w:val="00242648"/>
    <w:rsid w:val="002427A4"/>
    <w:rsid w:val="002435CA"/>
    <w:rsid w:val="00244800"/>
    <w:rsid w:val="002464E9"/>
    <w:rsid w:val="002468FE"/>
    <w:rsid w:val="00253BB6"/>
    <w:rsid w:val="00255B32"/>
    <w:rsid w:val="00256B80"/>
    <w:rsid w:val="00257CB5"/>
    <w:rsid w:val="00257DD5"/>
    <w:rsid w:val="00262ADC"/>
    <w:rsid w:val="00265FDF"/>
    <w:rsid w:val="00267E98"/>
    <w:rsid w:val="002705D4"/>
    <w:rsid w:val="002717B1"/>
    <w:rsid w:val="00274813"/>
    <w:rsid w:val="0028519F"/>
    <w:rsid w:val="00286276"/>
    <w:rsid w:val="00286D84"/>
    <w:rsid w:val="00293F1A"/>
    <w:rsid w:val="0029547E"/>
    <w:rsid w:val="00297AF9"/>
    <w:rsid w:val="002A3A54"/>
    <w:rsid w:val="002A6849"/>
    <w:rsid w:val="002A6EF3"/>
    <w:rsid w:val="002B1E41"/>
    <w:rsid w:val="002B2E86"/>
    <w:rsid w:val="002B4A17"/>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77B4E"/>
    <w:rsid w:val="00384E49"/>
    <w:rsid w:val="00385B71"/>
    <w:rsid w:val="00391CE8"/>
    <w:rsid w:val="00391DF5"/>
    <w:rsid w:val="003A2763"/>
    <w:rsid w:val="003A2801"/>
    <w:rsid w:val="003A2BA1"/>
    <w:rsid w:val="003A3342"/>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1673"/>
    <w:rsid w:val="00403293"/>
    <w:rsid w:val="00411F1C"/>
    <w:rsid w:val="00413AFC"/>
    <w:rsid w:val="00413C7D"/>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2AA"/>
    <w:rsid w:val="00482460"/>
    <w:rsid w:val="00482617"/>
    <w:rsid w:val="004827B5"/>
    <w:rsid w:val="00482F2B"/>
    <w:rsid w:val="004862A6"/>
    <w:rsid w:val="00491CC8"/>
    <w:rsid w:val="00493097"/>
    <w:rsid w:val="004979BB"/>
    <w:rsid w:val="004A0102"/>
    <w:rsid w:val="004A010C"/>
    <w:rsid w:val="004A07F5"/>
    <w:rsid w:val="004A08DF"/>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28A6"/>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91B"/>
    <w:rsid w:val="005B4A1A"/>
    <w:rsid w:val="005B77FC"/>
    <w:rsid w:val="005C02EC"/>
    <w:rsid w:val="005C19E9"/>
    <w:rsid w:val="005D0C05"/>
    <w:rsid w:val="005D1A1C"/>
    <w:rsid w:val="005D2977"/>
    <w:rsid w:val="005E1416"/>
    <w:rsid w:val="005E268B"/>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168E"/>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67CB"/>
    <w:rsid w:val="006B0EE1"/>
    <w:rsid w:val="006B6439"/>
    <w:rsid w:val="006B70A6"/>
    <w:rsid w:val="006C00DB"/>
    <w:rsid w:val="006C3FF0"/>
    <w:rsid w:val="006D25B0"/>
    <w:rsid w:val="006D4004"/>
    <w:rsid w:val="006D458A"/>
    <w:rsid w:val="006D6AE3"/>
    <w:rsid w:val="006E30FA"/>
    <w:rsid w:val="006E59A9"/>
    <w:rsid w:val="006F1A69"/>
    <w:rsid w:val="006F348F"/>
    <w:rsid w:val="006F6C67"/>
    <w:rsid w:val="00701155"/>
    <w:rsid w:val="00702742"/>
    <w:rsid w:val="0070291E"/>
    <w:rsid w:val="00710303"/>
    <w:rsid w:val="0071030E"/>
    <w:rsid w:val="00712B8D"/>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2279"/>
    <w:rsid w:val="00753381"/>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15AA"/>
    <w:rsid w:val="007C1638"/>
    <w:rsid w:val="007C2E9F"/>
    <w:rsid w:val="007C3EE4"/>
    <w:rsid w:val="007C474C"/>
    <w:rsid w:val="007C49F9"/>
    <w:rsid w:val="007C53A1"/>
    <w:rsid w:val="007C5578"/>
    <w:rsid w:val="007C7515"/>
    <w:rsid w:val="007C75AC"/>
    <w:rsid w:val="007D6050"/>
    <w:rsid w:val="007D7DFC"/>
    <w:rsid w:val="007E24A5"/>
    <w:rsid w:val="007E6083"/>
    <w:rsid w:val="007F0323"/>
    <w:rsid w:val="007F11CF"/>
    <w:rsid w:val="007F1B19"/>
    <w:rsid w:val="007F35F0"/>
    <w:rsid w:val="007F5594"/>
    <w:rsid w:val="007F5A31"/>
    <w:rsid w:val="007F5F1C"/>
    <w:rsid w:val="007F6CEC"/>
    <w:rsid w:val="00802217"/>
    <w:rsid w:val="008040AF"/>
    <w:rsid w:val="0080525B"/>
    <w:rsid w:val="00806CE6"/>
    <w:rsid w:val="00811153"/>
    <w:rsid w:val="00813E12"/>
    <w:rsid w:val="00814553"/>
    <w:rsid w:val="0081570D"/>
    <w:rsid w:val="00815EFC"/>
    <w:rsid w:val="00817367"/>
    <w:rsid w:val="008173CC"/>
    <w:rsid w:val="0082040C"/>
    <w:rsid w:val="00821F45"/>
    <w:rsid w:val="008227FA"/>
    <w:rsid w:val="00824AFB"/>
    <w:rsid w:val="008264C6"/>
    <w:rsid w:val="00830D00"/>
    <w:rsid w:val="00840367"/>
    <w:rsid w:val="00841C6E"/>
    <w:rsid w:val="00846D95"/>
    <w:rsid w:val="00850895"/>
    <w:rsid w:val="00854BBA"/>
    <w:rsid w:val="0085546B"/>
    <w:rsid w:val="00860782"/>
    <w:rsid w:val="00860CFB"/>
    <w:rsid w:val="00862308"/>
    <w:rsid w:val="00862662"/>
    <w:rsid w:val="00864EC1"/>
    <w:rsid w:val="00865EB8"/>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B38B8"/>
    <w:rsid w:val="008C3521"/>
    <w:rsid w:val="008C6C9D"/>
    <w:rsid w:val="008D01A7"/>
    <w:rsid w:val="008D175A"/>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479D"/>
    <w:rsid w:val="00915D89"/>
    <w:rsid w:val="009306F9"/>
    <w:rsid w:val="00931D44"/>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A74A3"/>
    <w:rsid w:val="009B18DA"/>
    <w:rsid w:val="009B2638"/>
    <w:rsid w:val="009B5FD4"/>
    <w:rsid w:val="009C0163"/>
    <w:rsid w:val="009C63F0"/>
    <w:rsid w:val="009D10D5"/>
    <w:rsid w:val="009D27B3"/>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4BD4"/>
    <w:rsid w:val="00A46B98"/>
    <w:rsid w:val="00A51BA1"/>
    <w:rsid w:val="00A531A3"/>
    <w:rsid w:val="00A53F62"/>
    <w:rsid w:val="00A54A9F"/>
    <w:rsid w:val="00A61540"/>
    <w:rsid w:val="00A62911"/>
    <w:rsid w:val="00A63576"/>
    <w:rsid w:val="00A63C4E"/>
    <w:rsid w:val="00A65F49"/>
    <w:rsid w:val="00A65FFF"/>
    <w:rsid w:val="00A66750"/>
    <w:rsid w:val="00A6684C"/>
    <w:rsid w:val="00A7085E"/>
    <w:rsid w:val="00A71251"/>
    <w:rsid w:val="00A713D9"/>
    <w:rsid w:val="00A723B7"/>
    <w:rsid w:val="00A72A42"/>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7099"/>
    <w:rsid w:val="00AC1E16"/>
    <w:rsid w:val="00AC7484"/>
    <w:rsid w:val="00AC7B85"/>
    <w:rsid w:val="00AC7EB3"/>
    <w:rsid w:val="00AD2433"/>
    <w:rsid w:val="00AD2787"/>
    <w:rsid w:val="00AD4ABC"/>
    <w:rsid w:val="00AD4C61"/>
    <w:rsid w:val="00AD4EB2"/>
    <w:rsid w:val="00AE0EFD"/>
    <w:rsid w:val="00AE32D0"/>
    <w:rsid w:val="00AE472E"/>
    <w:rsid w:val="00AE48F8"/>
    <w:rsid w:val="00AE5BA4"/>
    <w:rsid w:val="00AF577B"/>
    <w:rsid w:val="00AF601B"/>
    <w:rsid w:val="00B04C77"/>
    <w:rsid w:val="00B06ECC"/>
    <w:rsid w:val="00B1197D"/>
    <w:rsid w:val="00B17BFA"/>
    <w:rsid w:val="00B2517C"/>
    <w:rsid w:val="00B3075A"/>
    <w:rsid w:val="00B31418"/>
    <w:rsid w:val="00B31D7F"/>
    <w:rsid w:val="00B32D13"/>
    <w:rsid w:val="00B3436A"/>
    <w:rsid w:val="00B35E9B"/>
    <w:rsid w:val="00B37533"/>
    <w:rsid w:val="00B40F76"/>
    <w:rsid w:val="00B40FE4"/>
    <w:rsid w:val="00B41458"/>
    <w:rsid w:val="00B434F4"/>
    <w:rsid w:val="00B43A10"/>
    <w:rsid w:val="00B467DC"/>
    <w:rsid w:val="00B46C95"/>
    <w:rsid w:val="00B52F86"/>
    <w:rsid w:val="00B566A4"/>
    <w:rsid w:val="00B61255"/>
    <w:rsid w:val="00B623A6"/>
    <w:rsid w:val="00B639A7"/>
    <w:rsid w:val="00B661EF"/>
    <w:rsid w:val="00B67649"/>
    <w:rsid w:val="00B67ECD"/>
    <w:rsid w:val="00B73674"/>
    <w:rsid w:val="00B75B9F"/>
    <w:rsid w:val="00B77B49"/>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4A2"/>
    <w:rsid w:val="00BC681B"/>
    <w:rsid w:val="00BD0BAF"/>
    <w:rsid w:val="00BD2BD1"/>
    <w:rsid w:val="00BD5132"/>
    <w:rsid w:val="00BE2E0E"/>
    <w:rsid w:val="00BE4185"/>
    <w:rsid w:val="00BE6335"/>
    <w:rsid w:val="00BF2EDC"/>
    <w:rsid w:val="00C00002"/>
    <w:rsid w:val="00C05B0F"/>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70CB"/>
    <w:rsid w:val="00C77B2D"/>
    <w:rsid w:val="00C80D03"/>
    <w:rsid w:val="00C82DDB"/>
    <w:rsid w:val="00C84F64"/>
    <w:rsid w:val="00C869D0"/>
    <w:rsid w:val="00C9446B"/>
    <w:rsid w:val="00C944C6"/>
    <w:rsid w:val="00C94971"/>
    <w:rsid w:val="00C976EE"/>
    <w:rsid w:val="00C9778A"/>
    <w:rsid w:val="00CA033B"/>
    <w:rsid w:val="00CA160B"/>
    <w:rsid w:val="00CA1731"/>
    <w:rsid w:val="00CA2D4A"/>
    <w:rsid w:val="00CA30F3"/>
    <w:rsid w:val="00CA3AE8"/>
    <w:rsid w:val="00CA3E3D"/>
    <w:rsid w:val="00CA4A2A"/>
    <w:rsid w:val="00CA592B"/>
    <w:rsid w:val="00CB107E"/>
    <w:rsid w:val="00CB3D1B"/>
    <w:rsid w:val="00CB4A5E"/>
    <w:rsid w:val="00CB4C73"/>
    <w:rsid w:val="00CB6D9D"/>
    <w:rsid w:val="00CC5E28"/>
    <w:rsid w:val="00CD0280"/>
    <w:rsid w:val="00CD3BE4"/>
    <w:rsid w:val="00CD3F49"/>
    <w:rsid w:val="00CD4488"/>
    <w:rsid w:val="00CD7B55"/>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7BCF"/>
    <w:rsid w:val="00D425D4"/>
    <w:rsid w:val="00D429B3"/>
    <w:rsid w:val="00D43553"/>
    <w:rsid w:val="00D43E6B"/>
    <w:rsid w:val="00D44F9D"/>
    <w:rsid w:val="00D45847"/>
    <w:rsid w:val="00D466C9"/>
    <w:rsid w:val="00D46833"/>
    <w:rsid w:val="00D51C83"/>
    <w:rsid w:val="00D54813"/>
    <w:rsid w:val="00D54FB0"/>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23DBB"/>
    <w:rsid w:val="00E31E16"/>
    <w:rsid w:val="00E35816"/>
    <w:rsid w:val="00E36747"/>
    <w:rsid w:val="00E4277B"/>
    <w:rsid w:val="00E43D1C"/>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5670"/>
    <w:rsid w:val="00EA7A8A"/>
    <w:rsid w:val="00EB1E68"/>
    <w:rsid w:val="00EB1EBB"/>
    <w:rsid w:val="00EB3A4E"/>
    <w:rsid w:val="00EB4251"/>
    <w:rsid w:val="00EB433D"/>
    <w:rsid w:val="00EB72CF"/>
    <w:rsid w:val="00EC4C26"/>
    <w:rsid w:val="00ED3A56"/>
    <w:rsid w:val="00ED733F"/>
    <w:rsid w:val="00ED77BB"/>
    <w:rsid w:val="00EE3EDE"/>
    <w:rsid w:val="00EE400D"/>
    <w:rsid w:val="00EE4EEC"/>
    <w:rsid w:val="00EE7E1E"/>
    <w:rsid w:val="00EF56C7"/>
    <w:rsid w:val="00EF5A81"/>
    <w:rsid w:val="00EF6328"/>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A6353"/>
    <w:rsid w:val="00FB3E6B"/>
    <w:rsid w:val="00FB7215"/>
    <w:rsid w:val="00FB77D5"/>
    <w:rsid w:val="00FC2E6B"/>
    <w:rsid w:val="00FC6287"/>
    <w:rsid w:val="00FD48CF"/>
    <w:rsid w:val="00FD5664"/>
    <w:rsid w:val="00FE034F"/>
    <w:rsid w:val="00FE3122"/>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semiHidden/>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semiHidden/>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062395DF-C0EB-DF44-8614-708AB206F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24</Pages>
  <Words>11698</Words>
  <Characters>66684</Characters>
  <Application>Microsoft Macintosh Word</Application>
  <DocSecurity>0</DocSecurity>
  <Lines>555</Lines>
  <Paragraphs>156</Paragraphs>
  <ScaleCrop>false</ScaleCrop>
  <Company>Stockholms universitetsbibliotek</Company>
  <LinksUpToDate>false</LinksUpToDate>
  <CharactersWithSpaces>78226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14</cp:revision>
  <cp:lastPrinted>2018-11-06T10:11:00Z</cp:lastPrinted>
  <dcterms:created xsi:type="dcterms:W3CDTF">2018-11-06T10:11:00Z</dcterms:created>
  <dcterms:modified xsi:type="dcterms:W3CDTF">2018-11-13T12:17:00Z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zotero-version="5.0.56"&gt;&lt;session id="6ZntJg41"/&gt;&lt;style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