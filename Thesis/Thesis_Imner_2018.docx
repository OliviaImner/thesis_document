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A531A3" w:rsidRDefault="00A531A3">
                            <w:pPr>
                              <w:pStyle w:val="Frontpagetext"/>
                              <w:rPr>
                                <w:sz w:val="28"/>
                                <w:szCs w:val="28"/>
                              </w:rPr>
                            </w:pPr>
                            <w:r>
                              <w:rPr>
                                <w:sz w:val="28"/>
                                <w:szCs w:val="28"/>
                              </w:rPr>
                              <w:t xml:space="preserve">Institutionen för data- </w:t>
                            </w:r>
                            <w:r>
                              <w:rPr>
                                <w:sz w:val="28"/>
                                <w:szCs w:val="28"/>
                              </w:rPr>
                              <w:br/>
                              <w:t>och systemvetenskap</w:t>
                            </w:r>
                          </w:p>
                          <w:p w14:paraId="0DD0DA7D" w14:textId="77777777" w:rsidR="00A531A3" w:rsidRDefault="00A531A3">
                            <w:pPr>
                              <w:pStyle w:val="TextBox"/>
                            </w:pPr>
                            <w:r>
                              <w:t>Examensarbete 15 hp</w:t>
                            </w:r>
                          </w:p>
                          <w:p w14:paraId="205AAAC7" w14:textId="77777777" w:rsidR="00A531A3" w:rsidRDefault="00A531A3">
                            <w:pPr>
                              <w:pStyle w:val="TextBox"/>
                            </w:pPr>
                            <w:r>
                              <w:t>Data- och systemvetenskap</w:t>
                            </w:r>
                          </w:p>
                          <w:p w14:paraId="51566511" w14:textId="77777777" w:rsidR="00A531A3" w:rsidRDefault="00A531A3">
                            <w:pPr>
                              <w:pStyle w:val="Textruta"/>
                            </w:pPr>
                            <w:r>
                              <w:t xml:space="preserve">Kurs- eller utbildningsprogram (180 hp) </w:t>
                            </w:r>
                          </w:p>
                          <w:p w14:paraId="7A700FAB" w14:textId="05793D08" w:rsidR="00A531A3" w:rsidRDefault="00A531A3">
                            <w:pPr>
                              <w:pStyle w:val="Textruta"/>
                            </w:pPr>
                            <w:r>
                              <w:t>Höstterminen 2018</w:t>
                            </w:r>
                          </w:p>
                          <w:p w14:paraId="381612CD" w14:textId="77777777" w:rsidR="00A531A3" w:rsidRDefault="00A531A3">
                            <w:pPr>
                              <w:pStyle w:val="Textruta"/>
                            </w:pPr>
                            <w:r>
                              <w:t>Handledare: Robert Ramberg</w:t>
                            </w:r>
                          </w:p>
                          <w:p w14:paraId="41DC09BB" w14:textId="358B72E7" w:rsidR="00A531A3" w:rsidRDefault="00A531A3">
                            <w:pPr>
                              <w:pStyle w:val="Textruta"/>
                            </w:pPr>
                            <w:r>
                              <w:t>Granskare: Patrik Hernvall</w:t>
                            </w:r>
                          </w:p>
                          <w:p w14:paraId="316E1ACF" w14:textId="77777777" w:rsidR="00A531A3" w:rsidRPr="00EE4EEC" w:rsidRDefault="00A531A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A531A3" w:rsidRDefault="00A531A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3D1A41D6"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6CD81C5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A531A3">
        <w:rPr>
          <w:lang w:eastAsia="sv-SE"/>
        </w:rPr>
        <w:t>DIM användes för att förstå vilka för -och nackdelar som finns i Grades pedagogiska riktlinjer</w:t>
      </w:r>
      <w:ins w:id="6" w:author="Olivia Imner" w:date="2018-11-13T10:51:00Z">
        <w:r w:rsidR="00B2517C">
          <w:rPr>
            <w:lang w:eastAsia="sv-SE"/>
          </w:rPr>
          <w:t xml:space="preserve"> och </w:t>
        </w:r>
      </w:ins>
      <w:del w:id="7" w:author="Olivia Imner" w:date="2018-11-13T10:51:00Z">
        <w:r w:rsidR="00A531A3" w:rsidDel="00B2517C">
          <w:rPr>
            <w:lang w:eastAsia="sv-SE"/>
          </w:rPr>
          <w:delText xml:space="preserve"> </w:delText>
        </w:r>
        <w:r w:rsidR="00C32530" w:rsidDel="00B2517C">
          <w:rPr>
            <w:lang w:eastAsia="sv-SE"/>
          </w:rPr>
          <w:delText>Slutligen användes</w:delText>
        </w:r>
        <w:r w:rsidR="00550AE2" w:rsidDel="00B2517C">
          <w:rPr>
            <w:lang w:eastAsia="sv-SE"/>
          </w:rPr>
          <w:delText xml:space="preserve"> </w:delText>
        </w:r>
      </w:del>
      <w:r w:rsidR="00550AE2">
        <w:rPr>
          <w:lang w:eastAsia="sv-SE"/>
        </w:rPr>
        <w:t xml:space="preserve">evalueringsresultatet </w:t>
      </w:r>
      <w:ins w:id="8" w:author="Olivia Imner" w:date="2018-11-13T10:51:00Z">
        <w:r w:rsidR="00B2517C">
          <w:rPr>
            <w:lang w:eastAsia="sv-SE"/>
          </w:rPr>
          <w:t xml:space="preserve">användes </w:t>
        </w:r>
      </w:ins>
      <w:r w:rsidR="00E60ACF">
        <w:rPr>
          <w:lang w:eastAsia="sv-SE"/>
        </w:rPr>
        <w:t>f</w:t>
      </w:r>
      <w:r w:rsidR="003B34BD">
        <w:rPr>
          <w:lang w:eastAsia="sv-SE"/>
        </w:rPr>
        <w:t xml:space="preserve">ör att </w:t>
      </w:r>
      <w:del w:id="9" w:author="Olivia Imner" w:date="2018-11-13T10:52:00Z">
        <w:r w:rsidR="003B34BD" w:rsidDel="00B2517C">
          <w:rPr>
            <w:lang w:eastAsia="sv-SE"/>
          </w:rPr>
          <w:delText xml:space="preserve">förstå </w:delText>
        </w:r>
      </w:del>
      <w:ins w:id="10" w:author="Olivia Imner" w:date="2018-11-13T10:52:00Z">
        <w:r w:rsidR="00B2517C">
          <w:rPr>
            <w:lang w:eastAsia="sv-SE"/>
          </w:rPr>
          <w:t>kopp</w:t>
        </w:r>
        <w:bookmarkStart w:id="11" w:name="_GoBack"/>
        <w:bookmarkEnd w:id="11"/>
        <w:r w:rsidR="00B2517C">
          <w:rPr>
            <w:lang w:eastAsia="sv-SE"/>
          </w:rPr>
          <w:t>la</w:t>
        </w:r>
        <w:r w:rsidR="00B2517C">
          <w:rPr>
            <w:lang w:eastAsia="sv-SE"/>
          </w:rPr>
          <w:t xml:space="preserve"> </w:t>
        </w:r>
      </w:ins>
      <w:r w:rsidR="003B34BD">
        <w:rPr>
          <w:lang w:eastAsia="sv-SE"/>
        </w:rPr>
        <w:t xml:space="preserve">om det finns </w:t>
      </w:r>
      <w:r w:rsidR="00EE400D">
        <w:rPr>
          <w:lang w:eastAsia="sv-SE"/>
        </w:rPr>
        <w:lastRenderedPageBreak/>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12" w:name="_Toc391456181"/>
      <w:bookmarkStart w:id="13" w:name="_Toc401327937"/>
      <w:bookmarkEnd w:id="12"/>
      <w:r>
        <w:t>Metod</w:t>
      </w:r>
      <w:bookmarkStart w:id="14" w:name="_Toc391456182"/>
      <w:bookmarkStart w:id="15" w:name="_Toc401327938"/>
      <w:bookmarkEnd w:id="13"/>
      <w:bookmarkEnd w:id="14"/>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5"/>
    </w:p>
    <w:p w14:paraId="32BAAB67" w14:textId="7AB86FCB"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w:t>
      </w:r>
      <w:r>
        <w:lastRenderedPageBreak/>
        <w:t xml:space="preserve">(Bilaga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5471EB">
        <w:rPr>
          <w:rFonts w:eastAsia="Times New Roman" w:cs="Times New Roman"/>
          <w:lang w:eastAsia="sv-SE"/>
        </w:rPr>
        <w:t xml:space="preserve"> </w:t>
      </w:r>
      <w:commentRangeStart w:id="16"/>
      <w:r w:rsidR="005471EB">
        <w:rPr>
          <w:rFonts w:eastAsia="Times New Roman" w:cs="Times New Roman"/>
          <w:lang w:eastAsia="sv-SE"/>
        </w:rPr>
        <w:t xml:space="preserve">Intervjun avslutades med en öppen fråga angående ytterligare information, som av någon anledning missats i Grade pedagogiska riktlinjer. </w:t>
      </w:r>
      <w:commentRangeEnd w:id="16"/>
      <w:r w:rsidR="005471EB">
        <w:rPr>
          <w:rStyle w:val="Kommentarsreferens"/>
        </w:rPr>
        <w:commentReference w:id="16"/>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7" w:name="_Toc391456183"/>
      <w:bookmarkStart w:id="18" w:name="_Toc401327939"/>
      <w:r w:rsidRPr="000B1921">
        <w:rPr>
          <w:rFonts w:cs="Times New Roman"/>
          <w:b/>
          <w:sz w:val="24"/>
          <w:szCs w:val="24"/>
        </w:rPr>
        <w:t>Utvärdering</w:t>
      </w:r>
      <w:bookmarkEnd w:id="17"/>
      <w:bookmarkEnd w:id="18"/>
    </w:p>
    <w:p w14:paraId="58B6265B" w14:textId="0855D79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19" w:name="_Toc391456184"/>
      <w:bookmarkStart w:id="20" w:name="_Toc401327940"/>
      <w:bookmarkEnd w:id="19"/>
      <w:r w:rsidRPr="00E43D1C">
        <w:t>Resultat</w:t>
      </w:r>
      <w:bookmarkEnd w:id="20"/>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lastRenderedPageBreak/>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2BB63682"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1" w:name="_Toc489811950"/>
      <w:bookmarkStart w:id="22"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1"/>
      <w:bookmarkEnd w:id="22"/>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3" w:name="_Toc391456185"/>
      <w:bookmarkStart w:id="24" w:name="_Toc401327941"/>
      <w:bookmarkEnd w:id="23"/>
      <w:r w:rsidRPr="004E58AD">
        <w:t>Diskussion</w:t>
      </w:r>
      <w:bookmarkEnd w:id="24"/>
    </w:p>
    <w:p w14:paraId="6D0F922C" w14:textId="2089A7F4"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3DCF8997" w:rsidR="00AC7484" w:rsidRPr="00802217" w:rsidRDefault="008227FA" w:rsidP="00CA1731">
      <w:pPr>
        <w:spacing w:line="480" w:lineRule="auto"/>
        <w:jc w:val="both"/>
        <w:rPr>
          <w:rFonts w:cs="Times New Roman"/>
        </w:rPr>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commentRangeStart w:id="25"/>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till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C80D03">
        <w:rPr>
          <w:rFonts w:cs="Times New Roman"/>
        </w:rPr>
        <w:t>Eftersom</w:t>
      </w:r>
      <w:r w:rsidR="00003F6D">
        <w:rPr>
          <w:rFonts w:cs="Times New Roman"/>
        </w:rPr>
        <w:t xml:space="preserve"> </w:t>
      </w:r>
      <w:r w:rsidR="00AC1E16">
        <w:rPr>
          <w:rFonts w:cs="Times New Roman"/>
        </w:rPr>
        <w:t>frågekonstruktioner</w:t>
      </w:r>
      <w:r w:rsidR="00003F6D">
        <w:rPr>
          <w:rFonts w:cs="Times New Roman"/>
        </w:rPr>
        <w:t xml:space="preserve">na skapades av endast en person, </w:t>
      </w:r>
      <w:r w:rsidR="00802217">
        <w:rPr>
          <w:rFonts w:cs="Times New Roman"/>
        </w:rPr>
        <w:t>minskar</w:t>
      </w:r>
      <w:r w:rsidR="00003F6D">
        <w:rPr>
          <w:rFonts w:cs="Times New Roman"/>
        </w:rPr>
        <w:t xml:space="preserve"> det risken att missförstånd </w:t>
      </w:r>
      <w:r w:rsidR="00C80D03">
        <w:rPr>
          <w:rFonts w:cs="Times New Roman"/>
        </w:rPr>
        <w:t xml:space="preserve">kan </w:t>
      </w:r>
      <w:r w:rsidR="00003F6D">
        <w:rPr>
          <w:rFonts w:cs="Times New Roman"/>
        </w:rPr>
        <w:t>gör</w:t>
      </w:r>
      <w:r w:rsidR="00C80D03">
        <w:rPr>
          <w:rFonts w:cs="Times New Roman"/>
        </w:rPr>
        <w:t>a</w:t>
      </w:r>
      <w:r w:rsidR="00003F6D">
        <w:rPr>
          <w:rFonts w:cs="Times New Roman"/>
        </w:rPr>
        <w:t xml:space="preserve">s i </w:t>
      </w:r>
      <w:r w:rsidR="00C80D03">
        <w:rPr>
          <w:rFonts w:cs="Times New Roman"/>
        </w:rPr>
        <w:t xml:space="preserve">en </w:t>
      </w:r>
      <w:r w:rsidR="00802217" w:rsidRPr="00802217">
        <w:rPr>
          <w:rFonts w:cs="Times New Roman"/>
        </w:rPr>
        <w:t xml:space="preserve">intervju och </w:t>
      </w:r>
      <w:r w:rsidR="00003F6D" w:rsidRPr="00802217">
        <w:rPr>
          <w:rFonts w:cs="Times New Roman"/>
        </w:rPr>
        <w:t>d</w:t>
      </w:r>
      <w:r w:rsidR="00C80D03" w:rsidRPr="00802217">
        <w:rPr>
          <w:rFonts w:cs="Times New Roman"/>
        </w:rPr>
        <w:t xml:space="preserve">et </w:t>
      </w:r>
      <w:r w:rsidR="00802217" w:rsidRPr="00802217">
        <w:rPr>
          <w:rFonts w:cs="Times New Roman"/>
        </w:rPr>
        <w:t xml:space="preserve">är </w:t>
      </w:r>
      <w:r w:rsidR="00C80D03" w:rsidRPr="00802217">
        <w:rPr>
          <w:rFonts w:cs="Times New Roman"/>
        </w:rPr>
        <w:t>möjligt att respondenten kan fråga vid osäkerhet</w:t>
      </w:r>
      <w:r w:rsidR="00003F6D" w:rsidRPr="00802217">
        <w:rPr>
          <w:rFonts w:cs="Times New Roman"/>
        </w:rPr>
        <w:t xml:space="preserve">. </w:t>
      </w:r>
      <w:commentRangeEnd w:id="25"/>
      <w:r w:rsidR="00802217">
        <w:rPr>
          <w:rStyle w:val="Kommentarsreferens"/>
        </w:rPr>
        <w:commentReference w:id="25"/>
      </w:r>
      <w:r w:rsidR="00802217" w:rsidRPr="00802217">
        <w:rPr>
          <w:rFonts w:cs="Times New Roman"/>
          <w:color w:val="353535"/>
        </w:rPr>
        <w:t>I denna studie finns det vissa faktorer som kan ha påverkat intervjuresultatet på ett okänt sätt.</w:t>
      </w:r>
      <w:r w:rsidR="00802217">
        <w:rPr>
          <w:rFonts w:ascii="AppleSystemUIFont" w:hAnsi="AppleSystemUIFont" w:cs="AppleSystemUIFont"/>
          <w:color w:val="353535"/>
          <w:sz w:val="24"/>
          <w:szCs w:val="24"/>
        </w:rPr>
        <w:t xml:space="preserve"> </w:t>
      </w:r>
      <w:r w:rsidR="00802217">
        <w:t>Att 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557878E"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w:t>
      </w:r>
      <w:r w:rsidR="001D42D7">
        <w:lastRenderedPageBreak/>
        <w:t xml:space="preserve">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26" w:name="_Toc401327942"/>
      <w:r w:rsidRPr="004E58AD">
        <w:lastRenderedPageBreak/>
        <w:t>Tack</w:t>
      </w:r>
      <w:bookmarkEnd w:id="26"/>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7" w:name="_Toc391456186"/>
      <w:bookmarkStart w:id="28" w:name="_Toc401327943"/>
      <w:bookmarkEnd w:id="27"/>
      <w:r w:rsidRPr="004E58AD">
        <w:t>Referenser</w:t>
      </w:r>
      <w:bookmarkEnd w:id="28"/>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9" w:name="_Toc391456187"/>
      <w:bookmarkStart w:id="30" w:name="_Toc401327944"/>
      <w:bookmarkEnd w:id="29"/>
      <w:r w:rsidRPr="009F3187">
        <w:lastRenderedPageBreak/>
        <w:t>Bilagor</w:t>
      </w:r>
      <w:bookmarkEnd w:id="3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31" w:name="_Toc391456188"/>
      <w:bookmarkEnd w:id="3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2" w:name="_Toc391456189"/>
      <w:bookmarkEnd w:id="32"/>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Olivia Imner" w:date="2018-11-13T09:57:00Z" w:initials="OI">
    <w:p w14:paraId="10A5B0B7" w14:textId="23FE2950" w:rsidR="00A531A3" w:rsidRDefault="00A531A3">
      <w:pPr>
        <w:pStyle w:val="Kommentarer"/>
      </w:pPr>
      <w:r>
        <w:rPr>
          <w:rStyle w:val="Kommentarsreferens"/>
        </w:rPr>
        <w:annotationRef/>
      </w:r>
      <w:r>
        <w:t>Nytt</w:t>
      </w:r>
    </w:p>
  </w:comment>
  <w:comment w:id="25" w:author="Olivia Imner" w:date="2018-11-13T09:48:00Z" w:initials="OI">
    <w:p w14:paraId="5DDE3787" w14:textId="5B2B39CC" w:rsidR="00A531A3" w:rsidRDefault="00A531A3">
      <w:pPr>
        <w:pStyle w:val="Kommentarer"/>
      </w:pPr>
      <w:r>
        <w:rPr>
          <w:rStyle w:val="Kommentarsreferens"/>
        </w:rPr>
        <w:annotationRef/>
      </w:r>
      <w:r>
        <w:t>Nytt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A531A3" w:rsidRDefault="00A531A3">
      <w:r>
        <w:separator/>
      </w:r>
    </w:p>
  </w:endnote>
  <w:endnote w:type="continuationSeparator" w:id="0">
    <w:p w14:paraId="4F768654" w14:textId="77777777" w:rsidR="00A531A3" w:rsidRDefault="00A53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A531A3" w:rsidRDefault="00A531A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A531A3" w:rsidRDefault="00A531A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A531A3" w:rsidRDefault="00A531A3">
        <w:pPr>
          <w:pStyle w:val="Footer1"/>
          <w:jc w:val="center"/>
        </w:pPr>
        <w:r>
          <w:fldChar w:fldCharType="begin"/>
        </w:r>
        <w:r>
          <w:instrText>PAGE</w:instrText>
        </w:r>
        <w:r>
          <w:fldChar w:fldCharType="separate"/>
        </w:r>
        <w:r w:rsidR="00B2517C">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A531A3" w:rsidRDefault="00A531A3">
        <w:pPr>
          <w:pStyle w:val="Footer1"/>
          <w:jc w:val="center"/>
        </w:pPr>
        <w:r>
          <w:fldChar w:fldCharType="begin"/>
        </w:r>
        <w:r>
          <w:instrText>PAGE</w:instrText>
        </w:r>
        <w:r>
          <w:fldChar w:fldCharType="separate"/>
        </w:r>
        <w:r w:rsidR="00B2517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A531A3" w:rsidRDefault="00A531A3">
      <w:r>
        <w:separator/>
      </w:r>
    </w:p>
  </w:footnote>
  <w:footnote w:type="continuationSeparator" w:id="0">
    <w:p w14:paraId="71DB8F98" w14:textId="77777777" w:rsidR="00A531A3" w:rsidRDefault="00A531A3">
      <w:r>
        <w:continuationSeparator/>
      </w:r>
    </w:p>
  </w:footnote>
  <w:footnote w:id="1">
    <w:p w14:paraId="5824ECF3" w14:textId="4B98B15A" w:rsidR="00A531A3" w:rsidRPr="005D1A1C" w:rsidRDefault="00A531A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A531A3" w:rsidRPr="005D1A1C" w:rsidRDefault="00A531A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A531A3" w:rsidRPr="005D1A1C" w:rsidRDefault="00A531A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A531A3" w:rsidRPr="005D1A1C" w:rsidRDefault="00A531A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A531A3" w:rsidRPr="005D1A1C" w:rsidRDefault="00A531A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A531A3" w:rsidRDefault="00A531A3"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5"/>
  </w:num>
  <w:num w:numId="6">
    <w:abstractNumId w:val="16"/>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3F6D"/>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5775D"/>
    <w:rsid w:val="0016757F"/>
    <w:rsid w:val="001701BE"/>
    <w:rsid w:val="001732AB"/>
    <w:rsid w:val="001830ED"/>
    <w:rsid w:val="00184373"/>
    <w:rsid w:val="00190936"/>
    <w:rsid w:val="00191B85"/>
    <w:rsid w:val="0019256B"/>
    <w:rsid w:val="001974A0"/>
    <w:rsid w:val="001A09C0"/>
    <w:rsid w:val="001B1EAE"/>
    <w:rsid w:val="001B244D"/>
    <w:rsid w:val="001B45BB"/>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77B4E"/>
    <w:rsid w:val="00384E49"/>
    <w:rsid w:val="00385B71"/>
    <w:rsid w:val="00391CE8"/>
    <w:rsid w:val="00391DF5"/>
    <w:rsid w:val="003A2763"/>
    <w:rsid w:val="003A2801"/>
    <w:rsid w:val="003A2BA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004"/>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BA1"/>
    <w:rsid w:val="00A531A3"/>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2517C"/>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0D03"/>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D7B55"/>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57162"/>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E97E7BE-91E8-0E40-891D-86431EA6D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24</Pages>
  <Words>12437</Words>
  <Characters>65921</Characters>
  <Application>Microsoft Macintosh Word</Application>
  <DocSecurity>0</DocSecurity>
  <Lines>549</Lines>
  <Paragraphs>156</Paragraphs>
  <ScaleCrop>false</ScaleCrop>
  <Company>Stockholms universitetsbibliotek</Company>
  <LinksUpToDate>false</LinksUpToDate>
  <CharactersWithSpaces>78202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13</cp:revision>
  <cp:lastPrinted>2018-11-06T10:11:00Z</cp:lastPrinted>
  <dcterms:created xsi:type="dcterms:W3CDTF">2018-11-06T10:11:00Z</dcterms:created>
  <dcterms:modified xsi:type="dcterms:W3CDTF">2018-11-13T09:53:00Z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