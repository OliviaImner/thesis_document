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11D9B" w:rsidRDefault="00011D9B">
                            <w:pPr>
                              <w:pStyle w:val="Frontpagetext"/>
                              <w:rPr>
                                <w:sz w:val="28"/>
                                <w:szCs w:val="28"/>
                              </w:rPr>
                            </w:pPr>
                            <w:r>
                              <w:rPr>
                                <w:sz w:val="28"/>
                                <w:szCs w:val="28"/>
                              </w:rPr>
                              <w:t xml:space="preserve">Institutionen för data- </w:t>
                            </w:r>
                            <w:r>
                              <w:rPr>
                                <w:sz w:val="28"/>
                                <w:szCs w:val="28"/>
                              </w:rPr>
                              <w:br/>
                              <w:t>och systemvetenskap</w:t>
                            </w:r>
                          </w:p>
                          <w:p w14:paraId="0DD0DA7D" w14:textId="77777777" w:rsidR="00011D9B" w:rsidRDefault="00011D9B">
                            <w:pPr>
                              <w:pStyle w:val="TextBox"/>
                            </w:pPr>
                            <w:r>
                              <w:t xml:space="preserve">Examensarbete 15 </w:t>
                            </w:r>
                            <w:proofErr w:type="spellStart"/>
                            <w:r>
                              <w:t>hp</w:t>
                            </w:r>
                            <w:proofErr w:type="spellEnd"/>
                          </w:p>
                          <w:p w14:paraId="205AAAC7" w14:textId="77777777" w:rsidR="00011D9B" w:rsidRDefault="00011D9B">
                            <w:pPr>
                              <w:pStyle w:val="TextBox"/>
                            </w:pPr>
                            <w:r>
                              <w:t>Data- och systemvetenskap</w:t>
                            </w:r>
                          </w:p>
                          <w:p w14:paraId="51566511" w14:textId="77777777" w:rsidR="00011D9B" w:rsidRDefault="00011D9B">
                            <w:pPr>
                              <w:pStyle w:val="Textruta"/>
                            </w:pPr>
                            <w:r>
                              <w:t xml:space="preserve">Kurs- eller utbildningsprogram (180 </w:t>
                            </w:r>
                            <w:proofErr w:type="spellStart"/>
                            <w:r>
                              <w:t>hp</w:t>
                            </w:r>
                            <w:proofErr w:type="spellEnd"/>
                            <w:r>
                              <w:t xml:space="preserve">) </w:t>
                            </w:r>
                          </w:p>
                          <w:p w14:paraId="7A700FAB" w14:textId="05793D08" w:rsidR="00011D9B" w:rsidRDefault="00011D9B">
                            <w:pPr>
                              <w:pStyle w:val="Textruta"/>
                            </w:pPr>
                            <w:r>
                              <w:t>Höstterminen 2018</w:t>
                            </w:r>
                          </w:p>
                          <w:p w14:paraId="381612CD" w14:textId="77777777" w:rsidR="00011D9B" w:rsidRDefault="00011D9B">
                            <w:pPr>
                              <w:pStyle w:val="Textruta"/>
                            </w:pPr>
                            <w:r>
                              <w:t>Handledare: Robert Ramberg</w:t>
                            </w:r>
                          </w:p>
                          <w:p w14:paraId="41DC09BB" w14:textId="358B72E7" w:rsidR="00011D9B" w:rsidRDefault="00011D9B">
                            <w:pPr>
                              <w:pStyle w:val="Textruta"/>
                            </w:pPr>
                            <w:r>
                              <w:t>Granskare: Patrik Hernvall</w:t>
                            </w:r>
                          </w:p>
                          <w:p w14:paraId="316E1ACF" w14:textId="77777777" w:rsidR="00011D9B" w:rsidRPr="00EE4EEC" w:rsidRDefault="00011D9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11D9B" w:rsidRDefault="00011D9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11D9B" w:rsidRDefault="00011D9B">
                      <w:pPr>
                        <w:pStyle w:val="Frontpagetext"/>
                        <w:rPr>
                          <w:sz w:val="28"/>
                          <w:szCs w:val="28"/>
                        </w:rPr>
                      </w:pPr>
                      <w:r>
                        <w:rPr>
                          <w:sz w:val="28"/>
                          <w:szCs w:val="28"/>
                        </w:rPr>
                        <w:t xml:space="preserve">Institutionen för data- </w:t>
                      </w:r>
                      <w:r>
                        <w:rPr>
                          <w:sz w:val="28"/>
                          <w:szCs w:val="28"/>
                        </w:rPr>
                        <w:br/>
                        <w:t>och systemvetenskap</w:t>
                      </w:r>
                    </w:p>
                    <w:p w14:paraId="0DD0DA7D" w14:textId="77777777" w:rsidR="00011D9B" w:rsidRDefault="00011D9B">
                      <w:pPr>
                        <w:pStyle w:val="TextBox"/>
                      </w:pPr>
                      <w:r>
                        <w:t xml:space="preserve">Examensarbete 15 </w:t>
                      </w:r>
                      <w:proofErr w:type="spellStart"/>
                      <w:r>
                        <w:t>hp</w:t>
                      </w:r>
                      <w:proofErr w:type="spellEnd"/>
                    </w:p>
                    <w:p w14:paraId="205AAAC7" w14:textId="77777777" w:rsidR="00011D9B" w:rsidRDefault="00011D9B">
                      <w:pPr>
                        <w:pStyle w:val="TextBox"/>
                      </w:pPr>
                      <w:r>
                        <w:t>Data- och systemvetenskap</w:t>
                      </w:r>
                    </w:p>
                    <w:p w14:paraId="51566511" w14:textId="77777777" w:rsidR="00011D9B" w:rsidRDefault="00011D9B">
                      <w:pPr>
                        <w:pStyle w:val="Textruta"/>
                      </w:pPr>
                      <w:r>
                        <w:t xml:space="preserve">Kurs- eller utbildningsprogram (180 </w:t>
                      </w:r>
                      <w:proofErr w:type="spellStart"/>
                      <w:r>
                        <w:t>hp</w:t>
                      </w:r>
                      <w:proofErr w:type="spellEnd"/>
                      <w:r>
                        <w:t xml:space="preserve">) </w:t>
                      </w:r>
                    </w:p>
                    <w:p w14:paraId="7A700FAB" w14:textId="05793D08" w:rsidR="00011D9B" w:rsidRDefault="00011D9B">
                      <w:pPr>
                        <w:pStyle w:val="Textruta"/>
                      </w:pPr>
                      <w:r>
                        <w:t>Höstterminen 2018</w:t>
                      </w:r>
                    </w:p>
                    <w:p w14:paraId="381612CD" w14:textId="77777777" w:rsidR="00011D9B" w:rsidRDefault="00011D9B">
                      <w:pPr>
                        <w:pStyle w:val="Textruta"/>
                      </w:pPr>
                      <w:r>
                        <w:t>Handledare: Robert Ramberg</w:t>
                      </w:r>
                    </w:p>
                    <w:p w14:paraId="41DC09BB" w14:textId="358B72E7" w:rsidR="00011D9B" w:rsidRDefault="00011D9B">
                      <w:pPr>
                        <w:pStyle w:val="Textruta"/>
                      </w:pPr>
                      <w:r>
                        <w:t>Granskare: Patrik Hernvall</w:t>
                      </w:r>
                    </w:p>
                    <w:p w14:paraId="316E1ACF" w14:textId="77777777" w:rsidR="00011D9B" w:rsidRPr="00EE4EEC" w:rsidRDefault="00011D9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11D9B" w:rsidRDefault="00011D9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117C955C"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ökad struktur av kursinnehåll</w:t>
      </w:r>
      <w:del w:id="2" w:author="Jason Serviss" w:date="2018-11-21T18:58:00Z">
        <w:r w:rsidR="00E458F4" w:rsidDel="003A53D6">
          <w:delText>et</w:delText>
        </w:r>
      </w:del>
      <w:r w:rsidR="00E458F4">
        <w:t xml:space="preserve">, </w:t>
      </w:r>
      <w:r w:rsidR="00EF6328">
        <w:t>en mer effektiv lärande</w:t>
      </w:r>
      <w:r w:rsidR="00E458F4">
        <w:t xml:space="preserve"> för studenter med olika bakgrund</w:t>
      </w:r>
      <w:r w:rsidR="00C27B26">
        <w:t>,</w:t>
      </w:r>
      <w:r w:rsidR="009411BD">
        <w:t xml:space="preserve"> </w:t>
      </w:r>
      <w:commentRangeStart w:id="3"/>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ogiken tillhandahålls i kurser</w:t>
      </w:r>
      <w:commentRangeEnd w:id="3"/>
      <w:r w:rsidR="002C5DCC">
        <w:rPr>
          <w:rStyle w:val="CommentReference"/>
        </w:rPr>
        <w:commentReference w:id="3"/>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w:t>
      </w:r>
      <w:commentRangeStart w:id="4"/>
      <w:r w:rsidR="00265FDF">
        <w:t>pedagogisk</w:t>
      </w:r>
      <w:r w:rsidR="00813E12">
        <w:t xml:space="preserve">t </w:t>
      </w:r>
      <w:r w:rsidR="000033C8">
        <w:t>ansvarig</w:t>
      </w:r>
      <w:commentRangeEnd w:id="4"/>
      <w:r w:rsidR="002C5DCC">
        <w:rPr>
          <w:rStyle w:val="CommentReference"/>
        </w:rPr>
        <w:commentReference w:id="4"/>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del w:id="5" w:author="Jason Serviss" w:date="2018-11-21T17:53:00Z">
        <w:r w:rsidR="00265FDF" w:rsidDel="002C5DCC">
          <w:delText xml:space="preserve">ramverk </w:delText>
        </w:r>
      </w:del>
      <w:ins w:id="6" w:author="Jason Serviss" w:date="2018-11-21T17:53:00Z">
        <w:r w:rsidR="002C5DCC">
          <w:t xml:space="preserve">riktlinjer </w:t>
        </w:r>
      </w:ins>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del w:id="7" w:author="Jason Serviss" w:date="2018-11-21T17:53:00Z">
        <w:r w:rsidR="00D6155F" w:rsidDel="002C5DCC">
          <w:delText>ansats</w:delText>
        </w:r>
      </w:del>
      <w:ins w:id="8" w:author="Jason Serviss" w:date="2018-11-21T17:53:00Z">
        <w:r w:rsidR="002C5DCC">
          <w:t>riktlinjer</w:t>
        </w:r>
      </w:ins>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del w:id="9" w:author="Jason Serviss" w:date="2018-11-21T18:51:00Z">
        <w:r w:rsidR="00A72A42" w:rsidDel="00A512CD">
          <w:delText xml:space="preserve">betecknar </w:delText>
        </w:r>
      </w:del>
      <w:ins w:id="10" w:author="Jason Serviss" w:date="2018-11-21T18:51:00Z">
        <w:r w:rsidR="00A512CD">
          <w:t xml:space="preserve">visar </w:t>
        </w:r>
      </w:ins>
      <w:r w:rsidR="00A72A42">
        <w:t>Grade en stark</w:t>
      </w:r>
      <w:r w:rsidR="00D6155F">
        <w:t xml:space="preserve"> </w:t>
      </w:r>
      <w:del w:id="11" w:author="Jason Serviss" w:date="2018-11-21T18:54:00Z">
        <w:r w:rsidR="00D6155F" w:rsidDel="00A512CD">
          <w:delText xml:space="preserve">kunnighet </w:delText>
        </w:r>
      </w:del>
      <w:ins w:id="12" w:author="Jason Serviss" w:date="2018-11-21T18:54:00Z">
        <w:r w:rsidR="00A512CD">
          <w:t xml:space="preserve">förmåga </w:t>
        </w:r>
      </w:ins>
      <w:r w:rsidR="00D6155F">
        <w:t xml:space="preserve">av att </w:t>
      </w:r>
      <w:r w:rsidR="007466FA">
        <w:t>presentera kurser</w:t>
      </w:r>
      <w:ins w:id="13" w:author="Jason Serviss" w:date="2018-11-21T18:51:00Z">
        <w:r w:rsidR="00A512CD">
          <w:t xml:space="preserve"> genom höga evalueringsresultat i </w:t>
        </w:r>
      </w:ins>
      <w:proofErr w:type="spellStart"/>
      <w:ins w:id="14" w:author="Jason Serviss" w:date="2018-11-21T18:53:00Z">
        <w:r w:rsidR="00A512CD">
          <w:t>DIMs</w:t>
        </w:r>
        <w:proofErr w:type="spellEnd"/>
        <w:r w:rsidR="00A512CD">
          <w:t xml:space="preserve"> </w:t>
        </w:r>
        <w:r w:rsidR="00A512CD">
          <w:rPr>
            <w:i/>
          </w:rPr>
          <w:t xml:space="preserve">Presentations </w:t>
        </w:r>
        <w:r w:rsidR="00A512CD" w:rsidRPr="00A512CD">
          <w:rPr>
            <w:rPrChange w:id="15" w:author="Jason Serviss" w:date="2018-11-21T18:54:00Z">
              <w:rPr>
                <w:i/>
              </w:rPr>
            </w:rPrChange>
          </w:rPr>
          <w:t>fas</w:t>
        </w:r>
      </w:ins>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w:t>
      </w:r>
      <w:del w:id="16" w:author="Jason Serviss" w:date="2018-11-21T17:54:00Z">
        <w:r w:rsidR="00E0678A" w:rsidDel="002C5DCC">
          <w:delText xml:space="preserve">logisk </w:delText>
        </w:r>
      </w:del>
      <w:ins w:id="17" w:author="Jason Serviss" w:date="2018-11-21T17:54:00Z">
        <w:r w:rsidR="002C5DCC">
          <w:t xml:space="preserve">förankrad </w:t>
        </w:r>
      </w:ins>
      <w:r w:rsidR="00E0678A">
        <w:t xml:space="preserve">utgångspunkt för vidare undersökningar kring </w:t>
      </w:r>
      <w:ins w:id="18" w:author="Jason Serviss" w:date="2018-11-21T18:57:00Z">
        <w:r w:rsidR="003A53D6">
          <w:t xml:space="preserve">pedagogiska </w:t>
        </w:r>
      </w:ins>
      <w:del w:id="19" w:author="Jason Serviss" w:date="2018-11-21T18:57:00Z">
        <w:r w:rsidR="0081570D" w:rsidDel="003A53D6">
          <w:delText xml:space="preserve">anpassande </w:delText>
        </w:r>
      </w:del>
      <w:ins w:id="20" w:author="Jason Serviss" w:date="2018-11-21T18:57:00Z">
        <w:r w:rsidR="003A53D6">
          <w:t xml:space="preserve">modeller som skulle tillämpas </w:t>
        </w:r>
      </w:ins>
      <w:del w:id="21" w:author="Jason Serviss" w:date="2018-11-21T18:57:00Z">
        <w:r w:rsidR="0081570D" w:rsidDel="003A53D6">
          <w:delText xml:space="preserve">pedagogiska modeller </w:delText>
        </w:r>
      </w:del>
      <w:r w:rsidR="0081570D">
        <w:t xml:space="preserve">hos </w:t>
      </w:r>
      <w:r w:rsidR="00714353">
        <w:t>Grade</w:t>
      </w:r>
      <w:r w:rsidR="00207601">
        <w:t xml:space="preserve">, samtidigt som det </w:t>
      </w:r>
      <w:r w:rsidR="0081570D">
        <w:t>kartlägger p</w:t>
      </w:r>
      <w:r w:rsidR="001B7295">
        <w:t>otentiella</w:t>
      </w:r>
      <w:r w:rsidR="0081570D">
        <w:t xml:space="preserve"> förbättringar i Grades nuvarande </w:t>
      </w:r>
      <w:ins w:id="22" w:author="Olivia Imner" w:date="2018-11-22T06:43:00Z">
        <w:r w:rsidR="006D6C38">
          <w:t xml:space="preserve">pedagogiska </w:t>
        </w:r>
      </w:ins>
      <w:del w:id="23" w:author="Olivia Imner" w:date="2018-11-22T06:42:00Z">
        <w:r w:rsidR="0081570D" w:rsidDel="006D6C38">
          <w:delText>pedagogik</w:delText>
        </w:r>
      </w:del>
      <w:ins w:id="24" w:author="Olivia Imner" w:date="2018-11-22T06:42:00Z">
        <w:r w:rsidR="006D6C38">
          <w:t>riktlinjer</w:t>
        </w:r>
      </w:ins>
      <w:r w:rsidR="0081570D">
        <w:t>.</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9D27B3">
      <w:pPr>
        <w:pStyle w:val="Heading11"/>
      </w:pPr>
      <w:bookmarkStart w:id="25" w:name="_Toc391456179"/>
      <w:bookmarkStart w:id="26" w:name="_Toc401327935"/>
      <w:bookmarkEnd w:id="25"/>
      <w:r>
        <w:lastRenderedPageBreak/>
        <w:t>Introduktion</w:t>
      </w:r>
      <w:bookmarkEnd w:id="26"/>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0F322A87"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commentRangeStart w:id="27"/>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commentRangeEnd w:id="27"/>
      <w:r w:rsidR="003A53D6">
        <w:rPr>
          <w:rStyle w:val="CommentReference"/>
        </w:rPr>
        <w:commentReference w:id="27"/>
      </w:r>
      <w:r w:rsidR="00010A04">
        <w:t xml:space="preserve">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rsidRPr="00C11C02">
        <w:rPr>
          <w:strike/>
          <w:rPrChange w:id="28" w:author="Jason Serviss" w:date="2018-11-21T19:12:00Z">
            <w:rPr/>
          </w:rPrChange>
        </w:rPr>
        <w:t xml:space="preserve">Det kan likaså </w:t>
      </w:r>
      <w:r w:rsidR="0074784D" w:rsidRPr="00C11C02">
        <w:rPr>
          <w:strike/>
          <w:rPrChange w:id="29" w:author="Jason Serviss" w:date="2018-11-21T19:12:00Z">
            <w:rPr/>
          </w:rPrChange>
        </w:rPr>
        <w:t>underlätta</w:t>
      </w:r>
      <w:r w:rsidR="00850895" w:rsidRPr="00C11C02">
        <w:rPr>
          <w:strike/>
          <w:rPrChange w:id="30" w:author="Jason Serviss" w:date="2018-11-21T19:12:00Z">
            <w:rPr/>
          </w:rPrChange>
        </w:rPr>
        <w:t xml:space="preserve"> ELF</w:t>
      </w:r>
      <w:r w:rsidR="00C51B02" w:rsidRPr="00C11C02">
        <w:rPr>
          <w:strike/>
          <w:rPrChange w:id="31" w:author="Jason Serviss" w:date="2018-11-21T19:12:00Z">
            <w:rPr/>
          </w:rPrChange>
        </w:rPr>
        <w:t>’</w:t>
      </w:r>
      <w:r w:rsidR="0074784D" w:rsidRPr="00C11C02">
        <w:rPr>
          <w:strike/>
          <w:rPrChange w:id="32" w:author="Jason Serviss" w:date="2018-11-21T19:12:00Z">
            <w:rPr/>
          </w:rPrChange>
        </w:rPr>
        <w:t>s</w:t>
      </w:r>
      <w:r w:rsidR="00411F1C" w:rsidRPr="00C11C02">
        <w:rPr>
          <w:strike/>
          <w:rPrChange w:id="33" w:author="Jason Serviss" w:date="2018-11-21T19:12:00Z">
            <w:rPr/>
          </w:rPrChange>
        </w:rPr>
        <w:t xml:space="preserve"> möjlighet</w:t>
      </w:r>
      <w:r w:rsidR="00850895" w:rsidRPr="00C11C02">
        <w:rPr>
          <w:strike/>
          <w:rPrChange w:id="34" w:author="Jason Serviss" w:date="2018-11-21T19:12:00Z">
            <w:rPr/>
          </w:rPrChange>
        </w:rPr>
        <w:t xml:space="preserve"> att kunna bedöma utefter hur pedagogiken</w:t>
      </w:r>
      <w:r w:rsidR="00384E49" w:rsidRPr="00C11C02">
        <w:rPr>
          <w:strike/>
          <w:rPrChange w:id="35" w:author="Jason Serviss" w:date="2018-11-21T19:12:00Z">
            <w:rPr/>
          </w:rPrChange>
        </w:rPr>
        <w:t xml:space="preserve"> tillhandahålls i sina e-kurser</w:t>
      </w:r>
      <w:r w:rsidR="00850895" w:rsidRPr="00C11C02">
        <w:rPr>
          <w:strike/>
          <w:rPrChange w:id="36" w:author="Jason Serviss" w:date="2018-11-21T19:12:00Z">
            <w:rPr/>
          </w:rPrChange>
        </w:rPr>
        <w:t>.</w:t>
      </w:r>
      <w:r w:rsidR="00850895">
        <w:t xml:space="preserve"> Det har uppvisat</w:t>
      </w:r>
      <w:r w:rsidR="0074784D">
        <w:t>s</w:t>
      </w:r>
      <w:r w:rsidR="00850895">
        <w:t xml:space="preserve"> att majoriteten av e-kurser </w:t>
      </w:r>
      <w:proofErr w:type="gramStart"/>
      <w:del w:id="37" w:author="Jason Serviss" w:date="2018-11-21T19:20:00Z">
        <w:r w:rsidR="00850895" w:rsidDel="00C11C02">
          <w:delText>inte har tillräckligt</w:delText>
        </w:r>
        <w:r w:rsidR="000B4763" w:rsidDel="00C11C02">
          <w:delText xml:space="preserve"> med pedagogisk bakgrund</w:delText>
        </w:r>
      </w:del>
      <w:ins w:id="38" w:author="Jason Serviss" w:date="2018-11-21T19:20:00Z">
        <w:r w:rsidR="00C11C02">
          <w:t>bygger</w:t>
        </w:r>
        <w:proofErr w:type="gramEnd"/>
        <w:r w:rsidR="00C11C02">
          <w:t xml:space="preserve"> </w:t>
        </w:r>
        <w:proofErr w:type="gramStart"/>
        <w:r w:rsidR="00C11C02">
          <w:t>inte</w:t>
        </w:r>
        <w:proofErr w:type="gramEnd"/>
        <w:r w:rsidR="00C11C02">
          <w:t xml:space="preserve"> på en antagen pedagogik</w:t>
        </w:r>
      </w:ins>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17562938" w:rsidR="00387A03" w:rsidRDefault="00041127" w:rsidP="00EF5A81">
      <w:pPr>
        <w:widowControl w:val="0"/>
        <w:autoSpaceDE w:val="0"/>
        <w:autoSpaceDN w:val="0"/>
        <w:adjustRightInd w:val="0"/>
        <w:spacing w:after="240" w:line="480" w:lineRule="auto"/>
        <w:rPr>
          <w:ins w:id="39" w:author="Jason Serviss" w:date="2018-11-21T20:37:00Z"/>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proofErr w:type="spellStart"/>
      <w:r w:rsidR="004D2145" w:rsidRPr="004D2145">
        <w:rPr>
          <w:rFonts w:cs="Times New Roman"/>
          <w:szCs w:val="24"/>
        </w:rPr>
        <w:t>Conole</w:t>
      </w:r>
      <w:proofErr w:type="spellEnd"/>
      <w:r w:rsidR="004D2145" w:rsidRPr="004D2145">
        <w:rPr>
          <w:rFonts w:cs="Times New Roman"/>
          <w:szCs w:val="24"/>
        </w:rPr>
        <w:t>,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w:t>
      </w:r>
      <w:del w:id="40" w:author="Jason Serviss" w:date="2018-11-22T09:46:00Z">
        <w:r w:rsidR="000132C0" w:rsidRPr="00EF5A81" w:rsidDel="00011D9B">
          <w:delText xml:space="preserve">individuella </w:delText>
        </w:r>
      </w:del>
      <w:r w:rsidR="000132C0" w:rsidRPr="00EF5A81">
        <w:t xml:space="preserve">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3CFB3ADA" w:rsidR="00387A03" w:rsidRDefault="00CD7E26" w:rsidP="00EF5A81">
      <w:pPr>
        <w:widowControl w:val="0"/>
        <w:autoSpaceDE w:val="0"/>
        <w:autoSpaceDN w:val="0"/>
        <w:adjustRightInd w:val="0"/>
        <w:spacing w:after="240" w:line="480" w:lineRule="auto"/>
        <w:rPr>
          <w:ins w:id="41" w:author="Jason Serviss" w:date="2018-11-21T20:37:00Z"/>
        </w:rPr>
      </w:pPr>
      <w:ins w:id="42" w:author="Jason Serviss" w:date="2018-11-21T20:48:00Z">
        <w:r>
          <w:t>D</w:t>
        </w:r>
      </w:ins>
      <w:del w:id="43" w:author="Jason Serviss" w:date="2018-11-21T20:48:00Z">
        <w:r w:rsidR="004C23F2" w:rsidRPr="00EF5A81" w:rsidDel="00CD7E26">
          <w:delText>Till exemp</w:delText>
        </w:r>
        <w:r w:rsidR="001F6FE8" w:rsidRPr="00EF5A81" w:rsidDel="00CD7E26">
          <w:delText>e</w:delText>
        </w:r>
        <w:r w:rsidR="00B661EF" w:rsidRPr="00EF5A81" w:rsidDel="00CD7E26">
          <w:delText xml:space="preserve">l </w:delText>
        </w:r>
      </w:del>
      <w:del w:id="44" w:author="Jason Serviss" w:date="2018-11-21T18:00:00Z">
        <w:r w:rsidR="00B661EF" w:rsidRPr="00EF5A81" w:rsidDel="002C5DCC">
          <w:delText>kan</w:delText>
        </w:r>
        <w:r w:rsidR="004C23F2" w:rsidRPr="00EF5A81" w:rsidDel="002C5DCC">
          <w:delText xml:space="preserve"> </w:delText>
        </w:r>
      </w:del>
      <w:del w:id="45" w:author="Jason Serviss" w:date="2018-11-21T20:48:00Z">
        <w:r w:rsidR="0062005C" w:rsidRPr="00EF5A81" w:rsidDel="00CD7E26">
          <w:delText>d</w:delText>
        </w:r>
      </w:del>
      <w:r w:rsidR="0062005C" w:rsidRPr="00EF5A81">
        <w:t>et A</w:t>
      </w:r>
      <w:r w:rsidR="00850895" w:rsidRPr="00EF5A81">
        <w:t>ssociativa perspektivet</w:t>
      </w:r>
      <w:ins w:id="46" w:author="Jason Serviss" w:date="2018-11-21T20:54:00Z">
        <w:r>
          <w:t xml:space="preserve"> är oftast beskriven som </w:t>
        </w:r>
      </w:ins>
      <w:ins w:id="47" w:author="Jason Serviss" w:date="2018-11-21T20:55:00Z">
        <w:r>
          <w:t xml:space="preserve">”lärande </w:t>
        </w:r>
      </w:ins>
      <w:ins w:id="48" w:author="Jason Serviss" w:date="2018-11-22T07:49:00Z">
        <w:r w:rsidR="001B0552">
          <w:t>genom utförande</w:t>
        </w:r>
      </w:ins>
      <w:ins w:id="49" w:author="Jason Serviss" w:date="2018-11-21T20:55:00Z">
        <w:r>
          <w:t xml:space="preserve"> av </w:t>
        </w:r>
      </w:ins>
      <w:ins w:id="50" w:author="Jason Serviss" w:date="2018-11-21T20:56:00Z">
        <w:r>
          <w:t>strukturerade</w:t>
        </w:r>
      </w:ins>
      <w:ins w:id="51" w:author="Jason Serviss" w:date="2018-11-21T20:55:00Z">
        <w:r>
          <w:t xml:space="preserve"> uppgifter”</w:t>
        </w:r>
      </w:ins>
      <w:ins w:id="52" w:author="Jason Serviss" w:date="2018-11-21T20:56:00Z">
        <w:r>
          <w:t xml:space="preserve"> och</w:t>
        </w:r>
      </w:ins>
      <w:r w:rsidR="00850895" w:rsidRPr="00EF5A81">
        <w:t xml:space="preserve"> </w:t>
      </w:r>
      <w:ins w:id="53" w:author="Jason Serviss" w:date="2018-11-21T20:49:00Z">
        <w:r>
          <w:t>karakteriserats av</w:t>
        </w:r>
      </w:ins>
      <w:ins w:id="54" w:author="Jason Serviss" w:date="2018-11-21T20:51:00Z">
        <w:r>
          <w:t xml:space="preserve"> till exempel</w:t>
        </w:r>
      </w:ins>
      <w:ins w:id="55" w:author="Jason Serviss" w:date="2018-11-21T20:56:00Z">
        <w:r>
          <w:t>,</w:t>
        </w:r>
      </w:ins>
      <w:ins w:id="56" w:author="Jason Serviss" w:date="2018-11-21T20:49:00Z">
        <w:r>
          <w:t xml:space="preserve"> </w:t>
        </w:r>
      </w:ins>
      <w:ins w:id="57" w:author="Jason Serviss" w:date="2018-11-21T20:50:00Z">
        <w:r>
          <w:t xml:space="preserve">beteende modifiering och </w:t>
        </w:r>
      </w:ins>
      <w:ins w:id="58" w:author="Jason Serviss" w:date="2018-11-21T20:52:00Z">
        <w:r>
          <w:t xml:space="preserve">lärande genom association och </w:t>
        </w:r>
      </w:ins>
      <w:ins w:id="59" w:author="Jason Serviss" w:date="2018-11-21T20:53:00Z">
        <w:r>
          <w:t>förstärkning</w:t>
        </w:r>
      </w:ins>
      <w:ins w:id="60" w:author="Jason Serviss" w:date="2018-11-21T20:50:00Z">
        <w:r>
          <w:t xml:space="preserve"> </w:t>
        </w:r>
      </w:ins>
      <w:del w:id="61" w:author="Jason Serviss" w:date="2018-11-21T20:49:00Z">
        <w:r w:rsidR="00B661EF" w:rsidRPr="00EF5A81" w:rsidDel="00CD7E26">
          <w:delText xml:space="preserve">få </w:delText>
        </w:r>
        <w:r w:rsidR="00850895" w:rsidRPr="00EF5A81" w:rsidDel="00CD7E26">
          <w:delText xml:space="preserve">studenten </w:delText>
        </w:r>
        <w:r w:rsidR="00B661EF" w:rsidRPr="00EF5A81" w:rsidDel="00CD7E26">
          <w:delText xml:space="preserve">att </w:delText>
        </w:r>
        <w:r w:rsidR="00850895" w:rsidRPr="00EF5A81" w:rsidDel="00CD7E26">
          <w:delText>utföra aktiviteter i form av</w:delText>
        </w:r>
        <w:r w:rsidR="00B661EF" w:rsidRPr="00EF5A81" w:rsidDel="00CD7E26">
          <w:delText xml:space="preserve"> olika</w:delText>
        </w:r>
        <w:r w:rsidR="00850895" w:rsidRPr="00EF5A81" w:rsidDel="00CD7E26">
          <w:delText xml:space="preserve"> uppgifter, som </w:delText>
        </w:r>
        <w:r w:rsidR="004C23F2" w:rsidRPr="00EF5A81" w:rsidDel="00CD7E26">
          <w:delText>e.g.</w:delText>
        </w:r>
        <w:r w:rsidR="00850895" w:rsidRPr="00EF5A81" w:rsidDel="00CD7E26">
          <w:delText xml:space="preserve"> </w:delText>
        </w:r>
        <w:r w:rsidR="00B661EF" w:rsidRPr="00EF5A81" w:rsidDel="00CD7E26">
          <w:delText xml:space="preserve">att </w:delText>
        </w:r>
        <w:r w:rsidR="00850895" w:rsidRPr="00EF5A81" w:rsidDel="00CD7E26">
          <w:delText>läsa ett dokument och svara på t</w:delText>
        </w:r>
        <w:r w:rsidR="00147B30" w:rsidRPr="00EF5A81" w:rsidDel="00CD7E26">
          <w:delText xml:space="preserve">illhörande frågor </w:delText>
        </w:r>
      </w:del>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ins w:id="62" w:author="Jason Serviss" w:date="2018-11-22T09:48:00Z">
        <w:r w:rsidR="00B424BC">
          <w:t xml:space="preserve"> (Bilaga 1)</w:t>
        </w:r>
      </w:ins>
      <w:r w:rsidR="0019256B" w:rsidRPr="00EF5A81">
        <w:t xml:space="preserve">.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26097E22" w:rsidR="00387A03" w:rsidRDefault="004822AA" w:rsidP="00EF5A81">
      <w:pPr>
        <w:widowControl w:val="0"/>
        <w:autoSpaceDE w:val="0"/>
        <w:autoSpaceDN w:val="0"/>
        <w:adjustRightInd w:val="0"/>
        <w:spacing w:after="240" w:line="480" w:lineRule="auto"/>
        <w:rPr>
          <w:ins w:id="63" w:author="Jason Serviss" w:date="2018-11-21T20:37:00Z"/>
        </w:rPr>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ins w:id="64" w:author="Jason Serviss" w:date="2018-11-21T21:17:00Z">
        <w:r w:rsidR="00F11601">
          <w:t xml:space="preserve">”lärande genom förståelse” </w:t>
        </w:r>
      </w:ins>
      <w:ins w:id="65" w:author="Jason Serviss" w:date="2018-11-21T21:38:00Z">
        <w:r w:rsidR="006C0816">
          <w:t xml:space="preserve">och </w:t>
        </w:r>
      </w:ins>
      <w:ins w:id="66" w:author="Jason Serviss" w:date="2018-11-21T21:40:00Z">
        <w:r w:rsidR="006C0816">
          <w:t>utnyt</w:t>
        </w:r>
      </w:ins>
      <w:ins w:id="67" w:author="Jason Serviss" w:date="2018-11-21T21:43:00Z">
        <w:r w:rsidR="006C0816">
          <w:t>t</w:t>
        </w:r>
      </w:ins>
      <w:ins w:id="68" w:author="Jason Serviss" w:date="2018-11-21T21:40:00Z">
        <w:r w:rsidR="006C0816">
          <w:t xml:space="preserve">jar relationen mellan </w:t>
        </w:r>
      </w:ins>
      <w:ins w:id="69" w:author="Jason Serviss" w:date="2018-11-21T21:41:00Z">
        <w:r w:rsidR="006C0816">
          <w:t xml:space="preserve">kognitiva processer </w:t>
        </w:r>
      </w:ins>
      <w:ins w:id="70" w:author="Jason Serviss" w:date="2018-11-21T21:42:00Z">
        <w:r w:rsidR="006C0816">
          <w:t xml:space="preserve">och </w:t>
        </w:r>
      </w:ins>
      <w:ins w:id="71" w:author="Jason Serviss" w:date="2018-11-21T21:43:00Z">
        <w:r w:rsidR="006C0816">
          <w:t>betande</w:t>
        </w:r>
      </w:ins>
      <w:ins w:id="72" w:author="Jason Serviss" w:date="2018-11-21T21:42:00Z">
        <w:r w:rsidR="006C0816">
          <w:t xml:space="preserve"> för at</w:t>
        </w:r>
      </w:ins>
      <w:ins w:id="73" w:author="Jason Serviss" w:date="2018-11-21T21:44:00Z">
        <w:r w:rsidR="006C0816">
          <w:t>t</w:t>
        </w:r>
      </w:ins>
      <w:ins w:id="74" w:author="Jason Serviss" w:date="2018-11-21T21:42:00Z">
        <w:r w:rsidR="006C0816">
          <w:t xml:space="preserve"> </w:t>
        </w:r>
      </w:ins>
      <w:ins w:id="75" w:author="Jason Serviss" w:date="2018-11-21T21:43:00Z">
        <w:r w:rsidR="006C0816">
          <w:t>strukturera</w:t>
        </w:r>
      </w:ins>
      <w:ins w:id="76" w:author="Jason Serviss" w:date="2018-11-21T21:42:00Z">
        <w:r w:rsidR="006C0816">
          <w:t xml:space="preserve"> kurs </w:t>
        </w:r>
      </w:ins>
      <w:ins w:id="77" w:author="Jason Serviss" w:date="2018-11-21T21:43:00Z">
        <w:r w:rsidR="006C0816">
          <w:t>innehåll</w:t>
        </w:r>
      </w:ins>
      <w:ins w:id="78" w:author="Jason Serviss" w:date="2018-11-21T21:42:00Z">
        <w:r w:rsidR="006C0816">
          <w:t xml:space="preserve"> </w:t>
        </w:r>
      </w:ins>
      <w:ins w:id="79" w:author="Jason Serviss" w:date="2018-11-21T21:44:00Z">
        <w:r w:rsidR="006C0816">
          <w:t>och</w:t>
        </w:r>
      </w:ins>
      <w:ins w:id="80" w:author="Jason Serviss" w:date="2018-11-21T21:42:00Z">
        <w:r w:rsidR="006C0816">
          <w:t xml:space="preserve"> ge upphov till transformationer i kognitiva strukturer </w:t>
        </w:r>
      </w:ins>
      <w:del w:id="81" w:author="Jason Serviss" w:date="2018-11-21T21:42:00Z">
        <w:r w:rsidR="00012EE9" w:rsidDel="006C0816">
          <w:delText xml:space="preserve">att </w:delText>
        </w:r>
        <w:r w:rsidR="00B661EF" w:rsidRPr="00EF5A81" w:rsidDel="006C0816">
          <w:delText>lär</w:delText>
        </w:r>
        <w:r w:rsidR="00012EE9" w:rsidDel="006C0816">
          <w:delText>a</w:delText>
        </w:r>
        <w:r w:rsidR="00850895" w:rsidRPr="00EF5A81" w:rsidDel="006C0816">
          <w:delText xml:space="preserve"> sig </w:delText>
        </w:r>
        <w:r w:rsidR="00012EE9" w:rsidRPr="00EF5A81" w:rsidDel="006C0816">
          <w:delText>via</w:delText>
        </w:r>
        <w:r w:rsidR="00012EE9" w:rsidDel="006C0816">
          <w:delText xml:space="preserve"> </w:delText>
        </w:r>
        <w:r w:rsidR="00300501" w:rsidDel="006C0816">
          <w:delText>transformationer</w:delText>
        </w:r>
        <w:r w:rsidR="00012EE9" w:rsidDel="006C0816">
          <w:delText xml:space="preserve"> i kognitiva strukturer</w:delText>
        </w:r>
        <w:r w:rsidR="00CF3F07" w:rsidDel="006C0816">
          <w:delText xml:space="preserve"> och </w:delText>
        </w:r>
      </w:del>
      <w:del w:id="82" w:author="Jason Serviss" w:date="2018-11-21T21:30:00Z">
        <w:r w:rsidR="00CF3F07" w:rsidDel="001558F4">
          <w:delText xml:space="preserve">dela in </w:delText>
        </w:r>
        <w:r w:rsidR="004D2145" w:rsidDel="001558F4">
          <w:delText>undervisningen</w:delText>
        </w:r>
        <w:r w:rsidR="00A6684C" w:rsidDel="001558F4">
          <w:delText xml:space="preserve"> i mindre delar</w:delText>
        </w:r>
      </w:del>
      <w:del w:id="83" w:author="Jason Serviss" w:date="2018-11-21T21:42:00Z">
        <w:r w:rsidR="008E69A9" w:rsidDel="006C0816">
          <w:delText xml:space="preserve"> </w:delText>
        </w:r>
      </w:del>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ins w:id="84" w:author="Jason Serviss" w:date="2018-11-21T21:53:00Z">
        <w:r w:rsidR="00B00BFB">
          <w:t xml:space="preserve"> </w:t>
        </w:r>
      </w:ins>
      <w:ins w:id="85" w:author="Jason Serviss" w:date="2018-11-21T21:57:00Z">
        <w:r w:rsidR="00B00BFB">
          <w:t xml:space="preserve">Studenten lär sig </w:t>
        </w:r>
      </w:ins>
      <w:ins w:id="86" w:author="Jason Serviss" w:date="2018-11-21T21:58:00Z">
        <w:r w:rsidR="00470E31">
          <w:t xml:space="preserve">bl.a. </w:t>
        </w:r>
      </w:ins>
      <w:ins w:id="87" w:author="Jason Serviss" w:date="2018-11-21T21:57:00Z">
        <w:r w:rsidR="00B00BFB">
          <w:t xml:space="preserve">genom omvandling av </w:t>
        </w:r>
      </w:ins>
      <w:ins w:id="88" w:author="Jason Serviss" w:date="2018-11-21T21:58:00Z">
        <w:r w:rsidR="00B00BFB">
          <w:t xml:space="preserve">erfarenhet </w:t>
        </w:r>
        <w:r w:rsidR="00470E31">
          <w:t>till kunskap</w:t>
        </w:r>
      </w:ins>
      <w:ins w:id="89" w:author="Jason Serviss" w:date="2018-11-21T21:59:00Z">
        <w:r w:rsidR="00470E31">
          <w:t xml:space="preserve"> och kompetens</w:t>
        </w:r>
      </w:ins>
      <w:ins w:id="90" w:author="Jason Serviss" w:date="2018-11-21T22:00:00Z">
        <w:r w:rsidR="00470E31">
          <w:t xml:space="preserve"> ofta </w:t>
        </w:r>
      </w:ins>
      <w:ins w:id="91" w:author="Jason Serviss" w:date="2018-11-21T22:01:00Z">
        <w:r w:rsidR="00470E31">
          <w:t>genom</w:t>
        </w:r>
      </w:ins>
      <w:ins w:id="92" w:author="Jason Serviss" w:date="2018-11-21T22:00:00Z">
        <w:r w:rsidR="00470E31">
          <w:t xml:space="preserve"> </w:t>
        </w:r>
      </w:ins>
      <w:ins w:id="93" w:author="Jason Serviss" w:date="2018-11-22T07:29:00Z">
        <w:r w:rsidR="00CB012E" w:rsidRPr="00CB012E">
          <w:t>självstyrd</w:t>
        </w:r>
        <w:r w:rsidR="00CB012E">
          <w:t xml:space="preserve">a aktivitet och </w:t>
        </w:r>
      </w:ins>
      <w:ins w:id="94" w:author="Jason Serviss" w:date="2018-11-21T22:01:00Z">
        <w:r w:rsidR="00470E31">
          <w:t>lösning av specifika problem</w:t>
        </w:r>
      </w:ins>
      <w:ins w:id="95" w:author="Jason Serviss" w:date="2018-11-22T07:37:00Z">
        <w:r w:rsidR="00DE4DD3">
          <w:t xml:space="preserve"> (</w:t>
        </w:r>
        <w:proofErr w:type="spellStart"/>
        <w:r w:rsidR="00DE4DD3">
          <w:t>Conole</w:t>
        </w:r>
        <w:proofErr w:type="spellEnd"/>
        <w:r w:rsidR="00DE4DD3">
          <w:t xml:space="preserve">, 2010, </w:t>
        </w:r>
        <w:proofErr w:type="spellStart"/>
        <w:r w:rsidR="00DE4DD3">
          <w:t>Brodie</w:t>
        </w:r>
      </w:ins>
      <w:proofErr w:type="spellEnd"/>
      <w:ins w:id="96" w:author="Jason Serviss" w:date="2018-11-22T07:38:00Z">
        <w:r w:rsidR="00DE4DD3">
          <w:t>, 2005</w:t>
        </w:r>
      </w:ins>
      <w:ins w:id="97" w:author="Jason Serviss" w:date="2018-11-22T07:37:00Z">
        <w:r w:rsidR="00DE4DD3">
          <w:t>)</w:t>
        </w:r>
      </w:ins>
      <w:ins w:id="98" w:author="Jason Serviss" w:date="2018-11-21T22:01:00Z">
        <w:r w:rsidR="00470E31">
          <w:t xml:space="preserve">. </w:t>
        </w:r>
      </w:ins>
      <w:del w:id="99" w:author="Jason Serviss" w:date="2018-11-22T09:49:00Z">
        <w:r w:rsidR="00012EE9" w:rsidDel="00B424BC">
          <w:delText xml:space="preserve"> </w:delText>
        </w:r>
        <w:commentRangeStart w:id="100"/>
        <w:r w:rsidR="004D2145" w:rsidDel="00B424BC">
          <w:delText xml:space="preserve">Studenten </w:delText>
        </w:r>
        <w:r w:rsidR="00A6684C" w:rsidDel="00B424BC">
          <w:delText xml:space="preserve">lär sig </w:delText>
        </w:r>
        <w:r w:rsidR="00CF3F07" w:rsidDel="00B424BC">
          <w:delText xml:space="preserve">genom </w:delText>
        </w:r>
        <w:r w:rsidR="00850895" w:rsidRPr="00EF5A81" w:rsidDel="00B424BC">
          <w:delText>förståelse</w:delText>
        </w:r>
        <w:r w:rsidR="00B77B49" w:rsidRPr="00EF5A81" w:rsidDel="00B424BC">
          <w:delText xml:space="preserve"> och det </w:delText>
        </w:r>
        <w:r w:rsidR="00850895" w:rsidRPr="00EF5A81" w:rsidDel="00B424BC">
          <w:delText>innebär att det behövs kommunikation, klargöranden, kontraster, rekombination, problemlösning</w:delText>
        </w:r>
        <w:r w:rsidR="00F90644" w:rsidRPr="00EF5A81" w:rsidDel="00B424BC">
          <w:delText>,</w:delText>
        </w:r>
        <w:r w:rsidR="00850895" w:rsidRPr="00EF5A81" w:rsidDel="00B424BC">
          <w:delText xml:space="preserve"> och slutsatser</w:delText>
        </w:r>
        <w:r w:rsidR="00B661EF" w:rsidRPr="00EF5A81" w:rsidDel="00B424BC">
          <w:delText xml:space="preserve"> </w:delText>
        </w:r>
        <w:r w:rsidR="00413AFC" w:rsidRPr="00EF5A81" w:rsidDel="00B424BC">
          <w:fldChar w:fldCharType="begin"/>
        </w:r>
        <w:r w:rsidR="004D2145" w:rsidDel="00B424BC">
          <w:del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delInstrText>
        </w:r>
        <w:r w:rsidR="00413AFC" w:rsidRPr="00EF5A81" w:rsidDel="00B424BC">
          <w:fldChar w:fldCharType="separate"/>
        </w:r>
        <w:r w:rsidR="00C67983" w:rsidRPr="00EF5A81" w:rsidDel="00B424BC">
          <w:rPr>
            <w:noProof/>
          </w:rPr>
          <w:delText>(Siemens, 2014)</w:delText>
        </w:r>
        <w:r w:rsidR="00413AFC" w:rsidRPr="00EF5A81" w:rsidDel="00B424BC">
          <w:fldChar w:fldCharType="end"/>
        </w:r>
        <w:commentRangeEnd w:id="100"/>
        <w:r w:rsidR="00B00BFB" w:rsidDel="00B424BC">
          <w:rPr>
            <w:rStyle w:val="CommentReference"/>
          </w:rPr>
          <w:commentReference w:id="100"/>
        </w:r>
        <w:r w:rsidR="00850895" w:rsidRPr="00EF5A81" w:rsidDel="00B424BC">
          <w:delText xml:space="preserve">. Dessa punkter behöver bearbetas innan det blir en </w:delText>
        </w:r>
        <w:r w:rsidR="00F611BE" w:rsidRPr="00EF5A81" w:rsidDel="00B424BC">
          <w:delText>vinst</w:delText>
        </w:r>
        <w:r w:rsidR="00850895" w:rsidRPr="00EF5A81" w:rsidDel="00B424BC">
          <w:delText xml:space="preserve"> </w:delText>
        </w:r>
        <w:r w:rsidR="00F611BE" w:rsidRPr="00EF5A81" w:rsidDel="00B424BC">
          <w:delText>från</w:delText>
        </w:r>
        <w:r w:rsidR="00CF5985" w:rsidRPr="00EF5A81" w:rsidDel="00B424BC">
          <w:delText xml:space="preserve"> lärandet. </w:delText>
        </w:r>
      </w:del>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ins w:id="101" w:author="Jason Serviss" w:date="2018-11-22T09:49:00Z">
        <w:r w:rsidR="00B424BC">
          <w:t xml:space="preserve"> (Bilaga 1)</w:t>
        </w:r>
      </w:ins>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ins w:id="102" w:author="Jason Serviss" w:date="2018-11-22T09:49:00Z">
        <w:r w:rsidR="00B424BC">
          <w:t xml:space="preserve"> att</w:t>
        </w:r>
      </w:ins>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32882ED3"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ins w:id="103" w:author="Jason Serviss" w:date="2018-11-22T07:34:00Z">
        <w:r w:rsidR="00CB012E">
          <w:t xml:space="preserve">”lärande genom social </w:t>
        </w:r>
      </w:ins>
      <w:ins w:id="104" w:author="Jason Serviss" w:date="2018-11-22T07:35:00Z">
        <w:r w:rsidR="00CB012E">
          <w:t>interaktion</w:t>
        </w:r>
      </w:ins>
      <w:ins w:id="105" w:author="Jason Serviss" w:date="2018-11-22T07:34:00Z">
        <w:r w:rsidR="00CB012E">
          <w:t xml:space="preserve">” </w:t>
        </w:r>
      </w:ins>
      <w:ins w:id="106" w:author="Jason Serviss" w:date="2018-11-22T07:36:00Z">
        <w:r w:rsidR="00CB012E">
          <w:t xml:space="preserve">det vill säga, </w:t>
        </w:r>
      </w:ins>
      <w:r w:rsidR="00850895" w:rsidRPr="00EF5A81">
        <w:t>att d</w:t>
      </w:r>
      <w:r w:rsidR="00205671" w:rsidRPr="00EF5A81">
        <w:t>elta i sociala sammanhang</w:t>
      </w:r>
      <w:r w:rsidR="00850895" w:rsidRPr="00EF5A81">
        <w:t xml:space="preserve"> för att </w:t>
      </w:r>
      <w:r w:rsidR="00B661EF" w:rsidRPr="00EF5A81">
        <w:t>studenten ska lära sig</w:t>
      </w:r>
      <w:ins w:id="107" w:author="Jason Serviss" w:date="2018-11-22T07:36:00Z">
        <w:r w:rsidR="00DE4DD3">
          <w:t xml:space="preserve"> (</w:t>
        </w:r>
        <w:proofErr w:type="spellStart"/>
        <w:r w:rsidR="00DE4DD3">
          <w:t>Conole</w:t>
        </w:r>
        <w:proofErr w:type="spellEnd"/>
        <w:r w:rsidR="00DE4DD3">
          <w:t>, 2010)</w:t>
        </w:r>
      </w:ins>
      <w:r w:rsidR="00B661EF" w:rsidRPr="00EF5A81">
        <w:t>.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ins w:id="108" w:author="Jason Serviss" w:date="2018-11-22T08:07:00Z">
        <w:r w:rsidR="00AD0B2B">
          <w:t>I små studentgrupper, s</w:t>
        </w:r>
        <w:r w:rsidR="00D56AA9">
          <w:t xml:space="preserve">tudenten motiveras till lärande genom </w:t>
        </w:r>
      </w:ins>
      <w:ins w:id="109" w:author="Jason Serviss" w:date="2018-11-22T08:14:00Z">
        <w:r w:rsidR="00D56AA9">
          <w:t xml:space="preserve">bl.a. </w:t>
        </w:r>
      </w:ins>
      <w:ins w:id="110" w:author="Jason Serviss" w:date="2018-11-22T08:07:00Z">
        <w:r w:rsidR="00D56AA9">
          <w:t>sin motivation att</w:t>
        </w:r>
      </w:ins>
      <w:ins w:id="111" w:author="Jason Serviss" w:date="2018-11-22T08:15:00Z">
        <w:r w:rsidR="00D56AA9">
          <w:t xml:space="preserve"> etablera sig i gruppen med bidrag av sin egen </w:t>
        </w:r>
      </w:ins>
      <w:ins w:id="112" w:author="Jason Serviss" w:date="2018-11-22T08:16:00Z">
        <w:r w:rsidR="00D56AA9">
          <w:t>insats</w:t>
        </w:r>
      </w:ins>
      <w:ins w:id="113" w:author="Jason Serviss" w:date="2018-11-22T08:18:00Z">
        <w:r w:rsidR="00AD0B2B">
          <w:t xml:space="preserve"> och tidigare kunskaper. </w:t>
        </w:r>
      </w:ins>
      <w:ins w:id="114" w:author="Jason Serviss" w:date="2018-11-22T08:07:00Z">
        <w:r w:rsidR="00D56AA9">
          <w:t xml:space="preserve"> </w:t>
        </w:r>
      </w:ins>
      <w:ins w:id="115" w:author="Jason Serviss" w:date="2018-11-22T08:25:00Z">
        <w:r w:rsidR="00AD0B2B">
          <w:t>Samtidigt,</w:t>
        </w:r>
      </w:ins>
      <w:ins w:id="116" w:author="Jason Serviss" w:date="2018-11-22T08:07:00Z">
        <w:r w:rsidR="00D56AA9">
          <w:t xml:space="preserve"> gruppen </w:t>
        </w:r>
      </w:ins>
      <w:ins w:id="117" w:author="Jason Serviss" w:date="2018-11-22T08:25:00Z">
        <w:r w:rsidR="00AD0B2B">
          <w:t>stödjer</w:t>
        </w:r>
      </w:ins>
      <w:ins w:id="118" w:author="Jason Serviss" w:date="2018-11-22T08:07:00Z">
        <w:r w:rsidR="00D56AA9">
          <w:t xml:space="preserve"> läroprocessen genom </w:t>
        </w:r>
      </w:ins>
      <w:ins w:id="119" w:author="Jason Serviss" w:date="2018-11-22T08:11:00Z">
        <w:r w:rsidR="00D56AA9">
          <w:t>utveckling av</w:t>
        </w:r>
      </w:ins>
      <w:ins w:id="120" w:author="Jason Serviss" w:date="2018-11-22T08:23:00Z">
        <w:r w:rsidR="00AD0B2B">
          <w:t xml:space="preserve"> praxis som delas inom gruppen och </w:t>
        </w:r>
      </w:ins>
      <w:ins w:id="121" w:author="Jason Serviss" w:date="2018-11-22T08:29:00Z">
        <w:r w:rsidR="002A4176">
          <w:t>inkluderar</w:t>
        </w:r>
      </w:ins>
      <w:ins w:id="122" w:author="Jason Serviss" w:date="2018-11-22T08:23:00Z">
        <w:r w:rsidR="00AD0B2B">
          <w:t xml:space="preserve"> </w:t>
        </w:r>
      </w:ins>
      <w:ins w:id="123" w:author="Jason Serviss" w:date="2018-11-22T08:24:00Z">
        <w:r w:rsidR="00AD0B2B">
          <w:t>t.ex.</w:t>
        </w:r>
      </w:ins>
      <w:ins w:id="124" w:author="Jason Serviss" w:date="2018-11-22T08:11:00Z">
        <w:r w:rsidR="00D56AA9">
          <w:t xml:space="preserve"> </w:t>
        </w:r>
      </w:ins>
      <w:ins w:id="125" w:author="Jason Serviss" w:date="2018-11-22T08:12:00Z">
        <w:r w:rsidR="00D56AA9">
          <w:lastRenderedPageBreak/>
          <w:t>värderingar och specifik kunskap</w:t>
        </w:r>
      </w:ins>
      <w:ins w:id="126" w:author="Jason Serviss" w:date="2018-11-22T08:25:00Z">
        <w:r w:rsidR="00AD0B2B">
          <w:t xml:space="preserve"> (</w:t>
        </w:r>
      </w:ins>
      <w:proofErr w:type="spellStart"/>
      <w:ins w:id="127" w:author="Jason Serviss" w:date="2018-11-22T08:26:00Z">
        <w:r w:rsidR="00AD0B2B" w:rsidRPr="00C67983">
          <w:rPr>
            <w:rFonts w:cs="Times New Roman"/>
            <w:szCs w:val="24"/>
          </w:rPr>
          <w:t>Mayes</w:t>
        </w:r>
        <w:proofErr w:type="spellEnd"/>
        <w:r w:rsidR="00AD0B2B" w:rsidRPr="00C67983">
          <w:rPr>
            <w:rFonts w:cs="Times New Roman"/>
            <w:szCs w:val="24"/>
          </w:rPr>
          <w:t xml:space="preserve"> &amp; de </w:t>
        </w:r>
        <w:proofErr w:type="spellStart"/>
        <w:r w:rsidR="00AD0B2B" w:rsidRPr="00C67983">
          <w:rPr>
            <w:rFonts w:cs="Times New Roman"/>
            <w:szCs w:val="24"/>
          </w:rPr>
          <w:t>Freitas</w:t>
        </w:r>
        <w:proofErr w:type="spellEnd"/>
        <w:r w:rsidR="00AD0B2B" w:rsidRPr="00C67983">
          <w:rPr>
            <w:rFonts w:cs="Times New Roman"/>
            <w:szCs w:val="24"/>
          </w:rPr>
          <w:t>, 2004</w:t>
        </w:r>
      </w:ins>
      <w:ins w:id="128" w:author="Jason Serviss" w:date="2018-11-22T08:25:00Z">
        <w:r w:rsidR="00AD0B2B">
          <w:t>)</w:t>
        </w:r>
      </w:ins>
      <w:ins w:id="129" w:author="Jason Serviss" w:date="2018-11-22T08:12:00Z">
        <w:r w:rsidR="00D56AA9">
          <w:t>.</w:t>
        </w:r>
      </w:ins>
      <w:ins w:id="130" w:author="Jason Serviss" w:date="2018-11-22T08:08:00Z">
        <w:r w:rsidR="00D56AA9">
          <w:t xml:space="preserve"> </w:t>
        </w:r>
      </w:ins>
      <w:del w:id="131" w:author="Jason Serviss" w:date="2018-11-22T08:29:00Z">
        <w:r w:rsidR="00850895" w:rsidRPr="00AD0B2B" w:rsidDel="002A4176">
          <w:rPr>
            <w:strike/>
            <w:rPrChange w:id="132" w:author="Jason Serviss" w:date="2018-11-22T08:25:00Z">
              <w:rPr/>
            </w:rPrChange>
          </w:rPr>
          <w:delText xml:space="preserve">Målet är att förstå hur meningsfullt innehållet är för lärandet </w:delText>
        </w:r>
        <w:r w:rsidR="004F6381" w:rsidRPr="00AD0B2B" w:rsidDel="002A4176">
          <w:rPr>
            <w:strike/>
            <w:rPrChange w:id="133" w:author="Jason Serviss" w:date="2018-11-22T08:25:00Z">
              <w:rPr/>
            </w:rPrChange>
          </w:rPr>
          <w:fldChar w:fldCharType="begin"/>
        </w:r>
        <w:r w:rsidR="00692DE8" w:rsidRPr="00AD0B2B" w:rsidDel="002A4176">
          <w:rPr>
            <w:strike/>
            <w:rPrChange w:id="134" w:author="Jason Serviss" w:date="2018-11-22T08:25:00Z">
              <w:rPr/>
            </w:rPrChange>
          </w:rPr>
          <w:del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delInstrText>
        </w:r>
        <w:r w:rsidR="004F6381" w:rsidRPr="00AD0B2B" w:rsidDel="002A4176">
          <w:rPr>
            <w:strike/>
            <w:rPrChange w:id="135" w:author="Jason Serviss" w:date="2018-11-22T08:25:00Z">
              <w:rPr/>
            </w:rPrChange>
          </w:rPr>
          <w:fldChar w:fldCharType="separate"/>
        </w:r>
        <w:r w:rsidR="004F6381" w:rsidRPr="00AD0B2B" w:rsidDel="002A4176">
          <w:rPr>
            <w:strike/>
            <w:noProof/>
            <w:rPrChange w:id="136" w:author="Jason Serviss" w:date="2018-11-22T08:25:00Z">
              <w:rPr>
                <w:noProof/>
              </w:rPr>
            </w:rPrChange>
          </w:rPr>
          <w:delText>(Brodie, 2005)</w:delText>
        </w:r>
        <w:r w:rsidR="004F6381" w:rsidRPr="00AD0B2B" w:rsidDel="002A4176">
          <w:rPr>
            <w:strike/>
            <w:rPrChange w:id="137" w:author="Jason Serviss" w:date="2018-11-22T08:25:00Z">
              <w:rPr/>
            </w:rPrChange>
          </w:rPr>
          <w:fldChar w:fldCharType="end"/>
        </w:r>
        <w:r w:rsidR="00CF5985" w:rsidRPr="00AD0B2B" w:rsidDel="002A4176">
          <w:rPr>
            <w:strike/>
            <w:rPrChange w:id="138" w:author="Jason Serviss" w:date="2018-11-22T08:25:00Z">
              <w:rPr/>
            </w:rPrChange>
          </w:rPr>
          <w:delText>.</w:delText>
        </w:r>
        <w:r w:rsidR="00CF5985" w:rsidRPr="00EF5A81" w:rsidDel="002A4176">
          <w:delText xml:space="preserve"> </w:delText>
        </w:r>
      </w:del>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ins w:id="139" w:author="Jason Serviss" w:date="2018-11-22T09:50:00Z">
        <w:r w:rsidR="00B424BC">
          <w:t xml:space="preserve"> </w:t>
        </w:r>
      </w:ins>
      <w:bookmarkStart w:id="140" w:name="_GoBack"/>
      <w:bookmarkEnd w:id="140"/>
      <w:del w:id="141" w:author="Jason Serviss" w:date="2018-11-22T09:50:00Z">
        <w:r w:rsidR="00B661EF" w:rsidRPr="00EF5A81" w:rsidDel="00B424BC">
          <w:delText>,</w:delText>
        </w:r>
        <w:r w:rsidR="00850895" w:rsidRPr="00EF5A81" w:rsidDel="00B424BC">
          <w:delText xml:space="preserve"> </w:delText>
        </w:r>
        <w:r w:rsidR="00850895" w:rsidRPr="00B424BC" w:rsidDel="00B424BC">
          <w:delText>och som även betraktas som ett egen pe</w:delText>
        </w:r>
        <w:r w:rsidR="004F6381" w:rsidRPr="00B424BC" w:rsidDel="00B424BC">
          <w:delText>dagogiskt ramverk</w:delText>
        </w:r>
        <w:r w:rsidR="004F6381" w:rsidRPr="00EF5A81" w:rsidDel="00B424BC">
          <w:delText xml:space="preserve"> </w:delText>
        </w:r>
      </w:del>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proofErr w:type="spellStart"/>
      <w:r w:rsidR="00C67983" w:rsidRPr="00EF5A81">
        <w:t>Conole</w:t>
      </w:r>
      <w:proofErr w:type="spellEnd"/>
      <w:r w:rsidR="00C67983" w:rsidRPr="00EF5A81">
        <w:t>, 2010)</w:t>
      </w:r>
      <w:r w:rsidR="004F6381" w:rsidRPr="00EF5A81">
        <w:fldChar w:fldCharType="end"/>
      </w:r>
      <w:ins w:id="142" w:author="Jason Serviss" w:date="2018-11-22T09:49:00Z">
        <w:r w:rsidR="00B424BC">
          <w:t xml:space="preserve"> (Bilaga 1)</w:t>
        </w:r>
      </w:ins>
      <w:r w:rsidR="004F5AA8" w:rsidRPr="00EF5A81">
        <w:t xml:space="preserve">. </w:t>
      </w:r>
      <w:ins w:id="143" w:author="Jason Serviss" w:date="2018-11-22T09:10:00Z">
        <w:r w:rsidR="00FF20FE">
          <w:t>ATM är baserade på sex hörnstenar</w:t>
        </w:r>
      </w:ins>
      <w:ins w:id="144" w:author="Jason Serviss" w:date="2018-11-22T09:16:00Z">
        <w:r w:rsidR="00FF20FE">
          <w:t xml:space="preserve"> som utnyttjas för att </w:t>
        </w:r>
      </w:ins>
      <w:ins w:id="145" w:author="Jason Serviss" w:date="2018-11-22T09:17:00Z">
        <w:r w:rsidR="00C707E6">
          <w:t xml:space="preserve">åstadkomma </w:t>
        </w:r>
      </w:ins>
      <w:ins w:id="146" w:author="Jason Serviss" w:date="2018-11-22T09:19:00Z">
        <w:r w:rsidR="00C707E6">
          <w:t>ett</w:t>
        </w:r>
      </w:ins>
      <w:ins w:id="147" w:author="Jason Serviss" w:date="2018-11-22T09:17:00Z">
        <w:r w:rsidR="00C707E6">
          <w:t xml:space="preserve"> </w:t>
        </w:r>
      </w:ins>
      <w:ins w:id="148" w:author="Jason Serviss" w:date="2018-11-22T09:27:00Z">
        <w:r w:rsidR="00B306BC">
          <w:t>inlärningsresultat</w:t>
        </w:r>
      </w:ins>
      <w:ins w:id="149" w:author="Jason Serviss" w:date="2018-11-22T09:10:00Z">
        <w:r w:rsidR="00FF20FE">
          <w:t xml:space="preserve">: </w:t>
        </w:r>
      </w:ins>
      <w:ins w:id="150" w:author="Jason Serviss" w:date="2018-11-22T09:11:00Z">
        <w:r w:rsidR="00FF20FE" w:rsidRPr="00C707E6">
          <w:rPr>
            <w:i/>
            <w:rPrChange w:id="151" w:author="Jason Serviss" w:date="2018-11-22T09:20:00Z">
              <w:rPr/>
            </w:rPrChange>
          </w:rPr>
          <w:t>verktyg</w:t>
        </w:r>
        <w:r w:rsidR="00FF20FE">
          <w:t xml:space="preserve">, </w:t>
        </w:r>
      </w:ins>
      <w:ins w:id="152" w:author="Jason Serviss" w:date="2018-11-22T09:13:00Z">
        <w:r w:rsidR="00FF20FE" w:rsidRPr="00C707E6">
          <w:rPr>
            <w:i/>
            <w:rPrChange w:id="153" w:author="Jason Serviss" w:date="2018-11-22T09:20:00Z">
              <w:rPr/>
            </w:rPrChange>
          </w:rPr>
          <w:t>deltagare</w:t>
        </w:r>
        <w:r w:rsidR="00FF20FE">
          <w:t xml:space="preserve">, </w:t>
        </w:r>
      </w:ins>
      <w:ins w:id="154" w:author="Jason Serviss" w:date="2018-11-22T09:21:00Z">
        <w:r w:rsidR="00C707E6" w:rsidRPr="00C707E6">
          <w:rPr>
            <w:i/>
            <w:rPrChange w:id="155" w:author="Jason Serviss" w:date="2018-11-22T09:21:00Z">
              <w:rPr/>
            </w:rPrChange>
          </w:rPr>
          <w:t>ändamål</w:t>
        </w:r>
      </w:ins>
      <w:ins w:id="156" w:author="Jason Serviss" w:date="2018-11-22T09:14:00Z">
        <w:r w:rsidR="00FF20FE">
          <w:t xml:space="preserve">, </w:t>
        </w:r>
        <w:r w:rsidR="00FF20FE" w:rsidRPr="00C707E6">
          <w:rPr>
            <w:i/>
            <w:rPrChange w:id="157" w:author="Jason Serviss" w:date="2018-11-22T09:20:00Z">
              <w:rPr/>
            </w:rPrChange>
          </w:rPr>
          <w:t>regler</w:t>
        </w:r>
        <w:r w:rsidR="00FF20FE">
          <w:t xml:space="preserve">, </w:t>
        </w:r>
        <w:r w:rsidR="00FF20FE" w:rsidRPr="00C707E6">
          <w:rPr>
            <w:i/>
            <w:rPrChange w:id="158" w:author="Jason Serviss" w:date="2018-11-22T09:20:00Z">
              <w:rPr/>
            </w:rPrChange>
          </w:rPr>
          <w:t>gemenskap</w:t>
        </w:r>
        <w:r w:rsidR="00FF20FE">
          <w:t xml:space="preserve">, </w:t>
        </w:r>
      </w:ins>
      <w:ins w:id="159" w:author="Jason Serviss" w:date="2018-11-22T09:16:00Z">
        <w:r w:rsidR="00FF20FE">
          <w:t xml:space="preserve">och </w:t>
        </w:r>
      </w:ins>
      <w:ins w:id="160" w:author="Jason Serviss" w:date="2018-11-22T09:43:00Z">
        <w:r w:rsidR="007733D5" w:rsidRPr="007733D5">
          <w:rPr>
            <w:i/>
          </w:rPr>
          <w:t xml:space="preserve">sociala organisationsmodell </w:t>
        </w:r>
      </w:ins>
      <w:ins w:id="161" w:author="Jason Serviss" w:date="2018-11-22T09:31:00Z">
        <w:r w:rsidR="00B306BC">
          <w:t>(</w:t>
        </w:r>
      </w:ins>
      <w:commentRangeStart w:id="162"/>
      <w:proofErr w:type="spellStart"/>
      <w:ins w:id="163" w:author="Jason Serviss" w:date="2018-11-22T09:32:00Z">
        <w:r w:rsidR="00B306BC">
          <w:t>Add</w:t>
        </w:r>
        <w:proofErr w:type="spellEnd"/>
        <w:r w:rsidR="00B306BC">
          <w:t xml:space="preserve"> source: </w:t>
        </w:r>
      </w:ins>
      <w:proofErr w:type="spellStart"/>
      <w:ins w:id="164" w:author="Jason Serviss" w:date="2018-11-22T09:37:00Z">
        <w:r w:rsidR="007733D5" w:rsidRPr="007733D5">
          <w:t>Engestrom</w:t>
        </w:r>
        <w:proofErr w:type="spellEnd"/>
        <w:r w:rsidR="007733D5" w:rsidRPr="007733D5">
          <w:t xml:space="preserve"> 1987 p. 78</w:t>
        </w:r>
      </w:ins>
      <w:ins w:id="165" w:author="Jason Serviss" w:date="2018-11-22T09:32:00Z">
        <w:r w:rsidR="00B306BC">
          <w:t xml:space="preserve">, </w:t>
        </w:r>
      </w:ins>
      <w:ins w:id="166" w:author="Jason Serviss" w:date="2018-11-22T09:37:00Z">
        <w:r w:rsidR="007733D5" w:rsidRPr="007733D5">
          <w:t xml:space="preserve">Learning by </w:t>
        </w:r>
        <w:proofErr w:type="spellStart"/>
        <w:r w:rsidR="007733D5" w:rsidRPr="007733D5">
          <w:t>expanding</w:t>
        </w:r>
        <w:proofErr w:type="spellEnd"/>
        <w:r w:rsidR="007733D5" w:rsidRPr="007733D5">
          <w:t xml:space="preserve">: An </w:t>
        </w:r>
        <w:proofErr w:type="spellStart"/>
        <w:r w:rsidR="007733D5" w:rsidRPr="007733D5">
          <w:t>activity-theoretical</w:t>
        </w:r>
        <w:proofErr w:type="spellEnd"/>
        <w:r w:rsidR="007733D5" w:rsidRPr="007733D5">
          <w:t xml:space="preserve"> approach </w:t>
        </w:r>
        <w:proofErr w:type="spellStart"/>
        <w:r w:rsidR="007733D5" w:rsidRPr="007733D5">
          <w:t>to</w:t>
        </w:r>
        <w:proofErr w:type="spellEnd"/>
        <w:r w:rsidR="007733D5" w:rsidRPr="007733D5">
          <w:t xml:space="preserve"> </w:t>
        </w:r>
        <w:proofErr w:type="spellStart"/>
        <w:r w:rsidR="007733D5" w:rsidRPr="007733D5">
          <w:t>developmental</w:t>
        </w:r>
        <w:proofErr w:type="spellEnd"/>
        <w:r w:rsidR="007733D5" w:rsidRPr="007733D5">
          <w:t xml:space="preserve"> research</w:t>
        </w:r>
        <w:r w:rsidR="007733D5">
          <w:t>.</w:t>
        </w:r>
      </w:ins>
      <w:commentRangeEnd w:id="162"/>
      <w:ins w:id="167" w:author="Jason Serviss" w:date="2018-11-22T09:38:00Z">
        <w:r w:rsidR="007733D5">
          <w:rPr>
            <w:rStyle w:val="CommentReference"/>
          </w:rPr>
          <w:commentReference w:id="162"/>
        </w:r>
      </w:ins>
      <w:ins w:id="169" w:author="Jason Serviss" w:date="2018-11-22T09:31:00Z">
        <w:r w:rsidR="00B306BC">
          <w:t>)</w:t>
        </w:r>
      </w:ins>
      <w:ins w:id="170" w:author="Jason Serviss" w:date="2018-11-22T09:16:00Z">
        <w:r w:rsidR="00FF20FE">
          <w:t xml:space="preserve">. </w:t>
        </w:r>
      </w:ins>
      <w:ins w:id="171" w:author="Jason Serviss" w:date="2018-11-22T09:09:00Z">
        <w:r w:rsidR="00FF20FE">
          <w:t xml:space="preserve">ATM </w:t>
        </w:r>
      </w:ins>
      <w:ins w:id="172" w:author="Jason Serviss" w:date="2018-11-22T09:10:00Z">
        <w:r w:rsidR="00FF20FE">
          <w:t xml:space="preserve">förutsätter att </w:t>
        </w:r>
      </w:ins>
      <w:ins w:id="173" w:author="Jason Serviss" w:date="2018-11-22T09:20:00Z">
        <w:r w:rsidR="00C707E6" w:rsidRPr="00C707E6">
          <w:rPr>
            <w:i/>
            <w:rPrChange w:id="174" w:author="Jason Serviss" w:date="2018-11-22T09:20:00Z">
              <w:rPr/>
            </w:rPrChange>
          </w:rPr>
          <w:t>deltagare</w:t>
        </w:r>
        <w:r w:rsidR="00C707E6">
          <w:t xml:space="preserve"> </w:t>
        </w:r>
      </w:ins>
      <w:ins w:id="175" w:author="Jason Serviss" w:date="2018-11-22T09:23:00Z">
        <w:r w:rsidR="00C707E6">
          <w:t xml:space="preserve">jobbar mot </w:t>
        </w:r>
      </w:ins>
      <w:ins w:id="176" w:author="Jason Serviss" w:date="2018-11-22T09:19:00Z">
        <w:r w:rsidR="00C707E6">
          <w:t>gemensamt</w:t>
        </w:r>
      </w:ins>
      <w:ins w:id="177" w:author="Jason Serviss" w:date="2018-11-22T09:17:00Z">
        <w:r w:rsidR="00C707E6">
          <w:t xml:space="preserve"> </w:t>
        </w:r>
      </w:ins>
      <w:ins w:id="178" w:author="Jason Serviss" w:date="2018-11-22T09:21:00Z">
        <w:r w:rsidR="00C707E6" w:rsidRPr="00527625">
          <w:rPr>
            <w:i/>
          </w:rPr>
          <w:t>ändamål</w:t>
        </w:r>
        <w:r w:rsidR="00C707E6" w:rsidRPr="00EF5A81">
          <w:t xml:space="preserve"> </w:t>
        </w:r>
      </w:ins>
      <w:ins w:id="179" w:author="Jason Serviss" w:date="2018-11-22T09:23:00Z">
        <w:r w:rsidR="00C707E6">
          <w:t>tillsammans (</w:t>
        </w:r>
        <w:r w:rsidR="00C707E6" w:rsidRPr="00527625">
          <w:rPr>
            <w:i/>
          </w:rPr>
          <w:t>gemenskap</w:t>
        </w:r>
        <w:r w:rsidR="00C707E6">
          <w:t xml:space="preserve">). </w:t>
        </w:r>
      </w:ins>
      <w:ins w:id="180" w:author="Jason Serviss" w:date="2018-11-22T09:24:00Z">
        <w:r w:rsidR="00C707E6">
          <w:t xml:space="preserve">Detta </w:t>
        </w:r>
      </w:ins>
      <w:ins w:id="181" w:author="Jason Serviss" w:date="2018-11-22T09:25:00Z">
        <w:r w:rsidR="00C707E6">
          <w:t>sker</w:t>
        </w:r>
      </w:ins>
      <w:ins w:id="182" w:author="Jason Serviss" w:date="2018-11-22T09:24:00Z">
        <w:r w:rsidR="00C707E6">
          <w:t xml:space="preserve"> </w:t>
        </w:r>
      </w:ins>
      <w:ins w:id="183" w:author="Jason Serviss" w:date="2018-11-22T09:26:00Z">
        <w:r w:rsidR="00C707E6">
          <w:t xml:space="preserve">med hjälp av specifika </w:t>
        </w:r>
        <w:r w:rsidR="00C707E6">
          <w:rPr>
            <w:i/>
          </w:rPr>
          <w:t>verktyg</w:t>
        </w:r>
        <w:r w:rsidR="00C707E6">
          <w:t xml:space="preserve"> </w:t>
        </w:r>
      </w:ins>
      <w:ins w:id="184" w:author="Jason Serviss" w:date="2018-11-22T09:27:00Z">
        <w:r w:rsidR="00B306BC">
          <w:t>för</w:t>
        </w:r>
        <w:r w:rsidR="007733D5">
          <w:t xml:space="preserve"> att når ett inlärningsresultat</w:t>
        </w:r>
      </w:ins>
      <w:ins w:id="185" w:author="Jason Serviss" w:date="2018-11-22T09:28:00Z">
        <w:r w:rsidR="00B306BC">
          <w:t xml:space="preserve"> </w:t>
        </w:r>
      </w:ins>
      <w:ins w:id="186" w:author="Jason Serviss" w:date="2018-11-22T09:40:00Z">
        <w:r w:rsidR="007733D5">
          <w:t xml:space="preserve">och </w:t>
        </w:r>
      </w:ins>
      <w:ins w:id="187" w:author="Jason Serviss" w:date="2018-11-22T09:28:00Z">
        <w:r w:rsidR="00B306BC">
          <w:t>är</w:t>
        </w:r>
      </w:ins>
      <w:ins w:id="188" w:author="Jason Serviss" w:date="2018-11-22T09:40:00Z">
        <w:r w:rsidR="007733D5">
          <w:t xml:space="preserve"> styrd</w:t>
        </w:r>
      </w:ins>
      <w:ins w:id="189" w:author="Jason Serviss" w:date="2018-11-22T09:28:00Z">
        <w:r w:rsidR="00B306BC">
          <w:t xml:space="preserve"> av </w:t>
        </w:r>
        <w:r w:rsidR="00B306BC">
          <w:rPr>
            <w:i/>
          </w:rPr>
          <w:t xml:space="preserve">regler </w:t>
        </w:r>
      </w:ins>
      <w:ins w:id="190" w:author="Jason Serviss" w:date="2018-11-22T09:29:00Z">
        <w:r w:rsidR="00B306BC">
          <w:t>och</w:t>
        </w:r>
      </w:ins>
      <w:ins w:id="191" w:author="Jason Serviss" w:date="2018-11-22T09:28:00Z">
        <w:r w:rsidR="00B306BC">
          <w:rPr>
            <w:i/>
          </w:rPr>
          <w:t xml:space="preserve"> </w:t>
        </w:r>
      </w:ins>
      <w:ins w:id="192" w:author="Jason Serviss" w:date="2018-11-22T09:43:00Z">
        <w:r w:rsidR="007733D5" w:rsidRPr="007733D5">
          <w:rPr>
            <w:i/>
          </w:rPr>
          <w:t>sociala organisationsmodell</w:t>
        </w:r>
        <w:r w:rsidR="007733D5">
          <w:rPr>
            <w:i/>
          </w:rPr>
          <w:t>er</w:t>
        </w:r>
      </w:ins>
      <w:ins w:id="193" w:author="Jason Serviss" w:date="2018-11-22T09:29:00Z">
        <w:r w:rsidR="00B306BC">
          <w:t>.</w:t>
        </w:r>
      </w:ins>
      <w:ins w:id="194" w:author="Jason Serviss" w:date="2018-11-22T09:28:00Z">
        <w:r w:rsidR="00B306BC">
          <w:t xml:space="preserve"> </w:t>
        </w:r>
      </w:ins>
      <w:del w:id="195" w:author="Jason Serviss" w:date="2018-11-22T09:44:00Z">
        <w:r w:rsidR="00850895" w:rsidRPr="00EF5A81" w:rsidDel="007733D5">
          <w:delText>AT</w:delText>
        </w:r>
        <w:r w:rsidR="009F664E" w:rsidRPr="00EF5A81" w:rsidDel="007733D5">
          <w:delText>M</w:delText>
        </w:r>
        <w:r w:rsidR="00B661EF" w:rsidRPr="00EF5A81" w:rsidDel="007733D5">
          <w:delText xml:space="preserve"> förutsätter att lärande</w:delText>
        </w:r>
        <w:r w:rsidR="00850895" w:rsidRPr="00EF5A81" w:rsidDel="007733D5">
          <w:delText>kontexten behöver vara en redogörelse</w:delText>
        </w:r>
        <w:r w:rsidR="00B661EF" w:rsidRPr="00EF5A81" w:rsidDel="007733D5">
          <w:delText>.</w:delText>
        </w:r>
        <w:r w:rsidR="00850895" w:rsidRPr="00EF5A81" w:rsidDel="007733D5">
          <w:delText xml:space="preserve"> </w:delText>
        </w:r>
        <w:r w:rsidR="00B661EF" w:rsidRPr="00EF5A81" w:rsidDel="007733D5">
          <w:delText>S</w:delText>
        </w:r>
        <w:r w:rsidR="00850895" w:rsidRPr="00EF5A81" w:rsidDel="007733D5">
          <w:delText xml:space="preserve">tudenten </w:delText>
        </w:r>
        <w:r w:rsidR="00B661EF" w:rsidRPr="00EF5A81" w:rsidDel="007733D5">
          <w:delText>behöver förstå innebörden</w:delText>
        </w:r>
        <w:r w:rsidR="00850895" w:rsidRPr="00EF5A81" w:rsidDel="007733D5">
          <w:delText xml:space="preserve"> av situationen och </w:delText>
        </w:r>
        <w:r w:rsidR="00B661EF" w:rsidRPr="00EF5A81" w:rsidDel="007733D5">
          <w:delText xml:space="preserve">därefter </w:delText>
        </w:r>
        <w:r w:rsidR="00850895" w:rsidRPr="00EF5A81" w:rsidDel="007733D5">
          <w:delText>göra lämpliga tolkningar av resultatet</w:delText>
        </w:r>
        <w:r w:rsidR="0050514C" w:rsidRPr="00EF5A81" w:rsidDel="007733D5">
          <w:delText xml:space="preserve"> </w:delText>
        </w:r>
        <w:r w:rsidR="00BA0F17" w:rsidRPr="00EF5A81" w:rsidDel="007733D5">
          <w:fldChar w:fldCharType="begin"/>
        </w:r>
        <w:r w:rsidR="00BA0F17" w:rsidRPr="00EF5A81" w:rsidDel="007733D5">
          <w:del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delInstrText>
        </w:r>
        <w:r w:rsidR="00BA0F17" w:rsidRPr="00EF5A81" w:rsidDel="007733D5">
          <w:fldChar w:fldCharType="separate"/>
        </w:r>
        <w:r w:rsidR="00BA0F17" w:rsidRPr="00EF5A81" w:rsidDel="007733D5">
          <w:rPr>
            <w:noProof/>
          </w:rPr>
          <w:delText>(Olaniran, 2010)</w:delText>
        </w:r>
        <w:r w:rsidR="00BA0F17" w:rsidRPr="00EF5A81" w:rsidDel="007733D5">
          <w:fldChar w:fldCharType="end"/>
        </w:r>
        <w:r w:rsidR="00850895" w:rsidRPr="00EF5A81" w:rsidDel="007733D5">
          <w:delText xml:space="preserve">. </w:delText>
        </w:r>
      </w:del>
      <w:ins w:id="196" w:author="Jason Serviss" w:date="2018-11-22T09:44:00Z">
        <w:r w:rsidR="007733D5">
          <w:t>ATM-baserade inlärning</w:t>
        </w:r>
      </w:ins>
      <w:del w:id="197" w:author="Jason Serviss" w:date="2018-11-22T09:44:00Z">
        <w:r w:rsidR="00850895" w:rsidRPr="00EF5A81" w:rsidDel="007733D5">
          <w:delText>Detta</w:delText>
        </w:r>
      </w:del>
      <w:r w:rsidR="00850895" w:rsidRPr="00EF5A81">
        <w:t xml:space="preserve"> gör att förståelse uppstår både individuellt och gemensamt när det arbetas praktiskt i ett socialt sammanhang.</w:t>
      </w:r>
      <w:bookmarkStart w:id="198" w:name="_Toc391456180"/>
      <w:bookmarkStart w:id="199"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198"/>
      <w:bookmarkEnd w:id="199"/>
      <w:r w:rsidRPr="00CA1731">
        <w:rPr>
          <w:rFonts w:cs="Times New Roman"/>
          <w:b/>
          <w:sz w:val="24"/>
          <w:szCs w:val="24"/>
        </w:rPr>
        <w:t xml:space="preserve"> </w:t>
      </w:r>
    </w:p>
    <w:p w14:paraId="4F9B570B" w14:textId="075C7D6F"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ins w:id="200" w:author="Jason Serviss" w:date="2018-11-21T18:02:00Z">
        <w:r w:rsidR="002C5DCC">
          <w:rPr>
            <w:rFonts w:cs="Times New Roman"/>
          </w:rPr>
          <w:t>en</w:t>
        </w:r>
      </w:ins>
      <w:del w:id="201" w:author="Jason Serviss" w:date="2018-11-21T18:02:00Z">
        <w:r w:rsidR="009562B9" w:rsidRPr="00713E7C" w:rsidDel="002C5DCC">
          <w:rPr>
            <w:rFonts w:cs="Times New Roman"/>
          </w:rPr>
          <w:delText>ett</w:delText>
        </w:r>
      </w:del>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ins w:id="202" w:author="Jason Serviss" w:date="2018-11-22T07:16:00Z"/>
          <w:rFonts w:cs="Times New Roman"/>
        </w:rPr>
      </w:pPr>
    </w:p>
    <w:p w14:paraId="3E8A722E" w14:textId="42814BD3" w:rsidR="007131A3" w:rsidRPr="007131A3" w:rsidRDefault="007131A3" w:rsidP="007131A3">
      <w:pPr>
        <w:tabs>
          <w:tab w:val="left" w:pos="1134"/>
        </w:tabs>
        <w:spacing w:line="360" w:lineRule="auto"/>
        <w:rPr>
          <w:rFonts w:cs="Times New Roman"/>
          <w:b/>
          <w:sz w:val="24"/>
          <w:szCs w:val="24"/>
          <w:rPrChange w:id="203" w:author="Jason Serviss" w:date="2018-11-22T07:16:00Z">
            <w:rPr>
              <w:rFonts w:cs="Times New Roman"/>
            </w:rPr>
          </w:rPrChange>
        </w:rPr>
        <w:pPrChange w:id="204" w:author="Jason Serviss" w:date="2018-11-22T07:16:00Z">
          <w:pPr>
            <w:spacing w:line="480" w:lineRule="auto"/>
            <w:jc w:val="both"/>
          </w:pPr>
        </w:pPrChange>
      </w:pPr>
      <w:ins w:id="205" w:author="Jason Serviss" w:date="2018-11-22T07:16:00Z">
        <w:r>
          <w:rPr>
            <w:rFonts w:cs="Times New Roman"/>
            <w:b/>
            <w:sz w:val="24"/>
            <w:szCs w:val="24"/>
          </w:rPr>
          <w:t>Resultat sammanfattning</w:t>
        </w:r>
        <w:r w:rsidRPr="00CA1731">
          <w:rPr>
            <w:rFonts w:cs="Times New Roman"/>
            <w:b/>
            <w:sz w:val="24"/>
            <w:szCs w:val="24"/>
          </w:rPr>
          <w:t xml:space="preserve"> </w:t>
        </w:r>
      </w:ins>
    </w:p>
    <w:p w14:paraId="3EC0EA8E" w14:textId="513CDD9A"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w:t>
      </w:r>
      <w:del w:id="206" w:author="Olivia Imner" w:date="2018-11-22T06:42:00Z">
        <w:r w:rsidRPr="00713E7C" w:rsidDel="006D6C38">
          <w:rPr>
            <w:rFonts w:cs="Times New Roman"/>
          </w:rPr>
          <w:delText>pedagogik</w:delText>
        </w:r>
      </w:del>
      <w:ins w:id="207" w:author="Jason Serviss" w:date="2018-11-21T18:05:00Z">
        <w:del w:id="208" w:author="Olivia Imner" w:date="2018-11-22T06:42:00Z">
          <w:r w:rsidR="00442178" w:rsidDel="006D6C38">
            <w:rPr>
              <w:rFonts w:cs="Times New Roman"/>
            </w:rPr>
            <w:delText>a</w:delText>
          </w:r>
        </w:del>
      </w:ins>
      <w:ins w:id="209" w:author="Olivia Imner" w:date="2018-11-22T06:42:00Z">
        <w:r w:rsidR="006D6C38" w:rsidRPr="00713E7C">
          <w:rPr>
            <w:rFonts w:cs="Times New Roman"/>
          </w:rPr>
          <w:t>pedagogis</w:t>
        </w:r>
        <w:r w:rsidR="006D6C38">
          <w:rPr>
            <w:rFonts w:cs="Times New Roman"/>
          </w:rPr>
          <w:t>ka</w:t>
        </w:r>
      </w:ins>
      <w:ins w:id="210" w:author="Jason Serviss" w:date="2018-11-21T18:05:00Z">
        <w:r w:rsidR="00442178">
          <w:rPr>
            <w:rFonts w:cs="Times New Roman"/>
          </w:rPr>
          <w:t xml:space="preserve"> riktlinjer</w:t>
        </w:r>
      </w:ins>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del w:id="211" w:author="Jason Serviss" w:date="2018-11-21T18:05:00Z">
        <w:r w:rsidRPr="00713E7C" w:rsidDel="00442178">
          <w:rPr>
            <w:rFonts w:cs="Times New Roman"/>
          </w:rPr>
          <w:delText xml:space="preserve">strategi </w:delText>
        </w:r>
      </w:del>
      <w:ins w:id="212" w:author="Jason Serviss" w:date="2018-11-21T18:05:00Z">
        <w:r w:rsidR="00442178">
          <w:rPr>
            <w:rFonts w:cs="Times New Roman"/>
          </w:rPr>
          <w:t>riktlinjer</w:t>
        </w:r>
        <w:r w:rsidR="00442178" w:rsidRPr="00713E7C">
          <w:rPr>
            <w:rFonts w:cs="Times New Roman"/>
          </w:rPr>
          <w:t xml:space="preserve"> </w:t>
        </w:r>
      </w:ins>
      <w:r w:rsidRPr="00713E7C">
        <w:rPr>
          <w:rFonts w:cs="Times New Roman"/>
        </w:rPr>
        <w:t xml:space="preserve">med en representativ modell (DIM, KLM, </w:t>
      </w:r>
      <w:r w:rsidRPr="00713E7C">
        <w:rPr>
          <w:rFonts w:cs="Times New Roman"/>
        </w:rPr>
        <w:lastRenderedPageBreak/>
        <w:t>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del w:id="213" w:author="Jason Serviss" w:date="2018-11-21T18:05:00Z">
        <w:r w:rsidRPr="00713E7C" w:rsidDel="00442178">
          <w:rPr>
            <w:rFonts w:cs="Times New Roman"/>
          </w:rPr>
          <w:delText xml:space="preserve">strategi </w:delText>
        </w:r>
      </w:del>
      <w:ins w:id="214" w:author="Jason Serviss" w:date="2018-11-21T18:05:00Z">
        <w:r w:rsidR="00442178">
          <w:rPr>
            <w:rFonts w:cs="Times New Roman"/>
          </w:rPr>
          <w:t>riktlinjer</w:t>
        </w:r>
        <w:r w:rsidR="00442178" w:rsidRPr="00713E7C">
          <w:rPr>
            <w:rFonts w:cs="Times New Roman"/>
          </w:rPr>
          <w:t xml:space="preserve"> </w:t>
        </w:r>
      </w:ins>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w:t>
      </w:r>
      <w:del w:id="215" w:author="Jason Serviss" w:date="2018-11-21T18:06:00Z">
        <w:r w:rsidRPr="00713E7C" w:rsidDel="00442178">
          <w:rPr>
            <w:rFonts w:cs="Times New Roman"/>
          </w:rPr>
          <w:delText xml:space="preserve">logisk </w:delText>
        </w:r>
      </w:del>
      <w:ins w:id="216" w:author="Jason Serviss" w:date="2018-11-21T18:06:00Z">
        <w:r w:rsidR="00442178">
          <w:rPr>
            <w:rFonts w:cs="Times New Roman"/>
          </w:rPr>
          <w:t>förankrad</w:t>
        </w:r>
        <w:r w:rsidR="00442178" w:rsidRPr="00713E7C">
          <w:rPr>
            <w:rFonts w:cs="Times New Roman"/>
          </w:rPr>
          <w:t xml:space="preserve"> </w:t>
        </w:r>
      </w:ins>
      <w:r w:rsidRPr="00713E7C">
        <w:rPr>
          <w:rFonts w:cs="Times New Roman"/>
        </w:rPr>
        <w:t>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w:t>
      </w:r>
      <w:del w:id="217" w:author="Olivia Imner" w:date="2018-11-22T06:42:00Z">
        <w:r w:rsidR="008670D1" w:rsidDel="006D6C38">
          <w:rPr>
            <w:rFonts w:cs="Times New Roman"/>
          </w:rPr>
          <w:delText>strategi</w:delText>
        </w:r>
      </w:del>
      <w:ins w:id="218" w:author="Olivia Imner" w:date="2018-11-22T06:42:00Z">
        <w:r w:rsidR="006D6C38">
          <w:rPr>
            <w:rFonts w:cs="Times New Roman"/>
          </w:rPr>
          <w:t>riktlinjer</w:t>
        </w:r>
      </w:ins>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219" w:name="_Toc391456181"/>
      <w:bookmarkStart w:id="220" w:name="_Toc401327937"/>
      <w:bookmarkEnd w:id="219"/>
      <w:r>
        <w:t>Metod</w:t>
      </w:r>
      <w:bookmarkStart w:id="221" w:name="_Toc391456182"/>
      <w:bookmarkStart w:id="222" w:name="_Toc401327938"/>
      <w:bookmarkEnd w:id="220"/>
      <w:bookmarkEnd w:id="221"/>
    </w:p>
    <w:p w14:paraId="4F1EA438" w14:textId="4F3DF2B1" w:rsidR="00D45847" w:rsidRPr="00CA1731" w:rsidRDefault="00E30B7E" w:rsidP="00CA1731">
      <w:pPr>
        <w:tabs>
          <w:tab w:val="left" w:pos="1134"/>
        </w:tabs>
        <w:spacing w:line="360" w:lineRule="auto"/>
        <w:rPr>
          <w:rFonts w:cs="Times New Roman"/>
          <w:b/>
          <w:sz w:val="24"/>
          <w:szCs w:val="24"/>
        </w:rPr>
      </w:pPr>
      <w:ins w:id="223" w:author="Jason Serviss" w:date="2018-11-21T19:45:00Z">
        <w:r>
          <w:rPr>
            <w:rFonts w:cs="Times New Roman"/>
            <w:b/>
            <w:sz w:val="24"/>
            <w:szCs w:val="24"/>
          </w:rPr>
          <w:t>Framtagande av intervju frågor</w:t>
        </w:r>
      </w:ins>
      <w:del w:id="224" w:author="Jason Serviss" w:date="2018-11-21T19:45:00Z">
        <w:r w:rsidR="00850895" w:rsidRPr="00CA1731" w:rsidDel="00D36F1C">
          <w:rPr>
            <w:rFonts w:cs="Times New Roman"/>
            <w:b/>
            <w:sz w:val="24"/>
            <w:szCs w:val="24"/>
          </w:rPr>
          <w:delText>I</w:delText>
        </w:r>
      </w:del>
      <w:del w:id="225" w:author="Jason Serviss" w:date="2018-11-21T20:34:00Z">
        <w:r w:rsidR="00850895" w:rsidRPr="00CA1731" w:rsidDel="00E30B7E">
          <w:rPr>
            <w:rFonts w:cs="Times New Roman"/>
            <w:b/>
            <w:sz w:val="24"/>
            <w:szCs w:val="24"/>
          </w:rPr>
          <w:delText>ntervjun</w:delText>
        </w:r>
      </w:del>
      <w:bookmarkEnd w:id="222"/>
    </w:p>
    <w:p w14:paraId="25D56B1E" w14:textId="2EC19157" w:rsidR="00E41077" w:rsidRDefault="00850895" w:rsidP="000B1921">
      <w:pPr>
        <w:tabs>
          <w:tab w:val="left" w:pos="1134"/>
        </w:tabs>
        <w:spacing w:line="480" w:lineRule="auto"/>
        <w:jc w:val="both"/>
        <w:rPr>
          <w:ins w:id="226" w:author="Jason Serviss" w:date="2018-11-21T20:25:00Z"/>
          <w:rFonts w:eastAsia="Times New Roman" w:cs="Times New Roman"/>
          <w:lang w:eastAsia="sv-SE"/>
        </w:rPr>
      </w:pPr>
      <w:r>
        <w:rPr>
          <w:rFonts w:cs="Times New Roman"/>
        </w:rPr>
        <w:t>Målet med att göra en intervju var att utvärdera vilket pedagogiskt perspektiv som ligger närmast de</w:t>
      </w:r>
      <w:del w:id="227" w:author="Jason Serviss" w:date="2018-11-21T18:29:00Z">
        <w:r w:rsidDel="003F0E92">
          <w:rPr>
            <w:rFonts w:cs="Times New Roman"/>
          </w:rPr>
          <w:delText>n</w:delText>
        </w:r>
      </w:del>
      <w:r>
        <w:rPr>
          <w:rFonts w:cs="Times New Roman"/>
        </w:rPr>
        <w:t xml:space="preserve"> </w:t>
      </w:r>
      <w:r w:rsidR="009A74A3">
        <w:rPr>
          <w:rFonts w:cs="Times New Roman"/>
        </w:rPr>
        <w:t>pedagogisk</w:t>
      </w:r>
      <w:ins w:id="228" w:author="Jason Serviss" w:date="2018-11-21T18:29:00Z">
        <w:r w:rsidR="003F0E92">
          <w:rPr>
            <w:rFonts w:cs="Times New Roman"/>
          </w:rPr>
          <w:t>a</w:t>
        </w:r>
      </w:ins>
      <w:r w:rsidR="009A74A3">
        <w:rPr>
          <w:rFonts w:cs="Times New Roman"/>
        </w:rPr>
        <w:t xml:space="preserve"> </w:t>
      </w:r>
      <w:del w:id="229" w:author="Jason Serviss" w:date="2018-11-21T18:29:00Z">
        <w:r w:rsidDel="003F0E92">
          <w:rPr>
            <w:rFonts w:cs="Times New Roman"/>
          </w:rPr>
          <w:delText>s</w:delText>
        </w:r>
        <w:r w:rsidR="00545510" w:rsidDel="003F0E92">
          <w:rPr>
            <w:rFonts w:cs="Times New Roman"/>
          </w:rPr>
          <w:delText xml:space="preserve">trategi </w:delText>
        </w:r>
      </w:del>
      <w:ins w:id="230" w:author="Jason Serviss" w:date="2018-11-21T18:29:00Z">
        <w:r w:rsidR="003F0E92">
          <w:rPr>
            <w:rFonts w:cs="Times New Roman"/>
          </w:rPr>
          <w:t xml:space="preserve">riktlinjer </w:t>
        </w:r>
      </w:ins>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lastRenderedPageBreak/>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w:t>
      </w:r>
      <w:moveFromRangeStart w:id="231" w:author="Jason Serviss" w:date="2018-11-21T20:22:00Z" w:name="move404451099"/>
      <w:moveFrom w:id="232" w:author="Jason Serviss" w:date="2018-11-21T20:22:00Z">
        <w:r w:rsidR="00BC609E" w:rsidDel="00E41077">
          <w:t xml:space="preserve">För att säkerställa att ingen del av Grades pedagogiska riktlinjer hade missats i frågekonstruktionerna, </w:t>
        </w:r>
        <w:r w:rsidR="00244800" w:rsidDel="00E41077">
          <w:rPr>
            <w:rFonts w:eastAsia="Times New Roman" w:cs="Times New Roman"/>
            <w:lang w:eastAsia="sv-SE"/>
          </w:rPr>
          <w:t xml:space="preserve">avslutades </w:t>
        </w:r>
        <w:r w:rsidR="00BC609E" w:rsidDel="00E41077">
          <w:rPr>
            <w:rFonts w:eastAsia="Times New Roman" w:cs="Times New Roman"/>
            <w:lang w:eastAsia="sv-SE"/>
          </w:rPr>
          <w:t xml:space="preserve">intervjun </w:t>
        </w:r>
        <w:r w:rsidR="00244800" w:rsidDel="00E41077">
          <w:rPr>
            <w:rFonts w:eastAsia="Times New Roman" w:cs="Times New Roman"/>
            <w:lang w:eastAsia="sv-SE"/>
          </w:rPr>
          <w:t xml:space="preserve">med en öppen fråga </w:t>
        </w:r>
        <w:r w:rsidR="00BC609E" w:rsidDel="00E41077">
          <w:rPr>
            <w:rFonts w:eastAsia="Times New Roman" w:cs="Times New Roman"/>
            <w:lang w:eastAsia="sv-SE"/>
          </w:rPr>
          <w:t xml:space="preserve">där </w:t>
        </w:r>
        <w:r w:rsidR="00B33CEE" w:rsidDel="00E41077">
          <w:rPr>
            <w:rFonts w:eastAsia="Times New Roman" w:cs="Times New Roman"/>
            <w:lang w:eastAsia="sv-SE"/>
          </w:rPr>
          <w:t>respondenten</w:t>
        </w:r>
        <w:r w:rsidR="00BC609E" w:rsidDel="00E41077">
          <w:rPr>
            <w:rFonts w:eastAsia="Times New Roman" w:cs="Times New Roman"/>
            <w:lang w:eastAsia="sv-SE"/>
          </w:rPr>
          <w:t xml:space="preserve"> </w:t>
        </w:r>
        <w:r w:rsidR="008670D1" w:rsidDel="00E41077">
          <w:rPr>
            <w:rFonts w:eastAsia="Times New Roman" w:cs="Times New Roman"/>
            <w:lang w:eastAsia="sv-SE"/>
          </w:rPr>
          <w:t>hade möjligheten att</w:t>
        </w:r>
        <w:r w:rsidR="00BC609E" w:rsidDel="00E41077">
          <w:rPr>
            <w:rFonts w:eastAsia="Times New Roman" w:cs="Times New Roman"/>
            <w:lang w:eastAsia="sv-SE"/>
          </w:rPr>
          <w:t xml:space="preserve"> bidra med ytterligare information </w:t>
        </w:r>
        <w:r w:rsidR="00244800" w:rsidDel="00E41077">
          <w:rPr>
            <w:rFonts w:eastAsia="Times New Roman" w:cs="Times New Roman"/>
            <w:lang w:eastAsia="sv-SE"/>
          </w:rPr>
          <w:t>angående riktlinjer</w:t>
        </w:r>
        <w:r w:rsidR="00B33CEE" w:rsidDel="00E41077">
          <w:rPr>
            <w:rFonts w:eastAsia="Times New Roman" w:cs="Times New Roman"/>
            <w:lang w:eastAsia="sv-SE"/>
          </w:rPr>
          <w:t>na</w:t>
        </w:r>
        <w:r w:rsidR="008670D1" w:rsidDel="00E41077">
          <w:rPr>
            <w:rFonts w:eastAsia="Times New Roman" w:cs="Times New Roman"/>
            <w:lang w:eastAsia="sv-SE"/>
          </w:rPr>
          <w:t xml:space="preserve"> om </w:t>
        </w:r>
        <w:r w:rsidR="00002ECD" w:rsidDel="00E41077">
          <w:rPr>
            <w:rFonts w:eastAsia="Times New Roman" w:cs="Times New Roman"/>
            <w:lang w:eastAsia="sv-SE"/>
          </w:rPr>
          <w:t>de kände att något saknades</w:t>
        </w:r>
        <w:r w:rsidR="00244800" w:rsidDel="00E41077">
          <w:rPr>
            <w:rFonts w:eastAsia="Times New Roman" w:cs="Times New Roman"/>
            <w:lang w:eastAsia="sv-SE"/>
          </w:rPr>
          <w:t>.</w:t>
        </w:r>
        <w:r w:rsidR="00C564E9" w:rsidDel="00E41077">
          <w:t xml:space="preserve"> </w:t>
        </w:r>
      </w:moveFrom>
      <w:moveFromRangeEnd w:id="231"/>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commentRangeStart w:id="233"/>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xml:space="preserve">. </w:t>
      </w:r>
      <w:commentRangeEnd w:id="233"/>
      <w:r w:rsidR="00442178">
        <w:rPr>
          <w:rStyle w:val="CommentReference"/>
        </w:rPr>
        <w:commentReference w:id="233"/>
      </w:r>
      <w:r w:rsidR="002705D4">
        <w:t>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ins w:id="234" w:author="Olivia Imner" w:date="2018-11-22T06:43:00Z">
        <w:r w:rsidR="006D6C38">
          <w:rPr>
            <w:rFonts w:eastAsia="Times New Roman" w:cs="Times New Roman"/>
            <w:lang w:eastAsia="sv-SE"/>
          </w:rPr>
          <w:t xml:space="preserve"> riktlinjer</w:t>
        </w:r>
      </w:ins>
      <w:r>
        <w:rPr>
          <w:rFonts w:eastAsia="Times New Roman" w:cs="Times New Roman"/>
          <w:lang w:eastAsia="sv-SE"/>
        </w:rPr>
        <w:t>.</w:t>
      </w:r>
    </w:p>
    <w:p w14:paraId="47890A27" w14:textId="77777777" w:rsidR="00E30B7E" w:rsidRDefault="00E30B7E" w:rsidP="000B1921">
      <w:pPr>
        <w:tabs>
          <w:tab w:val="left" w:pos="1134"/>
        </w:tabs>
        <w:spacing w:line="480" w:lineRule="auto"/>
        <w:jc w:val="both"/>
        <w:rPr>
          <w:ins w:id="235" w:author="Jason Serviss" w:date="2018-11-21T20:34:00Z"/>
          <w:rFonts w:eastAsia="Times New Roman" w:cs="Times New Roman"/>
          <w:lang w:eastAsia="sv-SE"/>
        </w:rPr>
      </w:pPr>
    </w:p>
    <w:p w14:paraId="32BAAB67" w14:textId="1AD6BE67" w:rsidR="00D45847" w:rsidRPr="00E30B7E" w:rsidRDefault="00E30B7E">
      <w:pPr>
        <w:tabs>
          <w:tab w:val="left" w:pos="1134"/>
        </w:tabs>
        <w:spacing w:line="360" w:lineRule="auto"/>
        <w:rPr>
          <w:rFonts w:cs="Times New Roman"/>
          <w:b/>
          <w:sz w:val="24"/>
          <w:szCs w:val="24"/>
          <w:rPrChange w:id="236" w:author="Jason Serviss" w:date="2018-11-21T20:34:00Z">
            <w:rPr>
              <w:rFonts w:eastAsia="Times New Roman" w:cs="Times New Roman"/>
              <w:lang w:eastAsia="sv-SE"/>
            </w:rPr>
          </w:rPrChange>
        </w:rPr>
        <w:pPrChange w:id="237" w:author="Jason Serviss" w:date="2018-11-21T20:34:00Z">
          <w:pPr>
            <w:tabs>
              <w:tab w:val="left" w:pos="1134"/>
            </w:tabs>
            <w:spacing w:line="480" w:lineRule="auto"/>
            <w:jc w:val="both"/>
          </w:pPr>
        </w:pPrChange>
      </w:pPr>
      <w:ins w:id="238" w:author="Jason Serviss" w:date="2018-11-21T20:34:00Z">
        <w:r>
          <w:rPr>
            <w:rFonts w:cs="Times New Roman"/>
            <w:b/>
            <w:sz w:val="24"/>
            <w:szCs w:val="24"/>
          </w:rPr>
          <w:t>Intervjun</w:t>
        </w:r>
      </w:ins>
      <w:del w:id="239" w:author="Jason Serviss" w:date="2018-11-21T20:25:00Z">
        <w:r w:rsidR="005471EB" w:rsidDel="00E41077">
          <w:rPr>
            <w:rFonts w:eastAsia="Times New Roman" w:cs="Times New Roman"/>
            <w:lang w:eastAsia="sv-SE"/>
          </w:rPr>
          <w:delText xml:space="preserve"> </w:delText>
        </w:r>
      </w:del>
      <w:moveFromRangeStart w:id="240" w:author="Jason Serviss" w:date="2018-11-21T20:25:00Z" w:name="move404451235"/>
      <w:moveFrom w:id="241" w:author="Jason Serviss" w:date="2018-11-21T20:25:00Z">
        <w:r w:rsidR="006D5856" w:rsidDel="00E41077">
          <w:rPr>
            <w:rFonts w:eastAsia="Times New Roman" w:cs="Times New Roman"/>
            <w:lang w:eastAsia="sv-SE"/>
          </w:rPr>
          <w:t>Respondenten gav sitt godkännande att använda sina intervjusvar i denna studie</w:t>
        </w:r>
        <w:del w:id="242" w:author="Jason Serviss" w:date="2018-11-21T20:34:00Z">
          <w:r w:rsidR="006D5856" w:rsidDel="00E30B7E">
            <w:rPr>
              <w:rFonts w:eastAsia="Times New Roman" w:cs="Times New Roman"/>
              <w:lang w:eastAsia="sv-SE"/>
            </w:rPr>
            <w:delText>.</w:delText>
          </w:r>
        </w:del>
      </w:moveFrom>
      <w:moveFromRangeEnd w:id="240"/>
    </w:p>
    <w:p w14:paraId="6C371707" w14:textId="06B75305" w:rsidR="00E41077" w:rsidRPr="00E41077" w:rsidRDefault="00E41077" w:rsidP="00E41077">
      <w:pPr>
        <w:tabs>
          <w:tab w:val="left" w:pos="1134"/>
        </w:tabs>
        <w:spacing w:line="480" w:lineRule="auto"/>
        <w:jc w:val="both"/>
        <w:rPr>
          <w:rFonts w:eastAsia="Times New Roman" w:cs="Times New Roman"/>
          <w:lang w:eastAsia="sv-SE"/>
        </w:rPr>
      </w:pPr>
      <w:ins w:id="243" w:author="Jason Serviss" w:date="2018-11-21T20:25:00Z">
        <w:r>
          <w:t>Intervjun skedde på Grades kontor</w:t>
        </w:r>
        <w:del w:id="244" w:author="Olivia Imner" w:date="2018-11-22T06:44:00Z">
          <w:r w:rsidDel="006D6C38">
            <w:delText>et</w:delText>
          </w:r>
        </w:del>
        <w:r>
          <w:t xml:space="preserve"> i Stockholm i en tyst lokal utan </w:t>
        </w:r>
      </w:ins>
      <w:ins w:id="245" w:author="Jason Serviss" w:date="2018-11-21T20:26:00Z">
        <w:r>
          <w:t xml:space="preserve">möjlighet för avbrytande. </w:t>
        </w:r>
      </w:ins>
      <w:ins w:id="246" w:author="Jason Serviss" w:date="2018-11-21T20:27:00Z">
        <w:r>
          <w:t xml:space="preserve">Intervjun började med att förklara till respondenten </w:t>
        </w:r>
        <w:r w:rsidR="00E30B7E">
          <w:t xml:space="preserve">att frågekonstruktionerna skulle ställas en för en och skulle besvaras enligt </w:t>
        </w:r>
      </w:ins>
      <w:ins w:id="247" w:author="Jason Serviss" w:date="2018-11-21T20:28:00Z">
        <w:r w:rsidR="00E30B7E">
          <w:t xml:space="preserve">bedömningsskala. </w:t>
        </w:r>
      </w:ins>
      <w:ins w:id="248" w:author="Jason Serviss" w:date="2018-11-21T20:31:00Z">
        <w:r w:rsidR="00E30B7E">
          <w:t xml:space="preserve">Bedömningsskalan också förklarades för respondenten. </w:t>
        </w:r>
      </w:ins>
      <w:ins w:id="249" w:author="Jason Serviss" w:date="2018-11-21T20:28:00Z">
        <w:r w:rsidR="00E30B7E">
          <w:t xml:space="preserve">Respondenten </w:t>
        </w:r>
      </w:ins>
      <w:ins w:id="250" w:author="Jason Serviss" w:date="2018-11-21T20:31:00Z">
        <w:r w:rsidR="00E30B7E">
          <w:t>var</w:t>
        </w:r>
      </w:ins>
      <w:ins w:id="251" w:author="Jason Serviss" w:date="2018-11-21T20:28:00Z">
        <w:r w:rsidR="00E30B7E">
          <w:t xml:space="preserve"> informerad att om det var något oklarheter i frågekonstruktionen att de hade möjlighet att fråga efter </w:t>
        </w:r>
      </w:ins>
      <w:ins w:id="252" w:author="Jason Serviss" w:date="2018-11-21T22:17:00Z">
        <w:r w:rsidR="00F066BE">
          <w:t>ytligare</w:t>
        </w:r>
      </w:ins>
      <w:ins w:id="253" w:author="Jason Serviss" w:date="2018-11-21T20:28:00Z">
        <w:r w:rsidR="00E30B7E">
          <w:t xml:space="preserve"> förklaring. Frågekonstruktionerna </w:t>
        </w:r>
      </w:ins>
      <w:ins w:id="254" w:author="Jason Serviss" w:date="2018-11-21T20:29:00Z">
        <w:r w:rsidR="00E30B7E">
          <w:t xml:space="preserve">där respondenten bad om </w:t>
        </w:r>
      </w:ins>
      <w:ins w:id="255" w:author="Jason Serviss" w:date="2018-11-21T20:32:00Z">
        <w:r w:rsidR="00E30B7E">
          <w:t>ytligare</w:t>
        </w:r>
      </w:ins>
      <w:ins w:id="256" w:author="Jason Serviss" w:date="2018-11-21T20:29:00Z">
        <w:r w:rsidR="00E30B7E">
          <w:t xml:space="preserve"> </w:t>
        </w:r>
        <w:r w:rsidR="00E30B7E">
          <w:lastRenderedPageBreak/>
          <w:t>förklaring och den förklaring som gavs är inkluderade i Bilaga 2.</w:t>
        </w:r>
      </w:ins>
      <w:ins w:id="257" w:author="Jason Serviss" w:date="2018-11-21T20:27:00Z">
        <w:r>
          <w:t xml:space="preserve"> </w:t>
        </w:r>
      </w:ins>
      <w:moveToRangeStart w:id="258" w:author="Jason Serviss" w:date="2018-11-21T20:22:00Z" w:name="move404451099"/>
      <w:moveTo w:id="259" w:author="Jason Serviss" w:date="2018-11-21T20:22:00Z">
        <w:r>
          <w:t xml:space="preserve">För att säkerställa att ingen del av Grades pedagogiska riktlinjer hade missats i frågekonstruktionerna, </w:t>
        </w:r>
        <w:r>
          <w:rPr>
            <w:rFonts w:eastAsia="Times New Roman" w:cs="Times New Roman"/>
            <w:lang w:eastAsia="sv-SE"/>
          </w:rPr>
          <w:t>avslutades intervjun med en öppen fråga där respondenten hade möjligheten att bidra med ytterligare information angående riktlinjerna om de kände att något saknades.</w:t>
        </w:r>
      </w:moveTo>
      <w:moveToRangeEnd w:id="258"/>
      <w:ins w:id="260" w:author="Jason Serviss" w:date="2018-11-21T20:33:00Z">
        <w:r w:rsidR="00E30B7E">
          <w:rPr>
            <w:rFonts w:eastAsia="Times New Roman" w:cs="Times New Roman"/>
            <w:lang w:eastAsia="sv-SE"/>
          </w:rPr>
          <w:t xml:space="preserve"> Ingen ytterligare information </w:t>
        </w:r>
      </w:ins>
      <w:ins w:id="261" w:author="Jason Serviss" w:date="2018-11-21T20:34:00Z">
        <w:r w:rsidR="00E30B7E">
          <w:rPr>
            <w:rFonts w:eastAsia="Times New Roman" w:cs="Times New Roman"/>
            <w:lang w:eastAsia="sv-SE"/>
          </w:rPr>
          <w:t>gavs av respondenten vid detta moment.</w:t>
        </w:r>
      </w:ins>
      <w:ins w:id="262" w:author="Jason Serviss" w:date="2018-11-21T20:25:00Z">
        <w:r>
          <w:rPr>
            <w:rFonts w:eastAsia="Times New Roman" w:cs="Times New Roman"/>
            <w:lang w:eastAsia="sv-SE"/>
          </w:rPr>
          <w:t xml:space="preserve"> </w:t>
        </w:r>
      </w:ins>
      <w:moveToRangeStart w:id="263" w:author="Jason Serviss" w:date="2018-11-21T20:25:00Z" w:name="move404451235"/>
      <w:moveTo w:id="264" w:author="Jason Serviss" w:date="2018-11-21T20:25:00Z">
        <w:r>
          <w:rPr>
            <w:rFonts w:eastAsia="Times New Roman" w:cs="Times New Roman"/>
            <w:lang w:eastAsia="sv-SE"/>
          </w:rPr>
          <w:t>Respondenten gav sitt godkännande att använda sina intervjusvar i denna studie.</w:t>
        </w:r>
      </w:moveTo>
    </w:p>
    <w:moveToRangeEnd w:id="263"/>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65" w:name="_Toc391456183"/>
      <w:bookmarkStart w:id="266" w:name="_Toc401327939"/>
      <w:r w:rsidRPr="000B1921">
        <w:rPr>
          <w:rFonts w:cs="Times New Roman"/>
          <w:b/>
          <w:sz w:val="24"/>
          <w:szCs w:val="24"/>
        </w:rPr>
        <w:t>Utvärdering</w:t>
      </w:r>
      <w:bookmarkEnd w:id="265"/>
      <w:bookmarkEnd w:id="266"/>
    </w:p>
    <w:p w14:paraId="58B6265B" w14:textId="3AAE5A7B"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del w:id="267" w:author="Olivia Imner" w:date="2018-11-22T06:44:00Z">
        <w:r w:rsidR="00FE505A" w:rsidDel="006D6C38">
          <w:rPr>
            <w:rFonts w:eastAsia="Times New Roman" w:cs="Times New Roman"/>
            <w:lang w:eastAsia="sv-SE"/>
          </w:rPr>
          <w:delText>pedagogi</w:delText>
        </w:r>
        <w:r w:rsidR="008709DF" w:rsidDel="006D6C38">
          <w:rPr>
            <w:rFonts w:eastAsia="Times New Roman" w:cs="Times New Roman"/>
            <w:lang w:eastAsia="sv-SE"/>
          </w:rPr>
          <w:delText>k</w:delText>
        </w:r>
      </w:del>
      <w:ins w:id="268" w:author="Olivia Imner" w:date="2018-11-22T06:44:00Z">
        <w:r w:rsidR="006D6C38">
          <w:rPr>
            <w:rFonts w:eastAsia="Times New Roman" w:cs="Times New Roman"/>
            <w:lang w:eastAsia="sv-SE"/>
          </w:rPr>
          <w:t>pedagogiska riktlinjer</w:t>
        </w:r>
      </w:ins>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269" w:name="_Toc391456184"/>
      <w:bookmarkStart w:id="270" w:name="_Toc401327940"/>
      <w:bookmarkEnd w:id="269"/>
      <w:r w:rsidRPr="00E43D1C">
        <w:t>Resultat</w:t>
      </w:r>
      <w:bookmarkEnd w:id="270"/>
    </w:p>
    <w:p w14:paraId="181AF975" w14:textId="26739F5A" w:rsidR="00D45847" w:rsidRPr="000B1921" w:rsidRDefault="00850895" w:rsidP="000B1921">
      <w:pPr>
        <w:pStyle w:val="BodyText"/>
        <w:spacing w:line="360" w:lineRule="auto"/>
        <w:rPr>
          <w:b/>
          <w:sz w:val="24"/>
        </w:rPr>
      </w:pPr>
      <w:r w:rsidRPr="000B1921">
        <w:rPr>
          <w:b/>
          <w:sz w:val="24"/>
        </w:rPr>
        <w:t>Associativt perspektiv och DIM motsvarar Grades nuvarande pedagogi</w:t>
      </w:r>
      <w:ins w:id="271" w:author="Olivia Imner" w:date="2018-11-22T06:45:00Z">
        <w:r w:rsidR="006D6C38">
          <w:rPr>
            <w:b/>
            <w:sz w:val="24"/>
          </w:rPr>
          <w:t>ska riktlinjer</w:t>
        </w:r>
      </w:ins>
      <w:del w:id="272" w:author="Olivia Imner" w:date="2018-11-22T06:45:00Z">
        <w:r w:rsidRPr="000B1921" w:rsidDel="006D6C38">
          <w:rPr>
            <w:b/>
            <w:sz w:val="24"/>
          </w:rPr>
          <w:delText>k</w:delText>
        </w:r>
      </w:del>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w:t>
      </w:r>
      <w:r w:rsidR="0072154A">
        <w:lastRenderedPageBreak/>
        <w:t>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6684BAEA"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del w:id="273" w:author="Olivia Imner" w:date="2018-11-22T06:45:00Z">
        <w:r w:rsidDel="006D6C38">
          <w:delText>ansats</w:delText>
        </w:r>
      </w:del>
      <w:ins w:id="274" w:author="Olivia Imner" w:date="2018-11-22T06:45:00Z">
        <w:r w:rsidR="006D6C38">
          <w:t>riktlinjer</w:t>
        </w:r>
      </w:ins>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ins w:id="275" w:author="Olivia Imner" w:date="2018-11-22T06:46:00Z">
        <w:r w:rsidR="006D6C38">
          <w:t>ska riktlinjer</w:t>
        </w:r>
      </w:ins>
      <w:del w:id="276" w:author="Olivia Imner" w:date="2018-11-22T06:46:00Z">
        <w:r w:rsidR="00A80803" w:rsidDel="006D6C38">
          <w:delText>k</w:delText>
        </w:r>
      </w:del>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ins w:id="277" w:author="Olivia Imner" w:date="2018-11-22T06:46:00Z">
        <w:r w:rsidR="006D6C38">
          <w:t>iska riktlinjer</w:t>
        </w:r>
      </w:ins>
      <w:del w:id="278" w:author="Olivia Imner" w:date="2018-11-22T06:46:00Z">
        <w:r w:rsidR="00FC2E6B" w:rsidDel="006D6C38">
          <w:delText>ik</w:delText>
        </w:r>
      </w:del>
      <w:r w:rsidR="00255B32">
        <w:t>, vilket</w:t>
      </w:r>
      <w:r w:rsidR="00FC2E6B">
        <w:t xml:space="preserve"> innebär att det A</w:t>
      </w:r>
      <w:r w:rsidR="004A08DF">
        <w:t>ssociativa perspektivet representera</w:t>
      </w:r>
      <w:r w:rsidR="00255B32">
        <w:t>r</w:t>
      </w:r>
      <w:r w:rsidR="004A08DF">
        <w:t xml:space="preserve"> en </w:t>
      </w:r>
      <w:del w:id="279" w:author="Jason Serviss" w:date="2018-11-21T18:34:00Z">
        <w:r w:rsidR="004A08DF" w:rsidDel="003F0E92">
          <w:delText xml:space="preserve">logisk </w:delText>
        </w:r>
      </w:del>
      <w:ins w:id="280" w:author="Jason Serviss" w:date="2018-11-21T18:34:00Z">
        <w:r w:rsidR="003F0E92">
          <w:t xml:space="preserve">rimlig </w:t>
        </w:r>
      </w:ins>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4FDB5148"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ins w:id="281" w:author="Olivia Imner" w:date="2018-11-22T06:47:00Z">
        <w:r w:rsidR="006D6C38">
          <w:rPr>
            <w:b/>
            <w:sz w:val="24"/>
          </w:rPr>
          <w:t>iska riktlinjer</w:t>
        </w:r>
      </w:ins>
      <w:del w:id="282" w:author="Olivia Imner" w:date="2018-11-22T06:47:00Z">
        <w:r w:rsidDel="006D6C38">
          <w:rPr>
            <w:b/>
            <w:sz w:val="24"/>
          </w:rPr>
          <w:delText>ik</w:delText>
        </w:r>
      </w:del>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83" w:name="_Toc489811950"/>
      <w:bookmarkStart w:id="28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83"/>
      <w:bookmarkEnd w:id="28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85" w:name="_Toc391456185"/>
      <w:bookmarkStart w:id="286" w:name="_Toc401327941"/>
      <w:bookmarkEnd w:id="285"/>
      <w:r w:rsidRPr="004E58AD">
        <w:t>Diskussion</w:t>
      </w:r>
      <w:bookmarkEnd w:id="286"/>
    </w:p>
    <w:p w14:paraId="6D0F922C" w14:textId="2FC59382"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del w:id="287" w:author="Olivia Imner" w:date="2018-11-22T06:47:00Z">
        <w:r w:rsidR="000C1D43" w:rsidDel="006D6C38">
          <w:delText>ansats</w:delText>
        </w:r>
      </w:del>
      <w:ins w:id="288" w:author="Olivia Imner" w:date="2018-11-22T06:47:00Z">
        <w:r w:rsidR="006D6C38">
          <w:t>riktlinjer</w:t>
        </w:r>
      </w:ins>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6494C955" w:rsidR="00AC7484" w:rsidRPr="00802217" w:rsidRDefault="008227FA" w:rsidP="00CA1731">
      <w:pPr>
        <w:spacing w:line="480" w:lineRule="auto"/>
        <w:jc w:val="both"/>
        <w:rPr>
          <w:rFonts w:cs="Times New Roman"/>
        </w:rPr>
      </w:pPr>
      <w:r>
        <w:lastRenderedPageBreak/>
        <w:t>Intervjuresultatet visade att det Associativa perspektivet passade bäst in på Grades</w:t>
      </w:r>
      <w:r w:rsidR="006764D6">
        <w:t xml:space="preserve"> pedagogi</w:t>
      </w:r>
      <w:ins w:id="289" w:author="Olivia Imner" w:date="2018-11-22T06:48:00Z">
        <w:r w:rsidR="006D6C38">
          <w:t>ska riktlinjer</w:t>
        </w:r>
      </w:ins>
      <w:del w:id="290" w:author="Olivia Imner" w:date="2018-11-22T06:48:00Z">
        <w:r w:rsidR="006764D6" w:rsidDel="006D6C38">
          <w:delText>k</w:delText>
        </w:r>
      </w:del>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ins w:id="291" w:author="Olivia Imner" w:date="2018-11-22T06:48:00Z">
        <w:r w:rsidR="006D6C38">
          <w:t>ska riktlinjer</w:t>
        </w:r>
      </w:ins>
      <w:del w:id="292" w:author="Olivia Imner" w:date="2018-11-22T06:48:00Z">
        <w:r w:rsidR="00AC7484" w:rsidDel="006D6C38">
          <w:delText>k</w:delText>
        </w:r>
      </w:del>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w:t>
      </w:r>
      <w:r w:rsidR="00F358E4">
        <w:lastRenderedPageBreak/>
        <w:t>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3F4C28F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ins w:id="293" w:author="Olivia Imner" w:date="2018-11-22T06:49:00Z">
        <w:r w:rsidR="006D6C38">
          <w:t>ska riktlinjer</w:t>
        </w:r>
      </w:ins>
      <w:del w:id="294" w:author="Olivia Imner" w:date="2018-11-22T06:49:00Z">
        <w:r w:rsidR="007E6083" w:rsidDel="006D6C38">
          <w:delText>k</w:delText>
        </w:r>
      </w:del>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295" w:name="_Toc401327942"/>
      <w:r w:rsidRPr="004E58AD">
        <w:lastRenderedPageBreak/>
        <w:t>Tack</w:t>
      </w:r>
      <w:bookmarkEnd w:id="295"/>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296" w:name="_Toc391456186"/>
      <w:bookmarkStart w:id="297" w:name="_Toc401327943"/>
      <w:bookmarkEnd w:id="296"/>
      <w:r w:rsidRPr="004E58AD">
        <w:t>Referenser</w:t>
      </w:r>
      <w:bookmarkEnd w:id="297"/>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98" w:name="_Toc391456187"/>
      <w:bookmarkStart w:id="299" w:name="_Toc401327944"/>
      <w:bookmarkEnd w:id="298"/>
      <w:r w:rsidRPr="009F3187">
        <w:lastRenderedPageBreak/>
        <w:t>Bilagor</w:t>
      </w:r>
      <w:bookmarkEnd w:id="299"/>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300" w:name="_Toc391456188"/>
      <w:bookmarkEnd w:id="300"/>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01" w:name="_Toc391456189"/>
      <w:bookmarkEnd w:id="301"/>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A512CD">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Change w:id="302" w:author="Jason Serviss" w:date="2018-11-21T18:44:00Z">
            <w:sectPr w:rsidR="00D45847" w:rsidRPr="000427E4" w:rsidSect="00A512CD">
              <w:pgMar w:top="1135" w:right="1417" w:bottom="1417" w:left="1417" w:header="0" w:footer="709" w:gutter="0"/>
              <w:lnNumType w:countBy="0" w:restart="newPage"/>
            </w:sectPr>
          </w:sectPrChange>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11-21T18:43:00Z" w:initials="JS">
    <w:p w14:paraId="7219C11D" w14:textId="77777777" w:rsidR="00011D9B" w:rsidRDefault="00011D9B">
      <w:pPr>
        <w:pStyle w:val="CommentText"/>
      </w:pPr>
      <w:r>
        <w:rPr>
          <w:rStyle w:val="CommentReference"/>
        </w:rPr>
        <w:annotationRef/>
      </w:r>
      <w:proofErr w:type="gramStart"/>
      <w:r>
        <w:t>-</w:t>
      </w:r>
      <w:proofErr w:type="gramEnd"/>
      <w:r>
        <w:t>Robert: Vad menar du, för dom?</w:t>
      </w:r>
    </w:p>
    <w:p w14:paraId="4C31F553" w14:textId="611259A3" w:rsidR="00011D9B" w:rsidRDefault="00011D9B">
      <w:pPr>
        <w:pStyle w:val="CommentText"/>
      </w:pPr>
    </w:p>
    <w:p w14:paraId="6D92C4CC" w14:textId="20C8E2F2" w:rsidR="00011D9B" w:rsidRDefault="00011D9B">
      <w:pPr>
        <w:pStyle w:val="CommentText"/>
      </w:pPr>
      <w:proofErr w:type="gramStart"/>
      <w:r>
        <w:t>-</w:t>
      </w:r>
      <w:proofErr w:type="gramEnd"/>
      <w:r>
        <w:t xml:space="preserve">Jason: </w:t>
      </w:r>
      <w:proofErr w:type="spellStart"/>
      <w:r>
        <w:t>Put</w:t>
      </w:r>
      <w:proofErr w:type="spellEnd"/>
      <w:r>
        <w:t xml:space="preserve"> </w:t>
      </w:r>
      <w:proofErr w:type="spellStart"/>
      <w:r>
        <w:t>another</w:t>
      </w:r>
      <w:proofErr w:type="spellEnd"/>
      <w:r>
        <w:t xml:space="preserve"> ”fördel” </w:t>
      </w:r>
      <w:proofErr w:type="spellStart"/>
      <w:r>
        <w:t>here</w:t>
      </w:r>
      <w:proofErr w:type="spellEnd"/>
      <w:r>
        <w:t xml:space="preserve"> </w:t>
      </w:r>
      <w:proofErr w:type="spellStart"/>
      <w:r>
        <w:t>instead</w:t>
      </w:r>
      <w:proofErr w:type="spellEnd"/>
      <w:r>
        <w:t>.</w:t>
      </w:r>
    </w:p>
  </w:comment>
  <w:comment w:id="4" w:author="Jason Serviss" w:date="2018-11-21T17:52:00Z" w:initials="JS">
    <w:p w14:paraId="1805B5D5" w14:textId="3982B441" w:rsidR="00011D9B" w:rsidRDefault="00011D9B">
      <w:pPr>
        <w:pStyle w:val="CommentText"/>
      </w:pPr>
      <w:r>
        <w:rPr>
          <w:rStyle w:val="CommentReference"/>
        </w:rPr>
        <w:annotationRef/>
      </w:r>
      <w:r>
        <w:t>Robert: För vad?</w:t>
      </w:r>
    </w:p>
  </w:comment>
  <w:comment w:id="27" w:author="Jason Serviss" w:date="2018-11-21T19:03:00Z" w:initials="JS">
    <w:p w14:paraId="43645B9B" w14:textId="77777777" w:rsidR="00011D9B" w:rsidRDefault="00011D9B">
      <w:pPr>
        <w:pStyle w:val="CommentText"/>
      </w:pPr>
      <w:r>
        <w:t>Robert: Förankring!</w:t>
      </w:r>
    </w:p>
    <w:p w14:paraId="386022F0" w14:textId="77777777" w:rsidR="00011D9B" w:rsidRDefault="00011D9B">
      <w:pPr>
        <w:pStyle w:val="CommentText"/>
      </w:pPr>
    </w:p>
    <w:p w14:paraId="3873C6EE" w14:textId="73A198F4" w:rsidR="00011D9B" w:rsidRDefault="00011D9B">
      <w:pPr>
        <w:pStyle w:val="CommentText"/>
      </w:pPr>
      <w:r>
        <w:t xml:space="preserve">Jason: </w:t>
      </w:r>
      <w:r>
        <w:rPr>
          <w:rStyle w:val="CommentReference"/>
        </w:rPr>
        <w:annotationRef/>
      </w:r>
      <w:proofErr w:type="spellStart"/>
      <w:r>
        <w:t>Add</w:t>
      </w:r>
      <w:proofErr w:type="spellEnd"/>
      <w:r>
        <w:t xml:space="preserve"> source </w:t>
      </w:r>
      <w:proofErr w:type="spellStart"/>
      <w:r>
        <w:t>here</w:t>
      </w:r>
      <w:proofErr w:type="spellEnd"/>
      <w:r>
        <w:t>.</w:t>
      </w:r>
    </w:p>
  </w:comment>
  <w:comment w:id="100" w:author="Jason Serviss" w:date="2018-11-21T21:53:00Z" w:initials="JS">
    <w:p w14:paraId="501E31D9" w14:textId="3A7F48F0" w:rsidR="00011D9B" w:rsidRDefault="00011D9B">
      <w:pPr>
        <w:pStyle w:val="CommentText"/>
      </w:pPr>
      <w:r>
        <w:rPr>
          <w:rStyle w:val="CommentReference"/>
        </w:rPr>
        <w:annotationRef/>
      </w:r>
      <w:proofErr w:type="spellStart"/>
      <w:r>
        <w:t>Cannot</w:t>
      </w:r>
      <w:proofErr w:type="spellEnd"/>
      <w:r>
        <w:t xml:space="preserve"> </w:t>
      </w:r>
      <w:proofErr w:type="spellStart"/>
      <w:r>
        <w:t>find</w:t>
      </w:r>
      <w:proofErr w:type="spellEnd"/>
      <w:r>
        <w:t xml:space="preserve"> </w:t>
      </w:r>
      <w:proofErr w:type="spellStart"/>
      <w:r>
        <w:t>this</w:t>
      </w:r>
      <w:proofErr w:type="spellEnd"/>
      <w:r>
        <w:t xml:space="preserve"> in </w:t>
      </w:r>
      <w:proofErr w:type="spellStart"/>
      <w:r>
        <w:t>cited</w:t>
      </w:r>
      <w:proofErr w:type="spellEnd"/>
      <w:r>
        <w:t xml:space="preserve"> source. </w:t>
      </w:r>
      <w:proofErr w:type="spellStart"/>
      <w:r>
        <w:t>Furthermore</w:t>
      </w:r>
      <w:proofErr w:type="spellEnd"/>
      <w:r>
        <w:t xml:space="preserve">, source is </w:t>
      </w:r>
      <w:proofErr w:type="spellStart"/>
      <w:r>
        <w:t>about</w:t>
      </w:r>
      <w:proofErr w:type="spellEnd"/>
      <w:r>
        <w:t xml:space="preserve"> ”</w:t>
      </w:r>
      <w:proofErr w:type="spellStart"/>
      <w:r w:rsidRPr="00B00BFB">
        <w:t>Connectivism</w:t>
      </w:r>
      <w:proofErr w:type="spellEnd"/>
      <w:r>
        <w:t>” not ”</w:t>
      </w:r>
      <w:proofErr w:type="spellStart"/>
      <w:r>
        <w:t>cognative</w:t>
      </w:r>
      <w:proofErr w:type="spellEnd"/>
      <w:r>
        <w:t>” and not ”</w:t>
      </w:r>
      <w:proofErr w:type="spellStart"/>
      <w:r w:rsidRPr="00B00BFB">
        <w:t>constructivism</w:t>
      </w:r>
      <w:proofErr w:type="spellEnd"/>
      <w:r>
        <w:t>”!! REMOVE</w:t>
      </w:r>
    </w:p>
  </w:comment>
  <w:comment w:id="162" w:author="Jason Serviss" w:date="2018-11-22T09:38:00Z" w:initials="JS">
    <w:p w14:paraId="08CE2223" w14:textId="4F9015D8" w:rsidR="00011D9B" w:rsidRDefault="00011D9B">
      <w:pPr>
        <w:pStyle w:val="CommentText"/>
      </w:pPr>
      <w:ins w:id="168" w:author="Jason Serviss" w:date="2018-11-22T09:38:00Z">
        <w:r>
          <w:rPr>
            <w:rStyle w:val="CommentReference"/>
          </w:rPr>
          <w:annotationRef/>
        </w:r>
      </w:ins>
      <w:hyperlink r:id="rId1" w:history="1">
        <w:r w:rsidRPr="002A16AB">
          <w:rPr>
            <w:rStyle w:val="Hyperlink"/>
          </w:rPr>
          <w:t>http://www.bath.ac.uk/research/liw/resources/Models%20and%20principles%20of%20Activity%20Theory.pdf</w:t>
        </w:r>
      </w:hyperlink>
      <w:r>
        <w:t xml:space="preserve"> </w:t>
      </w:r>
    </w:p>
  </w:comment>
  <w:comment w:id="233" w:author="Jason Serviss" w:date="2018-11-21T18:09:00Z" w:initials="JS">
    <w:p w14:paraId="6841DD27" w14:textId="1A845AF7" w:rsidR="00011D9B" w:rsidRDefault="00011D9B">
      <w:pPr>
        <w:pStyle w:val="CommentText"/>
      </w:pPr>
      <w:r>
        <w:rPr>
          <w:rStyle w:val="CommentReference"/>
        </w:rPr>
        <w:annotationRef/>
      </w:r>
      <w:r>
        <w:t>Robert: Hur bedömdes det? Vad låg till grund för bedömning?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11D9B" w:rsidRDefault="00011D9B">
      <w:r>
        <w:separator/>
      </w:r>
    </w:p>
  </w:endnote>
  <w:endnote w:type="continuationSeparator" w:id="0">
    <w:p w14:paraId="4F768654" w14:textId="77777777" w:rsidR="00011D9B" w:rsidRDefault="00011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11D9B" w:rsidRDefault="00011D9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011D9B" w:rsidRDefault="00011D9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011D9B" w:rsidRDefault="00011D9B">
        <w:pPr>
          <w:pStyle w:val="Footer1"/>
          <w:jc w:val="center"/>
        </w:pPr>
        <w:r>
          <w:fldChar w:fldCharType="begin"/>
        </w:r>
        <w:r>
          <w:instrText>PAGE</w:instrText>
        </w:r>
        <w:r>
          <w:fldChar w:fldCharType="separate"/>
        </w:r>
        <w:r w:rsidR="00B424BC">
          <w:rPr>
            <w:noProof/>
          </w:rPr>
          <w:t>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011D9B" w:rsidRDefault="00011D9B">
        <w:pPr>
          <w:pStyle w:val="Footer1"/>
          <w:jc w:val="center"/>
        </w:pPr>
        <w:r>
          <w:fldChar w:fldCharType="begin"/>
        </w:r>
        <w:r>
          <w:instrText>PAGE</w:instrText>
        </w:r>
        <w:r>
          <w:fldChar w:fldCharType="separate"/>
        </w:r>
        <w:r w:rsidR="00B424B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11D9B" w:rsidRDefault="00011D9B">
      <w:r>
        <w:separator/>
      </w:r>
    </w:p>
  </w:footnote>
  <w:footnote w:type="continuationSeparator" w:id="0">
    <w:p w14:paraId="71DB8F98" w14:textId="77777777" w:rsidR="00011D9B" w:rsidRDefault="00011D9B">
      <w:r>
        <w:continuationSeparator/>
      </w:r>
    </w:p>
  </w:footnote>
  <w:footnote w:id="1">
    <w:p w14:paraId="5824ECF3" w14:textId="4B98B15A" w:rsidR="00011D9B" w:rsidRPr="005D1A1C" w:rsidRDefault="00011D9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011D9B" w:rsidRPr="005D1A1C" w:rsidRDefault="00011D9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011D9B" w:rsidRPr="005D1A1C" w:rsidRDefault="00011D9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011D9B" w:rsidRPr="005D1A1C" w:rsidRDefault="00011D9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011D9B" w:rsidRPr="005D1A1C" w:rsidRDefault="00011D9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011D9B" w:rsidRDefault="00011D9B"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0552"/>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012E"/>
    <w:rsid w:val="00CB107E"/>
    <w:rsid w:val="00CB3D1B"/>
    <w:rsid w:val="00CB4A5E"/>
    <w:rsid w:val="00CB4C73"/>
    <w:rsid w:val="00CB6D9D"/>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bath.ac.uk/research/liw/resources/Models%20and%20principles%20of%20Activity%20Theory.pdf" TargetMode="External"/></Relationship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CE78C0C-E349-DD41-9573-F95757019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25</Pages>
  <Words>12200</Words>
  <Characters>69545</Characters>
  <Application>Microsoft Macintosh Word</Application>
  <DocSecurity>0</DocSecurity>
  <Lines>579</Lines>
  <Paragraphs>163</Paragraphs>
  <ScaleCrop>false</ScaleCrop>
  <Company>Stockholms universitetsbibliotek</Company>
  <LinksUpToDate>false</LinksUpToDate>
  <CharactersWithSpaces>81582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10</cp:revision>
  <cp:lastPrinted>2018-11-06T10:11:00Z</cp:lastPrinted>
  <dcterms:created xsi:type="dcterms:W3CDTF">2018-11-21T16:49:00Z</dcterms:created>
  <dcterms:modified xsi:type="dcterms:W3CDTF">2018-11-22T08:51:00Z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