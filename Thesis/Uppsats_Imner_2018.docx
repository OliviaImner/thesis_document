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B53E33" w:rsidRDefault="00B53E33">
                            <w:pPr>
                              <w:pStyle w:val="Frontpagetext"/>
                              <w:rPr>
                                <w:sz w:val="28"/>
                                <w:szCs w:val="28"/>
                              </w:rPr>
                            </w:pPr>
                            <w:r>
                              <w:rPr>
                                <w:sz w:val="28"/>
                                <w:szCs w:val="28"/>
                              </w:rPr>
                              <w:t xml:space="preserve">Institutionen för data- </w:t>
                            </w:r>
                            <w:r>
                              <w:rPr>
                                <w:sz w:val="28"/>
                                <w:szCs w:val="28"/>
                              </w:rPr>
                              <w:br/>
                              <w:t>och systemvetenskap</w:t>
                            </w:r>
                          </w:p>
                          <w:p w14:paraId="205AAAC7" w14:textId="7B80CB52" w:rsidR="00B53E33" w:rsidRDefault="00B53E33">
                            <w:pPr>
                              <w:pStyle w:val="TextBox"/>
                            </w:pPr>
                            <w:r>
                              <w:t xml:space="preserve">Examensarbete 15 </w:t>
                            </w:r>
                            <w:proofErr w:type="spellStart"/>
                            <w:r>
                              <w:t>hp</w:t>
                            </w:r>
                            <w:proofErr w:type="spellEnd"/>
                            <w:r>
                              <w:t xml:space="preserve"> </w:t>
                            </w:r>
                          </w:p>
                          <w:p w14:paraId="51566511" w14:textId="56C802BE" w:rsidR="00B53E33" w:rsidRDefault="00B53E33">
                            <w:pPr>
                              <w:pStyle w:val="Textruta"/>
                            </w:pPr>
                            <w:r>
                              <w:t xml:space="preserve">Data- och systemvetenskap (180 </w:t>
                            </w:r>
                            <w:proofErr w:type="spellStart"/>
                            <w:r>
                              <w:t>hp</w:t>
                            </w:r>
                            <w:proofErr w:type="spellEnd"/>
                            <w:r>
                              <w:t xml:space="preserve">) </w:t>
                            </w:r>
                          </w:p>
                          <w:p w14:paraId="7A700FAB" w14:textId="05793D08" w:rsidR="00B53E33" w:rsidRDefault="00B53E33">
                            <w:pPr>
                              <w:pStyle w:val="Textruta"/>
                            </w:pPr>
                            <w:r>
                              <w:t>Höstterminen 2018</w:t>
                            </w:r>
                          </w:p>
                          <w:p w14:paraId="381612CD" w14:textId="77777777" w:rsidR="00B53E33" w:rsidRDefault="00B53E33">
                            <w:pPr>
                              <w:pStyle w:val="Textruta"/>
                            </w:pPr>
                            <w:r>
                              <w:t>Handledare: Robert Ramberg</w:t>
                            </w:r>
                          </w:p>
                          <w:p w14:paraId="41DC09BB" w14:textId="358B72E7" w:rsidR="00B53E33" w:rsidRDefault="00B53E33">
                            <w:pPr>
                              <w:pStyle w:val="Textruta"/>
                            </w:pPr>
                            <w:r>
                              <w:t>Granskare: Patrik Hernvall</w:t>
                            </w:r>
                          </w:p>
                          <w:p w14:paraId="316E1ACF" w14:textId="77777777" w:rsidR="00B53E33" w:rsidRPr="00EE4EEC" w:rsidRDefault="00B53E33">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B53E33" w:rsidRPr="00296687" w:rsidRDefault="00B53E33">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B53E33" w:rsidRDefault="00B53E33">
                      <w:pPr>
                        <w:pStyle w:val="Frontpagetext"/>
                        <w:rPr>
                          <w:sz w:val="28"/>
                          <w:szCs w:val="28"/>
                        </w:rPr>
                      </w:pPr>
                      <w:r>
                        <w:rPr>
                          <w:sz w:val="28"/>
                          <w:szCs w:val="28"/>
                        </w:rPr>
                        <w:t xml:space="preserve">Institutionen för data- </w:t>
                      </w:r>
                      <w:r>
                        <w:rPr>
                          <w:sz w:val="28"/>
                          <w:szCs w:val="28"/>
                        </w:rPr>
                        <w:br/>
                        <w:t>och systemvetenskap</w:t>
                      </w:r>
                    </w:p>
                    <w:p w14:paraId="205AAAC7" w14:textId="7B80CB52" w:rsidR="00B53E33" w:rsidRDefault="00B53E33">
                      <w:pPr>
                        <w:pStyle w:val="TextBox"/>
                      </w:pPr>
                      <w:r>
                        <w:t xml:space="preserve">Examensarbete 15 </w:t>
                      </w:r>
                      <w:proofErr w:type="spellStart"/>
                      <w:r>
                        <w:t>hp</w:t>
                      </w:r>
                      <w:proofErr w:type="spellEnd"/>
                      <w:r>
                        <w:t xml:space="preserve"> </w:t>
                      </w:r>
                    </w:p>
                    <w:p w14:paraId="51566511" w14:textId="56C802BE" w:rsidR="00B53E33" w:rsidRDefault="00B53E33">
                      <w:pPr>
                        <w:pStyle w:val="Textruta"/>
                      </w:pPr>
                      <w:r>
                        <w:t xml:space="preserve">Data- och systemvetenskap (180 </w:t>
                      </w:r>
                      <w:proofErr w:type="spellStart"/>
                      <w:r>
                        <w:t>hp</w:t>
                      </w:r>
                      <w:proofErr w:type="spellEnd"/>
                      <w:r>
                        <w:t xml:space="preserve">) </w:t>
                      </w:r>
                    </w:p>
                    <w:p w14:paraId="7A700FAB" w14:textId="05793D08" w:rsidR="00B53E33" w:rsidRDefault="00B53E33">
                      <w:pPr>
                        <w:pStyle w:val="Textruta"/>
                      </w:pPr>
                      <w:r>
                        <w:t>Höstterminen 2018</w:t>
                      </w:r>
                    </w:p>
                    <w:p w14:paraId="381612CD" w14:textId="77777777" w:rsidR="00B53E33" w:rsidRDefault="00B53E33">
                      <w:pPr>
                        <w:pStyle w:val="Textruta"/>
                      </w:pPr>
                      <w:r>
                        <w:t>Handledare: Robert Ramberg</w:t>
                      </w:r>
                    </w:p>
                    <w:p w14:paraId="41DC09BB" w14:textId="358B72E7" w:rsidR="00B53E33" w:rsidRDefault="00B53E33">
                      <w:pPr>
                        <w:pStyle w:val="Textruta"/>
                      </w:pPr>
                      <w:r>
                        <w:t>Granskare: Patrik Hernvall</w:t>
                      </w:r>
                    </w:p>
                    <w:p w14:paraId="316E1ACF" w14:textId="77777777" w:rsidR="00B53E33" w:rsidRPr="00EE4EEC" w:rsidRDefault="00B53E33">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B53E33" w:rsidRPr="00296687" w:rsidRDefault="00B53E33">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14A923C4" w14:textId="0AD78F2A" w:rsidR="00424655" w:rsidRDefault="00850895" w:rsidP="004F746A">
      <w:pPr>
        <w:pStyle w:val="Innehll1"/>
        <w:rPr>
          <w:rFonts w:eastAsiaTheme="minorEastAsia"/>
          <w:noProof/>
          <w:lang w:eastAsia="ja-JP"/>
        </w:rPr>
      </w:pPr>
      <w:r>
        <w:rPr>
          <w:rFonts w:ascii="Verdana" w:hAnsi="Verdana"/>
        </w:rPr>
        <w:fldChar w:fldCharType="begin"/>
      </w:r>
      <w:r>
        <w:instrText>TOC \z \o "1-3" \u \h</w:instrText>
      </w:r>
      <w:r>
        <w:rPr>
          <w:rFonts w:ascii="Verdana" w:hAnsi="Verdana"/>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382CCC">
        <w:rPr>
          <w:noProof/>
        </w:rPr>
        <w:t>6</w:t>
      </w:r>
      <w:r w:rsidR="00424655">
        <w:rPr>
          <w:noProof/>
        </w:rPr>
        <w:fldChar w:fldCharType="end"/>
      </w:r>
    </w:p>
    <w:p w14:paraId="37CDD6F1" w14:textId="1967E410" w:rsidR="00424655" w:rsidRDefault="00214F7B" w:rsidP="004F746A">
      <w:pPr>
        <w:pStyle w:val="Innehll1"/>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382CCC">
        <w:rPr>
          <w:noProof/>
        </w:rPr>
        <w:t>7</w:t>
      </w:r>
      <w:r w:rsidR="00424655">
        <w:rPr>
          <w:noProof/>
        </w:rPr>
        <w:fldChar w:fldCharType="end"/>
      </w:r>
    </w:p>
    <w:p w14:paraId="31CE9324" w14:textId="6E330CEF" w:rsidR="00424655" w:rsidRDefault="00214F7B" w:rsidP="004F746A">
      <w:pPr>
        <w:pStyle w:val="Innehll1"/>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382CCC">
        <w:rPr>
          <w:noProof/>
        </w:rPr>
        <w:t>11</w:t>
      </w:r>
      <w:r w:rsidR="00424655">
        <w:rPr>
          <w:noProof/>
        </w:rPr>
        <w:fldChar w:fldCharType="end"/>
      </w:r>
    </w:p>
    <w:p w14:paraId="54808950" w14:textId="78EEDDFD" w:rsidR="00424655" w:rsidRDefault="00214F7B" w:rsidP="004F746A">
      <w:pPr>
        <w:pStyle w:val="Innehll1"/>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382CCC">
        <w:rPr>
          <w:noProof/>
        </w:rPr>
        <w:t>14</w:t>
      </w:r>
      <w:r w:rsidR="00424655">
        <w:rPr>
          <w:noProof/>
        </w:rPr>
        <w:fldChar w:fldCharType="end"/>
      </w:r>
    </w:p>
    <w:p w14:paraId="6220960E" w14:textId="7EC73C1A" w:rsidR="00424655" w:rsidRDefault="00214F7B" w:rsidP="004F746A">
      <w:pPr>
        <w:pStyle w:val="Innehll1"/>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382CCC">
        <w:rPr>
          <w:noProof/>
        </w:rPr>
        <w:t>19</w:t>
      </w:r>
      <w:r w:rsidR="00424655">
        <w:rPr>
          <w:noProof/>
        </w:rPr>
        <w:fldChar w:fldCharType="end"/>
      </w:r>
    </w:p>
    <w:p w14:paraId="172988AE" w14:textId="3C59A1C3" w:rsidR="00424655" w:rsidRDefault="00214F7B" w:rsidP="004F746A">
      <w:pPr>
        <w:pStyle w:val="Innehll1"/>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382CCC">
        <w:rPr>
          <w:noProof/>
        </w:rPr>
        <w:t>22</w:t>
      </w:r>
      <w:r w:rsidR="00424655">
        <w:rPr>
          <w:noProof/>
        </w:rPr>
        <w:fldChar w:fldCharType="end"/>
      </w:r>
    </w:p>
    <w:p w14:paraId="2F6D3CC6" w14:textId="559F9A78" w:rsidR="00424655" w:rsidRDefault="00214F7B" w:rsidP="004F746A">
      <w:pPr>
        <w:pStyle w:val="Innehll1"/>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382CCC">
        <w:rPr>
          <w:noProof/>
        </w:rPr>
        <w:t>23</w:t>
      </w:r>
      <w:r w:rsidR="00424655">
        <w:rPr>
          <w:noProof/>
        </w:rPr>
        <w:fldChar w:fldCharType="end"/>
      </w:r>
    </w:p>
    <w:p w14:paraId="0CC14F4D" w14:textId="66F5C542" w:rsidR="00424655" w:rsidRDefault="00214F7B" w:rsidP="004F746A">
      <w:pPr>
        <w:pStyle w:val="Innehll1"/>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382CCC">
        <w:rPr>
          <w:noProof/>
        </w:rPr>
        <w:t>25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4F746A">
      <w:pPr>
        <w:pStyle w:val="Heading11"/>
      </w:pPr>
      <w:bookmarkStart w:id="0" w:name="_Toc391456178"/>
      <w:bookmarkStart w:id="1" w:name="_Toc401327934"/>
      <w:bookmarkEnd w:id="0"/>
      <w:r>
        <w:lastRenderedPageBreak/>
        <w:t>Synopsis</w:t>
      </w:r>
      <w:bookmarkEnd w:id="1"/>
    </w:p>
    <w:p w14:paraId="0587F940" w14:textId="225E33BE"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C77690" w:rsidRDefault="00C77690" w:rsidP="00C77690">
      <w:pPr>
        <w:spacing w:line="480" w:lineRule="auto"/>
        <w:rPr>
          <w:b/>
        </w:rPr>
      </w:pPr>
      <w:r w:rsidRPr="00C77690">
        <w:rPr>
          <w:b/>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12423F88"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58C559AE"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37C4F4C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C77690" w:rsidRDefault="00C01F79" w:rsidP="00C77690">
      <w:pPr>
        <w:spacing w:line="480" w:lineRule="auto"/>
        <w:rPr>
          <w:b/>
        </w:rPr>
      </w:pPr>
      <w:r>
        <w:rPr>
          <w:b/>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183881" w:rsidRDefault="00183881" w:rsidP="00183881">
      <w:pPr>
        <w:spacing w:line="480" w:lineRule="auto"/>
        <w:rPr>
          <w:b/>
        </w:rPr>
      </w:pPr>
      <w:r>
        <w:rPr>
          <w:b/>
        </w:rPr>
        <w:t>Sammanfattning av studiens mål, metod, och slutsatser</w:t>
      </w:r>
    </w:p>
    <w:p w14:paraId="3EC0EA8E" w14:textId="49932259"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w:t>
      </w:r>
      <w:r w:rsidR="00CF1060">
        <w:rPr>
          <w:rFonts w:cs="Times New Roman"/>
        </w:rPr>
        <w:t xml:space="preserve">passar </w:t>
      </w:r>
      <w:r w:rsidRPr="00713E7C">
        <w:rPr>
          <w:rFonts w:cs="Times New Roman"/>
        </w:rPr>
        <w:t xml:space="preserve">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4" w:name="_Toc391456181"/>
      <w:bookmarkStart w:id="5" w:name="_Toc401327937"/>
      <w:bookmarkEnd w:id="4"/>
      <w:r>
        <w:t>Metod</w:t>
      </w:r>
      <w:bookmarkStart w:id="6" w:name="_Toc391456182"/>
      <w:bookmarkEnd w:id="5"/>
      <w:bookmarkEnd w:id="6"/>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5D5CAC37"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Användning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är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 xml:space="preserve">och att </w:t>
      </w:r>
      <w:r w:rsidR="00D150FD">
        <w:lastRenderedPageBreak/>
        <w:t>överskådligt kunna jämföra och värdera olika pedagogiska perspektiv</w:t>
      </w:r>
      <w:r w:rsidRPr="009462CB">
        <w:rPr>
          <w:rFonts w:cs="Times New Roman"/>
        </w:rPr>
        <w:t xml:space="preserve">. 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77777777"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användning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7B45F488"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156D1D">
        <w:rPr>
          <w:rFonts w:cs="Times New Roman"/>
        </w:rPr>
        <w:t>.</w:t>
      </w:r>
      <w:ins w:id="7" w:author="Olivia Imner" w:date="2019-02-20T14:23:00Z">
        <w:r w:rsidR="007C3441" w:rsidDel="007C3441">
          <w:rPr>
            <w:rFonts w:cs="Times New Roman"/>
          </w:rPr>
          <w:t xml:space="preserve"> </w:t>
        </w:r>
      </w:ins>
      <w:r w:rsidR="00DE73A9">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15976A87" w:rsidR="00183881" w:rsidRPr="00BE257F" w:rsidRDefault="00BE257F" w:rsidP="00BE257F">
      <w:pPr>
        <w:pStyle w:val="Kommentarer"/>
        <w:numPr>
          <w:ilvl w:val="0"/>
          <w:numId w:val="21"/>
        </w:numPr>
        <w:rPr>
          <w:rFonts w:cs="Times New Roman"/>
          <w:sz w:val="22"/>
          <w:szCs w:val="22"/>
        </w:rPr>
      </w:pPr>
      <w:r w:rsidRPr="00BE257F">
        <w:rPr>
          <w:rFonts w:cs="Times New Roman"/>
          <w:sz w:val="22"/>
          <w:szCs w:val="22"/>
        </w:rPr>
        <w:t>Inledande</w:t>
      </w:r>
      <w:r w:rsidR="00183881" w:rsidRPr="00BE257F">
        <w:rPr>
          <w:rFonts w:cs="Times New Roman"/>
          <w:sz w:val="22"/>
          <w:szCs w:val="22"/>
        </w:rPr>
        <w:t xml:space="preserve"> arbetet </w:t>
      </w:r>
      <w:r w:rsidRPr="00BE257F">
        <w:rPr>
          <w:rFonts w:cs="Times New Roman"/>
          <w:sz w:val="22"/>
          <w:szCs w:val="22"/>
        </w:rPr>
        <w:t>för att</w:t>
      </w:r>
      <w:r w:rsidR="00183881" w:rsidRPr="00BE257F">
        <w:rPr>
          <w:rFonts w:cs="Times New Roman"/>
          <w:sz w:val="22"/>
          <w:szCs w:val="22"/>
        </w:rPr>
        <w:t xml:space="preserve"> undersöka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3D523C79"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 pedagogiska ansvarige (respondenten)</w:t>
      </w:r>
      <w:r>
        <w:t xml:space="preserve">. 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ins w:id="8" w:author="Olivia Imner" w:date="2019-02-20T14:36:00Z">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ins>
      <w:del w:id="9" w:author="Olivia Imner" w:date="2019-02-20T14:36:00Z">
        <w:r w:rsidR="00702CFA" w:rsidRPr="0068373C" w:rsidDel="004910FF">
          <w:delInstrText xml:space="preserve"> ADDIN ZOTERO_ITEM CSL_CITATION {"citationID":"Zcp5HUbP","properties":{"formattedCitation":"\\uldash{(Vetenskapsr\\uc0\\u229{}det,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delInstrText>
        </w:r>
      </w:del>
      <w:r w:rsidR="00702CFA" w:rsidRPr="0068373C">
        <w:fldChar w:fldCharType="separate"/>
      </w:r>
      <w:del w:id="10" w:author="Olivia Imner" w:date="2019-02-20T14:36:00Z">
        <w:r w:rsidR="00702CFA" w:rsidRPr="004910FF" w:rsidDel="004910FF">
          <w:rPr>
            <w:rFonts w:cs="Times New Roman"/>
          </w:rPr>
          <w:delText>(Vetenskapsrådet, 2002)</w:delText>
        </w:r>
      </w:del>
      <w:ins w:id="11" w:author="Olivia Imner" w:date="2019-02-20T14:36:00Z">
        <w:r w:rsidR="004910FF" w:rsidRPr="004910FF">
          <w:rPr>
            <w:rFonts w:cs="Times New Roman"/>
            <w:szCs w:val="24"/>
            <w:rPrChange w:id="12" w:author="Olivia Imner" w:date="2019-02-20T14:36:00Z">
              <w:rPr>
                <w:sz w:val="24"/>
                <w:szCs w:val="24"/>
              </w:rPr>
            </w:rPrChange>
          </w:rPr>
          <w:t>(Vetenskapsrådet, 2002)</w:t>
        </w:r>
      </w:ins>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13" w:name="_Toc391456183"/>
      <w:bookmarkStart w:id="14" w:name="_Toc401327939"/>
      <w:r w:rsidRPr="000B1921">
        <w:rPr>
          <w:rFonts w:cs="Times New Roman"/>
          <w:b/>
          <w:sz w:val="24"/>
          <w:szCs w:val="24"/>
        </w:rPr>
        <w:t>Utvärdering</w:t>
      </w:r>
      <w:bookmarkEnd w:id="13"/>
      <w:bookmarkEnd w:id="14"/>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58B6265B" w14:textId="55EDC920" w:rsidR="00780A57" w:rsidRPr="009D27B3"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sammanställde</w:t>
      </w:r>
      <w:r>
        <w:rPr>
          <w:rFonts w:eastAsia="Times New Roman" w:cs="Times New Roman"/>
          <w:lang w:eastAsia="sv-SE"/>
        </w:rPr>
        <w:t>s</w:t>
      </w:r>
      <w:r w:rsidR="00850895">
        <w:rPr>
          <w:rFonts w:eastAsia="Times New Roman" w:cs="Times New Roman"/>
          <w:lang w:eastAsia="sv-SE"/>
        </w:rPr>
        <w:t xml:space="preserve"> en samman</w:t>
      </w:r>
      <w:r>
        <w:rPr>
          <w:rFonts w:eastAsia="Times New Roman" w:cs="Times New Roman"/>
          <w:lang w:eastAsia="sv-SE"/>
        </w:rPr>
        <w:t>fattning av DIM’s 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EF185B">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183881">
        <w:rPr>
          <w:rFonts w:eastAsia="Times New Roman" w:cs="Times New Roman"/>
          <w:lang w:eastAsia="sv-SE"/>
        </w:rPr>
        <w:t xml:space="preserve">, </w:t>
      </w:r>
      <w:r w:rsidR="00E43D1C">
        <w:rPr>
          <w:rFonts w:eastAsia="Times New Roman" w:cs="Times New Roman"/>
          <w:lang w:eastAsia="sv-SE"/>
        </w:rPr>
        <w:t>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850895">
        <w:rPr>
          <w:rFonts w:eastAsia="Times New Roman" w:cs="Times New Roman"/>
          <w:lang w:eastAsia="sv-SE"/>
        </w:rPr>
        <w:t xml:space="preserve">. </w:t>
      </w:r>
    </w:p>
    <w:p w14:paraId="650E9956" w14:textId="7B631B81" w:rsidR="00582DFC" w:rsidRPr="009B18DA" w:rsidRDefault="00850895" w:rsidP="009D27B3">
      <w:pPr>
        <w:pStyle w:val="Heading11"/>
      </w:pPr>
      <w:bookmarkStart w:id="15" w:name="_Toc391456184"/>
      <w:bookmarkStart w:id="16" w:name="_Toc401327940"/>
      <w:bookmarkEnd w:id="15"/>
      <w:r w:rsidRPr="00E43D1C">
        <w:t>Resultat</w:t>
      </w:r>
      <w:bookmarkEnd w:id="16"/>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lastRenderedPageBreak/>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ins w:id="17" w:author="Olivia Imner" w:date="2019-02-21T13:05:00Z">
        <w:r w:rsidR="00E63623">
          <w:t>,5</w:t>
        </w:r>
      </w:ins>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417852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136DCA14" w:rsidR="00D45847" w:rsidRDefault="00E91509" w:rsidP="00CA1731">
      <w:pPr>
        <w:spacing w:line="480" w:lineRule="auto"/>
        <w:jc w:val="both"/>
      </w:pPr>
      <w:r>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82CCC">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8" w:name="_Toc489811950"/>
      <w:bookmarkStart w:id="19"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82CCC">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8"/>
      <w:bookmarkEnd w:id="19"/>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20" w:name="_Toc391456185"/>
      <w:bookmarkStart w:id="21" w:name="_Toc401327941"/>
      <w:bookmarkEnd w:id="20"/>
      <w:r w:rsidRPr="004E58AD">
        <w:t>Diskussion</w:t>
      </w:r>
      <w:bookmarkEnd w:id="21"/>
    </w:p>
    <w:p w14:paraId="6D0F922C" w14:textId="2F72D1F3"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25108E">
        <w:t xml:space="preserve"> Syftet var att förstå vilken modell från de pedagogiska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2CA4921A" w:rsidR="002700E0" w:rsidRDefault="00564255" w:rsidP="00CA1731">
      <w:pPr>
        <w:spacing w:line="480" w:lineRule="auto"/>
        <w:jc w:val="both"/>
      </w:pPr>
      <w:r>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1A09F854"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3B44EC">
        <w:t>författaren till detta arbete</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22" w:name="_Toc401327942"/>
      <w:r w:rsidRPr="004E58AD">
        <w:t>Tack</w:t>
      </w:r>
      <w:bookmarkEnd w:id="22"/>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23" w:name="_Toc391456186"/>
      <w:bookmarkStart w:id="24" w:name="_Toc401327943"/>
      <w:bookmarkEnd w:id="23"/>
      <w:r w:rsidRPr="004E58AD">
        <w:t>Referenser</w:t>
      </w:r>
      <w:bookmarkEnd w:id="24"/>
    </w:p>
    <w:p w14:paraId="306367E3" w14:textId="2F8D1411" w:rsidR="004910FF" w:rsidRDefault="00B93B7F">
      <w:pPr>
        <w:widowControl w:val="0"/>
        <w:autoSpaceDE w:val="0"/>
        <w:autoSpaceDN w:val="0"/>
        <w:adjustRightInd w:val="0"/>
        <w:rPr>
          <w:ins w:id="25" w:author="Olivia Imner" w:date="2019-02-21T13:17:00Z"/>
          <w:rFonts w:cs="Times New Roman"/>
          <w:szCs w:val="24"/>
        </w:rPr>
      </w:pPr>
      <w:r>
        <w:fldChar w:fldCharType="begin"/>
      </w:r>
      <w:r w:rsidR="004910FF">
        <w:instrText xml:space="preserve"> ADDIN ZOTERO_BIBL {"uncited":[],"omitted":[],"custom":[]} CSL_BIBLIOGRAPHY </w:instrText>
      </w:r>
      <w:r>
        <w:fldChar w:fldCharType="separate"/>
      </w:r>
      <w:r w:rsidR="004910FF" w:rsidRPr="00B53E33">
        <w:rPr>
          <w:rFonts w:cs="Times New Roman"/>
          <w:szCs w:val="24"/>
        </w:rPr>
        <w:t xml:space="preserve">Businessreflex. (2016, </w:t>
      </w:r>
      <w:proofErr w:type="gramStart"/>
      <w:r w:rsidR="004910FF" w:rsidRPr="00B53E33">
        <w:rPr>
          <w:rFonts w:cs="Times New Roman"/>
          <w:szCs w:val="24"/>
        </w:rPr>
        <w:t>December</w:t>
      </w:r>
      <w:proofErr w:type="gramEnd"/>
      <w:r w:rsidR="004910FF" w:rsidRPr="00B53E33">
        <w:rPr>
          <w:rFonts w:cs="Times New Roman"/>
          <w:szCs w:val="24"/>
        </w:rPr>
        <w:t xml:space="preserve"> 2). E-learning – mer lärande på effektivare sätt? </w:t>
      </w:r>
      <w:r w:rsidR="004910FF" w:rsidRPr="001D1E34">
        <w:rPr>
          <w:rFonts w:cs="Times New Roman"/>
          <w:szCs w:val="24"/>
          <w:lang w:val="en-US"/>
        </w:rPr>
        <w:t>Retrieved August</w:t>
      </w:r>
      <w:r w:rsidR="004910FF" w:rsidRPr="00B53E33">
        <w:rPr>
          <w:rFonts w:cs="Times New Roman"/>
          <w:szCs w:val="24"/>
        </w:rPr>
        <w:t xml:space="preserve"> 31, 2018, from goo.gl/</w:t>
      </w:r>
      <w:proofErr w:type="spellStart"/>
      <w:r w:rsidR="004910FF" w:rsidRPr="00B53E33">
        <w:rPr>
          <w:rFonts w:cs="Times New Roman"/>
          <w:szCs w:val="24"/>
        </w:rPr>
        <w:t>SbUuNe</w:t>
      </w:r>
      <w:proofErr w:type="spellEnd"/>
    </w:p>
    <w:p w14:paraId="58AD40CC" w14:textId="77777777" w:rsidR="001D1E34" w:rsidRPr="00B53E33" w:rsidRDefault="001D1E34">
      <w:pPr>
        <w:widowControl w:val="0"/>
        <w:autoSpaceDE w:val="0"/>
        <w:autoSpaceDN w:val="0"/>
        <w:adjustRightInd w:val="0"/>
        <w:rPr>
          <w:rFonts w:cs="Times New Roman"/>
          <w:szCs w:val="24"/>
        </w:rPr>
      </w:pPr>
    </w:p>
    <w:p w14:paraId="70953CA3" w14:textId="77777777" w:rsidR="004910FF" w:rsidRDefault="004910FF">
      <w:pPr>
        <w:widowControl w:val="0"/>
        <w:autoSpaceDE w:val="0"/>
        <w:autoSpaceDN w:val="0"/>
        <w:adjustRightInd w:val="0"/>
        <w:rPr>
          <w:ins w:id="26" w:author="Olivia Imner" w:date="2019-02-21T13:16:00Z"/>
          <w:rFonts w:cs="Times New Roman"/>
          <w:szCs w:val="24"/>
        </w:rPr>
      </w:pPr>
      <w:r w:rsidRPr="00B53E33">
        <w:rPr>
          <w:rFonts w:cs="Times New Roman"/>
          <w:szCs w:val="24"/>
        </w:rPr>
        <w:t xml:space="preserve">Carlberg, N. (2017, </w:t>
      </w:r>
      <w:proofErr w:type="spellStart"/>
      <w:r w:rsidRPr="00B53E33">
        <w:rPr>
          <w:rFonts w:cs="Times New Roman"/>
          <w:szCs w:val="24"/>
        </w:rPr>
        <w:t>March</w:t>
      </w:r>
      <w:proofErr w:type="spellEnd"/>
      <w:r w:rsidRPr="00B53E33">
        <w:rPr>
          <w:rFonts w:cs="Times New Roman"/>
          <w:szCs w:val="24"/>
        </w:rPr>
        <w:t xml:space="preserve"> 5). Branschanalys e-learning Sverige 2015. </w:t>
      </w:r>
      <w:proofErr w:type="spellStart"/>
      <w:r w:rsidRPr="00B53E33">
        <w:rPr>
          <w:rFonts w:cs="Times New Roman"/>
          <w:szCs w:val="24"/>
        </w:rPr>
        <w:t>Retrieved</w:t>
      </w:r>
      <w:proofErr w:type="spellEnd"/>
      <w:r w:rsidRPr="00B53E33">
        <w:rPr>
          <w:rFonts w:cs="Times New Roman"/>
          <w:szCs w:val="24"/>
        </w:rPr>
        <w:t xml:space="preserve"> </w:t>
      </w:r>
      <w:proofErr w:type="spellStart"/>
      <w:r w:rsidRPr="00B53E33">
        <w:rPr>
          <w:rFonts w:cs="Times New Roman"/>
          <w:szCs w:val="24"/>
        </w:rPr>
        <w:t>October</w:t>
      </w:r>
      <w:proofErr w:type="spellEnd"/>
      <w:r w:rsidRPr="00B53E33">
        <w:rPr>
          <w:rFonts w:cs="Times New Roman"/>
          <w:szCs w:val="24"/>
        </w:rPr>
        <w:t xml:space="preserve"> 7, 2018, from goo.gl/ZU9VLM</w:t>
      </w:r>
    </w:p>
    <w:p w14:paraId="0BF1DFB1" w14:textId="77777777" w:rsidR="001D1E34" w:rsidRPr="00B53E33" w:rsidRDefault="001D1E34">
      <w:pPr>
        <w:widowControl w:val="0"/>
        <w:autoSpaceDE w:val="0"/>
        <w:autoSpaceDN w:val="0"/>
        <w:adjustRightInd w:val="0"/>
        <w:rPr>
          <w:rFonts w:cs="Times New Roman"/>
          <w:szCs w:val="24"/>
        </w:rPr>
      </w:pPr>
    </w:p>
    <w:p w14:paraId="28443CDE" w14:textId="77777777" w:rsidR="004910FF" w:rsidRDefault="004910FF">
      <w:pPr>
        <w:widowControl w:val="0"/>
        <w:autoSpaceDE w:val="0"/>
        <w:autoSpaceDN w:val="0"/>
        <w:adjustRightInd w:val="0"/>
        <w:rPr>
          <w:ins w:id="27" w:author="Olivia Imner" w:date="2019-02-21T13:16:00Z"/>
          <w:rFonts w:cs="Times New Roman"/>
          <w:szCs w:val="24"/>
        </w:rPr>
      </w:pPr>
      <w:r w:rsidRPr="00B53E33">
        <w:rPr>
          <w:rFonts w:cs="Times New Roman"/>
          <w:szCs w:val="24"/>
        </w:rPr>
        <w:t xml:space="preserve">Clark, R. C., &amp; Mayer, R. E. (2012). </w:t>
      </w:r>
      <w:r w:rsidRPr="00B53E33">
        <w:rPr>
          <w:rFonts w:cs="Times New Roman"/>
          <w:i/>
          <w:iCs/>
          <w:szCs w:val="24"/>
        </w:rPr>
        <w:t>Scenario-</w:t>
      </w:r>
      <w:proofErr w:type="spellStart"/>
      <w:r w:rsidRPr="00B53E33">
        <w:rPr>
          <w:rFonts w:cs="Times New Roman"/>
          <w:i/>
          <w:iCs/>
          <w:szCs w:val="24"/>
        </w:rPr>
        <w:t>based</w:t>
      </w:r>
      <w:proofErr w:type="spellEnd"/>
      <w:r w:rsidRPr="00B53E33">
        <w:rPr>
          <w:rFonts w:cs="Times New Roman"/>
          <w:i/>
          <w:iCs/>
          <w:szCs w:val="24"/>
        </w:rPr>
        <w:t xml:space="preserve"> e-Learning: </w:t>
      </w:r>
      <w:proofErr w:type="spellStart"/>
      <w:r w:rsidRPr="00B53E33">
        <w:rPr>
          <w:rFonts w:cs="Times New Roman"/>
          <w:i/>
          <w:iCs/>
          <w:szCs w:val="24"/>
        </w:rPr>
        <w:t>Evidence-Based</w:t>
      </w:r>
      <w:proofErr w:type="spellEnd"/>
      <w:r w:rsidRPr="00B53E33">
        <w:rPr>
          <w:rFonts w:cs="Times New Roman"/>
          <w:i/>
          <w:iCs/>
          <w:szCs w:val="24"/>
        </w:rPr>
        <w:t xml:space="preserve"> </w:t>
      </w:r>
      <w:proofErr w:type="spellStart"/>
      <w:r w:rsidRPr="00B53E33">
        <w:rPr>
          <w:rFonts w:cs="Times New Roman"/>
          <w:i/>
          <w:iCs/>
          <w:szCs w:val="24"/>
        </w:rPr>
        <w:t>Guidelines</w:t>
      </w:r>
      <w:proofErr w:type="spellEnd"/>
      <w:r w:rsidRPr="00B53E33">
        <w:rPr>
          <w:rFonts w:cs="Times New Roman"/>
          <w:i/>
          <w:iCs/>
          <w:szCs w:val="24"/>
        </w:rPr>
        <w:t xml:space="preserve"> for Online </w:t>
      </w:r>
      <w:proofErr w:type="spellStart"/>
      <w:r w:rsidRPr="00B53E33">
        <w:rPr>
          <w:rFonts w:cs="Times New Roman"/>
          <w:i/>
          <w:iCs/>
          <w:szCs w:val="24"/>
        </w:rPr>
        <w:t>Workforce</w:t>
      </w:r>
      <w:proofErr w:type="spellEnd"/>
      <w:r w:rsidRPr="00B53E33">
        <w:rPr>
          <w:rFonts w:cs="Times New Roman"/>
          <w:i/>
          <w:iCs/>
          <w:szCs w:val="24"/>
        </w:rPr>
        <w:t xml:space="preserve"> Learning</w:t>
      </w:r>
      <w:r w:rsidRPr="00B53E33">
        <w:rPr>
          <w:rFonts w:cs="Times New Roman"/>
          <w:szCs w:val="24"/>
        </w:rPr>
        <w:t>. John Wiley &amp; Sons.</w:t>
      </w:r>
    </w:p>
    <w:p w14:paraId="6D1357CC" w14:textId="77777777" w:rsidR="001D1E34" w:rsidRPr="00B53E33" w:rsidRDefault="001D1E34">
      <w:pPr>
        <w:widowControl w:val="0"/>
        <w:autoSpaceDE w:val="0"/>
        <w:autoSpaceDN w:val="0"/>
        <w:adjustRightInd w:val="0"/>
        <w:rPr>
          <w:rFonts w:cs="Times New Roman"/>
          <w:szCs w:val="24"/>
        </w:rPr>
      </w:pPr>
    </w:p>
    <w:p w14:paraId="5CDFC9AB" w14:textId="77777777" w:rsidR="004910FF" w:rsidRDefault="004910FF">
      <w:pPr>
        <w:widowControl w:val="0"/>
        <w:autoSpaceDE w:val="0"/>
        <w:autoSpaceDN w:val="0"/>
        <w:adjustRightInd w:val="0"/>
        <w:rPr>
          <w:ins w:id="28" w:author="Olivia Imner" w:date="2019-02-21T13:16:00Z"/>
          <w:rFonts w:cs="Times New Roman"/>
          <w:szCs w:val="24"/>
        </w:rPr>
      </w:pPr>
      <w:r w:rsidRPr="00B53E33">
        <w:rPr>
          <w:rFonts w:cs="Times New Roman"/>
          <w:szCs w:val="24"/>
        </w:rPr>
        <w:t xml:space="preserve">Conole, G., </w:t>
      </w:r>
      <w:proofErr w:type="spellStart"/>
      <w:r w:rsidRPr="00B53E33">
        <w:rPr>
          <w:rFonts w:cs="Times New Roman"/>
          <w:szCs w:val="24"/>
        </w:rPr>
        <w:t>Dyke</w:t>
      </w:r>
      <w:proofErr w:type="spellEnd"/>
      <w:r w:rsidRPr="00B53E33">
        <w:rPr>
          <w:rFonts w:cs="Times New Roman"/>
          <w:szCs w:val="24"/>
        </w:rPr>
        <w:t xml:space="preserve">, M., Oliver, M., &amp; </w:t>
      </w:r>
      <w:proofErr w:type="spellStart"/>
      <w:r w:rsidRPr="00B53E33">
        <w:rPr>
          <w:rFonts w:cs="Times New Roman"/>
          <w:szCs w:val="24"/>
        </w:rPr>
        <w:t>Seale</w:t>
      </w:r>
      <w:proofErr w:type="spellEnd"/>
      <w:r w:rsidRPr="00B53E33">
        <w:rPr>
          <w:rFonts w:cs="Times New Roman"/>
          <w:szCs w:val="24"/>
        </w:rPr>
        <w:t xml:space="preserve">, J. (2004). </w:t>
      </w:r>
      <w:proofErr w:type="spellStart"/>
      <w:r w:rsidRPr="00B53E33">
        <w:rPr>
          <w:rFonts w:cs="Times New Roman"/>
          <w:szCs w:val="24"/>
        </w:rPr>
        <w:t>Mapping</w:t>
      </w:r>
      <w:proofErr w:type="spellEnd"/>
      <w:r w:rsidRPr="00B53E33">
        <w:rPr>
          <w:rFonts w:cs="Times New Roman"/>
          <w:szCs w:val="24"/>
        </w:rPr>
        <w:t xml:space="preserve"> </w:t>
      </w:r>
      <w:proofErr w:type="spellStart"/>
      <w:r w:rsidRPr="00B53E33">
        <w:rPr>
          <w:rFonts w:cs="Times New Roman"/>
          <w:szCs w:val="24"/>
        </w:rPr>
        <w:t>pedagogy</w:t>
      </w:r>
      <w:proofErr w:type="spellEnd"/>
      <w:r w:rsidRPr="00B53E33">
        <w:rPr>
          <w:rFonts w:cs="Times New Roman"/>
          <w:szCs w:val="24"/>
        </w:rPr>
        <w:t xml:space="preserve"> and </w:t>
      </w:r>
      <w:proofErr w:type="spellStart"/>
      <w:r w:rsidRPr="00B53E33">
        <w:rPr>
          <w:rFonts w:cs="Times New Roman"/>
          <w:szCs w:val="24"/>
        </w:rPr>
        <w:t>tools</w:t>
      </w:r>
      <w:proofErr w:type="spellEnd"/>
      <w:r w:rsidRPr="00B53E33">
        <w:rPr>
          <w:rFonts w:cs="Times New Roman"/>
          <w:szCs w:val="24"/>
        </w:rPr>
        <w:t xml:space="preserve"> for </w:t>
      </w:r>
      <w:proofErr w:type="spellStart"/>
      <w:r w:rsidRPr="00B53E33">
        <w:rPr>
          <w:rFonts w:cs="Times New Roman"/>
          <w:szCs w:val="24"/>
        </w:rPr>
        <w:t>effective</w:t>
      </w:r>
      <w:proofErr w:type="spellEnd"/>
      <w:r w:rsidRPr="00B53E33">
        <w:rPr>
          <w:rFonts w:cs="Times New Roman"/>
          <w:szCs w:val="24"/>
        </w:rPr>
        <w:t xml:space="preserve"> learning design. </w:t>
      </w:r>
      <w:proofErr w:type="spellStart"/>
      <w:r w:rsidRPr="00B53E33">
        <w:rPr>
          <w:rFonts w:cs="Times New Roman"/>
          <w:i/>
          <w:iCs/>
          <w:szCs w:val="24"/>
        </w:rPr>
        <w:t>Computers</w:t>
      </w:r>
      <w:proofErr w:type="spellEnd"/>
      <w:r w:rsidRPr="00B53E33">
        <w:rPr>
          <w:rFonts w:cs="Times New Roman"/>
          <w:i/>
          <w:iCs/>
          <w:szCs w:val="24"/>
        </w:rPr>
        <w:t xml:space="preserve"> &amp; </w:t>
      </w:r>
      <w:proofErr w:type="spellStart"/>
      <w:r w:rsidRPr="00B53E33">
        <w:rPr>
          <w:rFonts w:cs="Times New Roman"/>
          <w:i/>
          <w:iCs/>
          <w:szCs w:val="24"/>
        </w:rPr>
        <w:t>Education</w:t>
      </w:r>
      <w:proofErr w:type="spellEnd"/>
      <w:r w:rsidRPr="00B53E33">
        <w:rPr>
          <w:rFonts w:cs="Times New Roman"/>
          <w:szCs w:val="24"/>
        </w:rPr>
        <w:t xml:space="preserve">, </w:t>
      </w:r>
      <w:r w:rsidRPr="00B53E33">
        <w:rPr>
          <w:rFonts w:cs="Times New Roman"/>
          <w:i/>
          <w:iCs/>
          <w:szCs w:val="24"/>
        </w:rPr>
        <w:t>43</w:t>
      </w:r>
      <w:r w:rsidRPr="00B53E33">
        <w:rPr>
          <w:rFonts w:cs="Times New Roman"/>
          <w:szCs w:val="24"/>
        </w:rPr>
        <w:t>(1–2), 17–33. https</w:t>
      </w:r>
      <w:proofErr w:type="gramStart"/>
      <w:r w:rsidRPr="00B53E33">
        <w:rPr>
          <w:rFonts w:cs="Times New Roman"/>
          <w:szCs w:val="24"/>
        </w:rPr>
        <w:t>://</w:t>
      </w:r>
      <w:proofErr w:type="gramEnd"/>
      <w:r w:rsidRPr="00B53E33">
        <w:rPr>
          <w:rFonts w:cs="Times New Roman"/>
          <w:szCs w:val="24"/>
        </w:rPr>
        <w:t>doi.org/10.1016/j.compedu.2003.12.018</w:t>
      </w:r>
    </w:p>
    <w:p w14:paraId="700C0274" w14:textId="77777777" w:rsidR="001D1E34" w:rsidRPr="00B53E33" w:rsidRDefault="001D1E34">
      <w:pPr>
        <w:widowControl w:val="0"/>
        <w:autoSpaceDE w:val="0"/>
        <w:autoSpaceDN w:val="0"/>
        <w:adjustRightInd w:val="0"/>
        <w:rPr>
          <w:rFonts w:cs="Times New Roman"/>
          <w:szCs w:val="24"/>
        </w:rPr>
      </w:pPr>
    </w:p>
    <w:p w14:paraId="104887BB" w14:textId="77777777" w:rsidR="004910FF" w:rsidRDefault="004910FF">
      <w:pPr>
        <w:widowControl w:val="0"/>
        <w:autoSpaceDE w:val="0"/>
        <w:autoSpaceDN w:val="0"/>
        <w:adjustRightInd w:val="0"/>
        <w:rPr>
          <w:ins w:id="29" w:author="Olivia Imner" w:date="2019-02-21T13:16:00Z"/>
          <w:rFonts w:cs="Times New Roman"/>
          <w:szCs w:val="24"/>
        </w:rPr>
      </w:pPr>
      <w:r w:rsidRPr="00B53E33">
        <w:rPr>
          <w:rFonts w:cs="Times New Roman"/>
          <w:szCs w:val="24"/>
        </w:rPr>
        <w:t xml:space="preserve">Conole, </w:t>
      </w:r>
      <w:proofErr w:type="spellStart"/>
      <w:r w:rsidRPr="00B53E33">
        <w:rPr>
          <w:rFonts w:cs="Times New Roman"/>
          <w:szCs w:val="24"/>
        </w:rPr>
        <w:t>Gráinne</w:t>
      </w:r>
      <w:proofErr w:type="spellEnd"/>
      <w:r w:rsidRPr="00B53E33">
        <w:rPr>
          <w:rFonts w:cs="Times New Roman"/>
          <w:szCs w:val="24"/>
        </w:rPr>
        <w:t xml:space="preserve">. (2010). </w:t>
      </w:r>
      <w:r w:rsidRPr="00B53E33">
        <w:rPr>
          <w:rFonts w:cs="Times New Roman"/>
          <w:i/>
          <w:iCs/>
          <w:szCs w:val="24"/>
        </w:rPr>
        <w:t xml:space="preserve">Review </w:t>
      </w:r>
      <w:proofErr w:type="spellStart"/>
      <w:r w:rsidRPr="00B53E33">
        <w:rPr>
          <w:rFonts w:cs="Times New Roman"/>
          <w:i/>
          <w:iCs/>
          <w:szCs w:val="24"/>
        </w:rPr>
        <w:t>of</w:t>
      </w:r>
      <w:proofErr w:type="spellEnd"/>
      <w:r w:rsidRPr="00B53E33">
        <w:rPr>
          <w:rFonts w:cs="Times New Roman"/>
          <w:i/>
          <w:iCs/>
          <w:szCs w:val="24"/>
        </w:rPr>
        <w:t xml:space="preserve"> </w:t>
      </w:r>
      <w:proofErr w:type="spellStart"/>
      <w:r w:rsidRPr="00B53E33">
        <w:rPr>
          <w:rFonts w:cs="Times New Roman"/>
          <w:i/>
          <w:iCs/>
          <w:szCs w:val="24"/>
        </w:rPr>
        <w:t>Pedagogical</w:t>
      </w:r>
      <w:proofErr w:type="spellEnd"/>
      <w:r w:rsidRPr="00B53E33">
        <w:rPr>
          <w:rFonts w:cs="Times New Roman"/>
          <w:i/>
          <w:iCs/>
          <w:szCs w:val="24"/>
        </w:rPr>
        <w:t xml:space="preserve"> </w:t>
      </w:r>
      <w:proofErr w:type="spellStart"/>
      <w:r w:rsidRPr="00B53E33">
        <w:rPr>
          <w:rFonts w:cs="Times New Roman"/>
          <w:i/>
          <w:iCs/>
          <w:szCs w:val="24"/>
        </w:rPr>
        <w:t>Models</w:t>
      </w:r>
      <w:proofErr w:type="spellEnd"/>
      <w:r w:rsidRPr="00B53E33">
        <w:rPr>
          <w:rFonts w:cs="Times New Roman"/>
          <w:i/>
          <w:iCs/>
          <w:szCs w:val="24"/>
        </w:rPr>
        <w:t xml:space="preserve"> and </w:t>
      </w:r>
      <w:proofErr w:type="spellStart"/>
      <w:r w:rsidRPr="00B53E33">
        <w:rPr>
          <w:rFonts w:cs="Times New Roman"/>
          <w:i/>
          <w:iCs/>
          <w:szCs w:val="24"/>
        </w:rPr>
        <w:t>their</w:t>
      </w:r>
      <w:proofErr w:type="spellEnd"/>
      <w:r w:rsidRPr="00B53E33">
        <w:rPr>
          <w:rFonts w:cs="Times New Roman"/>
          <w:i/>
          <w:iCs/>
          <w:szCs w:val="24"/>
        </w:rPr>
        <w:t xml:space="preserve"> </w:t>
      </w:r>
      <w:proofErr w:type="spellStart"/>
      <w:r w:rsidRPr="00B53E33">
        <w:rPr>
          <w:rFonts w:cs="Times New Roman"/>
          <w:i/>
          <w:iCs/>
          <w:szCs w:val="24"/>
        </w:rPr>
        <w:t>use</w:t>
      </w:r>
      <w:proofErr w:type="spellEnd"/>
      <w:r w:rsidRPr="00B53E33">
        <w:rPr>
          <w:rFonts w:cs="Times New Roman"/>
          <w:i/>
          <w:iCs/>
          <w:szCs w:val="24"/>
        </w:rPr>
        <w:t xml:space="preserve"> in e-learning</w:t>
      </w:r>
      <w:r w:rsidRPr="00B53E33">
        <w:rPr>
          <w:rFonts w:cs="Times New Roman"/>
          <w:szCs w:val="24"/>
        </w:rPr>
        <w:t xml:space="preserve">. Milton Keynes: </w:t>
      </w:r>
      <w:proofErr w:type="spellStart"/>
      <w:r w:rsidRPr="00B53E33">
        <w:rPr>
          <w:rFonts w:cs="Times New Roman"/>
          <w:szCs w:val="24"/>
        </w:rPr>
        <w:t>Open</w:t>
      </w:r>
      <w:proofErr w:type="spellEnd"/>
      <w:r w:rsidRPr="00B53E33">
        <w:rPr>
          <w:rFonts w:cs="Times New Roman"/>
          <w:szCs w:val="24"/>
        </w:rPr>
        <w:t xml:space="preserve"> University. </w:t>
      </w:r>
      <w:proofErr w:type="spellStart"/>
      <w:r w:rsidRPr="00B53E33">
        <w:rPr>
          <w:rFonts w:cs="Times New Roman"/>
          <w:szCs w:val="24"/>
        </w:rPr>
        <w:t>Retrieved</w:t>
      </w:r>
      <w:proofErr w:type="spellEnd"/>
      <w:r w:rsidRPr="00B53E33">
        <w:rPr>
          <w:rFonts w:cs="Times New Roman"/>
          <w:szCs w:val="24"/>
        </w:rPr>
        <w:t xml:space="preserve"> from goo.gl/AfBK7R</w:t>
      </w:r>
    </w:p>
    <w:p w14:paraId="7E46285B" w14:textId="77777777" w:rsidR="001D1E34" w:rsidRPr="00B53E33" w:rsidRDefault="001D1E34">
      <w:pPr>
        <w:widowControl w:val="0"/>
        <w:autoSpaceDE w:val="0"/>
        <w:autoSpaceDN w:val="0"/>
        <w:adjustRightInd w:val="0"/>
        <w:rPr>
          <w:rFonts w:cs="Times New Roman"/>
          <w:szCs w:val="24"/>
        </w:rPr>
      </w:pPr>
    </w:p>
    <w:p w14:paraId="498BC5E8" w14:textId="77777777" w:rsidR="004910FF" w:rsidRDefault="004910FF">
      <w:pPr>
        <w:widowControl w:val="0"/>
        <w:autoSpaceDE w:val="0"/>
        <w:autoSpaceDN w:val="0"/>
        <w:adjustRightInd w:val="0"/>
        <w:rPr>
          <w:ins w:id="30" w:author="Olivia Imner" w:date="2019-02-21T13:16:00Z"/>
          <w:rFonts w:cs="Times New Roman"/>
          <w:szCs w:val="24"/>
        </w:rPr>
      </w:pPr>
      <w:r w:rsidRPr="00B53E33">
        <w:rPr>
          <w:rFonts w:cs="Times New Roman"/>
          <w:szCs w:val="24"/>
        </w:rPr>
        <w:t xml:space="preserve">Dabbagh, N. (2005). </w:t>
      </w:r>
      <w:proofErr w:type="spellStart"/>
      <w:r w:rsidRPr="00B53E33">
        <w:rPr>
          <w:rFonts w:cs="Times New Roman"/>
          <w:szCs w:val="24"/>
        </w:rPr>
        <w:t>Pedagogical</w:t>
      </w:r>
      <w:proofErr w:type="spellEnd"/>
      <w:r w:rsidRPr="00B53E33">
        <w:rPr>
          <w:rFonts w:cs="Times New Roman"/>
          <w:szCs w:val="24"/>
        </w:rPr>
        <w:t xml:space="preserve"> </w:t>
      </w:r>
      <w:proofErr w:type="spellStart"/>
      <w:r w:rsidRPr="00B53E33">
        <w:rPr>
          <w:rFonts w:cs="Times New Roman"/>
          <w:szCs w:val="24"/>
        </w:rPr>
        <w:t>models</w:t>
      </w:r>
      <w:proofErr w:type="spellEnd"/>
      <w:r w:rsidRPr="00B53E33">
        <w:rPr>
          <w:rFonts w:cs="Times New Roman"/>
          <w:szCs w:val="24"/>
        </w:rPr>
        <w:t xml:space="preserve"> for E-Learning: A </w:t>
      </w:r>
      <w:proofErr w:type="spellStart"/>
      <w:r w:rsidRPr="00B53E33">
        <w:rPr>
          <w:rFonts w:cs="Times New Roman"/>
          <w:szCs w:val="24"/>
        </w:rPr>
        <w:t>theory-based</w:t>
      </w:r>
      <w:proofErr w:type="spellEnd"/>
      <w:r w:rsidRPr="00B53E33">
        <w:rPr>
          <w:rFonts w:cs="Times New Roman"/>
          <w:szCs w:val="24"/>
        </w:rPr>
        <w:t xml:space="preserve"> design </w:t>
      </w:r>
      <w:proofErr w:type="spellStart"/>
      <w:r w:rsidRPr="00B53E33">
        <w:rPr>
          <w:rFonts w:cs="Times New Roman"/>
          <w:szCs w:val="24"/>
        </w:rPr>
        <w:t>framework</w:t>
      </w:r>
      <w:proofErr w:type="spellEnd"/>
      <w:r w:rsidRPr="00B53E33">
        <w:rPr>
          <w:rFonts w:cs="Times New Roman"/>
          <w:szCs w:val="24"/>
        </w:rPr>
        <w:t xml:space="preserve">. In </w:t>
      </w:r>
      <w:proofErr w:type="spellStart"/>
      <w:r w:rsidRPr="00B53E33">
        <w:rPr>
          <w:rFonts w:cs="Times New Roman"/>
          <w:i/>
          <w:iCs/>
          <w:szCs w:val="24"/>
        </w:rPr>
        <w:t>In</w:t>
      </w:r>
      <w:proofErr w:type="spellEnd"/>
      <w:r w:rsidRPr="00B53E33">
        <w:rPr>
          <w:rFonts w:cs="Times New Roman"/>
          <w:i/>
          <w:iCs/>
          <w:szCs w:val="24"/>
        </w:rPr>
        <w:t xml:space="preserve"> International Journal </w:t>
      </w:r>
      <w:proofErr w:type="spellStart"/>
      <w:r w:rsidRPr="00B53E33">
        <w:rPr>
          <w:rFonts w:cs="Times New Roman"/>
          <w:i/>
          <w:iCs/>
          <w:szCs w:val="24"/>
        </w:rPr>
        <w:t>of</w:t>
      </w:r>
      <w:proofErr w:type="spellEnd"/>
      <w:r w:rsidRPr="00B53E33">
        <w:rPr>
          <w:rFonts w:cs="Times New Roman"/>
          <w:i/>
          <w:iCs/>
          <w:szCs w:val="24"/>
        </w:rPr>
        <w:t xml:space="preserve"> </w:t>
      </w:r>
      <w:proofErr w:type="spellStart"/>
      <w:r w:rsidRPr="00B53E33">
        <w:rPr>
          <w:rFonts w:cs="Times New Roman"/>
          <w:i/>
          <w:iCs/>
          <w:szCs w:val="24"/>
        </w:rPr>
        <w:t>Technology</w:t>
      </w:r>
      <w:proofErr w:type="spellEnd"/>
      <w:r w:rsidRPr="00B53E33">
        <w:rPr>
          <w:rFonts w:cs="Times New Roman"/>
          <w:i/>
          <w:iCs/>
          <w:szCs w:val="24"/>
        </w:rPr>
        <w:t xml:space="preserve"> in </w:t>
      </w:r>
      <w:proofErr w:type="spellStart"/>
      <w:r w:rsidRPr="00B53E33">
        <w:rPr>
          <w:rFonts w:cs="Times New Roman"/>
          <w:i/>
          <w:iCs/>
          <w:szCs w:val="24"/>
        </w:rPr>
        <w:t>Teaching</w:t>
      </w:r>
      <w:proofErr w:type="spellEnd"/>
      <w:r w:rsidRPr="00B53E33">
        <w:rPr>
          <w:rFonts w:cs="Times New Roman"/>
          <w:i/>
          <w:iCs/>
          <w:szCs w:val="24"/>
        </w:rPr>
        <w:t xml:space="preserve"> and Learning</w:t>
      </w:r>
      <w:proofErr w:type="gramStart"/>
      <w:r w:rsidRPr="00B53E33">
        <w:rPr>
          <w:rFonts w:cs="Times New Roman"/>
          <w:szCs w:val="24"/>
        </w:rPr>
        <w:t xml:space="preserve"> (</w:t>
      </w:r>
      <w:proofErr w:type="spellStart"/>
      <w:r w:rsidRPr="00B53E33">
        <w:rPr>
          <w:rFonts w:cs="Times New Roman"/>
          <w:szCs w:val="24"/>
        </w:rPr>
        <w:t>pp</w:t>
      </w:r>
      <w:proofErr w:type="spellEnd"/>
      <w:r w:rsidRPr="00B53E33">
        <w:rPr>
          <w:rFonts w:cs="Times New Roman"/>
          <w:szCs w:val="24"/>
        </w:rPr>
        <w:t>.</w:t>
      </w:r>
      <w:proofErr w:type="gramEnd"/>
      <w:r w:rsidRPr="00B53E33">
        <w:rPr>
          <w:rFonts w:cs="Times New Roman"/>
          <w:szCs w:val="24"/>
        </w:rPr>
        <w:t xml:space="preserve"> 25–44).</w:t>
      </w:r>
    </w:p>
    <w:p w14:paraId="548C572C" w14:textId="77777777" w:rsidR="001D1E34" w:rsidRPr="00B53E33" w:rsidRDefault="001D1E34">
      <w:pPr>
        <w:widowControl w:val="0"/>
        <w:autoSpaceDE w:val="0"/>
        <w:autoSpaceDN w:val="0"/>
        <w:adjustRightInd w:val="0"/>
        <w:rPr>
          <w:rFonts w:cs="Times New Roman"/>
          <w:szCs w:val="24"/>
        </w:rPr>
      </w:pPr>
    </w:p>
    <w:p w14:paraId="12343F3C" w14:textId="77777777" w:rsidR="004910FF" w:rsidRDefault="004910FF">
      <w:pPr>
        <w:widowControl w:val="0"/>
        <w:autoSpaceDE w:val="0"/>
        <w:autoSpaceDN w:val="0"/>
        <w:adjustRightInd w:val="0"/>
        <w:rPr>
          <w:ins w:id="31" w:author="Olivia Imner" w:date="2019-02-21T13:16:00Z"/>
          <w:rFonts w:cs="Times New Roman"/>
          <w:szCs w:val="24"/>
        </w:rPr>
      </w:pPr>
      <w:proofErr w:type="spellStart"/>
      <w:r w:rsidRPr="00B53E33">
        <w:rPr>
          <w:rFonts w:cs="Times New Roman"/>
          <w:szCs w:val="24"/>
        </w:rPr>
        <w:t>Dalsgaard</w:t>
      </w:r>
      <w:proofErr w:type="spellEnd"/>
      <w:r w:rsidRPr="00B53E33">
        <w:rPr>
          <w:rFonts w:cs="Times New Roman"/>
          <w:szCs w:val="24"/>
        </w:rPr>
        <w:t xml:space="preserve">, C. (2005). </w:t>
      </w:r>
      <w:proofErr w:type="spellStart"/>
      <w:r w:rsidRPr="00B53E33">
        <w:rPr>
          <w:rFonts w:cs="Times New Roman"/>
          <w:szCs w:val="24"/>
        </w:rPr>
        <w:t>Pedagogical</w:t>
      </w:r>
      <w:proofErr w:type="spellEnd"/>
      <w:r w:rsidRPr="00B53E33">
        <w:rPr>
          <w:rFonts w:cs="Times New Roman"/>
          <w:szCs w:val="24"/>
        </w:rPr>
        <w:t xml:space="preserve"> </w:t>
      </w:r>
      <w:proofErr w:type="spellStart"/>
      <w:r w:rsidRPr="00B53E33">
        <w:rPr>
          <w:rFonts w:cs="Times New Roman"/>
          <w:szCs w:val="24"/>
        </w:rPr>
        <w:t>quality</w:t>
      </w:r>
      <w:proofErr w:type="spellEnd"/>
      <w:r w:rsidRPr="00B53E33">
        <w:rPr>
          <w:rFonts w:cs="Times New Roman"/>
          <w:szCs w:val="24"/>
        </w:rPr>
        <w:t xml:space="preserve"> in e-learning. </w:t>
      </w:r>
      <w:proofErr w:type="spellStart"/>
      <w:r w:rsidRPr="00B53E33">
        <w:rPr>
          <w:rFonts w:cs="Times New Roman"/>
          <w:i/>
          <w:iCs/>
          <w:szCs w:val="24"/>
        </w:rPr>
        <w:t>Eleed</w:t>
      </w:r>
      <w:proofErr w:type="spellEnd"/>
      <w:r w:rsidRPr="00B53E33">
        <w:rPr>
          <w:rFonts w:cs="Times New Roman"/>
          <w:szCs w:val="24"/>
        </w:rPr>
        <w:t xml:space="preserve">, </w:t>
      </w:r>
      <w:r w:rsidRPr="00B53E33">
        <w:rPr>
          <w:rFonts w:cs="Times New Roman"/>
          <w:i/>
          <w:iCs/>
          <w:szCs w:val="24"/>
        </w:rPr>
        <w:t>1</w:t>
      </w:r>
      <w:r w:rsidRPr="00B53E33">
        <w:rPr>
          <w:rFonts w:cs="Times New Roman"/>
          <w:szCs w:val="24"/>
        </w:rPr>
        <w:t xml:space="preserve">(1). </w:t>
      </w:r>
      <w:proofErr w:type="spellStart"/>
      <w:r w:rsidRPr="00B53E33">
        <w:rPr>
          <w:rFonts w:cs="Times New Roman"/>
          <w:szCs w:val="24"/>
        </w:rPr>
        <w:t>Retrieved</w:t>
      </w:r>
      <w:proofErr w:type="spellEnd"/>
      <w:r w:rsidRPr="00B53E33">
        <w:rPr>
          <w:rFonts w:cs="Times New Roman"/>
          <w:szCs w:val="24"/>
        </w:rPr>
        <w:t xml:space="preserve"> from https</w:t>
      </w:r>
      <w:proofErr w:type="gramStart"/>
      <w:r w:rsidRPr="00B53E33">
        <w:rPr>
          <w:rFonts w:cs="Times New Roman"/>
          <w:szCs w:val="24"/>
        </w:rPr>
        <w:t>://</w:t>
      </w:r>
      <w:proofErr w:type="gramEnd"/>
      <w:r w:rsidRPr="00B53E33">
        <w:rPr>
          <w:rFonts w:cs="Times New Roman"/>
          <w:szCs w:val="24"/>
        </w:rPr>
        <w:t>eleed.campussource.de/archive/1/78/index_html</w:t>
      </w:r>
    </w:p>
    <w:p w14:paraId="7C191B82" w14:textId="77777777" w:rsidR="001D1E34" w:rsidRPr="00B53E33" w:rsidRDefault="001D1E34">
      <w:pPr>
        <w:widowControl w:val="0"/>
        <w:autoSpaceDE w:val="0"/>
        <w:autoSpaceDN w:val="0"/>
        <w:adjustRightInd w:val="0"/>
        <w:rPr>
          <w:rFonts w:cs="Times New Roman"/>
          <w:szCs w:val="24"/>
        </w:rPr>
      </w:pPr>
    </w:p>
    <w:p w14:paraId="796A8E20" w14:textId="77777777" w:rsidR="004910FF" w:rsidRDefault="004910FF">
      <w:pPr>
        <w:widowControl w:val="0"/>
        <w:autoSpaceDE w:val="0"/>
        <w:autoSpaceDN w:val="0"/>
        <w:adjustRightInd w:val="0"/>
        <w:rPr>
          <w:ins w:id="32" w:author="Olivia Imner" w:date="2019-02-21T13:16:00Z"/>
          <w:rFonts w:cs="Times New Roman"/>
          <w:szCs w:val="24"/>
        </w:rPr>
      </w:pPr>
      <w:r w:rsidRPr="00B53E33">
        <w:rPr>
          <w:rFonts w:cs="Times New Roman"/>
          <w:szCs w:val="24"/>
        </w:rPr>
        <w:t xml:space="preserve">de Jong, N., </w:t>
      </w:r>
      <w:proofErr w:type="spellStart"/>
      <w:r w:rsidRPr="00B53E33">
        <w:rPr>
          <w:rFonts w:cs="Times New Roman"/>
          <w:szCs w:val="24"/>
        </w:rPr>
        <w:t>Verstegen</w:t>
      </w:r>
      <w:proofErr w:type="spellEnd"/>
      <w:r w:rsidRPr="00B53E33">
        <w:rPr>
          <w:rFonts w:cs="Times New Roman"/>
          <w:szCs w:val="24"/>
        </w:rPr>
        <w:t xml:space="preserve">, D. M. L., Tan, F. E. S., &amp; O’Connor, S. J. (2013). A </w:t>
      </w:r>
      <w:proofErr w:type="spellStart"/>
      <w:r w:rsidRPr="00B53E33">
        <w:rPr>
          <w:rFonts w:cs="Times New Roman"/>
          <w:szCs w:val="24"/>
        </w:rPr>
        <w:t>comparison</w:t>
      </w:r>
      <w:proofErr w:type="spellEnd"/>
      <w:r w:rsidRPr="00B53E33">
        <w:rPr>
          <w:rFonts w:cs="Times New Roman"/>
          <w:szCs w:val="24"/>
        </w:rPr>
        <w:t xml:space="preserve"> </w:t>
      </w:r>
      <w:proofErr w:type="spellStart"/>
      <w:r w:rsidRPr="00B53E33">
        <w:rPr>
          <w:rFonts w:cs="Times New Roman"/>
          <w:szCs w:val="24"/>
        </w:rPr>
        <w:t>of</w:t>
      </w:r>
      <w:proofErr w:type="spellEnd"/>
      <w:r w:rsidRPr="00B53E33">
        <w:rPr>
          <w:rFonts w:cs="Times New Roman"/>
          <w:szCs w:val="24"/>
        </w:rPr>
        <w:t xml:space="preserve"> </w:t>
      </w:r>
      <w:proofErr w:type="spellStart"/>
      <w:r w:rsidRPr="00B53E33">
        <w:rPr>
          <w:rFonts w:cs="Times New Roman"/>
          <w:szCs w:val="24"/>
        </w:rPr>
        <w:t>classroom</w:t>
      </w:r>
      <w:proofErr w:type="spellEnd"/>
      <w:r w:rsidRPr="00B53E33">
        <w:rPr>
          <w:rFonts w:cs="Times New Roman"/>
          <w:szCs w:val="24"/>
        </w:rPr>
        <w:t xml:space="preserve"> and online </w:t>
      </w:r>
      <w:proofErr w:type="spellStart"/>
      <w:r w:rsidRPr="00B53E33">
        <w:rPr>
          <w:rFonts w:cs="Times New Roman"/>
          <w:szCs w:val="24"/>
        </w:rPr>
        <w:t>asynchronous</w:t>
      </w:r>
      <w:proofErr w:type="spellEnd"/>
      <w:r w:rsidRPr="00B53E33">
        <w:rPr>
          <w:rFonts w:cs="Times New Roman"/>
          <w:szCs w:val="24"/>
        </w:rPr>
        <w:t xml:space="preserve"> problem-</w:t>
      </w:r>
      <w:proofErr w:type="spellStart"/>
      <w:r w:rsidRPr="00B53E33">
        <w:rPr>
          <w:rFonts w:cs="Times New Roman"/>
          <w:szCs w:val="24"/>
        </w:rPr>
        <w:t>based</w:t>
      </w:r>
      <w:proofErr w:type="spellEnd"/>
      <w:r w:rsidRPr="00B53E33">
        <w:rPr>
          <w:rFonts w:cs="Times New Roman"/>
          <w:szCs w:val="24"/>
        </w:rPr>
        <w:t xml:space="preserve"> learning for students </w:t>
      </w:r>
      <w:proofErr w:type="spellStart"/>
      <w:r w:rsidRPr="00B53E33">
        <w:rPr>
          <w:rFonts w:cs="Times New Roman"/>
          <w:szCs w:val="24"/>
        </w:rPr>
        <w:t>undertaking</w:t>
      </w:r>
      <w:proofErr w:type="spellEnd"/>
      <w:r w:rsidRPr="00B53E33">
        <w:rPr>
          <w:rFonts w:cs="Times New Roman"/>
          <w:szCs w:val="24"/>
        </w:rPr>
        <w:t xml:space="preserve"> </w:t>
      </w:r>
      <w:proofErr w:type="spellStart"/>
      <w:r w:rsidRPr="00B53E33">
        <w:rPr>
          <w:rFonts w:cs="Times New Roman"/>
          <w:szCs w:val="24"/>
        </w:rPr>
        <w:t>statistics</w:t>
      </w:r>
      <w:proofErr w:type="spellEnd"/>
      <w:r w:rsidRPr="00B53E33">
        <w:rPr>
          <w:rFonts w:cs="Times New Roman"/>
          <w:szCs w:val="24"/>
        </w:rPr>
        <w:t xml:space="preserve"> </w:t>
      </w:r>
      <w:proofErr w:type="spellStart"/>
      <w:r w:rsidRPr="00B53E33">
        <w:rPr>
          <w:rFonts w:cs="Times New Roman"/>
          <w:szCs w:val="24"/>
        </w:rPr>
        <w:t>training</w:t>
      </w:r>
      <w:proofErr w:type="spellEnd"/>
      <w:r w:rsidRPr="00B53E33">
        <w:rPr>
          <w:rFonts w:cs="Times New Roman"/>
          <w:szCs w:val="24"/>
        </w:rPr>
        <w:t xml:space="preserve"> as part </w:t>
      </w:r>
      <w:proofErr w:type="spellStart"/>
      <w:r w:rsidRPr="00B53E33">
        <w:rPr>
          <w:rFonts w:cs="Times New Roman"/>
          <w:szCs w:val="24"/>
        </w:rPr>
        <w:t>of</w:t>
      </w:r>
      <w:proofErr w:type="spellEnd"/>
      <w:r w:rsidRPr="00B53E33">
        <w:rPr>
          <w:rFonts w:cs="Times New Roman"/>
          <w:szCs w:val="24"/>
        </w:rPr>
        <w:t xml:space="preserve"> a Public Health Masters </w:t>
      </w:r>
      <w:proofErr w:type="spellStart"/>
      <w:r w:rsidRPr="00B53E33">
        <w:rPr>
          <w:rFonts w:cs="Times New Roman"/>
          <w:szCs w:val="24"/>
        </w:rPr>
        <w:t>degree</w:t>
      </w:r>
      <w:proofErr w:type="spellEnd"/>
      <w:r w:rsidRPr="00B53E33">
        <w:rPr>
          <w:rFonts w:cs="Times New Roman"/>
          <w:szCs w:val="24"/>
        </w:rPr>
        <w:t xml:space="preserve">. </w:t>
      </w:r>
      <w:proofErr w:type="spellStart"/>
      <w:r w:rsidRPr="00B53E33">
        <w:rPr>
          <w:rFonts w:cs="Times New Roman"/>
          <w:i/>
          <w:iCs/>
          <w:szCs w:val="24"/>
        </w:rPr>
        <w:t>Advances</w:t>
      </w:r>
      <w:proofErr w:type="spellEnd"/>
      <w:r w:rsidRPr="00B53E33">
        <w:rPr>
          <w:rFonts w:cs="Times New Roman"/>
          <w:i/>
          <w:iCs/>
          <w:szCs w:val="24"/>
        </w:rPr>
        <w:t xml:space="preserve"> in Health Sciences </w:t>
      </w:r>
      <w:proofErr w:type="spellStart"/>
      <w:r w:rsidRPr="00B53E33">
        <w:rPr>
          <w:rFonts w:cs="Times New Roman"/>
          <w:i/>
          <w:iCs/>
          <w:szCs w:val="24"/>
        </w:rPr>
        <w:t>Education</w:t>
      </w:r>
      <w:proofErr w:type="spellEnd"/>
      <w:r w:rsidRPr="00B53E33">
        <w:rPr>
          <w:rFonts w:cs="Times New Roman"/>
          <w:i/>
          <w:iCs/>
          <w:szCs w:val="24"/>
        </w:rPr>
        <w:t xml:space="preserve">: </w:t>
      </w:r>
      <w:proofErr w:type="spellStart"/>
      <w:r w:rsidRPr="00B53E33">
        <w:rPr>
          <w:rFonts w:cs="Times New Roman"/>
          <w:i/>
          <w:iCs/>
          <w:szCs w:val="24"/>
        </w:rPr>
        <w:t>Theory</w:t>
      </w:r>
      <w:proofErr w:type="spellEnd"/>
      <w:r w:rsidRPr="00B53E33">
        <w:rPr>
          <w:rFonts w:cs="Times New Roman"/>
          <w:i/>
          <w:iCs/>
          <w:szCs w:val="24"/>
        </w:rPr>
        <w:t xml:space="preserve"> and </w:t>
      </w:r>
      <w:proofErr w:type="spellStart"/>
      <w:r w:rsidRPr="00B53E33">
        <w:rPr>
          <w:rFonts w:cs="Times New Roman"/>
          <w:i/>
          <w:iCs/>
          <w:szCs w:val="24"/>
        </w:rPr>
        <w:t>Practice</w:t>
      </w:r>
      <w:proofErr w:type="spellEnd"/>
      <w:r w:rsidRPr="00B53E33">
        <w:rPr>
          <w:rFonts w:cs="Times New Roman"/>
          <w:szCs w:val="24"/>
        </w:rPr>
        <w:t xml:space="preserve">, </w:t>
      </w:r>
      <w:r w:rsidRPr="00B53E33">
        <w:rPr>
          <w:rFonts w:cs="Times New Roman"/>
          <w:i/>
          <w:iCs/>
          <w:szCs w:val="24"/>
        </w:rPr>
        <w:t>18</w:t>
      </w:r>
      <w:r w:rsidRPr="00B53E33">
        <w:rPr>
          <w:rFonts w:cs="Times New Roman"/>
          <w:szCs w:val="24"/>
        </w:rPr>
        <w:t>(2), 245–264. https</w:t>
      </w:r>
      <w:proofErr w:type="gramStart"/>
      <w:r w:rsidRPr="00B53E33">
        <w:rPr>
          <w:rFonts w:cs="Times New Roman"/>
          <w:szCs w:val="24"/>
        </w:rPr>
        <w:t>://</w:t>
      </w:r>
      <w:proofErr w:type="gramEnd"/>
      <w:r w:rsidRPr="00B53E33">
        <w:rPr>
          <w:rFonts w:cs="Times New Roman"/>
          <w:szCs w:val="24"/>
        </w:rPr>
        <w:t>doi.org/10.1007/s10459-012-9368-x</w:t>
      </w:r>
    </w:p>
    <w:p w14:paraId="48489F61" w14:textId="77777777" w:rsidR="001D1E34" w:rsidRPr="00B53E33" w:rsidRDefault="001D1E34">
      <w:pPr>
        <w:widowControl w:val="0"/>
        <w:autoSpaceDE w:val="0"/>
        <w:autoSpaceDN w:val="0"/>
        <w:adjustRightInd w:val="0"/>
        <w:rPr>
          <w:rFonts w:cs="Times New Roman"/>
          <w:szCs w:val="24"/>
        </w:rPr>
      </w:pPr>
    </w:p>
    <w:p w14:paraId="07DB5DB6" w14:textId="77777777" w:rsidR="004910FF" w:rsidRDefault="004910FF">
      <w:pPr>
        <w:widowControl w:val="0"/>
        <w:autoSpaceDE w:val="0"/>
        <w:autoSpaceDN w:val="0"/>
        <w:adjustRightInd w:val="0"/>
        <w:rPr>
          <w:ins w:id="33" w:author="Olivia Imner" w:date="2019-02-21T13:16:00Z"/>
          <w:rFonts w:cs="Times New Roman"/>
          <w:szCs w:val="24"/>
        </w:rPr>
      </w:pPr>
      <w:r w:rsidRPr="00B53E33">
        <w:rPr>
          <w:rFonts w:cs="Times New Roman"/>
          <w:szCs w:val="24"/>
        </w:rPr>
        <w:t xml:space="preserve">Engeström, Y. (1987). </w:t>
      </w:r>
      <w:r w:rsidRPr="00B53E33">
        <w:rPr>
          <w:rFonts w:cs="Times New Roman"/>
          <w:i/>
          <w:iCs/>
          <w:szCs w:val="24"/>
        </w:rPr>
        <w:t xml:space="preserve">Learning by </w:t>
      </w:r>
      <w:proofErr w:type="spellStart"/>
      <w:r w:rsidRPr="00B53E33">
        <w:rPr>
          <w:rFonts w:cs="Times New Roman"/>
          <w:i/>
          <w:iCs/>
          <w:szCs w:val="24"/>
        </w:rPr>
        <w:t>expanding</w:t>
      </w:r>
      <w:proofErr w:type="spellEnd"/>
      <w:r w:rsidRPr="00B53E33">
        <w:rPr>
          <w:rFonts w:cs="Times New Roman"/>
          <w:i/>
          <w:iCs/>
          <w:szCs w:val="24"/>
        </w:rPr>
        <w:t xml:space="preserve">: An </w:t>
      </w:r>
      <w:proofErr w:type="spellStart"/>
      <w:r w:rsidRPr="00B53E33">
        <w:rPr>
          <w:rFonts w:cs="Times New Roman"/>
          <w:i/>
          <w:iCs/>
          <w:szCs w:val="24"/>
        </w:rPr>
        <w:t>activity-theoretical</w:t>
      </w:r>
      <w:proofErr w:type="spellEnd"/>
      <w:r w:rsidRPr="00B53E33">
        <w:rPr>
          <w:rFonts w:cs="Times New Roman"/>
          <w:i/>
          <w:iCs/>
          <w:szCs w:val="24"/>
        </w:rPr>
        <w:t xml:space="preserve"> approach </w:t>
      </w:r>
      <w:proofErr w:type="spellStart"/>
      <w:r w:rsidRPr="00B53E33">
        <w:rPr>
          <w:rFonts w:cs="Times New Roman"/>
          <w:i/>
          <w:iCs/>
          <w:szCs w:val="24"/>
        </w:rPr>
        <w:t>to</w:t>
      </w:r>
      <w:proofErr w:type="spellEnd"/>
      <w:r w:rsidRPr="00B53E33">
        <w:rPr>
          <w:rFonts w:cs="Times New Roman"/>
          <w:i/>
          <w:iCs/>
          <w:szCs w:val="24"/>
        </w:rPr>
        <w:t xml:space="preserve"> </w:t>
      </w:r>
      <w:proofErr w:type="spellStart"/>
      <w:r w:rsidRPr="00B53E33">
        <w:rPr>
          <w:rFonts w:cs="Times New Roman"/>
          <w:i/>
          <w:iCs/>
          <w:szCs w:val="24"/>
        </w:rPr>
        <w:t>developmental</w:t>
      </w:r>
      <w:proofErr w:type="spellEnd"/>
      <w:r w:rsidRPr="00B53E33">
        <w:rPr>
          <w:rFonts w:cs="Times New Roman"/>
          <w:i/>
          <w:iCs/>
          <w:szCs w:val="24"/>
        </w:rPr>
        <w:t xml:space="preserve"> research</w:t>
      </w:r>
      <w:r w:rsidRPr="00B53E33">
        <w:rPr>
          <w:rFonts w:cs="Times New Roman"/>
          <w:szCs w:val="24"/>
        </w:rPr>
        <w:t>. p. 78.</w:t>
      </w:r>
    </w:p>
    <w:p w14:paraId="4582CBA2" w14:textId="77777777" w:rsidR="001D1E34" w:rsidRPr="00B53E33" w:rsidRDefault="001D1E34">
      <w:pPr>
        <w:widowControl w:val="0"/>
        <w:autoSpaceDE w:val="0"/>
        <w:autoSpaceDN w:val="0"/>
        <w:adjustRightInd w:val="0"/>
        <w:rPr>
          <w:rFonts w:cs="Times New Roman"/>
          <w:szCs w:val="24"/>
        </w:rPr>
      </w:pPr>
    </w:p>
    <w:p w14:paraId="05A6BACE" w14:textId="77777777" w:rsidR="004910FF" w:rsidRDefault="004910FF">
      <w:pPr>
        <w:widowControl w:val="0"/>
        <w:autoSpaceDE w:val="0"/>
        <w:autoSpaceDN w:val="0"/>
        <w:adjustRightInd w:val="0"/>
        <w:rPr>
          <w:ins w:id="34" w:author="Olivia Imner" w:date="2019-02-21T13:16:00Z"/>
          <w:rFonts w:cs="Times New Roman"/>
          <w:szCs w:val="24"/>
        </w:rPr>
      </w:pPr>
      <w:proofErr w:type="spellStart"/>
      <w:r w:rsidRPr="00B53E33">
        <w:rPr>
          <w:rFonts w:cs="Times New Roman"/>
          <w:szCs w:val="24"/>
        </w:rPr>
        <w:t>European</w:t>
      </w:r>
      <w:proofErr w:type="spellEnd"/>
      <w:r w:rsidRPr="00B53E33">
        <w:rPr>
          <w:rFonts w:cs="Times New Roman"/>
          <w:szCs w:val="24"/>
        </w:rPr>
        <w:t xml:space="preserve"> Union </w:t>
      </w:r>
      <w:proofErr w:type="spellStart"/>
      <w:r w:rsidRPr="00B53E33">
        <w:rPr>
          <w:rFonts w:cs="Times New Roman"/>
          <w:szCs w:val="24"/>
        </w:rPr>
        <w:t>Reference</w:t>
      </w:r>
      <w:proofErr w:type="spellEnd"/>
      <w:r w:rsidRPr="00B53E33">
        <w:rPr>
          <w:rFonts w:cs="Times New Roman"/>
          <w:szCs w:val="24"/>
        </w:rPr>
        <w:t xml:space="preserve"> Laboratories. (2001). </w:t>
      </w:r>
      <w:r w:rsidRPr="00B53E33">
        <w:rPr>
          <w:rFonts w:cs="Times New Roman"/>
          <w:i/>
          <w:iCs/>
          <w:szCs w:val="24"/>
        </w:rPr>
        <w:t xml:space="preserve">eLearning : Designing </w:t>
      </w:r>
      <w:proofErr w:type="spellStart"/>
      <w:r w:rsidRPr="00B53E33">
        <w:rPr>
          <w:rFonts w:cs="Times New Roman"/>
          <w:i/>
          <w:iCs/>
          <w:szCs w:val="24"/>
        </w:rPr>
        <w:t>Tomorrow’s</w:t>
      </w:r>
      <w:proofErr w:type="spellEnd"/>
      <w:r w:rsidRPr="00B53E33">
        <w:rPr>
          <w:rFonts w:cs="Times New Roman"/>
          <w:i/>
          <w:iCs/>
          <w:szCs w:val="24"/>
        </w:rPr>
        <w:t xml:space="preserve"> </w:t>
      </w:r>
      <w:proofErr w:type="spellStart"/>
      <w:r w:rsidRPr="00B53E33">
        <w:rPr>
          <w:rFonts w:cs="Times New Roman"/>
          <w:i/>
          <w:iCs/>
          <w:szCs w:val="24"/>
        </w:rPr>
        <w:t>Education</w:t>
      </w:r>
      <w:proofErr w:type="spellEnd"/>
      <w:r w:rsidRPr="00B53E33">
        <w:rPr>
          <w:rFonts w:cs="Times New Roman"/>
          <w:i/>
          <w:iCs/>
          <w:szCs w:val="24"/>
        </w:rPr>
        <w:t xml:space="preserve"> An Interim </w:t>
      </w:r>
      <w:proofErr w:type="spellStart"/>
      <w:r w:rsidRPr="00B53E33">
        <w:rPr>
          <w:rFonts w:cs="Times New Roman"/>
          <w:i/>
          <w:iCs/>
          <w:szCs w:val="24"/>
        </w:rPr>
        <w:t>Report</w:t>
      </w:r>
      <w:proofErr w:type="spellEnd"/>
      <w:r w:rsidRPr="00B53E33">
        <w:rPr>
          <w:rFonts w:cs="Times New Roman"/>
          <w:szCs w:val="24"/>
        </w:rPr>
        <w:t xml:space="preserve">. International Co-operation </w:t>
      </w:r>
      <w:proofErr w:type="spellStart"/>
      <w:r w:rsidRPr="00B53E33">
        <w:rPr>
          <w:rFonts w:cs="Times New Roman"/>
          <w:szCs w:val="24"/>
        </w:rPr>
        <w:t>Europe</w:t>
      </w:r>
      <w:proofErr w:type="spellEnd"/>
      <w:r w:rsidRPr="00B53E33">
        <w:rPr>
          <w:rFonts w:cs="Times New Roman"/>
          <w:szCs w:val="24"/>
        </w:rPr>
        <w:t xml:space="preserve"> Ltd: Commission </w:t>
      </w:r>
      <w:proofErr w:type="spellStart"/>
      <w:r w:rsidRPr="00B53E33">
        <w:rPr>
          <w:rFonts w:cs="Times New Roman"/>
          <w:szCs w:val="24"/>
        </w:rPr>
        <w:t>Of</w:t>
      </w:r>
      <w:proofErr w:type="spellEnd"/>
      <w:r w:rsidRPr="00B53E33">
        <w:rPr>
          <w:rFonts w:cs="Times New Roman"/>
          <w:szCs w:val="24"/>
        </w:rPr>
        <w:t xml:space="preserve"> The </w:t>
      </w:r>
      <w:proofErr w:type="spellStart"/>
      <w:r w:rsidRPr="00B53E33">
        <w:rPr>
          <w:rFonts w:cs="Times New Roman"/>
          <w:szCs w:val="24"/>
        </w:rPr>
        <w:t>European</w:t>
      </w:r>
      <w:proofErr w:type="spellEnd"/>
      <w:r w:rsidRPr="00B53E33">
        <w:rPr>
          <w:rFonts w:cs="Times New Roman"/>
          <w:szCs w:val="24"/>
        </w:rPr>
        <w:t xml:space="preserve"> </w:t>
      </w:r>
      <w:proofErr w:type="spellStart"/>
      <w:r w:rsidRPr="00B53E33">
        <w:rPr>
          <w:rFonts w:cs="Times New Roman"/>
          <w:szCs w:val="24"/>
        </w:rPr>
        <w:t>Communities</w:t>
      </w:r>
      <w:proofErr w:type="spellEnd"/>
      <w:r w:rsidRPr="00B53E33">
        <w:rPr>
          <w:rFonts w:cs="Times New Roman"/>
          <w:szCs w:val="24"/>
        </w:rPr>
        <w:t xml:space="preserve">. </w:t>
      </w:r>
      <w:proofErr w:type="spellStart"/>
      <w:r w:rsidRPr="00B53E33">
        <w:rPr>
          <w:rFonts w:cs="Times New Roman"/>
          <w:szCs w:val="24"/>
        </w:rPr>
        <w:t>Retrieved</w:t>
      </w:r>
      <w:proofErr w:type="spellEnd"/>
      <w:r w:rsidRPr="00B53E33">
        <w:rPr>
          <w:rFonts w:cs="Times New Roman"/>
          <w:szCs w:val="24"/>
        </w:rPr>
        <w:t xml:space="preserve"> from goo.gl/nhn8QH</w:t>
      </w:r>
    </w:p>
    <w:p w14:paraId="65C34D6B" w14:textId="77777777" w:rsidR="001D1E34" w:rsidRPr="00B53E33" w:rsidRDefault="001D1E34">
      <w:pPr>
        <w:widowControl w:val="0"/>
        <w:autoSpaceDE w:val="0"/>
        <w:autoSpaceDN w:val="0"/>
        <w:adjustRightInd w:val="0"/>
        <w:rPr>
          <w:rFonts w:cs="Times New Roman"/>
          <w:szCs w:val="24"/>
        </w:rPr>
      </w:pPr>
    </w:p>
    <w:p w14:paraId="68592057" w14:textId="77777777" w:rsidR="004910FF" w:rsidRDefault="004910FF">
      <w:pPr>
        <w:widowControl w:val="0"/>
        <w:autoSpaceDE w:val="0"/>
        <w:autoSpaceDN w:val="0"/>
        <w:adjustRightInd w:val="0"/>
        <w:rPr>
          <w:ins w:id="35" w:author="Olivia Imner" w:date="2019-02-21T13:17:00Z"/>
          <w:rFonts w:cs="Times New Roman"/>
          <w:szCs w:val="24"/>
        </w:rPr>
      </w:pPr>
      <w:proofErr w:type="spellStart"/>
      <w:r w:rsidRPr="00B53E33">
        <w:rPr>
          <w:rFonts w:cs="Times New Roman"/>
          <w:szCs w:val="24"/>
        </w:rPr>
        <w:t>Kauchak</w:t>
      </w:r>
      <w:proofErr w:type="spellEnd"/>
      <w:r w:rsidRPr="00B53E33">
        <w:rPr>
          <w:rFonts w:cs="Times New Roman"/>
          <w:szCs w:val="24"/>
        </w:rPr>
        <w:t xml:space="preserve">, D. P., &amp; Eggen, P. D. (2011). </w:t>
      </w:r>
      <w:r w:rsidRPr="00B53E33">
        <w:rPr>
          <w:rFonts w:cs="Times New Roman"/>
          <w:i/>
          <w:iCs/>
          <w:szCs w:val="24"/>
        </w:rPr>
        <w:t xml:space="preserve">Learning and </w:t>
      </w:r>
      <w:proofErr w:type="spellStart"/>
      <w:r w:rsidRPr="00B53E33">
        <w:rPr>
          <w:rFonts w:cs="Times New Roman"/>
          <w:i/>
          <w:iCs/>
          <w:szCs w:val="24"/>
        </w:rPr>
        <w:t>teaching</w:t>
      </w:r>
      <w:proofErr w:type="spellEnd"/>
      <w:r w:rsidRPr="00B53E33">
        <w:rPr>
          <w:rFonts w:cs="Times New Roman"/>
          <w:i/>
          <w:iCs/>
          <w:szCs w:val="24"/>
        </w:rPr>
        <w:t>: research-</w:t>
      </w:r>
      <w:proofErr w:type="spellStart"/>
      <w:r w:rsidRPr="00B53E33">
        <w:rPr>
          <w:rFonts w:cs="Times New Roman"/>
          <w:i/>
          <w:iCs/>
          <w:szCs w:val="24"/>
        </w:rPr>
        <w:t>based</w:t>
      </w:r>
      <w:proofErr w:type="spellEnd"/>
      <w:r w:rsidRPr="00B53E33">
        <w:rPr>
          <w:rFonts w:cs="Times New Roman"/>
          <w:i/>
          <w:iCs/>
          <w:szCs w:val="24"/>
        </w:rPr>
        <w:t xml:space="preserve"> </w:t>
      </w:r>
      <w:proofErr w:type="spellStart"/>
      <w:r w:rsidRPr="00B53E33">
        <w:rPr>
          <w:rFonts w:cs="Times New Roman"/>
          <w:i/>
          <w:iCs/>
          <w:szCs w:val="24"/>
        </w:rPr>
        <w:t>methods</w:t>
      </w:r>
      <w:proofErr w:type="spellEnd"/>
      <w:r w:rsidRPr="00B53E33">
        <w:rPr>
          <w:rFonts w:cs="Times New Roman"/>
          <w:szCs w:val="24"/>
        </w:rPr>
        <w:t>. Boston: Pearson.</w:t>
      </w:r>
    </w:p>
    <w:p w14:paraId="1010C196" w14:textId="77777777" w:rsidR="001D1E34" w:rsidRPr="00B53E33" w:rsidRDefault="001D1E34">
      <w:pPr>
        <w:widowControl w:val="0"/>
        <w:autoSpaceDE w:val="0"/>
        <w:autoSpaceDN w:val="0"/>
        <w:adjustRightInd w:val="0"/>
        <w:rPr>
          <w:rFonts w:cs="Times New Roman"/>
          <w:szCs w:val="24"/>
        </w:rPr>
      </w:pPr>
    </w:p>
    <w:p w14:paraId="3E3A8997" w14:textId="77777777" w:rsidR="004910FF" w:rsidRDefault="004910FF">
      <w:pPr>
        <w:widowControl w:val="0"/>
        <w:autoSpaceDE w:val="0"/>
        <w:autoSpaceDN w:val="0"/>
        <w:adjustRightInd w:val="0"/>
        <w:rPr>
          <w:ins w:id="36" w:author="Olivia Imner" w:date="2019-02-21T13:17:00Z"/>
          <w:rFonts w:cs="Times New Roman"/>
          <w:szCs w:val="24"/>
        </w:rPr>
      </w:pPr>
      <w:r w:rsidRPr="00B53E33">
        <w:rPr>
          <w:rFonts w:cs="Times New Roman"/>
          <w:szCs w:val="24"/>
        </w:rPr>
        <w:t xml:space="preserve">Khalil, M. K., &amp; </w:t>
      </w:r>
      <w:proofErr w:type="spellStart"/>
      <w:r w:rsidRPr="00B53E33">
        <w:rPr>
          <w:rFonts w:cs="Times New Roman"/>
          <w:szCs w:val="24"/>
        </w:rPr>
        <w:t>Elkhider</w:t>
      </w:r>
      <w:proofErr w:type="spellEnd"/>
      <w:r w:rsidRPr="00B53E33">
        <w:rPr>
          <w:rFonts w:cs="Times New Roman"/>
          <w:szCs w:val="24"/>
        </w:rPr>
        <w:t xml:space="preserve">, I. A. (2016). </w:t>
      </w:r>
      <w:proofErr w:type="spellStart"/>
      <w:r w:rsidRPr="00B53E33">
        <w:rPr>
          <w:rFonts w:cs="Times New Roman"/>
          <w:szCs w:val="24"/>
        </w:rPr>
        <w:t>Applying</w:t>
      </w:r>
      <w:proofErr w:type="spellEnd"/>
      <w:r w:rsidRPr="00B53E33">
        <w:rPr>
          <w:rFonts w:cs="Times New Roman"/>
          <w:szCs w:val="24"/>
        </w:rPr>
        <w:t xml:space="preserve"> learning </w:t>
      </w:r>
      <w:proofErr w:type="spellStart"/>
      <w:r w:rsidRPr="00B53E33">
        <w:rPr>
          <w:rFonts w:cs="Times New Roman"/>
          <w:szCs w:val="24"/>
        </w:rPr>
        <w:t>theories</w:t>
      </w:r>
      <w:proofErr w:type="spellEnd"/>
      <w:r w:rsidRPr="00B53E33">
        <w:rPr>
          <w:rFonts w:cs="Times New Roman"/>
          <w:szCs w:val="24"/>
        </w:rPr>
        <w:t xml:space="preserve"> and </w:t>
      </w:r>
      <w:proofErr w:type="spellStart"/>
      <w:r w:rsidRPr="00B53E33">
        <w:rPr>
          <w:rFonts w:cs="Times New Roman"/>
          <w:szCs w:val="24"/>
        </w:rPr>
        <w:t>instructional</w:t>
      </w:r>
      <w:proofErr w:type="spellEnd"/>
      <w:r w:rsidRPr="00B53E33">
        <w:rPr>
          <w:rFonts w:cs="Times New Roman"/>
          <w:szCs w:val="24"/>
        </w:rPr>
        <w:t xml:space="preserve"> design </w:t>
      </w:r>
      <w:proofErr w:type="spellStart"/>
      <w:r w:rsidRPr="00B53E33">
        <w:rPr>
          <w:rFonts w:cs="Times New Roman"/>
          <w:szCs w:val="24"/>
        </w:rPr>
        <w:t>models</w:t>
      </w:r>
      <w:proofErr w:type="spellEnd"/>
      <w:r w:rsidRPr="00B53E33">
        <w:rPr>
          <w:rFonts w:cs="Times New Roman"/>
          <w:szCs w:val="24"/>
        </w:rPr>
        <w:t xml:space="preserve"> for </w:t>
      </w:r>
      <w:proofErr w:type="spellStart"/>
      <w:r w:rsidRPr="00B53E33">
        <w:rPr>
          <w:rFonts w:cs="Times New Roman"/>
          <w:szCs w:val="24"/>
        </w:rPr>
        <w:t>effective</w:t>
      </w:r>
      <w:proofErr w:type="spellEnd"/>
      <w:r w:rsidRPr="00B53E33">
        <w:rPr>
          <w:rFonts w:cs="Times New Roman"/>
          <w:szCs w:val="24"/>
        </w:rPr>
        <w:t xml:space="preserve"> </w:t>
      </w:r>
      <w:proofErr w:type="spellStart"/>
      <w:r w:rsidRPr="00B53E33">
        <w:rPr>
          <w:rFonts w:cs="Times New Roman"/>
          <w:szCs w:val="24"/>
        </w:rPr>
        <w:t>instruction</w:t>
      </w:r>
      <w:proofErr w:type="spellEnd"/>
      <w:r w:rsidRPr="00B53E33">
        <w:rPr>
          <w:rFonts w:cs="Times New Roman"/>
          <w:szCs w:val="24"/>
        </w:rPr>
        <w:t xml:space="preserve"> | </w:t>
      </w:r>
      <w:proofErr w:type="spellStart"/>
      <w:r w:rsidRPr="00B53E33">
        <w:rPr>
          <w:rFonts w:cs="Times New Roman"/>
          <w:szCs w:val="24"/>
        </w:rPr>
        <w:t>Advances</w:t>
      </w:r>
      <w:proofErr w:type="spellEnd"/>
      <w:r w:rsidRPr="00B53E33">
        <w:rPr>
          <w:rFonts w:cs="Times New Roman"/>
          <w:szCs w:val="24"/>
        </w:rPr>
        <w:t xml:space="preserve"> in </w:t>
      </w:r>
      <w:proofErr w:type="spellStart"/>
      <w:r w:rsidRPr="00B53E33">
        <w:rPr>
          <w:rFonts w:cs="Times New Roman"/>
          <w:szCs w:val="24"/>
        </w:rPr>
        <w:t>Physiology</w:t>
      </w:r>
      <w:proofErr w:type="spellEnd"/>
      <w:r w:rsidRPr="00B53E33">
        <w:rPr>
          <w:rFonts w:cs="Times New Roman"/>
          <w:szCs w:val="24"/>
        </w:rPr>
        <w:t xml:space="preserve"> </w:t>
      </w:r>
      <w:proofErr w:type="spellStart"/>
      <w:r w:rsidRPr="00B53E33">
        <w:rPr>
          <w:rFonts w:cs="Times New Roman"/>
          <w:szCs w:val="24"/>
        </w:rPr>
        <w:t>Education</w:t>
      </w:r>
      <w:proofErr w:type="spellEnd"/>
      <w:r w:rsidRPr="00B53E33">
        <w:rPr>
          <w:rFonts w:cs="Times New Roman"/>
          <w:szCs w:val="24"/>
        </w:rPr>
        <w:t xml:space="preserve">. </w:t>
      </w:r>
      <w:proofErr w:type="spellStart"/>
      <w:r w:rsidRPr="00B53E33">
        <w:rPr>
          <w:rFonts w:cs="Times New Roman"/>
          <w:szCs w:val="24"/>
        </w:rPr>
        <w:t>Retrieved</w:t>
      </w:r>
      <w:proofErr w:type="spellEnd"/>
      <w:r w:rsidRPr="00B53E33">
        <w:rPr>
          <w:rFonts w:cs="Times New Roman"/>
          <w:szCs w:val="24"/>
        </w:rPr>
        <w:t xml:space="preserve"> from https</w:t>
      </w:r>
      <w:proofErr w:type="gramStart"/>
      <w:r w:rsidRPr="00B53E33">
        <w:rPr>
          <w:rFonts w:cs="Times New Roman"/>
          <w:szCs w:val="24"/>
        </w:rPr>
        <w:t>://</w:t>
      </w:r>
      <w:proofErr w:type="gramEnd"/>
      <w:r w:rsidRPr="00B53E33">
        <w:rPr>
          <w:rFonts w:cs="Times New Roman"/>
          <w:szCs w:val="24"/>
        </w:rPr>
        <w:t>www.physiology.org/doi/full/10.1152/advan.00138.2015?fbclid=IwAR2VUc3Gv25kiYfwDlXq6b567ZN4VFci6CP6cE5Y5EQw2yzmy5U5T-zGffU&amp;</w:t>
      </w:r>
    </w:p>
    <w:p w14:paraId="43642F66" w14:textId="77777777" w:rsidR="001D1E34" w:rsidRPr="00B53E33" w:rsidRDefault="001D1E34">
      <w:pPr>
        <w:widowControl w:val="0"/>
        <w:autoSpaceDE w:val="0"/>
        <w:autoSpaceDN w:val="0"/>
        <w:adjustRightInd w:val="0"/>
        <w:rPr>
          <w:rFonts w:cs="Times New Roman"/>
          <w:szCs w:val="24"/>
        </w:rPr>
      </w:pPr>
    </w:p>
    <w:p w14:paraId="66BD337B" w14:textId="77777777" w:rsidR="004910FF" w:rsidRDefault="004910FF">
      <w:pPr>
        <w:widowControl w:val="0"/>
        <w:autoSpaceDE w:val="0"/>
        <w:autoSpaceDN w:val="0"/>
        <w:adjustRightInd w:val="0"/>
        <w:rPr>
          <w:ins w:id="37" w:author="Olivia Imner" w:date="2019-02-21T13:17:00Z"/>
          <w:rFonts w:cs="Times New Roman"/>
          <w:szCs w:val="24"/>
        </w:rPr>
      </w:pPr>
      <w:proofErr w:type="spellStart"/>
      <w:r w:rsidRPr="00B53E33">
        <w:rPr>
          <w:rFonts w:cs="Times New Roman"/>
          <w:szCs w:val="24"/>
        </w:rPr>
        <w:t>Kocadere</w:t>
      </w:r>
      <w:proofErr w:type="spellEnd"/>
      <w:r w:rsidRPr="00B53E33">
        <w:rPr>
          <w:rFonts w:cs="Times New Roman"/>
          <w:szCs w:val="24"/>
        </w:rPr>
        <w:t xml:space="preserve">, S. A., &amp; </w:t>
      </w:r>
      <w:proofErr w:type="spellStart"/>
      <w:r w:rsidRPr="00B53E33">
        <w:rPr>
          <w:rFonts w:cs="Times New Roman"/>
          <w:szCs w:val="24"/>
        </w:rPr>
        <w:t>Ozgen</w:t>
      </w:r>
      <w:proofErr w:type="spellEnd"/>
      <w:r w:rsidRPr="00B53E33">
        <w:rPr>
          <w:rFonts w:cs="Times New Roman"/>
          <w:szCs w:val="24"/>
        </w:rPr>
        <w:t xml:space="preserve">, D. (2012). </w:t>
      </w:r>
      <w:proofErr w:type="spellStart"/>
      <w:r w:rsidRPr="00B53E33">
        <w:rPr>
          <w:rFonts w:cs="Times New Roman"/>
          <w:szCs w:val="24"/>
        </w:rPr>
        <w:t>Assessment</w:t>
      </w:r>
      <w:proofErr w:type="spellEnd"/>
      <w:r w:rsidRPr="00B53E33">
        <w:rPr>
          <w:rFonts w:cs="Times New Roman"/>
          <w:szCs w:val="24"/>
        </w:rPr>
        <w:t xml:space="preserve"> </w:t>
      </w:r>
      <w:proofErr w:type="spellStart"/>
      <w:r w:rsidRPr="00B53E33">
        <w:rPr>
          <w:rFonts w:cs="Times New Roman"/>
          <w:szCs w:val="24"/>
        </w:rPr>
        <w:t>of</w:t>
      </w:r>
      <w:proofErr w:type="spellEnd"/>
      <w:r w:rsidRPr="00B53E33">
        <w:rPr>
          <w:rFonts w:cs="Times New Roman"/>
          <w:szCs w:val="24"/>
        </w:rPr>
        <w:t xml:space="preserve"> Basic Design Course in Terms </w:t>
      </w:r>
      <w:proofErr w:type="spellStart"/>
      <w:r w:rsidRPr="00B53E33">
        <w:rPr>
          <w:rFonts w:cs="Times New Roman"/>
          <w:szCs w:val="24"/>
        </w:rPr>
        <w:t>of</w:t>
      </w:r>
      <w:proofErr w:type="spellEnd"/>
      <w:r w:rsidRPr="00B53E33">
        <w:rPr>
          <w:rFonts w:cs="Times New Roman"/>
          <w:szCs w:val="24"/>
        </w:rPr>
        <w:t xml:space="preserve"> </w:t>
      </w:r>
      <w:proofErr w:type="spellStart"/>
      <w:r w:rsidRPr="00B53E33">
        <w:rPr>
          <w:rFonts w:cs="Times New Roman"/>
          <w:szCs w:val="24"/>
        </w:rPr>
        <w:t>Constructivist</w:t>
      </w:r>
      <w:proofErr w:type="spellEnd"/>
      <w:r w:rsidRPr="00B53E33">
        <w:rPr>
          <w:rFonts w:cs="Times New Roman"/>
          <w:szCs w:val="24"/>
        </w:rPr>
        <w:t xml:space="preserve"> Learning </w:t>
      </w:r>
      <w:proofErr w:type="spellStart"/>
      <w:r w:rsidRPr="00B53E33">
        <w:rPr>
          <w:rFonts w:cs="Times New Roman"/>
          <w:szCs w:val="24"/>
        </w:rPr>
        <w:t>Theory</w:t>
      </w:r>
      <w:proofErr w:type="spellEnd"/>
      <w:r w:rsidRPr="00B53E33">
        <w:rPr>
          <w:rFonts w:cs="Times New Roman"/>
          <w:szCs w:val="24"/>
        </w:rPr>
        <w:t xml:space="preserve">. </w:t>
      </w:r>
      <w:proofErr w:type="spellStart"/>
      <w:r w:rsidRPr="00B53E33">
        <w:rPr>
          <w:rFonts w:cs="Times New Roman"/>
          <w:i/>
          <w:iCs/>
          <w:szCs w:val="24"/>
        </w:rPr>
        <w:t>Procedia</w:t>
      </w:r>
      <w:proofErr w:type="spellEnd"/>
      <w:r w:rsidRPr="00B53E33">
        <w:rPr>
          <w:rFonts w:cs="Times New Roman"/>
          <w:i/>
          <w:iCs/>
          <w:szCs w:val="24"/>
        </w:rPr>
        <w:t xml:space="preserve"> - Social and </w:t>
      </w:r>
      <w:proofErr w:type="spellStart"/>
      <w:r w:rsidRPr="00B53E33">
        <w:rPr>
          <w:rFonts w:cs="Times New Roman"/>
          <w:i/>
          <w:iCs/>
          <w:szCs w:val="24"/>
        </w:rPr>
        <w:t>Behavioral</w:t>
      </w:r>
      <w:proofErr w:type="spellEnd"/>
      <w:r w:rsidRPr="00B53E33">
        <w:rPr>
          <w:rFonts w:cs="Times New Roman"/>
          <w:i/>
          <w:iCs/>
          <w:szCs w:val="24"/>
        </w:rPr>
        <w:t xml:space="preserve"> Sciences</w:t>
      </w:r>
      <w:r w:rsidRPr="00B53E33">
        <w:rPr>
          <w:rFonts w:cs="Times New Roman"/>
          <w:szCs w:val="24"/>
        </w:rPr>
        <w:t xml:space="preserve">, </w:t>
      </w:r>
      <w:r w:rsidRPr="00B53E33">
        <w:rPr>
          <w:rFonts w:cs="Times New Roman"/>
          <w:i/>
          <w:iCs/>
          <w:szCs w:val="24"/>
        </w:rPr>
        <w:t>51</w:t>
      </w:r>
      <w:r w:rsidRPr="00B53E33">
        <w:rPr>
          <w:rFonts w:cs="Times New Roman"/>
          <w:szCs w:val="24"/>
        </w:rPr>
        <w:t>, 115–119. https</w:t>
      </w:r>
      <w:proofErr w:type="gramStart"/>
      <w:r w:rsidRPr="00B53E33">
        <w:rPr>
          <w:rFonts w:cs="Times New Roman"/>
          <w:szCs w:val="24"/>
        </w:rPr>
        <w:t>://</w:t>
      </w:r>
      <w:proofErr w:type="gramEnd"/>
      <w:r w:rsidRPr="00B53E33">
        <w:rPr>
          <w:rFonts w:cs="Times New Roman"/>
          <w:szCs w:val="24"/>
        </w:rPr>
        <w:t>doi.org/10.1016/j.sbspro.2012.08.128</w:t>
      </w:r>
    </w:p>
    <w:p w14:paraId="3CFD4091" w14:textId="77777777" w:rsidR="001D1E34" w:rsidRPr="00B53E33" w:rsidRDefault="001D1E34">
      <w:pPr>
        <w:widowControl w:val="0"/>
        <w:autoSpaceDE w:val="0"/>
        <w:autoSpaceDN w:val="0"/>
        <w:adjustRightInd w:val="0"/>
        <w:rPr>
          <w:rFonts w:cs="Times New Roman"/>
          <w:szCs w:val="24"/>
        </w:rPr>
      </w:pPr>
    </w:p>
    <w:p w14:paraId="036CD66C" w14:textId="77777777" w:rsidR="004910FF" w:rsidRDefault="004910FF">
      <w:pPr>
        <w:widowControl w:val="0"/>
        <w:autoSpaceDE w:val="0"/>
        <w:autoSpaceDN w:val="0"/>
        <w:adjustRightInd w:val="0"/>
        <w:rPr>
          <w:ins w:id="38" w:author="Olivia Imner" w:date="2019-02-21T13:17:00Z"/>
          <w:rFonts w:cs="Times New Roman"/>
          <w:szCs w:val="24"/>
        </w:rPr>
      </w:pPr>
      <w:proofErr w:type="spellStart"/>
      <w:r w:rsidRPr="00B53E33">
        <w:rPr>
          <w:rFonts w:cs="Times New Roman"/>
          <w:szCs w:val="24"/>
        </w:rPr>
        <w:t>Magliaro</w:t>
      </w:r>
      <w:proofErr w:type="spellEnd"/>
      <w:r w:rsidRPr="00B53E33">
        <w:rPr>
          <w:rFonts w:cs="Times New Roman"/>
          <w:szCs w:val="24"/>
        </w:rPr>
        <w:t xml:space="preserve">, S. G., </w:t>
      </w:r>
      <w:proofErr w:type="spellStart"/>
      <w:r w:rsidRPr="00B53E33">
        <w:rPr>
          <w:rFonts w:cs="Times New Roman"/>
          <w:szCs w:val="24"/>
        </w:rPr>
        <w:t>Lockee</w:t>
      </w:r>
      <w:proofErr w:type="spellEnd"/>
      <w:r w:rsidRPr="00B53E33">
        <w:rPr>
          <w:rFonts w:cs="Times New Roman"/>
          <w:szCs w:val="24"/>
        </w:rPr>
        <w:t xml:space="preserve">, B. B., &amp; Burton, J. K. (2005). </w:t>
      </w:r>
      <w:proofErr w:type="spellStart"/>
      <w:r w:rsidRPr="00B53E33">
        <w:rPr>
          <w:rFonts w:cs="Times New Roman"/>
          <w:szCs w:val="24"/>
        </w:rPr>
        <w:t>Direct</w:t>
      </w:r>
      <w:proofErr w:type="spellEnd"/>
      <w:r w:rsidRPr="00B53E33">
        <w:rPr>
          <w:rFonts w:cs="Times New Roman"/>
          <w:szCs w:val="24"/>
        </w:rPr>
        <w:t xml:space="preserve"> </w:t>
      </w:r>
      <w:proofErr w:type="spellStart"/>
      <w:r w:rsidRPr="00B53E33">
        <w:rPr>
          <w:rFonts w:cs="Times New Roman"/>
          <w:szCs w:val="24"/>
        </w:rPr>
        <w:t>instruction</w:t>
      </w:r>
      <w:proofErr w:type="spellEnd"/>
      <w:r w:rsidRPr="00B53E33">
        <w:rPr>
          <w:rFonts w:cs="Times New Roman"/>
          <w:szCs w:val="24"/>
        </w:rPr>
        <w:t xml:space="preserve"> </w:t>
      </w:r>
      <w:proofErr w:type="spellStart"/>
      <w:r w:rsidRPr="00B53E33">
        <w:rPr>
          <w:rFonts w:cs="Times New Roman"/>
          <w:szCs w:val="24"/>
        </w:rPr>
        <w:t>revisited</w:t>
      </w:r>
      <w:proofErr w:type="spellEnd"/>
      <w:r w:rsidRPr="00B53E33">
        <w:rPr>
          <w:rFonts w:cs="Times New Roman"/>
          <w:szCs w:val="24"/>
        </w:rPr>
        <w:t xml:space="preserve">: A </w:t>
      </w:r>
      <w:proofErr w:type="spellStart"/>
      <w:r w:rsidRPr="00B53E33">
        <w:rPr>
          <w:rFonts w:cs="Times New Roman"/>
          <w:szCs w:val="24"/>
        </w:rPr>
        <w:t>key</w:t>
      </w:r>
      <w:proofErr w:type="spellEnd"/>
      <w:r w:rsidRPr="00B53E33">
        <w:rPr>
          <w:rFonts w:cs="Times New Roman"/>
          <w:szCs w:val="24"/>
        </w:rPr>
        <w:t xml:space="preserve"> </w:t>
      </w:r>
      <w:proofErr w:type="spellStart"/>
      <w:r w:rsidRPr="00B53E33">
        <w:rPr>
          <w:rFonts w:cs="Times New Roman"/>
          <w:szCs w:val="24"/>
        </w:rPr>
        <w:t>model</w:t>
      </w:r>
      <w:proofErr w:type="spellEnd"/>
      <w:r w:rsidRPr="00B53E33">
        <w:rPr>
          <w:rFonts w:cs="Times New Roman"/>
          <w:szCs w:val="24"/>
        </w:rPr>
        <w:t xml:space="preserve"> for </w:t>
      </w:r>
      <w:proofErr w:type="spellStart"/>
      <w:r w:rsidRPr="00B53E33">
        <w:rPr>
          <w:rFonts w:cs="Times New Roman"/>
          <w:szCs w:val="24"/>
        </w:rPr>
        <w:t>instructional</w:t>
      </w:r>
      <w:proofErr w:type="spellEnd"/>
      <w:r w:rsidRPr="00B53E33">
        <w:rPr>
          <w:rFonts w:cs="Times New Roman"/>
          <w:szCs w:val="24"/>
        </w:rPr>
        <w:t xml:space="preserve"> </w:t>
      </w:r>
      <w:proofErr w:type="spellStart"/>
      <w:r w:rsidRPr="00B53E33">
        <w:rPr>
          <w:rFonts w:cs="Times New Roman"/>
          <w:szCs w:val="24"/>
        </w:rPr>
        <w:t>technology</w:t>
      </w:r>
      <w:proofErr w:type="spellEnd"/>
      <w:r w:rsidRPr="00B53E33">
        <w:rPr>
          <w:rFonts w:cs="Times New Roman"/>
          <w:szCs w:val="24"/>
        </w:rPr>
        <w:t xml:space="preserve">. </w:t>
      </w:r>
      <w:proofErr w:type="spellStart"/>
      <w:r w:rsidRPr="00B53E33">
        <w:rPr>
          <w:rFonts w:cs="Times New Roman"/>
          <w:i/>
          <w:iCs/>
          <w:szCs w:val="24"/>
        </w:rPr>
        <w:t>Educational</w:t>
      </w:r>
      <w:proofErr w:type="spellEnd"/>
      <w:r w:rsidRPr="00B53E33">
        <w:rPr>
          <w:rFonts w:cs="Times New Roman"/>
          <w:i/>
          <w:iCs/>
          <w:szCs w:val="24"/>
        </w:rPr>
        <w:t xml:space="preserve"> </w:t>
      </w:r>
      <w:proofErr w:type="spellStart"/>
      <w:r w:rsidRPr="00B53E33">
        <w:rPr>
          <w:rFonts w:cs="Times New Roman"/>
          <w:i/>
          <w:iCs/>
          <w:szCs w:val="24"/>
        </w:rPr>
        <w:t>Technology</w:t>
      </w:r>
      <w:proofErr w:type="spellEnd"/>
      <w:r w:rsidRPr="00B53E33">
        <w:rPr>
          <w:rFonts w:cs="Times New Roman"/>
          <w:i/>
          <w:iCs/>
          <w:szCs w:val="24"/>
        </w:rPr>
        <w:t xml:space="preserve"> Research and </w:t>
      </w:r>
      <w:proofErr w:type="spellStart"/>
      <w:r w:rsidRPr="00B53E33">
        <w:rPr>
          <w:rFonts w:cs="Times New Roman"/>
          <w:i/>
          <w:iCs/>
          <w:szCs w:val="24"/>
        </w:rPr>
        <w:t>Development</w:t>
      </w:r>
      <w:proofErr w:type="spellEnd"/>
      <w:r w:rsidRPr="00B53E33">
        <w:rPr>
          <w:rFonts w:cs="Times New Roman"/>
          <w:szCs w:val="24"/>
        </w:rPr>
        <w:t xml:space="preserve">, </w:t>
      </w:r>
      <w:r w:rsidRPr="00B53E33">
        <w:rPr>
          <w:rFonts w:cs="Times New Roman"/>
          <w:i/>
          <w:iCs/>
          <w:szCs w:val="24"/>
        </w:rPr>
        <w:t>53</w:t>
      </w:r>
      <w:r w:rsidRPr="00B53E33">
        <w:rPr>
          <w:rFonts w:cs="Times New Roman"/>
          <w:szCs w:val="24"/>
        </w:rPr>
        <w:t>(4), 41–55. https</w:t>
      </w:r>
      <w:proofErr w:type="gramStart"/>
      <w:r w:rsidRPr="00B53E33">
        <w:rPr>
          <w:rFonts w:cs="Times New Roman"/>
          <w:szCs w:val="24"/>
        </w:rPr>
        <w:t>://</w:t>
      </w:r>
      <w:proofErr w:type="gramEnd"/>
      <w:r w:rsidRPr="00B53E33">
        <w:rPr>
          <w:rFonts w:cs="Times New Roman"/>
          <w:szCs w:val="24"/>
        </w:rPr>
        <w:t>doi.org/10.1007/BF02504684</w:t>
      </w:r>
    </w:p>
    <w:p w14:paraId="385D226E" w14:textId="77777777" w:rsidR="001D1E34" w:rsidRPr="00B53E33" w:rsidRDefault="001D1E34">
      <w:pPr>
        <w:widowControl w:val="0"/>
        <w:autoSpaceDE w:val="0"/>
        <w:autoSpaceDN w:val="0"/>
        <w:adjustRightInd w:val="0"/>
        <w:rPr>
          <w:rFonts w:cs="Times New Roman"/>
          <w:szCs w:val="24"/>
        </w:rPr>
      </w:pPr>
    </w:p>
    <w:p w14:paraId="2B06AB6A" w14:textId="77777777" w:rsidR="001D1E34" w:rsidRDefault="001D1E34">
      <w:pPr>
        <w:widowControl w:val="0"/>
        <w:autoSpaceDE w:val="0"/>
        <w:autoSpaceDN w:val="0"/>
        <w:adjustRightInd w:val="0"/>
        <w:rPr>
          <w:ins w:id="39" w:author="Olivia Imner" w:date="2019-02-21T13:18:00Z"/>
          <w:rFonts w:cs="Times New Roman"/>
          <w:szCs w:val="24"/>
        </w:rPr>
      </w:pPr>
    </w:p>
    <w:p w14:paraId="40F2D45D" w14:textId="77777777" w:rsidR="001D1E34" w:rsidRDefault="001D1E34">
      <w:pPr>
        <w:widowControl w:val="0"/>
        <w:autoSpaceDE w:val="0"/>
        <w:autoSpaceDN w:val="0"/>
        <w:adjustRightInd w:val="0"/>
        <w:rPr>
          <w:ins w:id="40" w:author="Olivia Imner" w:date="2019-02-21T13:18:00Z"/>
          <w:rFonts w:cs="Times New Roman"/>
          <w:szCs w:val="24"/>
        </w:rPr>
      </w:pPr>
    </w:p>
    <w:p w14:paraId="07E2404B" w14:textId="77777777" w:rsidR="001D1E34" w:rsidRDefault="001D1E34">
      <w:pPr>
        <w:widowControl w:val="0"/>
        <w:autoSpaceDE w:val="0"/>
        <w:autoSpaceDN w:val="0"/>
        <w:adjustRightInd w:val="0"/>
        <w:rPr>
          <w:ins w:id="41" w:author="Olivia Imner" w:date="2019-02-21T13:18:00Z"/>
          <w:rFonts w:cs="Times New Roman"/>
          <w:szCs w:val="24"/>
        </w:rPr>
      </w:pPr>
    </w:p>
    <w:p w14:paraId="016A8D75" w14:textId="77777777" w:rsidR="004910FF" w:rsidRPr="00B53E33" w:rsidRDefault="004910FF">
      <w:pPr>
        <w:widowControl w:val="0"/>
        <w:autoSpaceDE w:val="0"/>
        <w:autoSpaceDN w:val="0"/>
        <w:adjustRightInd w:val="0"/>
        <w:rPr>
          <w:rFonts w:cs="Times New Roman"/>
          <w:szCs w:val="24"/>
        </w:rPr>
      </w:pPr>
      <w:bookmarkStart w:id="42" w:name="_GoBack"/>
      <w:bookmarkEnd w:id="42"/>
      <w:proofErr w:type="spellStart"/>
      <w:r w:rsidRPr="00B53E33">
        <w:rPr>
          <w:rFonts w:cs="Times New Roman"/>
          <w:szCs w:val="24"/>
        </w:rPr>
        <w:t>Malhotra</w:t>
      </w:r>
      <w:proofErr w:type="spellEnd"/>
      <w:r w:rsidRPr="00B53E33">
        <w:rPr>
          <w:rFonts w:cs="Times New Roman"/>
          <w:szCs w:val="24"/>
        </w:rPr>
        <w:t xml:space="preserve">, N. K., &amp; Birks, D. F. (2006). </w:t>
      </w:r>
      <w:r w:rsidRPr="00B53E33">
        <w:rPr>
          <w:rFonts w:cs="Times New Roman"/>
          <w:i/>
          <w:iCs/>
          <w:szCs w:val="24"/>
        </w:rPr>
        <w:t xml:space="preserve">Marketing Research - An </w:t>
      </w:r>
      <w:proofErr w:type="spellStart"/>
      <w:r w:rsidRPr="00B53E33">
        <w:rPr>
          <w:rFonts w:cs="Times New Roman"/>
          <w:i/>
          <w:iCs/>
          <w:szCs w:val="24"/>
        </w:rPr>
        <w:t>Applied</w:t>
      </w:r>
      <w:proofErr w:type="spellEnd"/>
      <w:r w:rsidRPr="00B53E33">
        <w:rPr>
          <w:rFonts w:cs="Times New Roman"/>
          <w:i/>
          <w:iCs/>
          <w:szCs w:val="24"/>
        </w:rPr>
        <w:t xml:space="preserve"> Approach - </w:t>
      </w:r>
      <w:proofErr w:type="spellStart"/>
      <w:r w:rsidRPr="00B53E33">
        <w:rPr>
          <w:rFonts w:cs="Times New Roman"/>
          <w:i/>
          <w:iCs/>
          <w:szCs w:val="24"/>
        </w:rPr>
        <w:t>European</w:t>
      </w:r>
      <w:proofErr w:type="spellEnd"/>
      <w:r w:rsidRPr="00B53E33">
        <w:rPr>
          <w:rFonts w:cs="Times New Roman"/>
          <w:szCs w:val="24"/>
        </w:rPr>
        <w:t xml:space="preserve"> (</w:t>
      </w:r>
      <w:proofErr w:type="spellStart"/>
      <w:r w:rsidRPr="00B53E33">
        <w:rPr>
          <w:rFonts w:cs="Times New Roman"/>
          <w:szCs w:val="24"/>
        </w:rPr>
        <w:t>Updated</w:t>
      </w:r>
      <w:proofErr w:type="spellEnd"/>
      <w:r w:rsidRPr="00B53E33">
        <w:rPr>
          <w:rFonts w:cs="Times New Roman"/>
          <w:szCs w:val="24"/>
        </w:rPr>
        <w:t xml:space="preserve"> Second </w:t>
      </w:r>
      <w:proofErr w:type="spellStart"/>
      <w:r w:rsidRPr="00B53E33">
        <w:rPr>
          <w:rFonts w:cs="Times New Roman"/>
          <w:szCs w:val="24"/>
        </w:rPr>
        <w:t>European</w:t>
      </w:r>
      <w:proofErr w:type="spellEnd"/>
      <w:r w:rsidRPr="00B53E33">
        <w:rPr>
          <w:rFonts w:cs="Times New Roman"/>
          <w:szCs w:val="24"/>
        </w:rPr>
        <w:t xml:space="preserve"> Edition). </w:t>
      </w:r>
      <w:proofErr w:type="spellStart"/>
      <w:r w:rsidRPr="00B53E33">
        <w:rPr>
          <w:rFonts w:cs="Times New Roman"/>
          <w:szCs w:val="24"/>
        </w:rPr>
        <w:t>Prentice</w:t>
      </w:r>
      <w:proofErr w:type="spellEnd"/>
      <w:r w:rsidRPr="00B53E33">
        <w:rPr>
          <w:rFonts w:cs="Times New Roman"/>
          <w:szCs w:val="24"/>
        </w:rPr>
        <w:t xml:space="preserve"> Hall, </w:t>
      </w:r>
      <w:proofErr w:type="spellStart"/>
      <w:r w:rsidRPr="00B53E33">
        <w:rPr>
          <w:rFonts w:cs="Times New Roman"/>
          <w:szCs w:val="24"/>
        </w:rPr>
        <w:t>Inc</w:t>
      </w:r>
      <w:proofErr w:type="spellEnd"/>
      <w:r w:rsidRPr="00B53E33">
        <w:rPr>
          <w:rFonts w:cs="Times New Roman"/>
          <w:szCs w:val="24"/>
        </w:rPr>
        <w:t xml:space="preserve">., a Pearson </w:t>
      </w:r>
      <w:proofErr w:type="spellStart"/>
      <w:r w:rsidRPr="00B53E33">
        <w:rPr>
          <w:rFonts w:cs="Times New Roman"/>
          <w:szCs w:val="24"/>
        </w:rPr>
        <w:t>Education</w:t>
      </w:r>
      <w:proofErr w:type="spellEnd"/>
      <w:r w:rsidRPr="00B53E33">
        <w:rPr>
          <w:rFonts w:cs="Times New Roman"/>
          <w:szCs w:val="24"/>
        </w:rPr>
        <w:t xml:space="preserve"> </w:t>
      </w:r>
      <w:proofErr w:type="spellStart"/>
      <w:r w:rsidRPr="00B53E33">
        <w:rPr>
          <w:rFonts w:cs="Times New Roman"/>
          <w:szCs w:val="24"/>
        </w:rPr>
        <w:t>company</w:t>
      </w:r>
      <w:proofErr w:type="spellEnd"/>
      <w:r w:rsidRPr="00B53E33">
        <w:rPr>
          <w:rFonts w:cs="Times New Roman"/>
          <w:szCs w:val="24"/>
        </w:rPr>
        <w:t>.</w:t>
      </w:r>
    </w:p>
    <w:p w14:paraId="6FC17906" w14:textId="77777777" w:rsidR="004910FF" w:rsidRDefault="004910FF">
      <w:pPr>
        <w:widowControl w:val="0"/>
        <w:autoSpaceDE w:val="0"/>
        <w:autoSpaceDN w:val="0"/>
        <w:adjustRightInd w:val="0"/>
        <w:rPr>
          <w:ins w:id="43" w:author="Olivia Imner" w:date="2019-02-21T13:18:00Z"/>
          <w:rFonts w:cs="Times New Roman"/>
          <w:szCs w:val="24"/>
        </w:rPr>
      </w:pPr>
      <w:r w:rsidRPr="00B53E33">
        <w:rPr>
          <w:rFonts w:cs="Times New Roman"/>
          <w:szCs w:val="24"/>
        </w:rPr>
        <w:t xml:space="preserve">Mayes, T., &amp; de Freitas, S. (2004). Review </w:t>
      </w:r>
      <w:proofErr w:type="spellStart"/>
      <w:r w:rsidRPr="00B53E33">
        <w:rPr>
          <w:rFonts w:cs="Times New Roman"/>
          <w:szCs w:val="24"/>
        </w:rPr>
        <w:t>of</w:t>
      </w:r>
      <w:proofErr w:type="spellEnd"/>
      <w:r w:rsidRPr="00B53E33">
        <w:rPr>
          <w:rFonts w:cs="Times New Roman"/>
          <w:szCs w:val="24"/>
        </w:rPr>
        <w:t xml:space="preserve"> e-learning </w:t>
      </w:r>
      <w:proofErr w:type="spellStart"/>
      <w:r w:rsidRPr="00B53E33">
        <w:rPr>
          <w:rFonts w:cs="Times New Roman"/>
          <w:szCs w:val="24"/>
        </w:rPr>
        <w:t>theories</w:t>
      </w:r>
      <w:proofErr w:type="spellEnd"/>
      <w:r w:rsidRPr="00B53E33">
        <w:rPr>
          <w:rFonts w:cs="Times New Roman"/>
          <w:szCs w:val="24"/>
        </w:rPr>
        <w:t xml:space="preserve">, </w:t>
      </w:r>
      <w:proofErr w:type="spellStart"/>
      <w:r w:rsidRPr="00B53E33">
        <w:rPr>
          <w:rFonts w:cs="Times New Roman"/>
          <w:szCs w:val="24"/>
        </w:rPr>
        <w:t>frameworks</w:t>
      </w:r>
      <w:proofErr w:type="spellEnd"/>
      <w:r w:rsidRPr="00B53E33">
        <w:rPr>
          <w:rFonts w:cs="Times New Roman"/>
          <w:szCs w:val="24"/>
        </w:rPr>
        <w:t xml:space="preserve"> and </w:t>
      </w:r>
      <w:proofErr w:type="spellStart"/>
      <w:r w:rsidRPr="00B53E33">
        <w:rPr>
          <w:rFonts w:cs="Times New Roman"/>
          <w:szCs w:val="24"/>
        </w:rPr>
        <w:t>models</w:t>
      </w:r>
      <w:proofErr w:type="spellEnd"/>
      <w:r w:rsidRPr="00B53E33">
        <w:rPr>
          <w:rFonts w:cs="Times New Roman"/>
          <w:szCs w:val="24"/>
        </w:rPr>
        <w:t xml:space="preserve">. </w:t>
      </w:r>
      <w:proofErr w:type="spellStart"/>
      <w:r w:rsidRPr="00B53E33">
        <w:rPr>
          <w:rFonts w:cs="Times New Roman"/>
          <w:i/>
          <w:iCs/>
          <w:szCs w:val="24"/>
        </w:rPr>
        <w:t>JISC</w:t>
      </w:r>
      <w:proofErr w:type="spellEnd"/>
      <w:r w:rsidRPr="00B53E33">
        <w:rPr>
          <w:rFonts w:cs="Times New Roman"/>
          <w:i/>
          <w:iCs/>
          <w:szCs w:val="24"/>
        </w:rPr>
        <w:t xml:space="preserve"> E-Learning </w:t>
      </w:r>
      <w:proofErr w:type="spellStart"/>
      <w:r w:rsidRPr="00B53E33">
        <w:rPr>
          <w:rFonts w:cs="Times New Roman"/>
          <w:i/>
          <w:iCs/>
          <w:szCs w:val="24"/>
        </w:rPr>
        <w:t>Models</w:t>
      </w:r>
      <w:proofErr w:type="spellEnd"/>
      <w:r w:rsidRPr="00B53E33">
        <w:rPr>
          <w:rFonts w:cs="Times New Roman"/>
          <w:i/>
          <w:iCs/>
          <w:szCs w:val="24"/>
        </w:rPr>
        <w:t xml:space="preserve"> Desk </w:t>
      </w:r>
      <w:proofErr w:type="spellStart"/>
      <w:r w:rsidRPr="00B53E33">
        <w:rPr>
          <w:rFonts w:cs="Times New Roman"/>
          <w:i/>
          <w:iCs/>
          <w:szCs w:val="24"/>
        </w:rPr>
        <w:t>Study</w:t>
      </w:r>
      <w:proofErr w:type="spellEnd"/>
      <w:r w:rsidRPr="00B53E33">
        <w:rPr>
          <w:rFonts w:cs="Times New Roman"/>
          <w:szCs w:val="24"/>
        </w:rPr>
        <w:t>, (1).</w:t>
      </w:r>
    </w:p>
    <w:p w14:paraId="02DCC574" w14:textId="77777777" w:rsidR="001D1E34" w:rsidRPr="00B53E33" w:rsidRDefault="001D1E34">
      <w:pPr>
        <w:widowControl w:val="0"/>
        <w:autoSpaceDE w:val="0"/>
        <w:autoSpaceDN w:val="0"/>
        <w:adjustRightInd w:val="0"/>
        <w:rPr>
          <w:rFonts w:cs="Times New Roman"/>
          <w:szCs w:val="24"/>
        </w:rPr>
      </w:pPr>
    </w:p>
    <w:p w14:paraId="6C4CCBDF" w14:textId="77777777" w:rsidR="004910FF" w:rsidRDefault="004910FF">
      <w:pPr>
        <w:widowControl w:val="0"/>
        <w:autoSpaceDE w:val="0"/>
        <w:autoSpaceDN w:val="0"/>
        <w:adjustRightInd w:val="0"/>
        <w:rPr>
          <w:ins w:id="44" w:author="Olivia Imner" w:date="2019-02-21T13:17:00Z"/>
          <w:rFonts w:cs="Times New Roman"/>
          <w:szCs w:val="24"/>
        </w:rPr>
      </w:pPr>
      <w:proofErr w:type="spellStart"/>
      <w:r w:rsidRPr="00B53E33">
        <w:rPr>
          <w:rFonts w:cs="Times New Roman"/>
          <w:szCs w:val="24"/>
        </w:rPr>
        <w:t>Moraros</w:t>
      </w:r>
      <w:proofErr w:type="spellEnd"/>
      <w:r w:rsidRPr="00B53E33">
        <w:rPr>
          <w:rFonts w:cs="Times New Roman"/>
          <w:szCs w:val="24"/>
        </w:rPr>
        <w:t xml:space="preserve">, J., Islam, A., </w:t>
      </w:r>
      <w:proofErr w:type="spellStart"/>
      <w:r w:rsidRPr="00B53E33">
        <w:rPr>
          <w:rFonts w:cs="Times New Roman"/>
          <w:szCs w:val="24"/>
        </w:rPr>
        <w:t>Yu</w:t>
      </w:r>
      <w:proofErr w:type="spellEnd"/>
      <w:r w:rsidRPr="00B53E33">
        <w:rPr>
          <w:rFonts w:cs="Times New Roman"/>
          <w:szCs w:val="24"/>
        </w:rPr>
        <w:t xml:space="preserve">, S., </w:t>
      </w:r>
      <w:proofErr w:type="spellStart"/>
      <w:r w:rsidRPr="00B53E33">
        <w:rPr>
          <w:rFonts w:cs="Times New Roman"/>
          <w:szCs w:val="24"/>
        </w:rPr>
        <w:t>Banow</w:t>
      </w:r>
      <w:proofErr w:type="spellEnd"/>
      <w:r w:rsidRPr="00B53E33">
        <w:rPr>
          <w:rFonts w:cs="Times New Roman"/>
          <w:szCs w:val="24"/>
        </w:rPr>
        <w:t xml:space="preserve">, R., &amp; </w:t>
      </w:r>
      <w:proofErr w:type="spellStart"/>
      <w:r w:rsidRPr="00B53E33">
        <w:rPr>
          <w:rFonts w:cs="Times New Roman"/>
          <w:szCs w:val="24"/>
        </w:rPr>
        <w:t>Schindelka</w:t>
      </w:r>
      <w:proofErr w:type="spellEnd"/>
      <w:r w:rsidRPr="00B53E33">
        <w:rPr>
          <w:rFonts w:cs="Times New Roman"/>
          <w:szCs w:val="24"/>
        </w:rPr>
        <w:t xml:space="preserve">, B. (2015). </w:t>
      </w:r>
      <w:proofErr w:type="spellStart"/>
      <w:r w:rsidRPr="00B53E33">
        <w:rPr>
          <w:rFonts w:cs="Times New Roman"/>
          <w:szCs w:val="24"/>
        </w:rPr>
        <w:t>Flipping</w:t>
      </w:r>
      <w:proofErr w:type="spellEnd"/>
      <w:r w:rsidRPr="00B53E33">
        <w:rPr>
          <w:rFonts w:cs="Times New Roman"/>
          <w:szCs w:val="24"/>
        </w:rPr>
        <w:t xml:space="preserve"> for </w:t>
      </w:r>
      <w:proofErr w:type="spellStart"/>
      <w:r w:rsidRPr="00B53E33">
        <w:rPr>
          <w:rFonts w:cs="Times New Roman"/>
          <w:szCs w:val="24"/>
        </w:rPr>
        <w:t>success</w:t>
      </w:r>
      <w:proofErr w:type="spellEnd"/>
      <w:r w:rsidRPr="00B53E33">
        <w:rPr>
          <w:rFonts w:cs="Times New Roman"/>
          <w:szCs w:val="24"/>
        </w:rPr>
        <w:t xml:space="preserve">: </w:t>
      </w:r>
      <w:proofErr w:type="spellStart"/>
      <w:r w:rsidRPr="00B53E33">
        <w:rPr>
          <w:rFonts w:cs="Times New Roman"/>
          <w:szCs w:val="24"/>
        </w:rPr>
        <w:t>evaluating</w:t>
      </w:r>
      <w:proofErr w:type="spellEnd"/>
      <w:r w:rsidRPr="00B53E33">
        <w:rPr>
          <w:rFonts w:cs="Times New Roman"/>
          <w:szCs w:val="24"/>
        </w:rPr>
        <w:t xml:space="preserve"> the </w:t>
      </w:r>
      <w:proofErr w:type="spellStart"/>
      <w:r w:rsidRPr="00B53E33">
        <w:rPr>
          <w:rFonts w:cs="Times New Roman"/>
          <w:szCs w:val="24"/>
        </w:rPr>
        <w:t>effectiveness</w:t>
      </w:r>
      <w:proofErr w:type="spellEnd"/>
      <w:r w:rsidRPr="00B53E33">
        <w:rPr>
          <w:rFonts w:cs="Times New Roman"/>
          <w:szCs w:val="24"/>
        </w:rPr>
        <w:t xml:space="preserve"> </w:t>
      </w:r>
      <w:proofErr w:type="spellStart"/>
      <w:r w:rsidRPr="00B53E33">
        <w:rPr>
          <w:rFonts w:cs="Times New Roman"/>
          <w:szCs w:val="24"/>
        </w:rPr>
        <w:t>of</w:t>
      </w:r>
      <w:proofErr w:type="spellEnd"/>
      <w:r w:rsidRPr="00B53E33">
        <w:rPr>
          <w:rFonts w:cs="Times New Roman"/>
          <w:szCs w:val="24"/>
        </w:rPr>
        <w:t xml:space="preserve"> a </w:t>
      </w:r>
      <w:proofErr w:type="spellStart"/>
      <w:r w:rsidRPr="00B53E33">
        <w:rPr>
          <w:rFonts w:cs="Times New Roman"/>
          <w:szCs w:val="24"/>
        </w:rPr>
        <w:t>novel</w:t>
      </w:r>
      <w:proofErr w:type="spellEnd"/>
      <w:r w:rsidRPr="00B53E33">
        <w:rPr>
          <w:rFonts w:cs="Times New Roman"/>
          <w:szCs w:val="24"/>
        </w:rPr>
        <w:t xml:space="preserve"> </w:t>
      </w:r>
      <w:proofErr w:type="spellStart"/>
      <w:r w:rsidRPr="00B53E33">
        <w:rPr>
          <w:rFonts w:cs="Times New Roman"/>
          <w:szCs w:val="24"/>
        </w:rPr>
        <w:t>teaching</w:t>
      </w:r>
      <w:proofErr w:type="spellEnd"/>
      <w:r w:rsidRPr="00B53E33">
        <w:rPr>
          <w:rFonts w:cs="Times New Roman"/>
          <w:szCs w:val="24"/>
        </w:rPr>
        <w:t xml:space="preserve"> approach in a </w:t>
      </w:r>
      <w:proofErr w:type="spellStart"/>
      <w:r w:rsidRPr="00B53E33">
        <w:rPr>
          <w:rFonts w:cs="Times New Roman"/>
          <w:szCs w:val="24"/>
        </w:rPr>
        <w:t>graduate</w:t>
      </w:r>
      <w:proofErr w:type="spellEnd"/>
      <w:r w:rsidRPr="00B53E33">
        <w:rPr>
          <w:rFonts w:cs="Times New Roman"/>
          <w:szCs w:val="24"/>
        </w:rPr>
        <w:t xml:space="preserve"> </w:t>
      </w:r>
      <w:proofErr w:type="spellStart"/>
      <w:r w:rsidRPr="00B53E33">
        <w:rPr>
          <w:rFonts w:cs="Times New Roman"/>
          <w:szCs w:val="24"/>
        </w:rPr>
        <w:t>level</w:t>
      </w:r>
      <w:proofErr w:type="spellEnd"/>
      <w:r w:rsidRPr="00B53E33">
        <w:rPr>
          <w:rFonts w:cs="Times New Roman"/>
          <w:szCs w:val="24"/>
        </w:rPr>
        <w:t xml:space="preserve"> </w:t>
      </w:r>
      <w:proofErr w:type="spellStart"/>
      <w:r w:rsidRPr="00B53E33">
        <w:rPr>
          <w:rFonts w:cs="Times New Roman"/>
          <w:szCs w:val="24"/>
        </w:rPr>
        <w:t>setting</w:t>
      </w:r>
      <w:proofErr w:type="spellEnd"/>
      <w:r w:rsidRPr="00B53E33">
        <w:rPr>
          <w:rFonts w:cs="Times New Roman"/>
          <w:szCs w:val="24"/>
        </w:rPr>
        <w:t xml:space="preserve">. </w:t>
      </w:r>
      <w:r w:rsidRPr="00B53E33">
        <w:rPr>
          <w:rFonts w:cs="Times New Roman"/>
          <w:i/>
          <w:iCs/>
          <w:szCs w:val="24"/>
        </w:rPr>
        <w:t xml:space="preserve">BMC Medical </w:t>
      </w:r>
      <w:proofErr w:type="spellStart"/>
      <w:r w:rsidRPr="00B53E33">
        <w:rPr>
          <w:rFonts w:cs="Times New Roman"/>
          <w:i/>
          <w:iCs/>
          <w:szCs w:val="24"/>
        </w:rPr>
        <w:t>Education</w:t>
      </w:r>
      <w:proofErr w:type="spellEnd"/>
      <w:r w:rsidRPr="00B53E33">
        <w:rPr>
          <w:rFonts w:cs="Times New Roman"/>
          <w:szCs w:val="24"/>
        </w:rPr>
        <w:t>,</w:t>
      </w:r>
      <w:proofErr w:type="gramStart"/>
      <w:r w:rsidRPr="00B53E33">
        <w:rPr>
          <w:rFonts w:cs="Times New Roman"/>
          <w:szCs w:val="24"/>
        </w:rPr>
        <w:t xml:space="preserve"> </w:t>
      </w:r>
      <w:r w:rsidRPr="00B53E33">
        <w:rPr>
          <w:rFonts w:cs="Times New Roman"/>
          <w:i/>
          <w:iCs/>
          <w:szCs w:val="24"/>
        </w:rPr>
        <w:t>15</w:t>
      </w:r>
      <w:r w:rsidRPr="00B53E33">
        <w:rPr>
          <w:rFonts w:cs="Times New Roman"/>
          <w:szCs w:val="24"/>
        </w:rPr>
        <w:t>.</w:t>
      </w:r>
      <w:proofErr w:type="gramEnd"/>
      <w:r w:rsidRPr="00B53E33">
        <w:rPr>
          <w:rFonts w:cs="Times New Roman"/>
          <w:szCs w:val="24"/>
        </w:rPr>
        <w:t xml:space="preserve"> https://doi.org/10.1186/s12909-015-0317-2</w:t>
      </w:r>
    </w:p>
    <w:p w14:paraId="6E1DBA55" w14:textId="77777777" w:rsidR="001D1E34" w:rsidRPr="00B53E33" w:rsidRDefault="001D1E34">
      <w:pPr>
        <w:widowControl w:val="0"/>
        <w:autoSpaceDE w:val="0"/>
        <w:autoSpaceDN w:val="0"/>
        <w:adjustRightInd w:val="0"/>
        <w:rPr>
          <w:rFonts w:cs="Times New Roman"/>
          <w:szCs w:val="24"/>
        </w:rPr>
      </w:pPr>
    </w:p>
    <w:p w14:paraId="59361695" w14:textId="77777777" w:rsidR="004910FF" w:rsidRDefault="004910FF">
      <w:pPr>
        <w:widowControl w:val="0"/>
        <w:autoSpaceDE w:val="0"/>
        <w:autoSpaceDN w:val="0"/>
        <w:adjustRightInd w:val="0"/>
        <w:rPr>
          <w:ins w:id="45" w:author="Olivia Imner" w:date="2019-02-21T13:17:00Z"/>
          <w:rFonts w:cs="Times New Roman"/>
          <w:szCs w:val="24"/>
        </w:rPr>
      </w:pPr>
      <w:proofErr w:type="spellStart"/>
      <w:r w:rsidRPr="00B53E33">
        <w:rPr>
          <w:rFonts w:cs="Times New Roman"/>
          <w:szCs w:val="24"/>
        </w:rPr>
        <w:t>Pange</w:t>
      </w:r>
      <w:proofErr w:type="spellEnd"/>
      <w:r w:rsidRPr="00B53E33">
        <w:rPr>
          <w:rFonts w:cs="Times New Roman"/>
          <w:szCs w:val="24"/>
        </w:rPr>
        <w:t xml:space="preserve">, A., &amp; </w:t>
      </w:r>
      <w:proofErr w:type="spellStart"/>
      <w:r w:rsidRPr="00B53E33">
        <w:rPr>
          <w:rFonts w:cs="Times New Roman"/>
          <w:szCs w:val="24"/>
        </w:rPr>
        <w:t>Pange</w:t>
      </w:r>
      <w:proofErr w:type="spellEnd"/>
      <w:r w:rsidRPr="00B53E33">
        <w:rPr>
          <w:rFonts w:cs="Times New Roman"/>
          <w:szCs w:val="24"/>
        </w:rPr>
        <w:t xml:space="preserve">, J. (2011). Is E-learning </w:t>
      </w:r>
      <w:proofErr w:type="spellStart"/>
      <w:r w:rsidRPr="00B53E33">
        <w:rPr>
          <w:rFonts w:cs="Times New Roman"/>
          <w:szCs w:val="24"/>
        </w:rPr>
        <w:t>Based</w:t>
      </w:r>
      <w:proofErr w:type="spellEnd"/>
      <w:r w:rsidRPr="00B53E33">
        <w:rPr>
          <w:rFonts w:cs="Times New Roman"/>
          <w:szCs w:val="24"/>
        </w:rPr>
        <w:t xml:space="preserve"> On Learning </w:t>
      </w:r>
      <w:proofErr w:type="spellStart"/>
      <w:r w:rsidRPr="00B53E33">
        <w:rPr>
          <w:rFonts w:cs="Times New Roman"/>
          <w:szCs w:val="24"/>
        </w:rPr>
        <w:t>Theories</w:t>
      </w:r>
      <w:proofErr w:type="spellEnd"/>
      <w:r w:rsidRPr="00B53E33">
        <w:rPr>
          <w:rFonts w:cs="Times New Roman"/>
          <w:szCs w:val="24"/>
        </w:rPr>
        <w:t xml:space="preserve">? A </w:t>
      </w:r>
      <w:proofErr w:type="spellStart"/>
      <w:r w:rsidRPr="00B53E33">
        <w:rPr>
          <w:rFonts w:cs="Times New Roman"/>
          <w:szCs w:val="24"/>
        </w:rPr>
        <w:t>Literature</w:t>
      </w:r>
      <w:proofErr w:type="spellEnd"/>
      <w:r w:rsidRPr="00B53E33">
        <w:rPr>
          <w:rFonts w:cs="Times New Roman"/>
          <w:szCs w:val="24"/>
        </w:rPr>
        <w:t xml:space="preserve"> Review. </w:t>
      </w:r>
      <w:r w:rsidRPr="00B53E33">
        <w:rPr>
          <w:rFonts w:cs="Times New Roman"/>
          <w:i/>
          <w:iCs/>
          <w:szCs w:val="24"/>
        </w:rPr>
        <w:t xml:space="preserve">World Academy </w:t>
      </w:r>
      <w:proofErr w:type="spellStart"/>
      <w:r w:rsidRPr="00B53E33">
        <w:rPr>
          <w:rFonts w:cs="Times New Roman"/>
          <w:i/>
          <w:iCs/>
          <w:szCs w:val="24"/>
        </w:rPr>
        <w:t>of</w:t>
      </w:r>
      <w:proofErr w:type="spellEnd"/>
      <w:r w:rsidRPr="00B53E33">
        <w:rPr>
          <w:rFonts w:cs="Times New Roman"/>
          <w:i/>
          <w:iCs/>
          <w:szCs w:val="24"/>
        </w:rPr>
        <w:t xml:space="preserve"> Science, </w:t>
      </w:r>
      <w:proofErr w:type="spellStart"/>
      <w:r w:rsidRPr="00B53E33">
        <w:rPr>
          <w:rFonts w:cs="Times New Roman"/>
          <w:i/>
          <w:iCs/>
          <w:szCs w:val="24"/>
        </w:rPr>
        <w:t>Engineering</w:t>
      </w:r>
      <w:proofErr w:type="spellEnd"/>
      <w:r w:rsidRPr="00B53E33">
        <w:rPr>
          <w:rFonts w:cs="Times New Roman"/>
          <w:i/>
          <w:iCs/>
          <w:szCs w:val="24"/>
        </w:rPr>
        <w:t xml:space="preserve"> &amp; </w:t>
      </w:r>
      <w:proofErr w:type="spellStart"/>
      <w:r w:rsidRPr="00B53E33">
        <w:rPr>
          <w:rFonts w:cs="Times New Roman"/>
          <w:i/>
          <w:iCs/>
          <w:szCs w:val="24"/>
        </w:rPr>
        <w:t>Technology</w:t>
      </w:r>
      <w:proofErr w:type="spellEnd"/>
      <w:r w:rsidRPr="00B53E33">
        <w:rPr>
          <w:rFonts w:cs="Times New Roman"/>
          <w:szCs w:val="24"/>
        </w:rPr>
        <w:t xml:space="preserve">, </w:t>
      </w:r>
      <w:r w:rsidRPr="00B53E33">
        <w:rPr>
          <w:rFonts w:cs="Times New Roman"/>
          <w:i/>
          <w:iCs/>
          <w:szCs w:val="24"/>
        </w:rPr>
        <w:t>5</w:t>
      </w:r>
      <w:r w:rsidRPr="00B53E33">
        <w:rPr>
          <w:rFonts w:cs="Times New Roman"/>
          <w:szCs w:val="24"/>
        </w:rPr>
        <w:t>(8).</w:t>
      </w:r>
    </w:p>
    <w:p w14:paraId="22CE38CA" w14:textId="77777777" w:rsidR="001D1E34" w:rsidRPr="00B53E33" w:rsidRDefault="001D1E34">
      <w:pPr>
        <w:widowControl w:val="0"/>
        <w:autoSpaceDE w:val="0"/>
        <w:autoSpaceDN w:val="0"/>
        <w:adjustRightInd w:val="0"/>
        <w:rPr>
          <w:rFonts w:cs="Times New Roman"/>
          <w:szCs w:val="24"/>
        </w:rPr>
      </w:pPr>
    </w:p>
    <w:p w14:paraId="0B0D339D" w14:textId="77777777" w:rsidR="004910FF" w:rsidRDefault="004910FF">
      <w:pPr>
        <w:widowControl w:val="0"/>
        <w:autoSpaceDE w:val="0"/>
        <w:autoSpaceDN w:val="0"/>
        <w:adjustRightInd w:val="0"/>
        <w:rPr>
          <w:ins w:id="46" w:author="Olivia Imner" w:date="2019-02-21T13:17:00Z"/>
          <w:rFonts w:cs="Times New Roman"/>
          <w:szCs w:val="24"/>
        </w:rPr>
      </w:pPr>
      <w:r w:rsidRPr="00B53E33">
        <w:rPr>
          <w:rFonts w:cs="Times New Roman"/>
          <w:szCs w:val="24"/>
        </w:rPr>
        <w:t xml:space="preserve">Vetenskapsrådet. (2002). </w:t>
      </w:r>
      <w:r w:rsidRPr="00B53E33">
        <w:rPr>
          <w:rFonts w:cs="Times New Roman"/>
          <w:i/>
          <w:iCs/>
          <w:szCs w:val="24"/>
        </w:rPr>
        <w:t>Forskningsetiska principer inom humanistisk-samhällsvetenskaplig forskning.</w:t>
      </w:r>
      <w:r w:rsidRPr="00B53E33">
        <w:rPr>
          <w:rFonts w:cs="Times New Roman"/>
          <w:szCs w:val="24"/>
        </w:rPr>
        <w:t xml:space="preserve"> Stockholm: Vetenskapsrådet.</w:t>
      </w:r>
    </w:p>
    <w:p w14:paraId="31A468E1" w14:textId="77777777" w:rsidR="001D1E34" w:rsidRPr="00B53E33" w:rsidRDefault="001D1E34">
      <w:pPr>
        <w:widowControl w:val="0"/>
        <w:autoSpaceDE w:val="0"/>
        <w:autoSpaceDN w:val="0"/>
        <w:adjustRightInd w:val="0"/>
        <w:rPr>
          <w:rFonts w:cs="Times New Roman"/>
          <w:szCs w:val="24"/>
        </w:rPr>
      </w:pPr>
    </w:p>
    <w:p w14:paraId="1481CD94" w14:textId="77777777" w:rsidR="004910FF" w:rsidRPr="00B53E33" w:rsidRDefault="004910FF">
      <w:pPr>
        <w:widowControl w:val="0"/>
        <w:autoSpaceDE w:val="0"/>
        <w:autoSpaceDN w:val="0"/>
        <w:adjustRightInd w:val="0"/>
        <w:rPr>
          <w:rFonts w:cs="Times New Roman"/>
          <w:szCs w:val="24"/>
        </w:rPr>
      </w:pPr>
      <w:proofErr w:type="spellStart"/>
      <w:r w:rsidRPr="00B53E33">
        <w:rPr>
          <w:rFonts w:cs="Times New Roman"/>
          <w:szCs w:val="24"/>
        </w:rPr>
        <w:t>Yeh</w:t>
      </w:r>
      <w:proofErr w:type="spellEnd"/>
      <w:r w:rsidRPr="00B53E33">
        <w:rPr>
          <w:rFonts w:cs="Times New Roman"/>
          <w:szCs w:val="24"/>
        </w:rPr>
        <w:t xml:space="preserve">, Y.-C. (2009). </w:t>
      </w:r>
      <w:proofErr w:type="spellStart"/>
      <w:r w:rsidRPr="00B53E33">
        <w:rPr>
          <w:rFonts w:cs="Times New Roman"/>
          <w:szCs w:val="24"/>
        </w:rPr>
        <w:t>Integrating</w:t>
      </w:r>
      <w:proofErr w:type="spellEnd"/>
      <w:r w:rsidRPr="00B53E33">
        <w:rPr>
          <w:rFonts w:cs="Times New Roman"/>
          <w:szCs w:val="24"/>
        </w:rPr>
        <w:t xml:space="preserve"> e-learning </w:t>
      </w:r>
      <w:proofErr w:type="spellStart"/>
      <w:r w:rsidRPr="00B53E33">
        <w:rPr>
          <w:rFonts w:cs="Times New Roman"/>
          <w:szCs w:val="24"/>
        </w:rPr>
        <w:t>into</w:t>
      </w:r>
      <w:proofErr w:type="spellEnd"/>
      <w:r w:rsidRPr="00B53E33">
        <w:rPr>
          <w:rFonts w:cs="Times New Roman"/>
          <w:szCs w:val="24"/>
        </w:rPr>
        <w:t xml:space="preserve"> the </w:t>
      </w:r>
      <w:proofErr w:type="spellStart"/>
      <w:r w:rsidRPr="00B53E33">
        <w:rPr>
          <w:rFonts w:cs="Times New Roman"/>
          <w:szCs w:val="24"/>
        </w:rPr>
        <w:t>Direct-instruction</w:t>
      </w:r>
      <w:proofErr w:type="spellEnd"/>
      <w:r w:rsidRPr="00B53E33">
        <w:rPr>
          <w:rFonts w:cs="Times New Roman"/>
          <w:szCs w:val="24"/>
        </w:rPr>
        <w:t xml:space="preserve"> </w:t>
      </w:r>
      <w:proofErr w:type="spellStart"/>
      <w:r w:rsidRPr="00B53E33">
        <w:rPr>
          <w:rFonts w:cs="Times New Roman"/>
          <w:szCs w:val="24"/>
        </w:rPr>
        <w:t>Model</w:t>
      </w:r>
      <w:proofErr w:type="spellEnd"/>
      <w:r w:rsidRPr="00B53E33">
        <w:rPr>
          <w:rFonts w:cs="Times New Roman"/>
          <w:szCs w:val="24"/>
        </w:rPr>
        <w:t xml:space="preserve"> </w:t>
      </w:r>
      <w:proofErr w:type="spellStart"/>
      <w:r w:rsidRPr="00B53E33">
        <w:rPr>
          <w:rFonts w:cs="Times New Roman"/>
          <w:szCs w:val="24"/>
        </w:rPr>
        <w:t>to</w:t>
      </w:r>
      <w:proofErr w:type="spellEnd"/>
      <w:r w:rsidRPr="00B53E33">
        <w:rPr>
          <w:rFonts w:cs="Times New Roman"/>
          <w:szCs w:val="24"/>
        </w:rPr>
        <w:t xml:space="preserve"> </w:t>
      </w:r>
      <w:proofErr w:type="spellStart"/>
      <w:r w:rsidRPr="00B53E33">
        <w:rPr>
          <w:rFonts w:cs="Times New Roman"/>
          <w:szCs w:val="24"/>
        </w:rPr>
        <w:t>enhance</w:t>
      </w:r>
      <w:proofErr w:type="spellEnd"/>
      <w:r w:rsidRPr="00B53E33">
        <w:rPr>
          <w:rFonts w:cs="Times New Roman"/>
          <w:szCs w:val="24"/>
        </w:rPr>
        <w:t xml:space="preserve"> the </w:t>
      </w:r>
      <w:proofErr w:type="spellStart"/>
      <w:r w:rsidRPr="00B53E33">
        <w:rPr>
          <w:rFonts w:cs="Times New Roman"/>
          <w:szCs w:val="24"/>
        </w:rPr>
        <w:t>effectiveness</w:t>
      </w:r>
      <w:proofErr w:type="spellEnd"/>
      <w:r w:rsidRPr="00B53E33">
        <w:rPr>
          <w:rFonts w:cs="Times New Roman"/>
          <w:szCs w:val="24"/>
        </w:rPr>
        <w:t xml:space="preserve"> </w:t>
      </w:r>
      <w:proofErr w:type="spellStart"/>
      <w:r w:rsidRPr="00B53E33">
        <w:rPr>
          <w:rFonts w:cs="Times New Roman"/>
          <w:szCs w:val="24"/>
        </w:rPr>
        <w:t>of</w:t>
      </w:r>
      <w:proofErr w:type="spellEnd"/>
      <w:r w:rsidRPr="00B53E33">
        <w:rPr>
          <w:rFonts w:cs="Times New Roman"/>
          <w:szCs w:val="24"/>
        </w:rPr>
        <w:t xml:space="preserve"> </w:t>
      </w:r>
      <w:proofErr w:type="spellStart"/>
      <w:r w:rsidRPr="00B53E33">
        <w:rPr>
          <w:rFonts w:cs="Times New Roman"/>
          <w:szCs w:val="24"/>
        </w:rPr>
        <w:t>critical-thinking</w:t>
      </w:r>
      <w:proofErr w:type="spellEnd"/>
      <w:r w:rsidRPr="00B53E33">
        <w:rPr>
          <w:rFonts w:cs="Times New Roman"/>
          <w:szCs w:val="24"/>
        </w:rPr>
        <w:t xml:space="preserve"> </w:t>
      </w:r>
      <w:proofErr w:type="spellStart"/>
      <w:r w:rsidRPr="00B53E33">
        <w:rPr>
          <w:rFonts w:cs="Times New Roman"/>
          <w:szCs w:val="24"/>
        </w:rPr>
        <w:t>instruction</w:t>
      </w:r>
      <w:proofErr w:type="spellEnd"/>
      <w:r w:rsidRPr="00B53E33">
        <w:rPr>
          <w:rFonts w:cs="Times New Roman"/>
          <w:szCs w:val="24"/>
        </w:rPr>
        <w:t xml:space="preserve">. </w:t>
      </w:r>
      <w:proofErr w:type="spellStart"/>
      <w:r w:rsidRPr="00B53E33">
        <w:rPr>
          <w:rFonts w:cs="Times New Roman"/>
          <w:i/>
          <w:iCs/>
          <w:szCs w:val="24"/>
        </w:rPr>
        <w:t>Instructional</w:t>
      </w:r>
      <w:proofErr w:type="spellEnd"/>
      <w:r w:rsidRPr="00B53E33">
        <w:rPr>
          <w:rFonts w:cs="Times New Roman"/>
          <w:i/>
          <w:iCs/>
          <w:szCs w:val="24"/>
        </w:rPr>
        <w:t xml:space="preserve"> Science</w:t>
      </w:r>
      <w:r w:rsidRPr="00B53E33">
        <w:rPr>
          <w:rFonts w:cs="Times New Roman"/>
          <w:szCs w:val="24"/>
        </w:rPr>
        <w:t xml:space="preserve">, </w:t>
      </w:r>
      <w:r w:rsidRPr="00B53E33">
        <w:rPr>
          <w:rFonts w:cs="Times New Roman"/>
          <w:i/>
          <w:iCs/>
          <w:szCs w:val="24"/>
        </w:rPr>
        <w:t>37</w:t>
      </w:r>
      <w:r w:rsidRPr="00B53E33">
        <w:rPr>
          <w:rFonts w:cs="Times New Roman"/>
          <w:szCs w:val="24"/>
        </w:rPr>
        <w:t xml:space="preserve">(2), 185–203. </w:t>
      </w:r>
      <w:proofErr w:type="spellStart"/>
      <w:r w:rsidRPr="00B53E33">
        <w:rPr>
          <w:rFonts w:cs="Times New Roman"/>
          <w:szCs w:val="24"/>
        </w:rPr>
        <w:t>Retrieved</w:t>
      </w:r>
      <w:proofErr w:type="spellEnd"/>
      <w:r w:rsidRPr="00B53E33">
        <w:rPr>
          <w:rFonts w:cs="Times New Roman"/>
          <w:szCs w:val="24"/>
        </w:rPr>
        <w:t xml:space="preserve"> from goo.gl/Lo4tFB</w:t>
      </w:r>
    </w:p>
    <w:p w14:paraId="34026666" w14:textId="59B7B056" w:rsidR="00D45847" w:rsidRPr="004D2145" w:rsidRDefault="00B93B7F"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47" w:name="_Toc391456187"/>
      <w:bookmarkStart w:id="48" w:name="_Toc401327944"/>
      <w:bookmarkEnd w:id="47"/>
      <w:r w:rsidRPr="009F3187">
        <w:t>Bilagor</w:t>
      </w:r>
      <w:bookmarkEnd w:id="48"/>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49" w:name="_Toc391456188"/>
      <w:bookmarkEnd w:id="49"/>
      <w:r w:rsidRPr="00D01DE3">
        <w:rPr>
          <w:rStyle w:val="Starkbetoning"/>
          <w:color w:val="00000A"/>
        </w:rPr>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ins w:id="50" w:author="Olivia Imner" w:date="2019-02-21T11:05:00Z">
        <w:r w:rsidR="001906AE">
          <w:rPr>
            <w:rFonts w:eastAsia="Times New Roman" w:cs="Times New Roman"/>
            <w:color w:val="333333"/>
          </w:rPr>
          <w:t>ATM/</w:t>
        </w:r>
      </w:ins>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tnotsreferens"/>
        </w:rPr>
        <w:footnoteReference w:id="3"/>
      </w:r>
      <w:r w:rsidR="00850895">
        <w:rPr>
          <w:rFonts w:eastAsia="Times New Roman" w:cs="Times New Roman"/>
          <w:color w:val="333333"/>
        </w:rPr>
        <w:t xml:space="preserve"> (kognitiva färdigheter) för att gestalta</w:t>
      </w:r>
      <w:r w:rsidR="00850895" w:rsidRPr="00002A59">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002A59">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002A59">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3F4E0FC4"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ins w:id="51" w:author="Olivia Imner" w:date="2019-02-21T11:05:00Z">
        <w:r w:rsidR="001906AE">
          <w:rPr>
            <w:rStyle w:val="Starkbetoning"/>
            <w:rFonts w:eastAsia="Times New Roman" w:cs="Times New Roman"/>
            <w:b w:val="0"/>
            <w:bCs w:val="0"/>
            <w:i w:val="0"/>
            <w:iCs w:val="0"/>
            <w:color w:val="333333"/>
          </w:rPr>
          <w:t>ATM/</w:t>
        </w:r>
      </w:ins>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52" w:name="_Toc391456189"/>
      <w:bookmarkEnd w:id="52"/>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3819E9">
          <w:footerReference w:type="default" r:id="rId16"/>
          <w:footerReference w:type="first" r:id="rId17"/>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DAF3A4" w15:done="0"/>
  <w15:commentEx w15:paraId="018541E4" w15:done="0"/>
  <w15:commentEx w15:paraId="4B1C7E34" w15:done="0"/>
  <w15:commentEx w15:paraId="20E6358F" w15:done="0"/>
  <w15:commentEx w15:paraId="365772D0" w15:done="0"/>
  <w15:commentEx w15:paraId="6688D991" w15:done="0"/>
  <w15:commentEx w15:paraId="371699F0" w15:done="0"/>
  <w15:commentEx w15:paraId="21F5312D" w15:done="0"/>
  <w15:commentEx w15:paraId="73BB8B75" w15:done="0"/>
  <w15:commentEx w15:paraId="1FC3B6B1" w15:done="0"/>
  <w15:commentEx w15:paraId="39F2C2C8" w15:done="0"/>
  <w15:commentEx w15:paraId="0DA96E02" w15:done="0"/>
  <w15:commentEx w15:paraId="28C3E06C" w15:done="0"/>
  <w15:commentEx w15:paraId="480D1993" w15:done="0"/>
  <w15:commentEx w15:paraId="4E39E2FD" w15:done="0"/>
  <w15:commentEx w15:paraId="7FDA2657" w15:done="0"/>
  <w15:commentEx w15:paraId="57CA359E" w15:done="0"/>
  <w15:commentEx w15:paraId="6004B9DF" w15:done="0"/>
  <w15:commentEx w15:paraId="0C824EB2" w15:done="0"/>
  <w15:commentEx w15:paraId="496FDBF5" w15:done="0"/>
  <w15:commentEx w15:paraId="2E80E010" w15:done="0"/>
  <w15:commentEx w15:paraId="77E7A88E" w15:done="0"/>
  <w15:commentEx w15:paraId="51FBF5F8" w15:done="0"/>
  <w15:commentEx w15:paraId="044053A3" w15:done="0"/>
  <w15:commentEx w15:paraId="1498E8FF" w15:done="0"/>
  <w15:commentEx w15:paraId="4812AC79" w15:done="0"/>
  <w15:commentEx w15:paraId="6906099B" w15:done="0"/>
  <w15:commentEx w15:paraId="4DD3F9F9" w15:done="0"/>
  <w15:commentEx w15:paraId="4DA06CEB" w15:done="0"/>
  <w15:commentEx w15:paraId="08BBF3D4" w15:paraIdParent="4DA06CEB" w15:done="0"/>
  <w15:commentEx w15:paraId="7E18E190" w15:done="0"/>
  <w15:commentEx w15:paraId="7FDFA962" w15:done="0"/>
  <w15:commentEx w15:paraId="619F1819" w15:done="0"/>
  <w15:commentEx w15:paraId="2E6966DB" w15:done="0"/>
  <w15:commentEx w15:paraId="4AB0C6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CE608A" w14:textId="77777777" w:rsidR="00B53E33" w:rsidRDefault="00B53E33">
      <w:r>
        <w:separator/>
      </w:r>
    </w:p>
  </w:endnote>
  <w:endnote w:type="continuationSeparator" w:id="0">
    <w:p w14:paraId="14F9C31A" w14:textId="77777777" w:rsidR="00B53E33" w:rsidRDefault="00B53E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B53E33" w:rsidRDefault="00B53E33">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0084038"/>
      <w:docPartObj>
        <w:docPartGallery w:val="Page Numbers (Bottom of Page)"/>
        <w:docPartUnique/>
      </w:docPartObj>
    </w:sdtPr>
    <w:sdtContent>
      <w:p w14:paraId="7887BB9D" w14:textId="77777777" w:rsidR="00B53E33" w:rsidRDefault="00B53E33">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B53E33" w:rsidRDefault="00B53E33">
        <w:pPr>
          <w:pStyle w:val="Footer1"/>
          <w:jc w:val="center"/>
        </w:pPr>
        <w:r>
          <w:fldChar w:fldCharType="begin"/>
        </w:r>
        <w:r>
          <w:instrText>PAGE</w:instrText>
        </w:r>
        <w:r>
          <w:fldChar w:fldCharType="separate"/>
        </w:r>
        <w:r w:rsidR="001D1E34">
          <w:rPr>
            <w:noProof/>
          </w:rPr>
          <w:t>15</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B53E33" w:rsidRDefault="00B53E33">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89BF07" w14:textId="77777777" w:rsidR="00B53E33" w:rsidRDefault="00B53E33">
      <w:r>
        <w:separator/>
      </w:r>
    </w:p>
  </w:footnote>
  <w:footnote w:type="continuationSeparator" w:id="0">
    <w:p w14:paraId="6123010B" w14:textId="77777777" w:rsidR="00B53E33" w:rsidRDefault="00B53E33">
      <w:r>
        <w:continuationSeparator/>
      </w:r>
    </w:p>
  </w:footnote>
  <w:footnote w:id="1">
    <w:p w14:paraId="5824ECF3" w14:textId="4B98B15A" w:rsidR="00B53E33" w:rsidRPr="005D1A1C" w:rsidRDefault="00B53E33"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B53E33" w:rsidRPr="005D1A1C" w:rsidRDefault="00B53E33"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B53E33" w:rsidRPr="005D1A1C" w:rsidRDefault="00B53E33"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B53E33" w:rsidRPr="005D1A1C" w:rsidRDefault="00B53E33"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B53E33" w:rsidRPr="005D1A1C" w:rsidRDefault="00B53E33"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B53E33" w:rsidRDefault="00B53E33" w:rsidP="00CF61C4">
      <w:pPr>
        <w:pStyle w:val="Fotnotstext"/>
        <w:jc w:val="both"/>
      </w:pPr>
      <w:r w:rsidRPr="00002A59">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2"/>
  </w:num>
  <w:num w:numId="6">
    <w:abstractNumId w:val="23"/>
  </w:num>
  <w:num w:numId="7">
    <w:abstractNumId w:val="17"/>
  </w:num>
  <w:num w:numId="8">
    <w:abstractNumId w:val="13"/>
  </w:num>
  <w:num w:numId="9">
    <w:abstractNumId w:val="18"/>
  </w:num>
  <w:num w:numId="10">
    <w:abstractNumId w:val="0"/>
  </w:num>
  <w:num w:numId="11">
    <w:abstractNumId w:val="15"/>
  </w:num>
  <w:num w:numId="12">
    <w:abstractNumId w:val="16"/>
  </w:num>
  <w:num w:numId="13">
    <w:abstractNumId w:val="2"/>
  </w:num>
  <w:num w:numId="14">
    <w:abstractNumId w:val="19"/>
  </w:num>
  <w:num w:numId="15">
    <w:abstractNumId w:val="10"/>
  </w:num>
  <w:num w:numId="16">
    <w:abstractNumId w:val="12"/>
  </w:num>
  <w:num w:numId="17">
    <w:abstractNumId w:val="20"/>
  </w:num>
  <w:num w:numId="18">
    <w:abstractNumId w:val="11"/>
  </w:num>
  <w:num w:numId="19">
    <w:abstractNumId w:val="1"/>
  </w:num>
  <w:num w:numId="20">
    <w:abstractNumId w:val="21"/>
  </w:num>
  <w:num w:numId="21">
    <w:abstractNumId w:val="5"/>
  </w:num>
  <w:num w:numId="22">
    <w:abstractNumId w:val="3"/>
  </w:num>
  <w:num w:numId="23">
    <w:abstractNumId w:val="4"/>
  </w:num>
  <w:num w:numId="2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användare">
    <w15:presenceInfo w15:providerId="None" w15:userId="Microsoft Office-använda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212AE"/>
    <w:rsid w:val="00021305"/>
    <w:rsid w:val="00024931"/>
    <w:rsid w:val="000331BF"/>
    <w:rsid w:val="000359B7"/>
    <w:rsid w:val="00035BFB"/>
    <w:rsid w:val="00036B5F"/>
    <w:rsid w:val="00041127"/>
    <w:rsid w:val="000412CF"/>
    <w:rsid w:val="000413AA"/>
    <w:rsid w:val="00041A1C"/>
    <w:rsid w:val="000424D5"/>
    <w:rsid w:val="000427E4"/>
    <w:rsid w:val="00043579"/>
    <w:rsid w:val="00043AE1"/>
    <w:rsid w:val="00044A39"/>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6D1D"/>
    <w:rsid w:val="0015775D"/>
    <w:rsid w:val="0016757F"/>
    <w:rsid w:val="001701BE"/>
    <w:rsid w:val="001732AB"/>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2F0574"/>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EB1"/>
    <w:rsid w:val="003C06CF"/>
    <w:rsid w:val="003C298D"/>
    <w:rsid w:val="003C4177"/>
    <w:rsid w:val="003C6B23"/>
    <w:rsid w:val="003D1A09"/>
    <w:rsid w:val="003D2164"/>
    <w:rsid w:val="003D5C91"/>
    <w:rsid w:val="003E0991"/>
    <w:rsid w:val="003E2AEF"/>
    <w:rsid w:val="003E2B2E"/>
    <w:rsid w:val="003E2D9F"/>
    <w:rsid w:val="003E3AC6"/>
    <w:rsid w:val="003E654F"/>
    <w:rsid w:val="003E735C"/>
    <w:rsid w:val="003E7604"/>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515C"/>
    <w:rsid w:val="0047588C"/>
    <w:rsid w:val="0047590E"/>
    <w:rsid w:val="004759F2"/>
    <w:rsid w:val="004763AF"/>
    <w:rsid w:val="00480E5C"/>
    <w:rsid w:val="004822AA"/>
    <w:rsid w:val="00482460"/>
    <w:rsid w:val="00482617"/>
    <w:rsid w:val="004827B5"/>
    <w:rsid w:val="00482F2B"/>
    <w:rsid w:val="0048422A"/>
    <w:rsid w:val="004853DA"/>
    <w:rsid w:val="004862A6"/>
    <w:rsid w:val="004910FF"/>
    <w:rsid w:val="00491CC8"/>
    <w:rsid w:val="00493097"/>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E1416"/>
    <w:rsid w:val="005E268B"/>
    <w:rsid w:val="005E3782"/>
    <w:rsid w:val="005E3C6F"/>
    <w:rsid w:val="005E4262"/>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261B"/>
    <w:rsid w:val="007733D5"/>
    <w:rsid w:val="007757C3"/>
    <w:rsid w:val="00780A57"/>
    <w:rsid w:val="007813E2"/>
    <w:rsid w:val="00786A7A"/>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3048"/>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40A5"/>
    <w:rsid w:val="00B17BFA"/>
    <w:rsid w:val="00B2517C"/>
    <w:rsid w:val="00B257FF"/>
    <w:rsid w:val="00B306BC"/>
    <w:rsid w:val="00B3075A"/>
    <w:rsid w:val="00B31418"/>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93B7F"/>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C780E"/>
    <w:rsid w:val="00BD0BAF"/>
    <w:rsid w:val="00BD2BD1"/>
    <w:rsid w:val="00BD39C4"/>
    <w:rsid w:val="00BD42C9"/>
    <w:rsid w:val="00BD5132"/>
    <w:rsid w:val="00BE257F"/>
    <w:rsid w:val="00BE2E0E"/>
    <w:rsid w:val="00BE4185"/>
    <w:rsid w:val="00BE6335"/>
    <w:rsid w:val="00BF2EDC"/>
    <w:rsid w:val="00BF621B"/>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B0B"/>
    <w:rsid w:val="00C707E6"/>
    <w:rsid w:val="00C74489"/>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66C9"/>
    <w:rsid w:val="00D46833"/>
    <w:rsid w:val="00D51C83"/>
    <w:rsid w:val="00D54813"/>
    <w:rsid w:val="00D54FB0"/>
    <w:rsid w:val="00D55735"/>
    <w:rsid w:val="00D56AA9"/>
    <w:rsid w:val="00D57162"/>
    <w:rsid w:val="00D6155F"/>
    <w:rsid w:val="00D64060"/>
    <w:rsid w:val="00D65AF9"/>
    <w:rsid w:val="00D71CDE"/>
    <w:rsid w:val="00D73501"/>
    <w:rsid w:val="00D74144"/>
    <w:rsid w:val="00D74BFF"/>
    <w:rsid w:val="00D7649D"/>
    <w:rsid w:val="00D808DD"/>
    <w:rsid w:val="00D83111"/>
    <w:rsid w:val="00D836D7"/>
    <w:rsid w:val="00D83AD0"/>
    <w:rsid w:val="00D849B9"/>
    <w:rsid w:val="00D85EB9"/>
    <w:rsid w:val="00D863D2"/>
    <w:rsid w:val="00D877C8"/>
    <w:rsid w:val="00D90862"/>
    <w:rsid w:val="00D90B2E"/>
    <w:rsid w:val="00D924A7"/>
    <w:rsid w:val="00D939B2"/>
    <w:rsid w:val="00D950AC"/>
    <w:rsid w:val="00D970EE"/>
    <w:rsid w:val="00DA0666"/>
    <w:rsid w:val="00DA1086"/>
    <w:rsid w:val="00DA1B11"/>
    <w:rsid w:val="00DB1910"/>
    <w:rsid w:val="00DB3821"/>
    <w:rsid w:val="00DB3CC8"/>
    <w:rsid w:val="00DB4ED3"/>
    <w:rsid w:val="00DC0653"/>
    <w:rsid w:val="00DC27C1"/>
    <w:rsid w:val="00DC5094"/>
    <w:rsid w:val="00DC7A1D"/>
    <w:rsid w:val="00DC7A9B"/>
    <w:rsid w:val="00DC7DA4"/>
    <w:rsid w:val="00DD03E4"/>
    <w:rsid w:val="00DD0905"/>
    <w:rsid w:val="00DD12F3"/>
    <w:rsid w:val="00DD1792"/>
    <w:rsid w:val="00DD2EEF"/>
    <w:rsid w:val="00DD61A8"/>
    <w:rsid w:val="00DD6FAA"/>
    <w:rsid w:val="00DE04EB"/>
    <w:rsid w:val="00DE1202"/>
    <w:rsid w:val="00DE1A92"/>
    <w:rsid w:val="00DE36DE"/>
    <w:rsid w:val="00DE4DD3"/>
    <w:rsid w:val="00DE72B1"/>
    <w:rsid w:val="00DE73A9"/>
    <w:rsid w:val="00DF1A0C"/>
    <w:rsid w:val="00DF3880"/>
    <w:rsid w:val="00E0078E"/>
    <w:rsid w:val="00E01E21"/>
    <w:rsid w:val="00E02ACD"/>
    <w:rsid w:val="00E03192"/>
    <w:rsid w:val="00E040F7"/>
    <w:rsid w:val="00E048BB"/>
    <w:rsid w:val="00E04FD4"/>
    <w:rsid w:val="00E05F45"/>
    <w:rsid w:val="00E0678A"/>
    <w:rsid w:val="00E07DA2"/>
    <w:rsid w:val="00E100AE"/>
    <w:rsid w:val="00E12474"/>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E86"/>
    <w:rsid w:val="00F066BE"/>
    <w:rsid w:val="00F10A47"/>
    <w:rsid w:val="00F11601"/>
    <w:rsid w:val="00F1559D"/>
    <w:rsid w:val="00F16CB6"/>
    <w:rsid w:val="00F1711B"/>
    <w:rsid w:val="00F209A9"/>
    <w:rsid w:val="00F24A19"/>
    <w:rsid w:val="00F358E4"/>
    <w:rsid w:val="00F35A81"/>
    <w:rsid w:val="00F36A1A"/>
    <w:rsid w:val="00F36D89"/>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people" Target="people.xml"/><Relationship Id="rId21" Type="http://schemas.microsoft.com/office/2011/relationships/commentsExtended" Target="commentsExtended.xml"/><Relationship Id="rId22" Type="http://schemas.microsoft.com/office/2016/09/relationships/commentsIds" Target="commentsIds.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2C03DFA6-5944-6248-ADAE-3B693E72A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29</Pages>
  <Words>16357</Words>
  <Characters>86695</Characters>
  <Application>Microsoft Macintosh Word</Application>
  <DocSecurity>0</DocSecurity>
  <Lines>722</Lines>
  <Paragraphs>205</Paragraphs>
  <ScaleCrop>false</ScaleCrop>
  <Company>Stockholms universitetsbibliotek</Company>
  <LinksUpToDate>false</LinksUpToDate>
  <CharactersWithSpaces>102847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11</cp:revision>
  <cp:lastPrinted>2019-01-30T14:45:00Z</cp:lastPrinted>
  <dcterms:created xsi:type="dcterms:W3CDTF">2019-01-30T14:45:00Z</dcterms:created>
  <dcterms:modified xsi:type="dcterms:W3CDTF">2019-02-21T12:18:00Z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id="Q2UUJzrv"/&gt;&lt;style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