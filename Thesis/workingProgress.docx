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74784D" w:rsidRDefault="0074784D">
                            <w:pPr>
                              <w:pStyle w:val="Frontpagetext"/>
                              <w:rPr>
                                <w:sz w:val="28"/>
                                <w:szCs w:val="28"/>
                              </w:rPr>
                            </w:pPr>
                            <w:r>
                              <w:rPr>
                                <w:sz w:val="28"/>
                                <w:szCs w:val="28"/>
                              </w:rPr>
                              <w:t xml:space="preserve">Institutionen för data- </w:t>
                            </w:r>
                            <w:r>
                              <w:rPr>
                                <w:sz w:val="28"/>
                                <w:szCs w:val="28"/>
                              </w:rPr>
                              <w:br/>
                              <w:t>och systemvetenskap</w:t>
                            </w:r>
                          </w:p>
                          <w:p w14:paraId="0DD0DA7D" w14:textId="77777777" w:rsidR="0074784D" w:rsidRDefault="0074784D">
                            <w:pPr>
                              <w:pStyle w:val="TextBox"/>
                            </w:pPr>
                            <w:r>
                              <w:t xml:space="preserve">Examensarbete 15 </w:t>
                            </w:r>
                            <w:proofErr w:type="spellStart"/>
                            <w:r>
                              <w:t>hp</w:t>
                            </w:r>
                            <w:proofErr w:type="spellEnd"/>
                          </w:p>
                          <w:p w14:paraId="205AAAC7" w14:textId="77777777" w:rsidR="0074784D" w:rsidRDefault="0074784D">
                            <w:pPr>
                              <w:pStyle w:val="TextBox"/>
                            </w:pPr>
                            <w:r>
                              <w:t>Data- och systemvetenskap</w:t>
                            </w:r>
                          </w:p>
                          <w:p w14:paraId="51566511" w14:textId="77777777" w:rsidR="0074784D" w:rsidRDefault="0074784D">
                            <w:pPr>
                              <w:pStyle w:val="Textruta"/>
                            </w:pPr>
                            <w:r>
                              <w:t xml:space="preserve">Kurs- eller utbildningsprogram (180 </w:t>
                            </w:r>
                            <w:proofErr w:type="spellStart"/>
                            <w:r>
                              <w:t>hp</w:t>
                            </w:r>
                            <w:proofErr w:type="spellEnd"/>
                            <w:r>
                              <w:t xml:space="preserve">) </w:t>
                            </w:r>
                          </w:p>
                          <w:p w14:paraId="7A700FAB" w14:textId="77777777" w:rsidR="0074784D" w:rsidRDefault="0074784D">
                            <w:pPr>
                              <w:pStyle w:val="Textruta"/>
                            </w:pPr>
                            <w:r>
                              <w:t>Höst-/Vårterminen 2018</w:t>
                            </w:r>
                          </w:p>
                          <w:p w14:paraId="381612CD" w14:textId="77777777" w:rsidR="0074784D" w:rsidRDefault="0074784D">
                            <w:pPr>
                              <w:pStyle w:val="Textruta"/>
                            </w:pPr>
                            <w:r>
                              <w:t>Handledare: Robert Ramberg</w:t>
                            </w:r>
                          </w:p>
                          <w:p w14:paraId="41DC09BB" w14:textId="77777777" w:rsidR="0074784D" w:rsidRDefault="0074784D">
                            <w:pPr>
                              <w:pStyle w:val="Textruta"/>
                            </w:pPr>
                            <w:r>
                              <w:t>Granskare: Förnamn Efternamn</w:t>
                            </w:r>
                          </w:p>
                          <w:p w14:paraId="316E1ACF" w14:textId="77777777" w:rsidR="0074784D" w:rsidRDefault="0074784D">
                            <w:pPr>
                              <w:pStyle w:val="Textruta"/>
                              <w:rPr>
                                <w:lang w:val="en-US"/>
                              </w:rPr>
                            </w:pPr>
                            <w:r>
                              <w:rPr>
                                <w:lang w:val="en-US"/>
                              </w:rPr>
                              <w:t>English title: Evaluation of pedagogical models as a platform for the refinement of courses at the e-learning company Grade</w:t>
                            </w:r>
                          </w:p>
                          <w:p w14:paraId="680742CD" w14:textId="77777777" w:rsidR="0074784D" w:rsidRDefault="0074784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74784D" w:rsidRDefault="0074784D">
                      <w:pPr>
                        <w:pStyle w:val="Frontpagetext"/>
                        <w:rPr>
                          <w:sz w:val="28"/>
                          <w:szCs w:val="28"/>
                        </w:rPr>
                      </w:pPr>
                      <w:r>
                        <w:rPr>
                          <w:sz w:val="28"/>
                          <w:szCs w:val="28"/>
                        </w:rPr>
                        <w:t xml:space="preserve">Institutionen för data- </w:t>
                      </w:r>
                      <w:r>
                        <w:rPr>
                          <w:sz w:val="28"/>
                          <w:szCs w:val="28"/>
                        </w:rPr>
                        <w:br/>
                        <w:t>och systemvetenskap</w:t>
                      </w:r>
                    </w:p>
                    <w:p w14:paraId="0DD0DA7D" w14:textId="77777777" w:rsidR="0074784D" w:rsidRDefault="0074784D">
                      <w:pPr>
                        <w:pStyle w:val="TextBox"/>
                      </w:pPr>
                      <w:r>
                        <w:t xml:space="preserve">Examensarbete 15 </w:t>
                      </w:r>
                      <w:proofErr w:type="spellStart"/>
                      <w:r>
                        <w:t>hp</w:t>
                      </w:r>
                      <w:proofErr w:type="spellEnd"/>
                    </w:p>
                    <w:p w14:paraId="205AAAC7" w14:textId="77777777" w:rsidR="0074784D" w:rsidRDefault="0074784D">
                      <w:pPr>
                        <w:pStyle w:val="TextBox"/>
                      </w:pPr>
                      <w:r>
                        <w:t>Data- och systemvetenskap</w:t>
                      </w:r>
                    </w:p>
                    <w:p w14:paraId="51566511" w14:textId="77777777" w:rsidR="0074784D" w:rsidRDefault="0074784D">
                      <w:pPr>
                        <w:pStyle w:val="Textruta"/>
                      </w:pPr>
                      <w:r>
                        <w:t xml:space="preserve">Kurs- eller utbildningsprogram (180 </w:t>
                      </w:r>
                      <w:proofErr w:type="spellStart"/>
                      <w:r>
                        <w:t>hp</w:t>
                      </w:r>
                      <w:proofErr w:type="spellEnd"/>
                      <w:r>
                        <w:t xml:space="preserve">) </w:t>
                      </w:r>
                    </w:p>
                    <w:p w14:paraId="7A700FAB" w14:textId="77777777" w:rsidR="0074784D" w:rsidRDefault="0074784D">
                      <w:pPr>
                        <w:pStyle w:val="Textruta"/>
                      </w:pPr>
                      <w:r>
                        <w:t>Höst-/Vårterminen 2018</w:t>
                      </w:r>
                    </w:p>
                    <w:p w14:paraId="381612CD" w14:textId="77777777" w:rsidR="0074784D" w:rsidRDefault="0074784D">
                      <w:pPr>
                        <w:pStyle w:val="Textruta"/>
                      </w:pPr>
                      <w:r>
                        <w:t>Handledare: Robert Ramberg</w:t>
                      </w:r>
                    </w:p>
                    <w:p w14:paraId="41DC09BB" w14:textId="77777777" w:rsidR="0074784D" w:rsidRDefault="0074784D">
                      <w:pPr>
                        <w:pStyle w:val="Textruta"/>
                      </w:pPr>
                      <w:r>
                        <w:t>Granskare: Förnamn Efternamn</w:t>
                      </w:r>
                    </w:p>
                    <w:p w14:paraId="316E1ACF" w14:textId="77777777" w:rsidR="0074784D" w:rsidRDefault="0074784D">
                      <w:pPr>
                        <w:pStyle w:val="Textruta"/>
                        <w:rPr>
                          <w:lang w:val="en-US"/>
                        </w:rPr>
                      </w:pPr>
                      <w:r>
                        <w:rPr>
                          <w:lang w:val="en-US"/>
                        </w:rPr>
                        <w:t>English title: Evaluation of pedagogical models as a platform for the refinement of courses at the e-learning company Grade</w:t>
                      </w:r>
                    </w:p>
                    <w:p w14:paraId="680742CD" w14:textId="77777777" w:rsidR="0074784D" w:rsidRDefault="0074784D">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ody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odyText"/>
      </w:pPr>
      <w:r>
        <w:t>Skrivs i relevansordning.</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ody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TOC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TOC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TOC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Caption"/>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Aktivitets Modellen (ATM</w:t>
      </w:r>
      <w:r>
        <w:rPr>
          <w:rFonts w:ascii="Times New Roman" w:hAnsi="Times New Roman" w:cs="Times New Roman"/>
          <w:i w:val="0"/>
          <w:sz w:val="22"/>
          <w:szCs w:val="22"/>
        </w:rPr>
        <w:t>)</w:t>
      </w:r>
    </w:p>
    <w:p w14:paraId="08ABE086" w14:textId="77777777" w:rsidR="004E58AD" w:rsidRDefault="004E58AD" w:rsidP="004E58AD">
      <w:pPr>
        <w:pStyle w:val="Caption"/>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Caption"/>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ody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odyText"/>
        <w:rPr>
          <w:rFonts w:ascii="Verdana" w:hAnsi="Verdana"/>
          <w:sz w:val="24"/>
        </w:rPr>
      </w:pPr>
    </w:p>
    <w:p w14:paraId="578602D1" w14:textId="77777777" w:rsidR="00D45847" w:rsidRDefault="00850895">
      <w:pPr>
        <w:pStyle w:val="BodyText"/>
        <w:rPr>
          <w:rFonts w:ascii="Verdana" w:hAnsi="Verdana"/>
          <w:sz w:val="28"/>
          <w:szCs w:val="28"/>
        </w:rPr>
      </w:pPr>
      <w:r>
        <w:rPr>
          <w:rFonts w:ascii="Verdana" w:hAnsi="Verdana"/>
          <w:sz w:val="24"/>
        </w:rPr>
        <w:t>Bakgrund</w:t>
      </w:r>
    </w:p>
    <w:p w14:paraId="4B26FC9E" w14:textId="77777777" w:rsidR="00D45847" w:rsidRDefault="00D45847">
      <w:pPr>
        <w:pStyle w:val="BodyText"/>
      </w:pPr>
    </w:p>
    <w:p w14:paraId="31B61A6F" w14:textId="77777777" w:rsidR="00D45847" w:rsidRDefault="00850895">
      <w:pPr>
        <w:pStyle w:val="Body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odyText"/>
        <w:rPr>
          <w:rFonts w:ascii="Verdana" w:hAnsi="Verdana"/>
          <w:sz w:val="24"/>
        </w:rPr>
      </w:pPr>
    </w:p>
    <w:p w14:paraId="01A85743" w14:textId="77777777" w:rsidR="00D45847" w:rsidRDefault="00850895">
      <w:pPr>
        <w:pStyle w:val="Body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odyText"/>
      </w:pPr>
    </w:p>
    <w:p w14:paraId="38B59388" w14:textId="77777777" w:rsidR="00D45847" w:rsidRDefault="00850895">
      <w:pPr>
        <w:pStyle w:val="Body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odyText"/>
      </w:pPr>
    </w:p>
    <w:p w14:paraId="49A2EB2C" w14:textId="77777777" w:rsidR="00D45847" w:rsidRDefault="00850895">
      <w:pPr>
        <w:pStyle w:val="Body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odyText"/>
      </w:pPr>
    </w:p>
    <w:p w14:paraId="63C5BBA0" w14:textId="77777777" w:rsidR="00D45847" w:rsidRDefault="00850895">
      <w:pPr>
        <w:pStyle w:val="Body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ody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Caption"/>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odyText"/>
      </w:pPr>
    </w:p>
    <w:p w14:paraId="5BB8FF23" w14:textId="0D439E75"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del w:id="5" w:author="Jason Serviss" w:date="2018-08-31T19:35:00Z">
        <w:r w:rsidDel="00F36D89">
          <w:rPr>
            <w:rFonts w:cs="Times New Roman"/>
          </w:rPr>
          <w:delText>S</w:delText>
        </w:r>
        <w:r w:rsidR="00E7141B" w:rsidDel="00F36D89">
          <w:rPr>
            <w:rFonts w:cs="Times New Roman"/>
          </w:rPr>
          <w:delText>killnaden mellan</w:delText>
        </w:r>
        <w:r w:rsidDel="00F36D89">
          <w:rPr>
            <w:rFonts w:cs="Times New Roman"/>
          </w:rPr>
          <w:delText xml:space="preserve"> distans lärande</w:delText>
        </w:r>
        <w:r w:rsidR="00E7141B" w:rsidDel="00F36D89">
          <w:rPr>
            <w:rFonts w:cs="Times New Roman"/>
          </w:rPr>
          <w:delText xml:space="preserve"> och e-lärande</w:delText>
        </w:r>
        <w:r w:rsidDel="00F36D89">
          <w:rPr>
            <w:rFonts w:cs="Times New Roman"/>
          </w:rPr>
          <w:delText xml:space="preserve"> är att </w:delText>
        </w:r>
        <w:r w:rsidR="00E7141B" w:rsidDel="00F36D89">
          <w:rPr>
            <w:rFonts w:cs="Times New Roman"/>
          </w:rPr>
          <w:delText xml:space="preserve">distans lärande är ett begrepp som </w:delText>
        </w:r>
        <w:r w:rsidR="006304C9" w:rsidDel="00F36D89">
          <w:rPr>
            <w:rFonts w:cs="Times New Roman"/>
          </w:rPr>
          <w:delText>handlar</w:delText>
        </w:r>
        <w:r w:rsidR="00E7141B" w:rsidDel="00F36D89">
          <w:rPr>
            <w:rFonts w:cs="Times New Roman"/>
          </w:rPr>
          <w:delText xml:space="preserve"> om avståendet mellan student och lärare och </w:delText>
        </w:r>
      </w:del>
      <w:ins w:id="6" w:author="Jason Serviss" w:date="2018-08-31T19:35:00Z">
        <w:r w:rsidR="00F36D89">
          <w:rPr>
            <w:rFonts w:cs="Times New Roman"/>
          </w:rPr>
          <w:t>E</w:t>
        </w:r>
      </w:ins>
      <w:del w:id="7" w:author="Jason Serviss" w:date="2018-08-31T19:35:00Z">
        <w:r w:rsidR="00E7141B" w:rsidDel="00F36D89">
          <w:rPr>
            <w:rFonts w:cs="Times New Roman"/>
          </w:rPr>
          <w:delText>e</w:delText>
        </w:r>
      </w:del>
      <w:r w:rsidR="00E7141B">
        <w:rPr>
          <w:rFonts w:cs="Times New Roman"/>
        </w:rPr>
        <w:t xml:space="preserve">-lärande är </w:t>
      </w:r>
      <w:ins w:id="8" w:author="Jason Serviss" w:date="2018-08-31T19:34:00Z">
        <w:r w:rsidR="00F36D89">
          <w:rPr>
            <w:rFonts w:cs="Times New Roman"/>
          </w:rPr>
          <w:t>en typ av distanslärande so</w:t>
        </w:r>
      </w:ins>
      <w:ins w:id="9" w:author="Jason Serviss" w:date="2018-08-31T19:35:00Z">
        <w:r w:rsidR="004642EB">
          <w:rPr>
            <w:rFonts w:cs="Times New Roman"/>
          </w:rPr>
          <w:t>m</w:t>
        </w:r>
      </w:ins>
      <w:ins w:id="10" w:author="Jason Serviss" w:date="2018-08-31T19:34:00Z">
        <w:r w:rsidR="00F36D89">
          <w:rPr>
            <w:rFonts w:cs="Times New Roman"/>
          </w:rPr>
          <w:t xml:space="preserve"> sker via </w:t>
        </w:r>
      </w:ins>
      <w:r>
        <w:rPr>
          <w:rFonts w:cs="Times New Roman"/>
        </w:rPr>
        <w:t>online-kommunikati</w:t>
      </w:r>
      <w:r w:rsidR="00E7141B">
        <w:rPr>
          <w:rFonts w:cs="Times New Roman"/>
        </w:rPr>
        <w:t xml:space="preserve">onen </w:t>
      </w:r>
      <w:r w:rsidR="006304C9">
        <w:rPr>
          <w:rFonts w:cs="Times New Roman"/>
        </w:rPr>
        <w:t xml:space="preserve">som </w:t>
      </w:r>
      <w:commentRangeStart w:id="11"/>
      <w:r w:rsidR="006304C9">
        <w:rPr>
          <w:rFonts w:cs="Times New Roman"/>
        </w:rPr>
        <w:t>finns e</w:t>
      </w:r>
      <w:r w:rsidR="00E7141B">
        <w:rPr>
          <w:rFonts w:cs="Times New Roman"/>
        </w:rPr>
        <w:t>mellan student och lärare</w:t>
      </w:r>
      <w:commentRangeEnd w:id="11"/>
      <w:r w:rsidR="004642EB">
        <w:rPr>
          <w:rStyle w:val="CommentReference"/>
        </w:rPr>
        <w:commentReference w:id="11"/>
      </w:r>
      <w:r>
        <w:rPr>
          <w:rFonts w:cs="Times New Roman"/>
        </w:rPr>
        <w:t>. Fördelarna med e-lärande jämfört med distans lärande är att studenten kan studera i egen takt, lärande</w:t>
      </w:r>
      <w:r w:rsidR="00960F14">
        <w:rPr>
          <w:rFonts w:cs="Times New Roman"/>
        </w:rPr>
        <w:t>t blir mer interaktivt, och</w:t>
      </w:r>
      <w:ins w:id="12" w:author="Jason Serviss" w:date="2018-08-31T19:33:00Z">
        <w:r w:rsidR="00F36D89">
          <w:rPr>
            <w:rFonts w:cs="Times New Roman"/>
          </w:rPr>
          <w:t xml:space="preserve"> </w:t>
        </w:r>
        <w:commentRangeStart w:id="13"/>
        <w:r w:rsidR="00F36D89">
          <w:rPr>
            <w:rFonts w:cs="Times New Roman"/>
          </w:rPr>
          <w:t>e-lärandet orsaker en</w:t>
        </w:r>
      </w:ins>
      <w:r w:rsidR="00960F14">
        <w:rPr>
          <w:rFonts w:cs="Times New Roman"/>
        </w:rPr>
        <w:t xml:space="preserve"> </w:t>
      </w:r>
      <w:r w:rsidR="00A17D89">
        <w:rPr>
          <w:rFonts w:cs="Times New Roman"/>
        </w:rPr>
        <w:t xml:space="preserve">tidsbesparande </w:t>
      </w:r>
      <w:ins w:id="14" w:author="Jason Serviss" w:date="2018-09-01T16:39:00Z">
        <w:r w:rsidR="00652AE0">
          <w:rPr>
            <w:rFonts w:cs="Times New Roman"/>
          </w:rPr>
          <w:t xml:space="preserve">för studenten </w:t>
        </w:r>
      </w:ins>
      <w:r w:rsidR="00A17D89">
        <w:rPr>
          <w:rFonts w:cs="Times New Roman"/>
        </w:rPr>
        <w:t xml:space="preserve">upp till </w:t>
      </w:r>
      <w:proofErr w:type="gramStart"/>
      <w:r w:rsidR="00A17D89">
        <w:rPr>
          <w:rFonts w:cs="Times New Roman"/>
        </w:rPr>
        <w:t>60</w:t>
      </w:r>
      <w:r w:rsidR="005E3C6F">
        <w:rPr>
          <w:rFonts w:cs="Times New Roman"/>
        </w:rPr>
        <w:t>%</w:t>
      </w:r>
      <w:proofErr w:type="gramEnd"/>
      <w:r w:rsidR="00E2103E">
        <w:rPr>
          <w:rFonts w:cs="Times New Roman"/>
        </w:rPr>
        <w:t xml:space="preserve"> </w:t>
      </w:r>
      <w:commentRangeEnd w:id="13"/>
      <w:r w:rsidR="00652AE0">
        <w:rPr>
          <w:rStyle w:val="CommentReference"/>
        </w:rPr>
        <w:commentReference w:id="13"/>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ins w:id="15" w:author="Jason Serviss" w:date="2018-08-31T19:38:00Z">
        <w:r w:rsidR="004642EB">
          <w:rPr>
            <w:rFonts w:cs="Times New Roman"/>
          </w:rPr>
          <w:t xml:space="preserve">e-lärande </w:t>
        </w:r>
        <w:proofErr w:type="gramStart"/>
        <w:r w:rsidR="004642EB">
          <w:rPr>
            <w:rFonts w:cs="Times New Roman"/>
          </w:rPr>
          <w:t>inköpsföretag  (EIF</w:t>
        </w:r>
        <w:proofErr w:type="gramEnd"/>
        <w:r w:rsidR="004642EB">
          <w:rPr>
            <w:rFonts w:cs="Times New Roman"/>
          </w:rPr>
          <w:t xml:space="preserve">) </w:t>
        </w:r>
      </w:ins>
      <w:del w:id="16" w:author="Jason Serviss" w:date="2018-08-31T19:38:00Z">
        <w:r w:rsidDel="004642EB">
          <w:rPr>
            <w:rFonts w:cs="Times New Roman"/>
          </w:rPr>
          <w:delText xml:space="preserve">företag </w:delText>
        </w:r>
      </w:del>
      <w:r>
        <w:rPr>
          <w:rFonts w:cs="Times New Roman"/>
        </w:rPr>
        <w:t>som är</w:t>
      </w:r>
      <w:r w:rsidR="00960F14">
        <w:rPr>
          <w:rFonts w:cs="Times New Roman"/>
        </w:rPr>
        <w:t xml:space="preserve"> intresserade av</w:t>
      </w:r>
      <w:r>
        <w:rPr>
          <w:rFonts w:cs="Times New Roman"/>
        </w:rPr>
        <w:t xml:space="preserve"> att utbilda sin personal med </w:t>
      </w:r>
      <w:del w:id="17" w:author="Jason Serviss" w:date="2018-08-31T19:39:00Z">
        <w:r w:rsidDel="004642EB">
          <w:rPr>
            <w:rFonts w:cs="Times New Roman"/>
          </w:rPr>
          <w:delText xml:space="preserve">användandet </w:delText>
        </w:r>
      </w:del>
      <w:ins w:id="18" w:author="Jason Serviss" w:date="2018-08-31T19:39:00Z">
        <w:r w:rsidR="004642EB">
          <w:rPr>
            <w:rFonts w:cs="Times New Roman"/>
          </w:rPr>
          <w:t xml:space="preserve">hjälp </w:t>
        </w:r>
      </w:ins>
      <w:r>
        <w:rPr>
          <w:rFonts w:cs="Times New Roman"/>
        </w:rPr>
        <w:t>av</w:t>
      </w:r>
      <w:r w:rsidR="00960F14">
        <w:rPr>
          <w:rFonts w:cs="Times New Roman"/>
        </w:rPr>
        <w:t xml:space="preserve"> </w:t>
      </w:r>
      <w:del w:id="19" w:author="Jason Serviss" w:date="2018-08-31T19:39:00Z">
        <w:r w:rsidR="007C15AA" w:rsidDel="004642EB">
          <w:rPr>
            <w:rFonts w:cs="Times New Roman"/>
          </w:rPr>
          <w:delText xml:space="preserve">kurser inom </w:delText>
        </w:r>
      </w:del>
      <w:r>
        <w:rPr>
          <w:rFonts w:cs="Times New Roman"/>
        </w:rPr>
        <w:t>e</w:t>
      </w:r>
      <w:r w:rsidR="00960F14">
        <w:rPr>
          <w:rFonts w:cs="Times New Roman"/>
        </w:rPr>
        <w:t>-lärande</w:t>
      </w:r>
      <w:del w:id="20" w:author="Jason Serviss" w:date="2018-08-31T19:39:00Z">
        <w:r w:rsidDel="004642EB">
          <w:rPr>
            <w:rFonts w:cs="Times New Roman"/>
          </w:rPr>
          <w:delText>, och refereras</w:delText>
        </w:r>
        <w:r w:rsidR="00C869D0" w:rsidDel="004642EB">
          <w:rPr>
            <w:rFonts w:cs="Times New Roman"/>
          </w:rPr>
          <w:delText xml:space="preserve"> till</w:delText>
        </w:r>
        <w:r w:rsidDel="004642EB">
          <w:rPr>
            <w:rFonts w:cs="Times New Roman"/>
          </w:rPr>
          <w:delText xml:space="preserve"> som e-lärande inköpsföretag (EIF)</w:delText>
        </w:r>
      </w:del>
      <w:r>
        <w:rPr>
          <w:rFonts w:cs="Times New Roman"/>
        </w:rPr>
        <w:t xml:space="preserve">. Dagens teknik, i form av Learning Management System mm., har gjort att e-lärandet </w:t>
      </w:r>
      <w:del w:id="21" w:author="Jason Serviss" w:date="2018-09-01T16:41:00Z">
        <w:r w:rsidDel="00652AE0">
          <w:rPr>
            <w:rFonts w:cs="Times New Roman"/>
          </w:rPr>
          <w:delText xml:space="preserve">inte </w:delText>
        </w:r>
      </w:del>
      <w:r>
        <w:rPr>
          <w:rFonts w:cs="Times New Roman"/>
        </w:rPr>
        <w:t xml:space="preserve">är </w:t>
      </w:r>
      <w:del w:id="22" w:author="Jason Serviss" w:date="2018-09-01T16:41:00Z">
        <w:r w:rsidDel="00652AE0">
          <w:rPr>
            <w:rFonts w:cs="Times New Roman"/>
          </w:rPr>
          <w:delText>lika svårt</w:delText>
        </w:r>
      </w:del>
      <w:ins w:id="23" w:author="Jason Serviss" w:date="2018-09-01T16:41:00Z">
        <w:r w:rsidR="00652AE0">
          <w:rPr>
            <w:rFonts w:cs="Times New Roman"/>
          </w:rPr>
          <w:t>lättare</w:t>
        </w:r>
      </w:ins>
      <w:r>
        <w:rPr>
          <w:rFonts w:cs="Times New Roman"/>
        </w:rPr>
        <w:t xml:space="preserve"> att tekniskt hantera </w:t>
      </w:r>
      <w:del w:id="24" w:author="Jason Serviss" w:date="2018-09-01T16:41:00Z">
        <w:r w:rsidDel="00652AE0">
          <w:rPr>
            <w:rFonts w:cs="Times New Roman"/>
          </w:rPr>
          <w:delText xml:space="preserve">längre </w:delText>
        </w:r>
      </w:del>
      <w:r>
        <w:rPr>
          <w:rFonts w:cs="Times New Roman"/>
        </w:rPr>
        <w:t xml:space="preserve">och </w:t>
      </w:r>
      <w:ins w:id="25" w:author="Jason Serviss" w:date="2018-09-01T16:41:00Z">
        <w:r w:rsidR="00652AE0">
          <w:rPr>
            <w:rFonts w:cs="Times New Roman"/>
          </w:rPr>
          <w:t xml:space="preserve">mycket </w:t>
        </w:r>
      </w:ins>
      <w:r>
        <w:rPr>
          <w:rFonts w:cs="Times New Roman"/>
        </w:rPr>
        <w:t xml:space="preserve">fokus hos ELF kan läggas på hur pedagogiken och innehållet ska tillsammans resultera i ett effektivt lärande.  </w:t>
      </w:r>
      <w:r>
        <w:rPr>
          <w:rFonts w:cs="Times New Roman"/>
        </w:rPr>
        <w:br/>
      </w:r>
    </w:p>
    <w:p w14:paraId="6320D0C2" w14:textId="05EED7A4" w:rsidR="00D45847" w:rsidRPr="00840367" w:rsidRDefault="00D37BCF">
      <w:pPr>
        <w:spacing w:line="600" w:lineRule="auto"/>
        <w:rPr>
          <w:rFonts w:cs="Times New Roman"/>
          <w:strike/>
          <w:rPrChange w:id="26" w:author="Jason Serviss" w:date="2018-09-01T08:27:00Z">
            <w:rPr>
              <w:rFonts w:cs="Times New Roman"/>
            </w:rPr>
          </w:rPrChange>
        </w:rPr>
      </w:pPr>
      <w:ins w:id="27" w:author="Jason Serviss" w:date="2018-09-01T09:03:00Z">
        <w:r>
          <w:rPr>
            <w:rFonts w:cs="Times New Roman"/>
          </w:rPr>
          <w:t>E-kurs utvecklings</w:t>
        </w:r>
      </w:ins>
      <w:commentRangeStart w:id="28"/>
      <w:del w:id="29" w:author="Jason Serviss" w:date="2018-09-01T09:03:00Z">
        <w:r w:rsidR="00D43553" w:rsidDel="00D37BCF">
          <w:rPr>
            <w:rFonts w:cs="Times New Roman"/>
          </w:rPr>
          <w:delText>D</w:delText>
        </w:r>
        <w:r w:rsidR="00850895" w:rsidDel="00D37BCF">
          <w:rPr>
            <w:rFonts w:cs="Times New Roman"/>
          </w:rPr>
          <w:delText>e</w:delText>
        </w:r>
        <w:r w:rsidR="00D43553" w:rsidDel="00D37BCF">
          <w:rPr>
            <w:rFonts w:cs="Times New Roman"/>
          </w:rPr>
          <w:delText>sign</w:delText>
        </w:r>
      </w:del>
      <w:r w:rsidR="00A713D9">
        <w:rPr>
          <w:rFonts w:cs="Times New Roman"/>
        </w:rPr>
        <w:t xml:space="preserve">processen </w:t>
      </w:r>
      <w:commentRangeEnd w:id="28"/>
      <w:r w:rsidR="00F24A19">
        <w:rPr>
          <w:rStyle w:val="CommentReference"/>
        </w:rPr>
        <w:commentReference w:id="28"/>
      </w:r>
      <w:del w:id="30" w:author="Jason Serviss" w:date="2018-09-01T09:03:00Z">
        <w:r w:rsidR="00A713D9" w:rsidDel="00D37BCF">
          <w:rPr>
            <w:rFonts w:cs="Times New Roman"/>
          </w:rPr>
          <w:delText>för en</w:delText>
        </w:r>
        <w:r w:rsidR="00D43553" w:rsidDel="00D37BCF">
          <w:rPr>
            <w:rFonts w:cs="Times New Roman"/>
          </w:rPr>
          <w:delText xml:space="preserve"> e-kurs</w:delText>
        </w:r>
        <w:r w:rsidR="00A713D9" w:rsidDel="00D37BCF">
          <w:rPr>
            <w:rFonts w:cs="Times New Roman"/>
          </w:rPr>
          <w:delText xml:space="preserve"> </w:delText>
        </w:r>
      </w:del>
      <w:ins w:id="31" w:author="Jason Serviss" w:date="2018-08-31T19:43:00Z">
        <w:r w:rsidR="004642EB">
          <w:rPr>
            <w:rFonts w:cs="Times New Roman"/>
          </w:rPr>
          <w:t>sker</w:t>
        </w:r>
      </w:ins>
      <w:ins w:id="32" w:author="Jason Serviss" w:date="2018-09-01T07:43:00Z">
        <w:r w:rsidR="000856E3">
          <w:rPr>
            <w:rFonts w:cs="Times New Roman"/>
          </w:rPr>
          <w:t xml:space="preserve"> oftast</w:t>
        </w:r>
      </w:ins>
      <w:ins w:id="33" w:author="Jason Serviss" w:date="2018-08-31T19:43:00Z">
        <w:r w:rsidR="004642EB">
          <w:rPr>
            <w:rFonts w:cs="Times New Roman"/>
          </w:rPr>
          <w:t xml:space="preserve"> i </w:t>
        </w:r>
      </w:ins>
      <w:ins w:id="34" w:author="Jason Serviss" w:date="2018-09-01T07:43:00Z">
        <w:r w:rsidR="000856E3">
          <w:rPr>
            <w:rFonts w:cs="Times New Roman"/>
          </w:rPr>
          <w:t>flera</w:t>
        </w:r>
      </w:ins>
      <w:ins w:id="35" w:author="Jason Serviss" w:date="2018-09-01T07:44:00Z">
        <w:r w:rsidR="000856E3">
          <w:rPr>
            <w:rFonts w:cs="Times New Roman"/>
          </w:rPr>
          <w:t xml:space="preserve"> olika</w:t>
        </w:r>
      </w:ins>
      <w:ins w:id="36" w:author="Jason Serviss" w:date="2018-09-01T07:43:00Z">
        <w:r w:rsidR="000856E3">
          <w:rPr>
            <w:rFonts w:cs="Times New Roman"/>
          </w:rPr>
          <w:t xml:space="preserve"> stadier</w:t>
        </w:r>
      </w:ins>
      <w:ins w:id="37" w:author="Jason Serviss" w:date="2018-08-31T19:43:00Z">
        <w:r w:rsidR="004642EB">
          <w:rPr>
            <w:rFonts w:cs="Times New Roman"/>
          </w:rPr>
          <w:t xml:space="preserve"> och </w:t>
        </w:r>
      </w:ins>
      <w:ins w:id="38" w:author="Jason Serviss" w:date="2018-09-01T07:48:00Z">
        <w:r w:rsidR="000856E3">
          <w:rPr>
            <w:rFonts w:cs="Times New Roman"/>
          </w:rPr>
          <w:t xml:space="preserve">kan exempelvis följa den </w:t>
        </w:r>
      </w:ins>
      <w:proofErr w:type="spellStart"/>
      <w:ins w:id="39" w:author="Jason Serviss" w:date="2018-09-01T08:07:00Z">
        <w:r w:rsidR="0061770F">
          <w:rPr>
            <w:rFonts w:cs="Times New Roman"/>
          </w:rPr>
          <w:t>nedstående</w:t>
        </w:r>
      </w:ins>
      <w:proofErr w:type="spellEnd"/>
      <w:ins w:id="40" w:author="Jason Serviss" w:date="2018-09-01T07:48:00Z">
        <w:r w:rsidR="000856E3">
          <w:rPr>
            <w:rFonts w:cs="Times New Roman"/>
          </w:rPr>
          <w:t xml:space="preserve"> form. Designprocessen </w:t>
        </w:r>
      </w:ins>
      <w:ins w:id="41" w:author="Jason Serviss" w:date="2018-09-01T07:49:00Z">
        <w:r w:rsidR="000856E3">
          <w:rPr>
            <w:rFonts w:cs="Times New Roman"/>
          </w:rPr>
          <w:t>vanligen börjar</w:t>
        </w:r>
      </w:ins>
      <w:ins w:id="42" w:author="Jason Serviss" w:date="2018-08-31T19:43:00Z">
        <w:r w:rsidR="004642EB">
          <w:rPr>
            <w:rFonts w:cs="Times New Roman"/>
          </w:rPr>
          <w:t xml:space="preserve"> med</w:t>
        </w:r>
      </w:ins>
      <w:ins w:id="43" w:author="Jason Serviss" w:date="2018-09-01T08:14:00Z">
        <w:r w:rsidR="00305460">
          <w:rPr>
            <w:rFonts w:cs="Times New Roman"/>
          </w:rPr>
          <w:t xml:space="preserve"> att </w:t>
        </w:r>
      </w:ins>
      <w:ins w:id="44" w:author="Jason Serviss" w:date="2018-09-01T08:16:00Z">
        <w:r w:rsidR="00305460">
          <w:rPr>
            <w:rFonts w:cs="Times New Roman"/>
          </w:rPr>
          <w:t>få en förståelse för</w:t>
        </w:r>
      </w:ins>
      <w:ins w:id="45" w:author="Jason Serviss" w:date="2018-09-01T08:14:00Z">
        <w:r w:rsidR="00305460">
          <w:rPr>
            <w:rFonts w:cs="Times New Roman"/>
          </w:rPr>
          <w:t xml:space="preserve"> </w:t>
        </w:r>
        <w:proofErr w:type="spellStart"/>
        <w:r w:rsidR="00305460">
          <w:rPr>
            <w:rFonts w:cs="Times New Roman"/>
          </w:rPr>
          <w:t>EIF</w:t>
        </w:r>
      </w:ins>
      <w:ins w:id="46" w:author="Jason Serviss" w:date="2018-09-01T08:15:00Z">
        <w:r w:rsidR="00305460">
          <w:rPr>
            <w:rFonts w:cs="Times New Roman"/>
          </w:rPr>
          <w:t>’s</w:t>
        </w:r>
        <w:proofErr w:type="spellEnd"/>
        <w:r w:rsidR="00305460">
          <w:rPr>
            <w:rFonts w:cs="Times New Roman"/>
          </w:rPr>
          <w:t xml:space="preserve"> mål med kursen</w:t>
        </w:r>
      </w:ins>
      <w:ins w:id="47" w:author="Jason Serviss" w:date="2018-09-01T08:18:00Z">
        <w:r w:rsidR="00305460">
          <w:rPr>
            <w:rFonts w:cs="Times New Roman"/>
          </w:rPr>
          <w:t>, budget- och tidsbegränsningar,</w:t>
        </w:r>
      </w:ins>
      <w:ins w:id="48" w:author="Jason Serviss" w:date="2018-09-01T08:19:00Z">
        <w:r w:rsidR="00840367">
          <w:rPr>
            <w:rFonts w:cs="Times New Roman"/>
          </w:rPr>
          <w:t xml:space="preserve"> analys av kursens åhörare,</w:t>
        </w:r>
      </w:ins>
      <w:ins w:id="49" w:author="Jason Serviss" w:date="2018-09-01T08:15:00Z">
        <w:r w:rsidR="00305460">
          <w:rPr>
            <w:rFonts w:cs="Times New Roman"/>
          </w:rPr>
          <w:t xml:space="preserve"> och </w:t>
        </w:r>
      </w:ins>
      <w:del w:id="50" w:author="Jason Serviss" w:date="2018-08-31T19:43:00Z">
        <w:r w:rsidR="00A713D9" w:rsidDel="004642EB">
          <w:rPr>
            <w:rFonts w:cs="Times New Roman"/>
          </w:rPr>
          <w:delText xml:space="preserve">kräver </w:delText>
        </w:r>
        <w:r w:rsidR="00D43553" w:rsidDel="004642EB">
          <w:rPr>
            <w:rFonts w:cs="Times New Roman"/>
          </w:rPr>
          <w:delText>först</w:delText>
        </w:r>
      </w:del>
      <w:del w:id="51" w:author="Jason Serviss" w:date="2018-09-01T08:17:00Z">
        <w:r w:rsidR="00D43553" w:rsidDel="00305460">
          <w:rPr>
            <w:rFonts w:cs="Times New Roman"/>
          </w:rPr>
          <w:delText xml:space="preserve"> </w:delText>
        </w:r>
      </w:del>
      <w:del w:id="52" w:author="Jason Serviss" w:date="2018-09-01T08:16:00Z">
        <w:r w:rsidR="00A713D9" w:rsidDel="00305460">
          <w:rPr>
            <w:rFonts w:cs="Times New Roman"/>
          </w:rPr>
          <w:delText xml:space="preserve">att det </w:delText>
        </w:r>
        <w:r w:rsidR="00D43553" w:rsidDel="00305460">
          <w:rPr>
            <w:rFonts w:cs="Times New Roman"/>
          </w:rPr>
          <w:delText>utförs</w:delText>
        </w:r>
        <w:r w:rsidR="009853E3" w:rsidDel="00305460">
          <w:rPr>
            <w:rFonts w:cs="Times New Roman"/>
          </w:rPr>
          <w:delText xml:space="preserve"> </w:delText>
        </w:r>
      </w:del>
      <w:r w:rsidR="009853E3">
        <w:rPr>
          <w:rFonts w:cs="Times New Roman"/>
        </w:rPr>
        <w:t xml:space="preserve">en </w:t>
      </w:r>
      <w:del w:id="53" w:author="Jason Serviss" w:date="2018-08-31T19:40:00Z">
        <w:r w:rsidR="00850895" w:rsidDel="004642EB">
          <w:rPr>
            <w:rFonts w:cs="Times New Roman"/>
          </w:rPr>
          <w:delText xml:space="preserve">form av </w:delText>
        </w:r>
      </w:del>
      <w:r w:rsidR="00850895">
        <w:rPr>
          <w:rFonts w:cs="Times New Roman"/>
        </w:rPr>
        <w:t>noggrann granskning över underliggand</w:t>
      </w:r>
      <w:r w:rsidR="00D43E6B">
        <w:rPr>
          <w:rFonts w:cs="Times New Roman"/>
        </w:rPr>
        <w:t xml:space="preserve">e </w:t>
      </w:r>
      <w:del w:id="54" w:author="Jason Serviss" w:date="2018-09-01T09:18:00Z">
        <w:r w:rsidR="00D43E6B" w:rsidDel="005E7AB1">
          <w:rPr>
            <w:rFonts w:cs="Times New Roman"/>
          </w:rPr>
          <w:delText>material</w:delText>
        </w:r>
      </w:del>
      <w:del w:id="55" w:author="Jason Serviss" w:date="2018-09-01T08:16:00Z">
        <w:r w:rsidR="00D43E6B" w:rsidDel="00305460">
          <w:rPr>
            <w:rFonts w:cs="Times New Roman"/>
          </w:rPr>
          <w:delText xml:space="preserve"> som EIF</w:delText>
        </w:r>
        <w:r w:rsidR="00850895" w:rsidDel="00305460">
          <w:rPr>
            <w:rFonts w:cs="Times New Roman"/>
          </w:rPr>
          <w:delText xml:space="preserve"> tilldelar kursdesignaren</w:delText>
        </w:r>
        <w:r w:rsidR="00D43553" w:rsidDel="00305460">
          <w:rPr>
            <w:rFonts w:cs="Times New Roman"/>
          </w:rPr>
          <w:delText>.</w:delText>
        </w:r>
      </w:del>
      <w:del w:id="56" w:author="Jason Serviss" w:date="2018-09-01T08:53:00Z">
        <w:r w:rsidR="00D43553" w:rsidDel="00DB4ED3">
          <w:rPr>
            <w:rFonts w:cs="Times New Roman"/>
          </w:rPr>
          <w:delText xml:space="preserve"> </w:delText>
        </w:r>
      </w:del>
      <w:ins w:id="57" w:author="Jason Serviss" w:date="2018-09-01T09:18:00Z">
        <w:r w:rsidR="005E7AB1">
          <w:rPr>
            <w:rFonts w:cs="Times New Roman"/>
          </w:rPr>
          <w:t>material. Sedan</w:t>
        </w:r>
      </w:ins>
      <w:ins w:id="58" w:author="Jason Serviss" w:date="2018-09-01T08:20:00Z">
        <w:r w:rsidR="00840367">
          <w:rPr>
            <w:rFonts w:cs="Times New Roman"/>
          </w:rPr>
          <w:t xml:space="preserve"> formuleras </w:t>
        </w:r>
      </w:ins>
      <w:del w:id="59" w:author="Jason Serviss" w:date="2018-09-01T08:02:00Z">
        <w:r w:rsidR="00D43553" w:rsidDel="0061770F">
          <w:rPr>
            <w:rFonts w:cs="Times New Roman"/>
          </w:rPr>
          <w:delText xml:space="preserve">Sedan </w:delText>
        </w:r>
      </w:del>
      <w:del w:id="60" w:author="Jason Serviss" w:date="2018-08-31T19:45:00Z">
        <w:r w:rsidR="00D43E6B" w:rsidDel="004642EB">
          <w:rPr>
            <w:rFonts w:cs="Times New Roman"/>
          </w:rPr>
          <w:delText xml:space="preserve">ges det </w:delText>
        </w:r>
      </w:del>
      <w:r w:rsidR="00D43E6B">
        <w:rPr>
          <w:rFonts w:cs="Times New Roman"/>
        </w:rPr>
        <w:t xml:space="preserve">ett </w:t>
      </w:r>
      <w:del w:id="61" w:author="Jason Serviss" w:date="2018-09-01T08:04:00Z">
        <w:r w:rsidR="00D43E6B" w:rsidDel="0061770F">
          <w:rPr>
            <w:rFonts w:cs="Times New Roman"/>
          </w:rPr>
          <w:delText xml:space="preserve">förslag </w:delText>
        </w:r>
      </w:del>
      <w:ins w:id="62" w:author="Jason Serviss" w:date="2018-09-01T08:04:00Z">
        <w:r w:rsidR="0061770F">
          <w:rPr>
            <w:rFonts w:cs="Times New Roman"/>
          </w:rPr>
          <w:t xml:space="preserve">utkast </w:t>
        </w:r>
      </w:ins>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ins w:id="63" w:author="Jason Serviss" w:date="2018-09-01T08:46:00Z">
        <w:r w:rsidR="005E7AB1">
          <w:rPr>
            <w:rFonts w:cs="Times New Roman"/>
          </w:rPr>
          <w:t>, s.k. storyboard</w:t>
        </w:r>
      </w:ins>
      <w:ins w:id="64" w:author="Jason Serviss" w:date="2018-09-01T08:47:00Z">
        <w:r w:rsidR="0009439E">
          <w:rPr>
            <w:rFonts w:cs="Times New Roman"/>
          </w:rPr>
          <w:t>,</w:t>
        </w:r>
      </w:ins>
      <w:ins w:id="65" w:author="Jason Serviss" w:date="2018-09-01T08:46:00Z">
        <w:r w:rsidR="0009439E">
          <w:rPr>
            <w:rFonts w:cs="Times New Roman"/>
          </w:rPr>
          <w:t xml:space="preserve"> </w:t>
        </w:r>
      </w:ins>
      <w:del w:id="66" w:author="Jason Serviss" w:date="2018-09-01T08:46:00Z">
        <w:r w:rsidR="00850895" w:rsidDel="0009439E">
          <w:rPr>
            <w:rFonts w:cs="Times New Roman"/>
          </w:rPr>
          <w:delText xml:space="preserve"> </w:delText>
        </w:r>
      </w:del>
      <w:r w:rsidR="00850895">
        <w:rPr>
          <w:rFonts w:cs="Times New Roman"/>
        </w:rPr>
        <w:t xml:space="preserve">som beskriver </w:t>
      </w:r>
      <w:del w:id="67" w:author="Jason Serviss" w:date="2018-09-01T08:47:00Z">
        <w:r w:rsidR="00850895" w:rsidDel="0009439E">
          <w:rPr>
            <w:rFonts w:cs="Times New Roman"/>
          </w:rPr>
          <w:delText xml:space="preserve">hur kursen ska uppnå </w:delText>
        </w:r>
        <w:r w:rsidR="00D43E6B" w:rsidDel="0009439E">
          <w:rPr>
            <w:rFonts w:cs="Times New Roman"/>
          </w:rPr>
          <w:delText>EIF’s mål</w:delText>
        </w:r>
      </w:del>
      <w:del w:id="68" w:author="Jason Serviss" w:date="2018-09-01T09:14:00Z">
        <w:r w:rsidR="00D43E6B" w:rsidDel="005E7AB1">
          <w:rPr>
            <w:rFonts w:cs="Times New Roman"/>
          </w:rPr>
          <w:delText>.</w:delText>
        </w:r>
        <w:r w:rsidR="002427A4" w:rsidDel="005E7AB1">
          <w:rPr>
            <w:rFonts w:cs="Times New Roman"/>
          </w:rPr>
          <w:delText xml:space="preserve"> </w:delText>
        </w:r>
      </w:del>
      <w:ins w:id="69" w:author="Jason Serviss" w:date="2018-09-01T09:05:00Z">
        <w:r>
          <w:rPr>
            <w:rFonts w:cs="Times New Roman"/>
          </w:rPr>
          <w:t xml:space="preserve">kursaspekter som </w:t>
        </w:r>
      </w:ins>
      <w:ins w:id="70" w:author="Jason Serviss" w:date="2018-09-01T09:14:00Z">
        <w:r w:rsidR="005E7AB1">
          <w:rPr>
            <w:rFonts w:cs="Times New Roman"/>
          </w:rPr>
          <w:lastRenderedPageBreak/>
          <w:t>t</w:t>
        </w:r>
      </w:ins>
      <w:ins w:id="71" w:author="Jason Serviss" w:date="2018-09-01T09:15:00Z">
        <w:r w:rsidR="005E7AB1">
          <w:rPr>
            <w:rFonts w:cs="Times New Roman"/>
          </w:rPr>
          <w:t>.</w:t>
        </w:r>
      </w:ins>
      <w:ins w:id="72" w:author="Jason Serviss" w:date="2018-09-01T09:14:00Z">
        <w:r w:rsidR="005E7AB1">
          <w:rPr>
            <w:rFonts w:cs="Times New Roman"/>
          </w:rPr>
          <w:t xml:space="preserve">ex. </w:t>
        </w:r>
      </w:ins>
      <w:ins w:id="73" w:author="Jason Serviss" w:date="2018-09-01T09:05:00Z">
        <w:r>
          <w:rPr>
            <w:rFonts w:cs="Times New Roman"/>
          </w:rPr>
          <w:t>sekvens av informationsflöde,</w:t>
        </w:r>
      </w:ins>
      <w:ins w:id="74" w:author="Jason Serviss" w:date="2018-09-01T08:06:00Z">
        <w:r w:rsidR="0061770F">
          <w:rPr>
            <w:rFonts w:cs="Times New Roman"/>
          </w:rPr>
          <w:t xml:space="preserve"> </w:t>
        </w:r>
      </w:ins>
      <w:ins w:id="75" w:author="Jason Serviss" w:date="2018-09-01T09:11:00Z">
        <w:r w:rsidR="005E7AB1">
          <w:rPr>
            <w:rFonts w:cs="Times New Roman"/>
          </w:rPr>
          <w:t>tex</w:t>
        </w:r>
        <w:r w:rsidR="001E3C88">
          <w:rPr>
            <w:rFonts w:cs="Times New Roman"/>
          </w:rPr>
          <w:t>t-, visuella-, och audioelement</w:t>
        </w:r>
      </w:ins>
      <w:ins w:id="76" w:author="Jason Serviss" w:date="2018-09-01T08:09:00Z">
        <w:r w:rsidR="0061770F">
          <w:rPr>
            <w:rFonts w:cs="Times New Roman"/>
          </w:rPr>
          <w:t xml:space="preserve">, </w:t>
        </w:r>
      </w:ins>
      <w:ins w:id="77" w:author="Jason Serviss" w:date="2018-09-01T09:12:00Z">
        <w:r w:rsidR="005E7AB1">
          <w:rPr>
            <w:rFonts w:cs="Times New Roman"/>
          </w:rPr>
          <w:t xml:space="preserve">och inlärningsmål. </w:t>
        </w:r>
      </w:ins>
      <w:ins w:id="78" w:author="Jason Serviss" w:date="2018-09-01T08:22:00Z">
        <w:r w:rsidR="00840367">
          <w:rPr>
            <w:rFonts w:cs="Times New Roman"/>
          </w:rPr>
          <w:t xml:space="preserve">Konceptet måste också </w:t>
        </w:r>
      </w:ins>
      <w:ins w:id="79" w:author="Jason Serviss" w:date="2018-09-01T09:19:00Z">
        <w:r w:rsidR="005E7AB1">
          <w:rPr>
            <w:rFonts w:cs="Times New Roman"/>
          </w:rPr>
          <w:t>lägga</w:t>
        </w:r>
      </w:ins>
      <w:ins w:id="80" w:author="Jason Serviss" w:date="2018-09-01T08:22:00Z">
        <w:r w:rsidR="00840367">
          <w:rPr>
            <w:rFonts w:cs="Times New Roman"/>
          </w:rPr>
          <w:t xml:space="preserve"> </w:t>
        </w:r>
      </w:ins>
      <w:ins w:id="81" w:author="Jason Serviss" w:date="2018-09-01T09:19:00Z">
        <w:r w:rsidR="005E7AB1">
          <w:rPr>
            <w:rFonts w:cs="Times New Roman"/>
          </w:rPr>
          <w:t>ett</w:t>
        </w:r>
      </w:ins>
      <w:ins w:id="82" w:author="Jason Serviss" w:date="2018-09-01T08:22:00Z">
        <w:r w:rsidR="00840367">
          <w:rPr>
            <w:rFonts w:cs="Times New Roman"/>
          </w:rPr>
          <w:t xml:space="preserve"> tydligt plan för </w:t>
        </w:r>
      </w:ins>
      <w:ins w:id="83" w:author="Jason Serviss" w:date="2018-09-01T08:23:00Z">
        <w:r w:rsidR="00840367">
          <w:rPr>
            <w:rFonts w:cs="Times New Roman"/>
          </w:rPr>
          <w:t>hur kursen ska uppnår inlärning på ett effektivt sätt</w:t>
        </w:r>
      </w:ins>
      <w:ins w:id="84" w:author="Jason Serviss" w:date="2018-09-01T09:24:00Z">
        <w:r w:rsidR="001E3C88">
          <w:rPr>
            <w:rFonts w:cs="Times New Roman"/>
          </w:rPr>
          <w:t>,</w:t>
        </w:r>
      </w:ins>
      <w:ins w:id="85" w:author="Jason Serviss" w:date="2018-09-01T08:23:00Z">
        <w:r w:rsidR="00840367">
          <w:rPr>
            <w:rFonts w:cs="Times New Roman"/>
          </w:rPr>
          <w:t xml:space="preserve"> </w:t>
        </w:r>
      </w:ins>
      <w:ins w:id="86" w:author="Jason Serviss" w:date="2018-09-01T09:22:00Z">
        <w:r w:rsidR="001E3C88">
          <w:rPr>
            <w:rFonts w:cs="Times New Roman"/>
          </w:rPr>
          <w:t xml:space="preserve">i många fall </w:t>
        </w:r>
      </w:ins>
      <w:ins w:id="87" w:author="Jason Serviss" w:date="2018-09-01T08:23:00Z">
        <w:r w:rsidR="00840367">
          <w:rPr>
            <w:rFonts w:cs="Times New Roman"/>
          </w:rPr>
          <w:t xml:space="preserve">genom att </w:t>
        </w:r>
      </w:ins>
      <w:ins w:id="88" w:author="Jason Serviss" w:date="2018-09-01T09:20:00Z">
        <w:r w:rsidR="001E3C88">
          <w:rPr>
            <w:rFonts w:cs="Times New Roman"/>
          </w:rPr>
          <w:t>utnyttja etablerade lärometoder</w:t>
        </w:r>
      </w:ins>
      <w:ins w:id="89" w:author="Jason Serviss" w:date="2018-09-01T09:21:00Z">
        <w:r w:rsidR="001E3C88">
          <w:rPr>
            <w:rFonts w:cs="Times New Roman"/>
          </w:rPr>
          <w:t xml:space="preserve"> och </w:t>
        </w:r>
      </w:ins>
      <w:ins w:id="90" w:author="Jason Serviss" w:date="2018-09-01T09:22:00Z">
        <w:r w:rsidR="001E3C88">
          <w:rPr>
            <w:rFonts w:cs="Times New Roman"/>
          </w:rPr>
          <w:t>pedagogisk modell</w:t>
        </w:r>
      </w:ins>
      <w:ins w:id="91" w:author="Jason Serviss" w:date="2018-09-01T08:24:00Z">
        <w:r w:rsidR="00840367">
          <w:rPr>
            <w:rFonts w:cs="Times New Roman"/>
          </w:rPr>
          <w:t>.</w:t>
        </w:r>
      </w:ins>
      <w:ins w:id="92" w:author="Jason Serviss" w:date="2018-09-01T08:23:00Z">
        <w:r w:rsidR="00840367">
          <w:rPr>
            <w:rFonts w:cs="Times New Roman"/>
          </w:rPr>
          <w:t xml:space="preserve"> </w:t>
        </w:r>
      </w:ins>
      <w:del w:id="93" w:author="Jason Serviss" w:date="2018-09-01T08:11:00Z">
        <w:r w:rsidR="002427A4" w:rsidDel="00305460">
          <w:rPr>
            <w:rFonts w:cs="Times New Roman"/>
          </w:rPr>
          <w:delText>B</w:delText>
        </w:r>
        <w:r w:rsidR="00850895" w:rsidDel="00305460">
          <w:rPr>
            <w:rFonts w:cs="Times New Roman"/>
          </w:rPr>
          <w:delText>eroende på budget</w:delText>
        </w:r>
        <w:r w:rsidR="002427A4" w:rsidDel="00305460">
          <w:rPr>
            <w:rFonts w:cs="Times New Roman"/>
          </w:rPr>
          <w:delText xml:space="preserve"> utförs sedan</w:delText>
        </w:r>
        <w:r w:rsidR="00850895" w:rsidDel="00305460">
          <w:rPr>
            <w:rFonts w:cs="Times New Roman"/>
          </w:rPr>
          <w:delText xml:space="preserve"> en analys över v</w:delText>
        </w:r>
        <w:r w:rsidR="00D43E6B" w:rsidDel="00305460">
          <w:rPr>
            <w:rFonts w:cs="Times New Roman"/>
          </w:rPr>
          <w:delText>ilka</w:delText>
        </w:r>
        <w:r w:rsidR="00850895" w:rsidDel="00305460">
          <w:rPr>
            <w:rFonts w:cs="Times New Roman"/>
          </w:rPr>
          <w:delText xml:space="preserve"> m</w:delText>
        </w:r>
        <w:r w:rsidR="00D43E6B" w:rsidDel="00305460">
          <w:rPr>
            <w:rFonts w:cs="Times New Roman"/>
          </w:rPr>
          <w:delText xml:space="preserve">öjligheter </w:delText>
        </w:r>
        <w:r w:rsidR="002427A4" w:rsidDel="00305460">
          <w:rPr>
            <w:rFonts w:cs="Times New Roman"/>
          </w:rPr>
          <w:delText xml:space="preserve">ELF har för att åstadkomma EIF’s mål, </w:delText>
        </w:r>
        <w:r w:rsidR="00850895" w:rsidDel="00305460">
          <w:rPr>
            <w:rFonts w:cs="Times New Roman"/>
          </w:rPr>
          <w:delText>som till exempel använda animerad film eller instruerade bilder</w:delText>
        </w:r>
        <w:r w:rsidR="006B0EE1" w:rsidDel="00305460">
          <w:rPr>
            <w:rFonts w:cs="Times New Roman"/>
          </w:rPr>
          <w:delText>.</w:delText>
        </w:r>
        <w:r w:rsidR="00850895" w:rsidDel="00305460">
          <w:rPr>
            <w:rFonts w:cs="Times New Roman"/>
          </w:rPr>
          <w:delText xml:space="preserve"> </w:delText>
        </w:r>
      </w:del>
      <w:r w:rsidR="006B0EE1">
        <w:rPr>
          <w:rFonts w:cs="Times New Roman"/>
        </w:rPr>
        <w:t>E-kursens koncept</w:t>
      </w:r>
      <w:ins w:id="94" w:author="Jason Serviss" w:date="2018-09-01T08:57:00Z">
        <w:r w:rsidR="00DB4ED3">
          <w:rPr>
            <w:rFonts w:cs="Times New Roman"/>
          </w:rPr>
          <w:t xml:space="preserve"> oftast</w:t>
        </w:r>
      </w:ins>
      <w:ins w:id="95" w:author="Jason Serviss" w:date="2018-09-01T08:49:00Z">
        <w:r w:rsidR="0009439E">
          <w:rPr>
            <w:rFonts w:cs="Times New Roman"/>
          </w:rPr>
          <w:t xml:space="preserve"> </w:t>
        </w:r>
      </w:ins>
      <w:del w:id="96" w:author="Jason Serviss" w:date="2018-09-01T08:50:00Z">
        <w:r w:rsidR="006B0EE1" w:rsidDel="00DB4ED3">
          <w:rPr>
            <w:rFonts w:cs="Times New Roman"/>
          </w:rPr>
          <w:delText xml:space="preserve"> </w:delText>
        </w:r>
      </w:del>
      <w:r w:rsidR="00850895">
        <w:rPr>
          <w:rFonts w:cs="Times New Roman"/>
        </w:rPr>
        <w:t>bearbetas</w:t>
      </w:r>
      <w:ins w:id="97" w:author="Jason Serviss" w:date="2018-09-01T08:49:00Z">
        <w:r w:rsidR="0009439E">
          <w:rPr>
            <w:rFonts w:cs="Times New Roman"/>
          </w:rPr>
          <w:t xml:space="preserve"> iterativt</w:t>
        </w:r>
      </w:ins>
      <w:r w:rsidR="00850895">
        <w:rPr>
          <w:rFonts w:cs="Times New Roman"/>
        </w:rPr>
        <w:t xml:space="preserve"> </w:t>
      </w:r>
      <w:del w:id="98" w:author="Jason Serviss" w:date="2018-09-01T08:57:00Z">
        <w:r w:rsidR="00850895" w:rsidDel="00DB4ED3">
          <w:rPr>
            <w:rFonts w:cs="Times New Roman"/>
          </w:rPr>
          <w:delText xml:space="preserve">under en utsatt tidsram </w:delText>
        </w:r>
      </w:del>
      <w:ins w:id="99" w:author="Jason Serviss" w:date="2018-09-01T08:50:00Z">
        <w:r w:rsidR="00DB4ED3">
          <w:rPr>
            <w:rFonts w:cs="Times New Roman"/>
          </w:rPr>
          <w:t xml:space="preserve">med flera rundar av utveckling och </w:t>
        </w:r>
      </w:ins>
      <w:ins w:id="100" w:author="Jason Serviss" w:date="2018-09-01T08:51:00Z">
        <w:r w:rsidR="00DB4ED3">
          <w:rPr>
            <w:rFonts w:cs="Times New Roman"/>
          </w:rPr>
          <w:t>recension tillsammans med andra hos ELF och utsätta personer hos EIF (</w:t>
        </w:r>
      </w:ins>
      <w:ins w:id="101" w:author="Jason Serviss" w:date="2018-09-01T08:52:00Z">
        <w:r w:rsidR="00DB4ED3">
          <w:rPr>
            <w:rFonts w:cs="Times New Roman"/>
          </w:rPr>
          <w:t xml:space="preserve">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w:t>
        </w:r>
      </w:ins>
      <w:ins w:id="102" w:author="Jason Serviss" w:date="2018-09-01T08:51:00Z">
        <w:r w:rsidR="00DB4ED3">
          <w:rPr>
            <w:rFonts w:cs="Times New Roman"/>
          </w:rPr>
          <w:t>)</w:t>
        </w:r>
      </w:ins>
      <w:ins w:id="103" w:author="Jason Serviss" w:date="2018-09-01T08:56:00Z">
        <w:r w:rsidR="00DB4ED3">
          <w:rPr>
            <w:rFonts w:cs="Times New Roman"/>
          </w:rPr>
          <w:t xml:space="preserve"> innan en prototyp </w:t>
        </w:r>
      </w:ins>
      <w:ins w:id="104" w:author="Jason Serviss" w:date="2018-09-01T08:57:00Z">
        <w:r w:rsidR="00DB4ED3">
          <w:rPr>
            <w:rFonts w:cs="Times New Roman"/>
          </w:rPr>
          <w:t>utvecklas</w:t>
        </w:r>
      </w:ins>
      <w:ins w:id="105" w:author="Jason Serviss" w:date="2018-09-01T08:53:00Z">
        <w:r w:rsidR="00DB4ED3">
          <w:rPr>
            <w:rFonts w:cs="Times New Roman"/>
          </w:rPr>
          <w:t>.</w:t>
        </w:r>
      </w:ins>
      <w:del w:id="106" w:author="Jason Serviss" w:date="2018-09-01T08:54:00Z">
        <w:r w:rsidR="00850895" w:rsidDel="00DB4ED3">
          <w:rPr>
            <w:rFonts w:cs="Times New Roman"/>
          </w:rPr>
          <w:delText>och</w:delText>
        </w:r>
      </w:del>
      <w:del w:id="107" w:author="Jason Serviss" w:date="2018-09-01T08:57:00Z">
        <w:r w:rsidR="005A039A" w:rsidDel="00DB4ED3">
          <w:rPr>
            <w:rFonts w:cs="Times New Roman"/>
          </w:rPr>
          <w:delText xml:space="preserve"> </w:delText>
        </w:r>
      </w:del>
      <w:ins w:id="108" w:author="Jason Serviss" w:date="2018-09-01T08:54:00Z">
        <w:r w:rsidR="00DB4ED3">
          <w:rPr>
            <w:rFonts w:cs="Times New Roman"/>
          </w:rPr>
          <w:t xml:space="preserve"> </w:t>
        </w:r>
      </w:ins>
      <w:ins w:id="109" w:author="Jason Serviss" w:date="2018-09-01T10:01:00Z">
        <w:r w:rsidR="004A5707">
          <w:rPr>
            <w:rFonts w:cs="Times New Roman"/>
          </w:rPr>
          <w:t xml:space="preserve">I vissa fall kan </w:t>
        </w:r>
      </w:ins>
      <w:ins w:id="110" w:author="Jason Serviss" w:date="2018-09-01T08:57:00Z">
        <w:r w:rsidR="004A5707">
          <w:rPr>
            <w:rFonts w:cs="Times New Roman"/>
          </w:rPr>
          <w:t>k</w:t>
        </w:r>
      </w:ins>
      <w:del w:id="111" w:author="Jason Serviss" w:date="2018-09-01T08:54:00Z">
        <w:r w:rsidR="005A039A" w:rsidDel="00DB4ED3">
          <w:rPr>
            <w:rFonts w:cs="Times New Roman"/>
          </w:rPr>
          <w:delText xml:space="preserve">sedan </w:delText>
        </w:r>
      </w:del>
      <w:del w:id="112" w:author="Jason Serviss" w:date="2018-09-01T08:48:00Z">
        <w:r w:rsidR="005A039A" w:rsidRPr="00984248" w:rsidDel="0009439E">
          <w:rPr>
            <w:rFonts w:cs="Times New Roman"/>
            <w:strike/>
            <w:rPrChange w:id="113" w:author="Jason Serviss" w:date="2018-08-31T19:46:00Z">
              <w:rPr>
                <w:rFonts w:cs="Times New Roman"/>
              </w:rPr>
            </w:rPrChange>
          </w:rPr>
          <w:delText>arbetas det fram</w:delText>
        </w:r>
        <w:r w:rsidR="00850895" w:rsidDel="0009439E">
          <w:rPr>
            <w:rFonts w:cs="Times New Roman"/>
          </w:rPr>
          <w:delText xml:space="preserve"> </w:delText>
        </w:r>
      </w:del>
      <w:del w:id="114" w:author="Jason Serviss" w:date="2018-09-01T08:54:00Z">
        <w:r w:rsidR="005A039A" w:rsidDel="00DB4ED3">
          <w:rPr>
            <w:rFonts w:cs="Times New Roman"/>
          </w:rPr>
          <w:delText>en</w:delText>
        </w:r>
      </w:del>
      <w:ins w:id="115" w:author="Jason Serviss" w:date="2018-09-01T08:55:00Z">
        <w:r w:rsidR="00DB4ED3">
          <w:rPr>
            <w:rFonts w:cs="Times New Roman"/>
          </w:rPr>
          <w:t>urs</w:t>
        </w:r>
      </w:ins>
      <w:del w:id="116" w:author="Jason Serviss" w:date="2018-09-01T08:54:00Z">
        <w:r w:rsidR="005A039A" w:rsidDel="00DB4ED3">
          <w:rPr>
            <w:rFonts w:cs="Times New Roman"/>
          </w:rPr>
          <w:delText xml:space="preserve"> </w:delText>
        </w:r>
      </w:del>
      <w:r w:rsidR="005A039A">
        <w:rPr>
          <w:rFonts w:cs="Times New Roman"/>
        </w:rPr>
        <w:t>prototyp</w:t>
      </w:r>
      <w:ins w:id="117" w:author="Jason Serviss" w:date="2018-09-01T08:57:00Z">
        <w:r w:rsidR="00DB4ED3">
          <w:rPr>
            <w:rFonts w:cs="Times New Roman"/>
          </w:rPr>
          <w:t>en</w:t>
        </w:r>
      </w:ins>
      <w:ins w:id="118" w:author="Jason Serviss" w:date="2018-09-01T08:34:00Z">
        <w:r w:rsidR="00E70FC4">
          <w:rPr>
            <w:rFonts w:cs="Times New Roman"/>
          </w:rPr>
          <w:t xml:space="preserve"> </w:t>
        </w:r>
      </w:ins>
      <w:del w:id="119" w:author="Jason Serviss" w:date="2018-09-01T08:55:00Z">
        <w:r w:rsidR="005A039A" w:rsidDel="00DB4ED3">
          <w:rPr>
            <w:rFonts w:cs="Times New Roman"/>
          </w:rPr>
          <w:delText xml:space="preserve"> </w:delText>
        </w:r>
      </w:del>
      <w:del w:id="120" w:author="Jason Serviss" w:date="2018-09-01T09:27:00Z">
        <w:r w:rsidR="005A039A" w:rsidRPr="00F24A19" w:rsidDel="001E3C88">
          <w:rPr>
            <w:rFonts w:cs="Times New Roman"/>
            <w:strike/>
            <w:rPrChange w:id="121" w:author="Jason Serviss" w:date="2018-09-01T07:50:00Z">
              <w:rPr>
                <w:rFonts w:cs="Times New Roman"/>
              </w:rPr>
            </w:rPrChange>
          </w:rPr>
          <w:delText>som</w:delText>
        </w:r>
        <w:r w:rsidR="005A039A" w:rsidDel="001E3C88">
          <w:rPr>
            <w:rFonts w:cs="Times New Roman"/>
          </w:rPr>
          <w:delText xml:space="preserve"> </w:delText>
        </w:r>
      </w:del>
      <w:r w:rsidR="00850895">
        <w:rPr>
          <w:rFonts w:cs="Times New Roman"/>
        </w:rPr>
        <w:t xml:space="preserve">skickas ut för </w:t>
      </w:r>
      <w:ins w:id="122" w:author="Jason Serviss" w:date="2018-09-01T08:58:00Z">
        <w:r w:rsidR="00DB4ED3">
          <w:rPr>
            <w:rFonts w:cs="Times New Roman"/>
          </w:rPr>
          <w:t xml:space="preserve">mer </w:t>
        </w:r>
      </w:ins>
      <w:ins w:id="123" w:author="Jason Serviss" w:date="2018-09-01T10:01:00Z">
        <w:r w:rsidR="004A5707">
          <w:rPr>
            <w:rFonts w:cs="Times New Roman"/>
          </w:rPr>
          <w:t>testning</w:t>
        </w:r>
      </w:ins>
      <w:ins w:id="124" w:author="Jason Serviss" w:date="2018-09-01T08:31:00Z">
        <w:r w:rsidR="00E70FC4">
          <w:rPr>
            <w:rFonts w:cs="Times New Roman"/>
          </w:rPr>
          <w:t xml:space="preserve"> </w:t>
        </w:r>
      </w:ins>
      <w:ins w:id="125" w:author="Jason Serviss" w:date="2018-09-01T08:58:00Z">
        <w:r>
          <w:rPr>
            <w:rFonts w:cs="Times New Roman"/>
          </w:rPr>
          <w:t xml:space="preserve">hos EIF innan </w:t>
        </w:r>
      </w:ins>
      <w:ins w:id="126" w:author="Jason Serviss" w:date="2018-09-01T09:01:00Z">
        <w:r>
          <w:rPr>
            <w:rFonts w:cs="Times New Roman"/>
          </w:rPr>
          <w:t>slutlig styling</w:t>
        </w:r>
      </w:ins>
      <w:ins w:id="127" w:author="Jason Serviss" w:date="2018-09-01T09:00:00Z">
        <w:r>
          <w:rPr>
            <w:rFonts w:cs="Times New Roman"/>
          </w:rPr>
          <w:t xml:space="preserve">, utveckling, och </w:t>
        </w:r>
      </w:ins>
      <w:ins w:id="128" w:author="Jason Serviss" w:date="2018-09-01T09:02:00Z">
        <w:r>
          <w:rPr>
            <w:rFonts w:cs="Times New Roman"/>
          </w:rPr>
          <w:t>”</w:t>
        </w:r>
        <w:proofErr w:type="spellStart"/>
        <w:r>
          <w:rPr>
            <w:rFonts w:cs="Times New Roman"/>
          </w:rPr>
          <w:t>deployment</w:t>
        </w:r>
        <w:proofErr w:type="spellEnd"/>
        <w:r>
          <w:rPr>
            <w:rFonts w:cs="Times New Roman"/>
          </w:rPr>
          <w:t>” till</w:t>
        </w:r>
      </w:ins>
      <w:ins w:id="129" w:author="Jason Serviss" w:date="2018-09-01T09:00:00Z">
        <w:r>
          <w:rPr>
            <w:rFonts w:cs="Times New Roman"/>
          </w:rPr>
          <w:t xml:space="preserve"> </w:t>
        </w:r>
      </w:ins>
      <w:ins w:id="130" w:author="Jason Serviss" w:date="2018-09-01T09:02:00Z">
        <w:r>
          <w:rPr>
            <w:rFonts w:cs="Times New Roman"/>
          </w:rPr>
          <w:t>leveranssystemet.</w:t>
        </w:r>
      </w:ins>
      <w:del w:id="131" w:author="Jason Serviss" w:date="2018-09-01T09:02:00Z">
        <w:r w:rsidR="00850895" w:rsidRPr="00E70FC4" w:rsidDel="00D37BCF">
          <w:rPr>
            <w:rFonts w:cs="Times New Roman"/>
            <w:strike/>
            <w:rPrChange w:id="132" w:author="Jason Serviss" w:date="2018-09-01T08:31:00Z">
              <w:rPr>
                <w:rFonts w:cs="Times New Roman"/>
              </w:rPr>
            </w:rPrChange>
          </w:rPr>
          <w:delText xml:space="preserve">att </w:delText>
        </w:r>
        <w:commentRangeStart w:id="133"/>
        <w:r w:rsidR="000E09E7" w:rsidRPr="00E70FC4" w:rsidDel="00D37BCF">
          <w:rPr>
            <w:rFonts w:cs="Times New Roman"/>
            <w:strike/>
            <w:rPrChange w:id="134" w:author="Jason Serviss" w:date="2018-09-01T08:31:00Z">
              <w:rPr>
                <w:rFonts w:cs="Times New Roman"/>
              </w:rPr>
            </w:rPrChange>
          </w:rPr>
          <w:delText>kontro</w:delText>
        </w:r>
        <w:r w:rsidR="000E09E7" w:rsidRPr="00E70FC4" w:rsidDel="00D37BCF">
          <w:rPr>
            <w:rStyle w:val="CommentReference"/>
            <w:strike/>
            <w:sz w:val="22"/>
            <w:szCs w:val="22"/>
            <w:rPrChange w:id="135" w:author="Jason Serviss" w:date="2018-09-01T08:31:00Z">
              <w:rPr>
                <w:rStyle w:val="CommentReference"/>
                <w:sz w:val="22"/>
                <w:szCs w:val="22"/>
              </w:rPr>
            </w:rPrChange>
          </w:rPr>
          <w:delText>lleras</w:delText>
        </w:r>
        <w:r w:rsidR="006B0EE1" w:rsidRPr="00E70FC4" w:rsidDel="00D37BCF">
          <w:rPr>
            <w:rFonts w:cs="Times New Roman"/>
            <w:strike/>
            <w:rPrChange w:id="136" w:author="Jason Serviss" w:date="2018-09-01T08:31:00Z">
              <w:rPr>
                <w:rFonts w:cs="Times New Roman"/>
              </w:rPr>
            </w:rPrChange>
          </w:rPr>
          <w:delText xml:space="preserve"> på EIF medarbetare</w:delText>
        </w:r>
        <w:commentRangeEnd w:id="133"/>
        <w:r w:rsidR="00F24A19" w:rsidRPr="00E70FC4" w:rsidDel="00D37BCF">
          <w:rPr>
            <w:rStyle w:val="CommentReference"/>
            <w:strike/>
            <w:rPrChange w:id="137" w:author="Jason Serviss" w:date="2018-09-01T08:31:00Z">
              <w:rPr>
                <w:rStyle w:val="CommentReference"/>
              </w:rPr>
            </w:rPrChange>
          </w:rPr>
          <w:commentReference w:id="133"/>
        </w:r>
        <w:r w:rsidR="005A039A" w:rsidDel="00D37BCF">
          <w:rPr>
            <w:rFonts w:cs="Times New Roman"/>
          </w:rPr>
          <w:delText xml:space="preserve">. </w:delText>
        </w:r>
        <w:r w:rsidR="00850895" w:rsidRPr="00840367" w:rsidDel="00D37BCF">
          <w:rPr>
            <w:rFonts w:cs="Times New Roman"/>
            <w:strike/>
            <w:rPrChange w:id="138" w:author="Jason Serviss" w:date="2018-09-01T08:27:00Z">
              <w:rPr>
                <w:rFonts w:cs="Times New Roman"/>
              </w:rPr>
            </w:rPrChange>
          </w:rPr>
          <w:delText xml:space="preserve">Eftersom pedagogiken behöver arbetas med </w:delText>
        </w:r>
        <w:r w:rsidR="005A039A" w:rsidRPr="00840367" w:rsidDel="00D37BCF">
          <w:rPr>
            <w:rFonts w:cs="Times New Roman"/>
            <w:strike/>
            <w:rPrChange w:id="139" w:author="Jason Serviss" w:date="2018-09-01T08:27:00Z">
              <w:rPr>
                <w:rFonts w:cs="Times New Roman"/>
              </w:rPr>
            </w:rPrChange>
          </w:rPr>
          <w:delText>under hela designprocessen</w:delText>
        </w:r>
        <w:r w:rsidR="00850895" w:rsidRPr="00840367" w:rsidDel="00D37BCF">
          <w:rPr>
            <w:rFonts w:cs="Times New Roman"/>
            <w:strike/>
            <w:rPrChange w:id="140" w:author="Jason Serviss" w:date="2018-09-01T08:27:00Z">
              <w:rPr>
                <w:rFonts w:cs="Times New Roman"/>
              </w:rPr>
            </w:rPrChange>
          </w:rPr>
          <w:delText xml:space="preserve"> använts </w:delText>
        </w:r>
        <w:r w:rsidR="005A039A" w:rsidRPr="00840367" w:rsidDel="00D37BCF">
          <w:rPr>
            <w:rFonts w:cs="Times New Roman"/>
            <w:strike/>
            <w:rPrChange w:id="141" w:author="Jason Serviss" w:date="2018-09-01T08:27:00Z">
              <w:rPr>
                <w:rFonts w:cs="Times New Roman"/>
              </w:rPr>
            </w:rPrChange>
          </w:rPr>
          <w:delText>olika</w:delText>
        </w:r>
        <w:r w:rsidR="00850895" w:rsidRPr="00840367" w:rsidDel="00D37BCF">
          <w:rPr>
            <w:rFonts w:cs="Times New Roman"/>
            <w:strike/>
            <w:rPrChange w:id="142" w:author="Jason Serviss" w:date="2018-09-01T08:27:00Z">
              <w:rPr>
                <w:rFonts w:cs="Times New Roman"/>
              </w:rPr>
            </w:rPrChange>
          </w:rPr>
          <w:delText xml:space="preserve"> hjälpmede</w:delText>
        </w:r>
        <w:r w:rsidR="006301E1" w:rsidRPr="00840367" w:rsidDel="00D37BCF">
          <w:rPr>
            <w:rFonts w:cs="Times New Roman"/>
            <w:strike/>
            <w:rPrChange w:id="143" w:author="Jason Serviss" w:date="2018-09-01T08:27:00Z">
              <w:rPr>
                <w:rFonts w:cs="Times New Roman"/>
              </w:rPr>
            </w:rPrChange>
          </w:rPr>
          <w:delText>l</w:delText>
        </w:r>
        <w:r w:rsidR="000E09E7" w:rsidRPr="00840367" w:rsidDel="00D37BCF">
          <w:rPr>
            <w:rFonts w:cs="Times New Roman"/>
            <w:strike/>
            <w:rPrChange w:id="144" w:author="Jason Serviss" w:date="2018-09-01T08:27:00Z">
              <w:rPr>
                <w:rFonts w:cs="Times New Roman"/>
              </w:rPr>
            </w:rPrChange>
          </w:rPr>
          <w:delText xml:space="preserve">. </w:delText>
        </w:r>
        <w:commentRangeStart w:id="145"/>
        <w:r w:rsidR="000E09E7" w:rsidRPr="00840367" w:rsidDel="00D37BCF">
          <w:rPr>
            <w:rFonts w:cs="Times New Roman"/>
            <w:strike/>
            <w:rPrChange w:id="146" w:author="Jason Serviss" w:date="2018-09-01T08:27:00Z">
              <w:rPr>
                <w:rFonts w:cs="Times New Roman"/>
              </w:rPr>
            </w:rPrChange>
          </w:rPr>
          <w:delText xml:space="preserve">Ett av dessa hjälpmedel </w:delText>
        </w:r>
        <w:r w:rsidR="006301E1" w:rsidRPr="00840367" w:rsidDel="00D37BCF">
          <w:rPr>
            <w:rFonts w:cs="Times New Roman"/>
            <w:strike/>
            <w:rPrChange w:id="147" w:author="Jason Serviss" w:date="2018-09-01T08:27:00Z">
              <w:rPr>
                <w:rFonts w:cs="Times New Roman"/>
              </w:rPr>
            </w:rPrChange>
          </w:rPr>
          <w:delText>visar</w:delText>
        </w:r>
        <w:r w:rsidR="00850895" w:rsidRPr="00840367" w:rsidDel="00D37BCF">
          <w:rPr>
            <w:rFonts w:cs="Times New Roman"/>
            <w:strike/>
            <w:rPrChange w:id="148" w:author="Jason Serviss" w:date="2018-09-01T08:27:00Z">
              <w:rPr>
                <w:rFonts w:cs="Times New Roman"/>
              </w:rPr>
            </w:rPrChange>
          </w:rPr>
          <w:delText xml:space="preserve"> hur kursen kan se ut innan den är klar och gör det enklare att applicera pedagogik</w:delText>
        </w:r>
        <w:r w:rsidR="006301E1" w:rsidRPr="00840367" w:rsidDel="00D37BCF">
          <w:rPr>
            <w:rFonts w:cs="Times New Roman"/>
            <w:strike/>
            <w:rPrChange w:id="149" w:author="Jason Serviss" w:date="2018-09-01T08:27:00Z">
              <w:rPr>
                <w:rFonts w:cs="Times New Roman"/>
              </w:rPr>
            </w:rPrChange>
          </w:rPr>
          <w:delText xml:space="preserve">en allteftersom under arbetet </w:delText>
        </w:r>
        <w:r w:rsidR="00850895" w:rsidRPr="00840367" w:rsidDel="00D37BCF">
          <w:rPr>
            <w:rFonts w:cs="Times New Roman"/>
            <w:strike/>
            <w:rPrChange w:id="150" w:author="Jason Serviss" w:date="2018-09-01T08:27:00Z">
              <w:rPr>
                <w:rFonts w:cs="Times New Roman"/>
              </w:rPr>
            </w:rPrChange>
          </w:rPr>
          <w:delText xml:space="preserve">igenom kursen. </w:delText>
        </w:r>
        <w:commentRangeEnd w:id="145"/>
        <w:r w:rsidR="00984248" w:rsidRPr="00840367" w:rsidDel="00D37BCF">
          <w:rPr>
            <w:rStyle w:val="CommentReference"/>
            <w:strike/>
            <w:rPrChange w:id="151" w:author="Jason Serviss" w:date="2018-09-01T08:27:00Z">
              <w:rPr>
                <w:rStyle w:val="CommentReference"/>
              </w:rPr>
            </w:rPrChange>
          </w:rPr>
          <w:commentReference w:id="145"/>
        </w:r>
      </w:del>
    </w:p>
    <w:p w14:paraId="7CF583A8" w14:textId="77777777" w:rsidR="00D45847" w:rsidRDefault="00D45847">
      <w:pPr>
        <w:spacing w:line="600" w:lineRule="auto"/>
        <w:rPr>
          <w:rFonts w:cs="Times New Roman"/>
        </w:rPr>
      </w:pPr>
    </w:p>
    <w:p w14:paraId="026B626A" w14:textId="411A6A82" w:rsidR="000B42FE" w:rsidRDefault="00840367" w:rsidP="00384E49">
      <w:pPr>
        <w:pStyle w:val="BodyText"/>
        <w:spacing w:line="600" w:lineRule="auto"/>
        <w:rPr>
          <w:ins w:id="152" w:author="Jason Serviss" w:date="2018-09-01T10:52:00Z"/>
          <w:szCs w:val="22"/>
        </w:rPr>
      </w:pPr>
      <w:ins w:id="153" w:author="Jason Serviss" w:date="2018-09-01T08:21:00Z">
        <w:r>
          <w:rPr>
            <w:szCs w:val="22"/>
          </w:rPr>
          <w:t xml:space="preserve">En </w:t>
        </w:r>
      </w:ins>
      <w:ins w:id="154" w:author="Jason Serviss" w:date="2018-09-01T09:25:00Z">
        <w:r w:rsidR="001E3C88">
          <w:rPr>
            <w:szCs w:val="22"/>
          </w:rPr>
          <w:t>viktig</w:t>
        </w:r>
      </w:ins>
      <w:ins w:id="155" w:author="Jason Serviss" w:date="2018-09-01T08:21:00Z">
        <w:r>
          <w:rPr>
            <w:szCs w:val="22"/>
          </w:rPr>
          <w:t xml:space="preserve"> aspekt av </w:t>
        </w:r>
      </w:ins>
      <w:ins w:id="156" w:author="Jason Serviss" w:date="2018-09-01T09:24:00Z">
        <w:r w:rsidR="001E3C88">
          <w:rPr>
            <w:szCs w:val="22"/>
          </w:rPr>
          <w:t>e-</w:t>
        </w:r>
      </w:ins>
      <w:ins w:id="157" w:author="Jason Serviss" w:date="2018-09-01T08:21:00Z">
        <w:r>
          <w:rPr>
            <w:szCs w:val="22"/>
          </w:rPr>
          <w:t>kurs</w:t>
        </w:r>
      </w:ins>
      <w:ins w:id="158" w:author="Jason Serviss" w:date="2018-09-01T09:24:00Z">
        <w:r w:rsidR="001E3C88">
          <w:rPr>
            <w:szCs w:val="22"/>
          </w:rPr>
          <w:t xml:space="preserve"> koncept</w:t>
        </w:r>
      </w:ins>
      <w:ins w:id="159" w:author="Jason Serviss" w:date="2018-09-01T08:21:00Z">
        <w:r>
          <w:rPr>
            <w:szCs w:val="22"/>
          </w:rPr>
          <w:t xml:space="preserve">design är </w:t>
        </w:r>
      </w:ins>
      <w:ins w:id="160" w:author="Jason Serviss" w:date="2018-09-01T10:02:00Z">
        <w:r w:rsidR="004A5707">
          <w:rPr>
            <w:szCs w:val="22"/>
          </w:rPr>
          <w:t xml:space="preserve">användning av </w:t>
        </w:r>
      </w:ins>
      <w:ins w:id="161" w:author="Jason Serviss" w:date="2018-09-01T08:21:00Z">
        <w:r w:rsidRPr="004A5707">
          <w:rPr>
            <w:bCs/>
            <w:szCs w:val="22"/>
          </w:rPr>
          <w:t>pedagogik</w:t>
        </w:r>
      </w:ins>
      <w:ins w:id="162" w:author="Jason Serviss" w:date="2018-09-01T10:02:00Z">
        <w:r w:rsidR="004A5707">
          <w:rPr>
            <w:bCs/>
            <w:szCs w:val="22"/>
          </w:rPr>
          <w:t xml:space="preserve"> och lärometoder</w:t>
        </w:r>
      </w:ins>
      <w:ins w:id="163" w:author="Jason Serviss" w:date="2018-09-01T10:05:00Z">
        <w:r w:rsidR="004A5707">
          <w:rPr>
            <w:bCs/>
            <w:szCs w:val="22"/>
          </w:rPr>
          <w:t xml:space="preserve"> för att</w:t>
        </w:r>
        <w:r w:rsidR="007C1638">
          <w:rPr>
            <w:bCs/>
            <w:szCs w:val="22"/>
          </w:rPr>
          <w:t xml:space="preserve"> försäkra ett effektivt och </w:t>
        </w:r>
      </w:ins>
      <w:ins w:id="164" w:author="Jason Serviss" w:date="2018-09-01T10:47:00Z">
        <w:r w:rsidR="007C1638">
          <w:rPr>
            <w:bCs/>
            <w:szCs w:val="22"/>
          </w:rPr>
          <w:t>långvarig lärande för studenterna.</w:t>
        </w:r>
      </w:ins>
      <w:ins w:id="165" w:author="Jason Serviss" w:date="2018-09-01T10:50:00Z">
        <w:r w:rsidR="000B42FE">
          <w:rPr>
            <w:bCs/>
            <w:szCs w:val="22"/>
          </w:rPr>
          <w:t xml:space="preserve"> </w:t>
        </w:r>
      </w:ins>
      <w:moveToRangeStart w:id="166" w:author="Jason Serviss" w:date="2018-09-01T10:50:00Z" w:name="move397418370"/>
      <w:moveTo w:id="167" w:author="Jason Serviss" w:date="2018-09-01T10:50:00Z">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proofErr w:type="spellStart"/>
        <w:r w:rsidR="000B42FE" w:rsidRPr="00A10B06">
          <w:rPr>
            <w:szCs w:val="22"/>
          </w:rPr>
          <w:t>Conole</w:t>
        </w:r>
        <w:proofErr w:type="spellEnd"/>
        <w:r w:rsidR="000B42FE" w:rsidRPr="00A10B06">
          <w:rPr>
            <w:szCs w:val="22"/>
          </w:rPr>
          <w:t>,</w:t>
        </w:r>
        <w:r w:rsidR="000B42FE">
          <w:rPr>
            <w:szCs w:val="22"/>
          </w:rPr>
          <w:t xml:space="preserve"> 2010</w:t>
        </w:r>
        <w:r w:rsidR="000B42FE" w:rsidRPr="00A10B06">
          <w:rPr>
            <w:szCs w:val="22"/>
          </w:rPr>
          <w:t>)</w:t>
        </w:r>
        <w:r w:rsidR="000B42FE">
          <w:rPr>
            <w:szCs w:val="22"/>
          </w:rPr>
          <w:t xml:space="preserve">.  </w:t>
        </w:r>
      </w:moveTo>
      <w:moveToRangeEnd w:id="166"/>
      <w:ins w:id="168" w:author="Jason Serviss" w:date="2018-09-01T08:21:00Z">
        <w:r>
          <w:rPr>
            <w:szCs w:val="22"/>
          </w:rPr>
          <w:t xml:space="preserve"> </w:t>
        </w:r>
      </w:ins>
      <w:ins w:id="169" w:author="Jason Serviss" w:date="2018-09-01T07:54:00Z">
        <w:r w:rsidR="00F24A19">
          <w:rPr>
            <w:szCs w:val="22"/>
          </w:rPr>
          <w:t xml:space="preserve">Lärometoderna </w:t>
        </w:r>
      </w:ins>
      <w:ins w:id="170" w:author="Jason Serviss" w:date="2018-09-01T10:04:00Z">
        <w:r w:rsidR="004A5707">
          <w:rPr>
            <w:szCs w:val="22"/>
          </w:rPr>
          <w:t xml:space="preserve">etableras i </w:t>
        </w:r>
      </w:ins>
      <w:commentRangeStart w:id="171"/>
      <w:del w:id="172" w:author="Jason Serviss" w:date="2018-09-01T10:04:00Z">
        <w:r w:rsidR="00850895" w:rsidDel="004A5707">
          <w:rPr>
            <w:szCs w:val="22"/>
          </w:rPr>
          <w:delText xml:space="preserve"> </w:delText>
        </w:r>
        <w:commentRangeEnd w:id="171"/>
        <w:r w:rsidR="00536530" w:rsidDel="004A5707">
          <w:rPr>
            <w:rStyle w:val="CommentReference"/>
            <w:rFonts w:eastAsiaTheme="minorHAnsi" w:cstheme="minorBidi"/>
            <w:lang w:eastAsia="en-US"/>
          </w:rPr>
          <w:commentReference w:id="171"/>
        </w:r>
        <w:r w:rsidR="003F797E" w:rsidDel="004A5707">
          <w:rPr>
            <w:szCs w:val="22"/>
          </w:rPr>
          <w:delText>F</w:delText>
        </w:r>
        <w:r w:rsidR="00850895" w:rsidDel="004A5707">
          <w:rPr>
            <w:szCs w:val="22"/>
          </w:rPr>
          <w:delText xml:space="preserve">orskning bakom lärandet bedöms </w:delText>
        </w:r>
        <w:r w:rsidR="00E040F7" w:rsidDel="004A5707">
          <w:rPr>
            <w:szCs w:val="22"/>
          </w:rPr>
          <w:delText xml:space="preserve">i </w:delText>
        </w:r>
      </w:del>
      <w:r w:rsidR="00E040F7">
        <w:rPr>
          <w:szCs w:val="22"/>
        </w:rPr>
        <w:t xml:space="preserve">många </w:t>
      </w:r>
      <w:r w:rsidR="00B467DC">
        <w:rPr>
          <w:szCs w:val="22"/>
        </w:rPr>
        <w:t xml:space="preserve">fall </w:t>
      </w:r>
      <w:r w:rsidR="003F797E">
        <w:rPr>
          <w:szCs w:val="22"/>
        </w:rPr>
        <w:t>i</w:t>
      </w:r>
      <w:r w:rsidR="00850895">
        <w:rPr>
          <w:szCs w:val="22"/>
        </w:rPr>
        <w:t xml:space="preserve">genom testning och bevisning av validiteten </w:t>
      </w:r>
      <w:r w:rsidR="00850895" w:rsidRPr="004A5707">
        <w:rPr>
          <w:strike/>
          <w:szCs w:val="22"/>
          <w:rPrChange w:id="173" w:author="Jason Serviss" w:date="2018-09-01T10:04:00Z">
            <w:rPr>
              <w:szCs w:val="22"/>
            </w:rPr>
          </w:rPrChange>
        </w:rPr>
        <w:t>när nya metoder framförs</w:t>
      </w:r>
      <w:r w:rsidR="00850895">
        <w:rPr>
          <w:szCs w:val="22"/>
        </w:rPr>
        <w:t xml:space="preserve"> i undervisning</w:t>
      </w:r>
      <w:ins w:id="174" w:author="Jason Serviss" w:date="2018-09-01T10:09:00Z">
        <w:r w:rsidR="006725C3">
          <w:rPr>
            <w:szCs w:val="22"/>
          </w:rPr>
          <w:t xml:space="preserve"> </w:t>
        </w:r>
      </w:ins>
      <w:del w:id="175" w:author="Jason Serviss" w:date="2018-09-01T10:09:00Z">
        <w:r w:rsidR="00850895" w:rsidDel="006725C3">
          <w:rPr>
            <w:szCs w:val="22"/>
          </w:rPr>
          <w:delText xml:space="preserve">. </w:delText>
        </w:r>
        <w:r w:rsidR="00FF1248" w:rsidDel="006725C3">
          <w:rPr>
            <w:szCs w:val="22"/>
          </w:rPr>
          <w:delText xml:space="preserve">I </w:delText>
        </w:r>
      </w:del>
      <w:del w:id="176" w:author="Jason Serviss" w:date="2018-09-01T10:06:00Z">
        <w:r w:rsidR="00FF1248" w:rsidDel="004A5707">
          <w:rPr>
            <w:szCs w:val="22"/>
          </w:rPr>
          <w:delText xml:space="preserve">vissa </w:delText>
        </w:r>
      </w:del>
      <w:del w:id="177" w:author="Jason Serviss" w:date="2018-09-01T10:09:00Z">
        <w:r w:rsidR="00FF1248" w:rsidDel="006725C3">
          <w:rPr>
            <w:szCs w:val="22"/>
          </w:rPr>
          <w:delText xml:space="preserve">fall har det gjorts </w:delText>
        </w:r>
      </w:del>
      <w:r w:rsidR="00FF1248">
        <w:rPr>
          <w:szCs w:val="22"/>
        </w:rPr>
        <w:t xml:space="preserve">med hjälp av att utforma kurser som </w:t>
      </w:r>
      <w:del w:id="178" w:author="Jason Serviss" w:date="2018-09-01T16:44:00Z">
        <w:r w:rsidR="00FF1248" w:rsidDel="00652AE0">
          <w:rPr>
            <w:szCs w:val="22"/>
          </w:rPr>
          <w:delText xml:space="preserve">har </w:delText>
        </w:r>
      </w:del>
      <w:ins w:id="179" w:author="Jason Serviss" w:date="2018-09-01T16:44:00Z">
        <w:r w:rsidR="00652AE0">
          <w:rPr>
            <w:szCs w:val="22"/>
          </w:rPr>
          <w:t xml:space="preserve">använder </w:t>
        </w:r>
      </w:ins>
      <w:r w:rsidR="00FF1248">
        <w:rPr>
          <w:szCs w:val="22"/>
        </w:rPr>
        <w:t>en viss lärometod</w:t>
      </w:r>
      <w:ins w:id="180" w:author="Jason Serviss" w:date="2018-09-01T10:06:00Z">
        <w:r w:rsidR="004A5707">
          <w:rPr>
            <w:szCs w:val="22"/>
          </w:rPr>
          <w:t xml:space="preserve"> för att sedan </w:t>
        </w:r>
      </w:ins>
      <w:ins w:id="181" w:author="Jason Serviss" w:date="2018-09-01T10:07:00Z">
        <w:r w:rsidR="004A5707">
          <w:rPr>
            <w:szCs w:val="22"/>
          </w:rPr>
          <w:t>jämföra</w:t>
        </w:r>
      </w:ins>
      <w:ins w:id="182" w:author="Jason Serviss" w:date="2018-09-01T10:06:00Z">
        <w:r w:rsidR="004A5707">
          <w:rPr>
            <w:szCs w:val="22"/>
          </w:rPr>
          <w:t xml:space="preserve"> </w:t>
        </w:r>
      </w:ins>
      <w:ins w:id="183" w:author="Jason Serviss" w:date="2018-09-01T10:07:00Z">
        <w:r w:rsidR="004A5707">
          <w:rPr>
            <w:szCs w:val="22"/>
          </w:rPr>
          <w:t xml:space="preserve">inlärning </w:t>
        </w:r>
      </w:ins>
      <w:ins w:id="184" w:author="Jason Serviss" w:date="2018-09-01T10:06:00Z">
        <w:r w:rsidR="004A5707">
          <w:rPr>
            <w:szCs w:val="22"/>
          </w:rPr>
          <w:t xml:space="preserve">av </w:t>
        </w:r>
      </w:ins>
      <w:ins w:id="185" w:author="Jason Serviss" w:date="2018-09-01T16:44:00Z">
        <w:r w:rsidR="00652AE0">
          <w:rPr>
            <w:szCs w:val="22"/>
          </w:rPr>
          <w:t xml:space="preserve">dessa </w:t>
        </w:r>
      </w:ins>
      <w:ins w:id="186" w:author="Jason Serviss" w:date="2018-09-01T10:06:00Z">
        <w:r w:rsidR="004A5707">
          <w:rPr>
            <w:szCs w:val="22"/>
          </w:rPr>
          <w:t xml:space="preserve">studenter </w:t>
        </w:r>
      </w:ins>
      <w:ins w:id="187" w:author="Jason Serviss" w:date="2018-09-01T10:08:00Z">
        <w:r w:rsidR="004A5707">
          <w:rPr>
            <w:szCs w:val="22"/>
          </w:rPr>
          <w:t xml:space="preserve">mot en kontrollgrupp. </w:t>
        </w:r>
      </w:ins>
      <w:del w:id="188" w:author="Jason Serviss" w:date="2018-09-01T10:08:00Z">
        <w:r w:rsidR="00FF1248" w:rsidDel="004A5707">
          <w:rPr>
            <w:szCs w:val="22"/>
          </w:rPr>
          <w:delText xml:space="preserve">, </w:delText>
        </w:r>
      </w:del>
      <w:ins w:id="189" w:author="Jason Serviss" w:date="2018-09-01T10:08:00Z">
        <w:r w:rsidR="004A5707">
          <w:rPr>
            <w:szCs w:val="22"/>
          </w:rPr>
          <w:t>E</w:t>
        </w:r>
      </w:ins>
      <w:del w:id="190" w:author="Jason Serviss" w:date="2018-09-01T10:08:00Z">
        <w:r w:rsidR="00850895" w:rsidDel="004A5707">
          <w:rPr>
            <w:szCs w:val="22"/>
          </w:rPr>
          <w:delText>e</w:delText>
        </w:r>
      </w:del>
      <w:r w:rsidR="00850895">
        <w:rPr>
          <w:szCs w:val="22"/>
        </w:rPr>
        <w:t>tt exempel</w:t>
      </w:r>
      <w:ins w:id="191" w:author="Jason Serviss" w:date="2018-09-01T10:10:00Z">
        <w:r w:rsidR="006725C3">
          <w:rPr>
            <w:szCs w:val="22"/>
          </w:rPr>
          <w:t xml:space="preserve"> på </w:t>
        </w:r>
      </w:ins>
      <w:ins w:id="192" w:author="Jason Serviss" w:date="2018-09-01T10:11:00Z">
        <w:r w:rsidR="006725C3">
          <w:rPr>
            <w:szCs w:val="22"/>
          </w:rPr>
          <w:t xml:space="preserve">en </w:t>
        </w:r>
      </w:ins>
      <w:ins w:id="193" w:author="Jason Serviss" w:date="2018-09-01T10:10:00Z">
        <w:r w:rsidR="006725C3">
          <w:rPr>
            <w:szCs w:val="22"/>
          </w:rPr>
          <w:t xml:space="preserve">lärometod som har visat sig </w:t>
        </w:r>
      </w:ins>
      <w:ins w:id="194" w:author="Jason Serviss" w:date="2018-09-01T10:48:00Z">
        <w:r w:rsidR="007C1638">
          <w:rPr>
            <w:szCs w:val="22"/>
          </w:rPr>
          <w:t xml:space="preserve">förbättra minnesåterkallelsen senare i praktiken </w:t>
        </w:r>
      </w:ins>
      <w:del w:id="195" w:author="Jason Serviss" w:date="2018-09-01T10:10:00Z">
        <w:r w:rsidR="00850895" w:rsidDel="006725C3">
          <w:rPr>
            <w:szCs w:val="22"/>
          </w:rPr>
          <w:delText xml:space="preserve"> </w:delText>
        </w:r>
      </w:del>
      <w:r w:rsidR="00850895">
        <w:rPr>
          <w:szCs w:val="22"/>
        </w:rPr>
        <w:t xml:space="preserve">är scenario-baserad e-lärande </w:t>
      </w:r>
      <w:del w:id="196" w:author="Jason Serviss" w:date="2018-09-01T10:11:00Z">
        <w:r w:rsidR="00850895" w:rsidDel="006725C3">
          <w:rPr>
            <w:szCs w:val="22"/>
          </w:rPr>
          <w:delText xml:space="preserve">och </w:delText>
        </w:r>
      </w:del>
      <w:ins w:id="197" w:author="Jason Serviss" w:date="2018-09-01T10:11:00Z">
        <w:r w:rsidR="006725C3">
          <w:rPr>
            <w:szCs w:val="22"/>
          </w:rPr>
          <w:t xml:space="preserve">som </w:t>
        </w:r>
      </w:ins>
      <w:r w:rsidR="00850895">
        <w:rPr>
          <w:szCs w:val="22"/>
        </w:rPr>
        <w:t>sätter studenten in i olika situationer eller händelser för att göra lärandet realistisk</w:t>
      </w:r>
      <w:r w:rsidR="00A81DE8">
        <w:rPr>
          <w:szCs w:val="22"/>
        </w:rPr>
        <w:t xml:space="preserve">t (Clark and Mayer, 2012). </w:t>
      </w:r>
      <w:del w:id="198" w:author="Jason Serviss" w:date="2018-09-01T10:49:00Z">
        <w:r w:rsidR="00A81DE8" w:rsidDel="007C1638">
          <w:rPr>
            <w:szCs w:val="22"/>
          </w:rPr>
          <w:delText>Det</w:delText>
        </w:r>
        <w:r w:rsidR="00850895" w:rsidDel="007C1638">
          <w:rPr>
            <w:szCs w:val="22"/>
          </w:rPr>
          <w:delText xml:space="preserve"> har visat sig att </w:delText>
        </w:r>
      </w:del>
      <w:del w:id="199" w:author="Jason Serviss" w:date="2018-09-01T10:48:00Z">
        <w:r w:rsidR="00850895" w:rsidDel="007C1638">
          <w:rPr>
            <w:szCs w:val="22"/>
          </w:rPr>
          <w:delText xml:space="preserve">förbättra minnesåterkallelsen senare i praktiken </w:delText>
        </w:r>
      </w:del>
      <w:del w:id="200" w:author="Jason Serviss" w:date="2018-09-01T10:49:00Z">
        <w:r w:rsidR="00850895" w:rsidDel="007C1638">
          <w:rPr>
            <w:szCs w:val="22"/>
          </w:rPr>
          <w:delText xml:space="preserve">(Clark and Mayer, 2012). </w:delText>
        </w:r>
      </w:del>
      <w:r w:rsidR="00850895">
        <w:rPr>
          <w:szCs w:val="22"/>
        </w:rPr>
        <w:t xml:space="preserve">Ett annat exempel är hur spel har börjat användas som </w:t>
      </w:r>
      <w:ins w:id="201" w:author="Jason Serviss" w:date="2018-09-01T10:11:00Z">
        <w:r w:rsidR="006725C3">
          <w:rPr>
            <w:szCs w:val="22"/>
          </w:rPr>
          <w:t xml:space="preserve">en del av </w:t>
        </w:r>
      </w:ins>
      <w:r w:rsidR="00850895">
        <w:rPr>
          <w:szCs w:val="22"/>
        </w:rPr>
        <w:t xml:space="preserve">e-lärande och har motiverat studenten till att fortsätta lära sig </w:t>
      </w:r>
      <w:del w:id="202" w:author="Jason Serviss" w:date="2018-09-01T10:12:00Z">
        <w:r w:rsidR="00850895" w:rsidDel="006725C3">
          <w:rPr>
            <w:szCs w:val="22"/>
          </w:rPr>
          <w:delText>och har</w:delText>
        </w:r>
      </w:del>
      <w:ins w:id="203" w:author="Jason Serviss" w:date="2018-09-01T10:12:00Z">
        <w:r w:rsidR="006725C3">
          <w:rPr>
            <w:szCs w:val="22"/>
          </w:rPr>
          <w:t>genom att</w:t>
        </w:r>
      </w:ins>
      <w:r w:rsidR="00850895">
        <w:rPr>
          <w:szCs w:val="22"/>
        </w:rPr>
        <w:t xml:space="preserve"> skapat en gemensam samm</w:t>
      </w:r>
      <w:r w:rsidR="008E34C7">
        <w:rPr>
          <w:szCs w:val="22"/>
        </w:rPr>
        <w:t xml:space="preserve">anhållning inom organisationen </w:t>
      </w:r>
      <w:commentRangeStart w:id="204"/>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E2103E">
        <w:rPr>
          <w:noProof/>
          <w:szCs w:val="22"/>
        </w:rPr>
        <w:t>(businessreflex, 2016)</w:t>
      </w:r>
      <w:r w:rsidR="008E34C7">
        <w:rPr>
          <w:szCs w:val="22"/>
        </w:rPr>
        <w:fldChar w:fldCharType="end"/>
      </w:r>
      <w:commentRangeEnd w:id="204"/>
      <w:r w:rsidR="0074784D">
        <w:rPr>
          <w:rStyle w:val="CommentReference"/>
          <w:rFonts w:eastAsiaTheme="minorHAnsi" w:cstheme="minorBidi"/>
          <w:lang w:eastAsia="en-US"/>
        </w:rPr>
        <w:commentReference w:id="204"/>
      </w:r>
      <w:r w:rsidR="00850895">
        <w:rPr>
          <w:szCs w:val="22"/>
        </w:rPr>
        <w:t xml:space="preserve">. </w:t>
      </w:r>
    </w:p>
    <w:p w14:paraId="306ABDCA" w14:textId="77777777" w:rsidR="0074784D" w:rsidRDefault="0074784D" w:rsidP="000B42FE">
      <w:pPr>
        <w:pStyle w:val="BodyText"/>
        <w:spacing w:line="600" w:lineRule="auto"/>
        <w:rPr>
          <w:ins w:id="205" w:author="Jason Serviss" w:date="2018-09-01T16:45:00Z"/>
          <w:szCs w:val="22"/>
        </w:rPr>
      </w:pPr>
    </w:p>
    <w:p w14:paraId="677BFE30" w14:textId="309AB374" w:rsidR="00984248" w:rsidDel="000B42FE" w:rsidRDefault="00BC47D8" w:rsidP="00384E49">
      <w:pPr>
        <w:pStyle w:val="BodyText"/>
        <w:spacing w:line="600" w:lineRule="auto"/>
        <w:rPr>
          <w:del w:id="206" w:author="Jason Serviss" w:date="2018-09-01T10:52:00Z"/>
        </w:rPr>
      </w:pPr>
      <w:moveFromRangeStart w:id="207" w:author="Jason Serviss" w:date="2018-09-01T10:50:00Z" w:name="move397418370"/>
      <w:moveFrom w:id="208" w:author="Jason Serviss" w:date="2018-09-01T10:50:00Z">
        <w:r w:rsidDel="000B42FE">
          <w:rPr>
            <w:szCs w:val="22"/>
          </w:rPr>
          <w:lastRenderedPageBreak/>
          <w:t xml:space="preserve">Lärometoderna grundar </w:t>
        </w:r>
        <w:r w:rsidR="009D7B5B" w:rsidDel="000B42FE">
          <w:rPr>
            <w:szCs w:val="22"/>
          </w:rPr>
          <w:t xml:space="preserve">sig </w:t>
        </w:r>
        <w:r w:rsidR="00A81DE8" w:rsidDel="000B42FE">
          <w:rPr>
            <w:szCs w:val="22"/>
          </w:rPr>
          <w:t>ofta</w:t>
        </w:r>
        <w:r w:rsidR="00E040F7" w:rsidDel="000B42FE">
          <w:rPr>
            <w:szCs w:val="22"/>
          </w:rPr>
          <w:t xml:space="preserve"> </w:t>
        </w:r>
        <w:r w:rsidDel="000B42FE">
          <w:rPr>
            <w:szCs w:val="22"/>
          </w:rPr>
          <w:t xml:space="preserve">i </w:t>
        </w:r>
        <w:r w:rsidR="00850895" w:rsidDel="000B42FE">
          <w:rPr>
            <w:szCs w:val="22"/>
          </w:rPr>
          <w:t>p</w:t>
        </w:r>
        <w:r w:rsidR="009D7B5B" w:rsidDel="000B42FE">
          <w:rPr>
            <w:szCs w:val="22"/>
          </w:rPr>
          <w:t>edagogiska modeller</w:t>
        </w:r>
        <w:r w:rsidR="00E040F7" w:rsidDel="000B42FE">
          <w:rPr>
            <w:szCs w:val="22"/>
          </w:rPr>
          <w:t xml:space="preserve"> </w:t>
        </w:r>
        <w:r w:rsidR="00850895" w:rsidDel="000B42FE">
          <w:rPr>
            <w:szCs w:val="22"/>
          </w:rPr>
          <w:t xml:space="preserve">och </w:t>
        </w:r>
        <w:r w:rsidR="00E040F7" w:rsidDel="000B42FE">
          <w:rPr>
            <w:szCs w:val="22"/>
          </w:rPr>
          <w:t>kan beskrivas</w:t>
        </w:r>
        <w:r w:rsidR="00850895" w:rsidDel="000B42FE">
          <w:rPr>
            <w:szCs w:val="22"/>
          </w:rPr>
          <w:t xml:space="preserve"> som kognitiva modeller eller teoretiska struktu</w:t>
        </w:r>
        <w:r w:rsidR="007B0B4F" w:rsidDel="000B42FE">
          <w:rPr>
            <w:szCs w:val="22"/>
          </w:rPr>
          <w:t xml:space="preserve">rer. De </w:t>
        </w:r>
        <w:r w:rsidR="00850895" w:rsidDel="000B42FE">
          <w:rPr>
            <w:szCs w:val="22"/>
          </w:rPr>
          <w:t>härleder från inlärningsteorier och möjliggör genomförandet av specifika instruktioner- och inlärningsstrategier</w:t>
        </w:r>
        <w:r w:rsidR="00E040F7" w:rsidDel="000B42FE">
          <w:rPr>
            <w:szCs w:val="22"/>
          </w:rPr>
          <w:t xml:space="preserve"> (</w:t>
        </w:r>
        <w:r w:rsidR="00A10B06" w:rsidRPr="00A10B06" w:rsidDel="000B42FE">
          <w:rPr>
            <w:szCs w:val="22"/>
          </w:rPr>
          <w:t>Conole,</w:t>
        </w:r>
        <w:r w:rsidR="00A10B06" w:rsidDel="000B42FE">
          <w:rPr>
            <w:szCs w:val="22"/>
          </w:rPr>
          <w:t xml:space="preserve"> 2010</w:t>
        </w:r>
        <w:r w:rsidR="00E040F7" w:rsidRPr="00A10B06" w:rsidDel="000B42FE">
          <w:rPr>
            <w:szCs w:val="22"/>
          </w:rPr>
          <w:t>)</w:t>
        </w:r>
        <w:r w:rsidR="00850895" w:rsidDel="000B42FE">
          <w:rPr>
            <w:szCs w:val="22"/>
          </w:rPr>
          <w:t xml:space="preserve">.  </w:t>
        </w:r>
      </w:moveFrom>
      <w:moveFromRangeEnd w:id="207"/>
      <w:r w:rsidR="00850895">
        <w:rPr>
          <w:szCs w:val="22"/>
        </w:rPr>
        <w:t xml:space="preserve">Det finns </w:t>
      </w:r>
      <w:r w:rsidR="009D7B5B">
        <w:rPr>
          <w:szCs w:val="22"/>
        </w:rPr>
        <w:t xml:space="preserve">ett flertal </w:t>
      </w:r>
      <w:r w:rsidR="00850895">
        <w:rPr>
          <w:szCs w:val="22"/>
        </w:rPr>
        <w:t>pedagogiska modeller som används inom e-lärandet och hjälper ELF att utnyttja sina kunskaper och redskap för att främja meningsfull kunskapsförvärv (</w:t>
      </w:r>
      <w:proofErr w:type="spellStart"/>
      <w:r w:rsidR="00850895">
        <w:rPr>
          <w:szCs w:val="22"/>
        </w:rPr>
        <w:t>Dabbagh</w:t>
      </w:r>
      <w:proofErr w:type="spellEnd"/>
      <w:r w:rsidR="00850895">
        <w:rPr>
          <w:szCs w:val="22"/>
        </w:rPr>
        <w:t xml:space="preserve">, 2005). </w:t>
      </w:r>
      <w:r w:rsidR="00D74144">
        <w:rPr>
          <w:szCs w:val="22"/>
        </w:rPr>
        <w:t>I ELF kan p</w:t>
      </w:r>
      <w:r w:rsidR="00850895">
        <w:rPr>
          <w:szCs w:val="22"/>
        </w:rPr>
        <w:t xml:space="preserve">edagogiska modeller </w:t>
      </w:r>
      <w:r w:rsidR="00063F85">
        <w:rPr>
          <w:szCs w:val="22"/>
        </w:rPr>
        <w:t>ofta vara</w:t>
      </w:r>
      <w:r w:rsidR="00850895">
        <w:rPr>
          <w:szCs w:val="22"/>
        </w:rPr>
        <w:t xml:space="preserve"> användbara </w:t>
      </w:r>
      <w:r w:rsidR="00063F85">
        <w:rPr>
          <w:szCs w:val="22"/>
        </w:rPr>
        <w:t>eftersom de</w:t>
      </w:r>
      <w:r w:rsidR="00850895">
        <w:rPr>
          <w:szCs w:val="22"/>
        </w:rPr>
        <w:t xml:space="preserve"> strukturera</w:t>
      </w:r>
      <w:r w:rsidR="00063F85">
        <w:rPr>
          <w:szCs w:val="22"/>
        </w:rPr>
        <w:t>r</w:t>
      </w:r>
      <w:r w:rsidR="00850895">
        <w:rPr>
          <w:szCs w:val="22"/>
        </w:rPr>
        <w:t xml:space="preserve"> kursinnehållet och </w:t>
      </w:r>
      <w:r w:rsidR="00384E49">
        <w:rPr>
          <w:szCs w:val="22"/>
        </w:rPr>
        <w:t xml:space="preserve">bidrar med att studenten utbildar sig efter deras kognitiva förståelse. </w:t>
      </w:r>
      <w:r w:rsidR="00850895">
        <w:rPr>
          <w:szCs w:val="22"/>
        </w:rPr>
        <w:t xml:space="preserve">Det kan likaså </w:t>
      </w:r>
      <w:ins w:id="209" w:author="Jason Serviss" w:date="2018-09-01T16:46:00Z">
        <w:r w:rsidR="0074784D">
          <w:rPr>
            <w:szCs w:val="22"/>
          </w:rPr>
          <w:t>underlätta</w:t>
        </w:r>
      </w:ins>
      <w:del w:id="210" w:author="Jason Serviss" w:date="2018-09-01T16:46:00Z">
        <w:r w:rsidR="00850895" w:rsidDel="0074784D">
          <w:rPr>
            <w:szCs w:val="22"/>
          </w:rPr>
          <w:delText>ge</w:delText>
        </w:r>
      </w:del>
      <w:r w:rsidR="00850895">
        <w:rPr>
          <w:szCs w:val="22"/>
        </w:rPr>
        <w:t xml:space="preserve"> ELF</w:t>
      </w:r>
      <w:ins w:id="211" w:author="Jason Serviss" w:date="2018-09-01T16:46:00Z">
        <w:r w:rsidR="0074784D">
          <w:rPr>
            <w:szCs w:val="22"/>
          </w:rPr>
          <w:t>s</w:t>
        </w:r>
      </w:ins>
      <w:r w:rsidR="00850895">
        <w:rPr>
          <w:szCs w:val="22"/>
        </w:rPr>
        <w:t xml:space="preserve"> </w:t>
      </w:r>
      <w:proofErr w:type="gramStart"/>
      <w:r w:rsidR="00850895">
        <w:rPr>
          <w:szCs w:val="22"/>
        </w:rPr>
        <w:t>möjligheten</w:t>
      </w:r>
      <w:proofErr w:type="gramEnd"/>
      <w:r w:rsidR="00850895">
        <w:rPr>
          <w:szCs w:val="22"/>
        </w:rPr>
        <w:t xml:space="preserve"> att kunna bedöma utefter hur pedagogiken</w:t>
      </w:r>
      <w:r w:rsidR="00384E49">
        <w:rPr>
          <w:szCs w:val="22"/>
        </w:rPr>
        <w:t xml:space="preserve"> tillhandahålls i sina e-kurser</w:t>
      </w:r>
      <w:r w:rsidR="00850895">
        <w:t xml:space="preserve">. </w:t>
      </w:r>
    </w:p>
    <w:p w14:paraId="575A9DC8" w14:textId="1DEB5113" w:rsidR="0058177A" w:rsidRDefault="00850895" w:rsidP="000B42FE">
      <w:pPr>
        <w:pStyle w:val="BodyText"/>
        <w:spacing w:line="600" w:lineRule="auto"/>
        <w:rPr>
          <w:ins w:id="212" w:author="Jason Serviss" w:date="2018-08-31T19:54:00Z"/>
        </w:rPr>
      </w:pPr>
      <w:del w:id="213" w:author="Jason Serviss" w:date="2018-09-01T10:54:00Z">
        <w:r w:rsidDel="000B42FE">
          <w:delText>En i</w:delText>
        </w:r>
      </w:del>
      <w:del w:id="214" w:author="Jason Serviss" w:date="2018-09-01T10:55:00Z">
        <w:r w:rsidDel="000B42FE">
          <w:delText xml:space="preserve">mplementation av en pedagogisk modell i ett ELF </w:delText>
        </w:r>
        <w:r w:rsidR="0047515C" w:rsidDel="000B42FE">
          <w:delText xml:space="preserve">kan </w:delText>
        </w:r>
        <w:r w:rsidR="00687D26" w:rsidDel="000B42FE">
          <w:delText xml:space="preserve">ge en </w:delText>
        </w:r>
        <w:r w:rsidDel="000B42FE">
          <w:delText>st</w:delText>
        </w:r>
        <w:r w:rsidR="00687D26" w:rsidDel="000B42FE">
          <w:delText>ark utveckling och förbättring</w:delText>
        </w:r>
        <w:r w:rsidDel="000B42FE">
          <w:delText xml:space="preserve"> i hur väl</w:delText>
        </w:r>
        <w:r w:rsidR="00687D26" w:rsidDel="000B42FE">
          <w:delText xml:space="preserve"> ELF’s produktion</w:delText>
        </w:r>
        <w:r w:rsidR="0047515C" w:rsidDel="000B42FE">
          <w:delText xml:space="preserve"> påverkas</w:delText>
        </w:r>
        <w:r w:rsidR="00687D26" w:rsidDel="000B42FE">
          <w:delText xml:space="preserve"> </w:delText>
        </w:r>
        <w:r w:rsidR="006F1A69" w:rsidDel="000B42FE">
          <w:delText xml:space="preserve">i </w:delText>
        </w:r>
        <w:r w:rsidR="00FD5664" w:rsidDel="000B42FE">
          <w:delText>framtida</w:delText>
        </w:r>
        <w:r w:rsidDel="000B42FE">
          <w:delText xml:space="preserve"> </w:delText>
        </w:r>
        <w:r w:rsidR="00FD5664" w:rsidDel="000B42FE">
          <w:delText>e-</w:delText>
        </w:r>
        <w:r w:rsidDel="000B42FE">
          <w:delText xml:space="preserve">kurser. </w:delText>
        </w:r>
      </w:del>
      <w:r>
        <w:t>Det har uppvisat</w:t>
      </w:r>
      <w:ins w:id="215" w:author="Jason Serviss" w:date="2018-09-01T16:47:00Z">
        <w:r w:rsidR="0074784D">
          <w:t>s</w:t>
        </w:r>
      </w:ins>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Pr="000B42FE">
        <w:rPr>
          <w:strike/>
          <w:rPrChange w:id="216" w:author="Jason Serviss" w:date="2018-09-01T10:59:00Z">
            <w:rPr/>
          </w:rPrChange>
        </w:rPr>
        <w:t xml:space="preserve">Enligt Conole et.al (2004) </w:t>
      </w:r>
      <w:del w:id="217" w:author="Jason Serviss" w:date="2018-09-01T10:56:00Z">
        <w:r w:rsidRPr="000B42FE" w:rsidDel="000B42FE">
          <w:rPr>
            <w:strike/>
            <w:rPrChange w:id="218" w:author="Jason Serviss" w:date="2018-09-01T10:59:00Z">
              <w:rPr/>
            </w:rPrChange>
          </w:rPr>
          <w:delText xml:space="preserve">finns det en bristande </w:delText>
        </w:r>
      </w:del>
      <w:r w:rsidRPr="000B42FE">
        <w:rPr>
          <w:strike/>
          <w:rPrChange w:id="219" w:author="Jason Serviss" w:date="2018-09-01T10:59:00Z">
            <w:rPr/>
          </w:rPrChange>
        </w:rPr>
        <w:t>orsak</w:t>
      </w:r>
      <w:ins w:id="220" w:author="Jason Serviss" w:date="2018-09-01T10:56:00Z">
        <w:r w:rsidR="000B42FE" w:rsidRPr="000B42FE">
          <w:rPr>
            <w:strike/>
            <w:rPrChange w:id="221" w:author="Jason Serviss" w:date="2018-09-01T10:59:00Z">
              <w:rPr/>
            </w:rPrChange>
          </w:rPr>
          <w:t>en</w:t>
        </w:r>
      </w:ins>
      <w:r w:rsidRPr="000B42FE">
        <w:rPr>
          <w:strike/>
          <w:rPrChange w:id="222" w:author="Jason Serviss" w:date="2018-09-01T10:59:00Z">
            <w:rPr/>
          </w:rPrChange>
        </w:rPr>
        <w:t xml:space="preserve"> till varför </w:t>
      </w:r>
      <w:r w:rsidR="00E604B2" w:rsidRPr="000B42FE">
        <w:rPr>
          <w:strike/>
          <w:rPrChange w:id="223" w:author="Jason Serviss" w:date="2018-09-01T10:59:00Z">
            <w:rPr/>
          </w:rPrChange>
        </w:rPr>
        <w:t>användningen av</w:t>
      </w:r>
      <w:r w:rsidRPr="000B42FE">
        <w:rPr>
          <w:strike/>
          <w:rPrChange w:id="224" w:author="Jason Serviss" w:date="2018-09-01T10:59:00Z">
            <w:rPr/>
          </w:rPrChange>
        </w:rPr>
        <w:t xml:space="preserve"> </w:t>
      </w:r>
      <w:r w:rsidR="00E604B2" w:rsidRPr="000B42FE">
        <w:rPr>
          <w:strike/>
          <w:rPrChange w:id="225" w:author="Jason Serviss" w:date="2018-09-01T10:59:00Z">
            <w:rPr/>
          </w:rPrChange>
        </w:rPr>
        <w:t xml:space="preserve">pedagogiska </w:t>
      </w:r>
      <w:r w:rsidRPr="000B42FE">
        <w:rPr>
          <w:strike/>
          <w:rPrChange w:id="226" w:author="Jason Serviss" w:date="2018-09-01T10:59:00Z">
            <w:rPr/>
          </w:rPrChange>
        </w:rPr>
        <w:t xml:space="preserve">modeller </w:t>
      </w:r>
      <w:r w:rsidR="006072FF" w:rsidRPr="000B42FE">
        <w:rPr>
          <w:strike/>
          <w:rPrChange w:id="227" w:author="Jason Serviss" w:date="2018-09-01T10:59:00Z">
            <w:rPr/>
          </w:rPrChange>
        </w:rPr>
        <w:t xml:space="preserve">i e-lärandet inte </w:t>
      </w:r>
      <w:r w:rsidR="00572832" w:rsidRPr="000B42FE">
        <w:rPr>
          <w:strike/>
          <w:rPrChange w:id="228" w:author="Jason Serviss" w:date="2018-09-01T10:59:00Z">
            <w:rPr/>
          </w:rPrChange>
        </w:rPr>
        <w:t xml:space="preserve">har </w:t>
      </w:r>
      <w:del w:id="229" w:author="Jason Serviss" w:date="2018-09-01T10:57:00Z">
        <w:r w:rsidR="00572832" w:rsidRPr="000B42FE" w:rsidDel="000B42FE">
          <w:rPr>
            <w:strike/>
            <w:rPrChange w:id="230" w:author="Jason Serviss" w:date="2018-09-01T10:59:00Z">
              <w:rPr/>
            </w:rPrChange>
          </w:rPr>
          <w:delText>lyckats</w:delText>
        </w:r>
        <w:r w:rsidR="006072FF" w:rsidRPr="000B42FE" w:rsidDel="000B42FE">
          <w:rPr>
            <w:strike/>
            <w:rPrChange w:id="231" w:author="Jason Serviss" w:date="2018-09-01T10:59:00Z">
              <w:rPr/>
            </w:rPrChange>
          </w:rPr>
          <w:delText xml:space="preserve"> med en </w:delText>
        </w:r>
        <w:r w:rsidR="00E604B2" w:rsidRPr="000B42FE" w:rsidDel="000B42FE">
          <w:rPr>
            <w:strike/>
            <w:rPrChange w:id="232" w:author="Jason Serviss" w:date="2018-09-01T10:59:00Z">
              <w:rPr/>
            </w:rPrChange>
          </w:rPr>
          <w:delText>andel studenter</w:delText>
        </w:r>
      </w:del>
      <w:ins w:id="233" w:author="Jason Serviss" w:date="2018-09-01T10:57:00Z">
        <w:r w:rsidR="000B42FE" w:rsidRPr="000B42FE">
          <w:rPr>
            <w:strike/>
            <w:rPrChange w:id="234" w:author="Jason Serviss" w:date="2018-09-01T10:59:00Z">
              <w:rPr/>
            </w:rPrChange>
          </w:rPr>
          <w:t>ett bredare användning</w:t>
        </w:r>
      </w:ins>
      <w:r w:rsidR="00E604B2" w:rsidRPr="000B42FE">
        <w:rPr>
          <w:strike/>
          <w:rPrChange w:id="235" w:author="Jason Serviss" w:date="2018-09-01T10:59:00Z">
            <w:rPr/>
          </w:rPrChange>
        </w:rPr>
        <w:t xml:space="preserve">, </w:t>
      </w:r>
      <w:r w:rsidR="00572832" w:rsidRPr="000B42FE">
        <w:rPr>
          <w:strike/>
          <w:rPrChange w:id="236" w:author="Jason Serviss" w:date="2018-09-01T10:59:00Z">
            <w:rPr/>
          </w:rPrChange>
        </w:rPr>
        <w:t>beror på</w:t>
      </w:r>
      <w:r w:rsidR="006072FF" w:rsidRPr="000B42FE">
        <w:rPr>
          <w:strike/>
          <w:rPrChange w:id="237" w:author="Jason Serviss" w:date="2018-09-01T10:59:00Z">
            <w:rPr/>
          </w:rPrChange>
        </w:rPr>
        <w:t xml:space="preserve"> att en del </w:t>
      </w:r>
      <w:r w:rsidR="001D31E9" w:rsidRPr="000B42FE">
        <w:rPr>
          <w:strike/>
          <w:rPrChange w:id="238" w:author="Jason Serviss" w:date="2018-09-01T10:59:00Z">
            <w:rPr/>
          </w:rPrChange>
        </w:rPr>
        <w:t>individer</w:t>
      </w:r>
      <w:r w:rsidRPr="000B42FE">
        <w:rPr>
          <w:strike/>
          <w:rPrChange w:id="239" w:author="Jason Serviss" w:date="2018-09-01T10:59:00Z">
            <w:rPr/>
          </w:rPrChange>
        </w:rPr>
        <w:t xml:space="preserve"> </w:t>
      </w:r>
      <w:r w:rsidR="006072FF" w:rsidRPr="000B42FE">
        <w:rPr>
          <w:strike/>
          <w:rPrChange w:id="240" w:author="Jason Serviss" w:date="2018-09-01T10:59:00Z">
            <w:rPr/>
          </w:rPrChange>
        </w:rPr>
        <w:t>har</w:t>
      </w:r>
      <w:r w:rsidRPr="000B42FE">
        <w:rPr>
          <w:strike/>
          <w:rPrChange w:id="241" w:author="Jason Serviss" w:date="2018-09-01T10:59:00Z">
            <w:rPr/>
          </w:rPrChange>
        </w:rPr>
        <w:t xml:space="preserve"> otillräckligt </w:t>
      </w:r>
      <w:r w:rsidR="006072FF" w:rsidRPr="000B42FE">
        <w:rPr>
          <w:strike/>
          <w:rPrChange w:id="242" w:author="Jason Serviss" w:date="2018-09-01T10:59:00Z">
            <w:rPr/>
          </w:rPrChange>
        </w:rPr>
        <w:t xml:space="preserve">med </w:t>
      </w:r>
      <w:r w:rsidRPr="000B42FE">
        <w:rPr>
          <w:strike/>
          <w:rPrChange w:id="243" w:author="Jason Serviss" w:date="2018-09-01T10:59:00Z">
            <w:rPr/>
          </w:rPrChange>
        </w:rPr>
        <w:t>akademiska färdigheter</w:t>
      </w:r>
      <w:ins w:id="244" w:author="Jason Serviss" w:date="2018-09-01T10:59:00Z">
        <w:r w:rsidR="000B42FE" w:rsidRPr="000B42FE">
          <w:rPr>
            <w:strike/>
            <w:rPrChange w:id="245" w:author="Jason Serviss" w:date="2018-09-01T10:59:00Z">
              <w:rPr/>
            </w:rPrChange>
          </w:rPr>
          <w:t xml:space="preserve"> och</w:t>
        </w:r>
      </w:ins>
      <w:del w:id="246" w:author="Jason Serviss" w:date="2018-09-01T10:59:00Z">
        <w:r w:rsidRPr="000B42FE" w:rsidDel="000B42FE">
          <w:rPr>
            <w:strike/>
            <w:rPrChange w:id="247" w:author="Jason Serviss" w:date="2018-09-01T10:59:00Z">
              <w:rPr/>
            </w:rPrChange>
          </w:rPr>
          <w:delText>,</w:delText>
        </w:r>
      </w:del>
      <w:r w:rsidRPr="000B42FE">
        <w:rPr>
          <w:strike/>
          <w:rPrChange w:id="248" w:author="Jason Serviss" w:date="2018-09-01T10:59:00Z">
            <w:rPr/>
          </w:rPrChange>
        </w:rPr>
        <w:t xml:space="preserve"> </w:t>
      </w:r>
      <w:del w:id="249" w:author="Jason Serviss" w:date="2018-09-01T10:58:00Z">
        <w:r w:rsidRPr="000B42FE" w:rsidDel="000B42FE">
          <w:rPr>
            <w:strike/>
            <w:rPrChange w:id="250" w:author="Jason Serviss" w:date="2018-09-01T10:59:00Z">
              <w:rPr/>
            </w:rPrChange>
          </w:rPr>
          <w:delText>finner att</w:delText>
        </w:r>
      </w:del>
      <w:ins w:id="251" w:author="Jason Serviss" w:date="2018-09-01T10:58:00Z">
        <w:r w:rsidR="000B42FE" w:rsidRPr="000B42FE">
          <w:rPr>
            <w:strike/>
            <w:rPrChange w:id="252" w:author="Jason Serviss" w:date="2018-09-01T10:59:00Z">
              <w:rPr/>
            </w:rPrChange>
          </w:rPr>
          <w:t>upplevelse av</w:t>
        </w:r>
      </w:ins>
      <w:r w:rsidRPr="000B42FE">
        <w:rPr>
          <w:strike/>
          <w:rPrChange w:id="253" w:author="Jason Serviss" w:date="2018-09-01T10:59:00Z">
            <w:rPr/>
          </w:rPrChange>
        </w:rPr>
        <w:t xml:space="preserve"> de teoretiska perspektiven </w:t>
      </w:r>
      <w:ins w:id="254" w:author="Jason Serviss" w:date="2018-09-01T10:58:00Z">
        <w:r w:rsidR="000B42FE" w:rsidRPr="000B42FE">
          <w:rPr>
            <w:strike/>
            <w:rPrChange w:id="255" w:author="Jason Serviss" w:date="2018-09-01T10:59:00Z">
              <w:rPr/>
            </w:rPrChange>
          </w:rPr>
          <w:t>som</w:t>
        </w:r>
      </w:ins>
      <w:del w:id="256" w:author="Jason Serviss" w:date="2018-09-01T10:58:00Z">
        <w:r w:rsidRPr="000B42FE" w:rsidDel="000B42FE">
          <w:rPr>
            <w:strike/>
            <w:rPrChange w:id="257" w:author="Jason Serviss" w:date="2018-09-01T10:59:00Z">
              <w:rPr/>
            </w:rPrChange>
          </w:rPr>
          <w:delText>är</w:delText>
        </w:r>
      </w:del>
      <w:r w:rsidRPr="000B42FE">
        <w:rPr>
          <w:strike/>
          <w:rPrChange w:id="258" w:author="Jason Serviss" w:date="2018-09-01T10:59:00Z">
            <w:rPr/>
          </w:rPrChange>
        </w:rPr>
        <w:t xml:space="preserve"> alldeles för främmande och överväldigande. </w:t>
      </w:r>
      <w:ins w:id="259" w:author="Jason Serviss" w:date="2018-09-01T10:55:00Z">
        <w:r w:rsidR="000B42FE">
          <w:t xml:space="preserve"> I och med detta</w:t>
        </w:r>
      </w:ins>
      <w:ins w:id="260" w:author="Jason Serviss" w:date="2018-09-01T10:56:00Z">
        <w:r w:rsidR="000B42FE">
          <w:t>,</w:t>
        </w:r>
      </w:ins>
      <w:ins w:id="261" w:author="Jason Serviss" w:date="2018-09-01T10:55:00Z">
        <w:r w:rsidR="000B42FE">
          <w:t xml:space="preserve"> implementation av en pedagogisk modell i ett ELF kan ge en stark utveckling och förbättring i </w:t>
        </w:r>
      </w:ins>
      <w:ins w:id="262" w:author="Jason Serviss" w:date="2018-09-01T16:48:00Z">
        <w:r w:rsidR="0074784D">
          <w:t>kvaliteten av</w:t>
        </w:r>
      </w:ins>
      <w:ins w:id="263" w:author="Jason Serviss" w:date="2018-09-01T10:55:00Z">
        <w:r w:rsidR="000B42FE">
          <w:t xml:space="preserve"> </w:t>
        </w:r>
        <w:proofErr w:type="spellStart"/>
        <w:r w:rsidR="000B42FE">
          <w:t>ELF’s</w:t>
        </w:r>
        <w:proofErr w:type="spellEnd"/>
        <w:r w:rsidR="000B42FE">
          <w:t xml:space="preserve"> </w:t>
        </w:r>
        <w:r w:rsidR="000B42FE" w:rsidRPr="0074784D">
          <w:rPr>
            <w:strike/>
            <w:rPrChange w:id="264" w:author="Jason Serviss" w:date="2018-09-01T16:49:00Z">
              <w:rPr/>
            </w:rPrChange>
          </w:rPr>
          <w:t>produktion påverkas i</w:t>
        </w:r>
        <w:r w:rsidR="000B42FE">
          <w:t xml:space="preserve"> framtida e-kurser.</w:t>
        </w:r>
      </w:ins>
    </w:p>
    <w:p w14:paraId="59212457" w14:textId="77777777" w:rsidR="00984248" w:rsidRDefault="00984248" w:rsidP="0058177A">
      <w:pPr>
        <w:pStyle w:val="BodyText"/>
        <w:spacing w:line="600" w:lineRule="auto"/>
      </w:pPr>
    </w:p>
    <w:p w14:paraId="1820DB7F" w14:textId="04B4CE45" w:rsidR="00D45847" w:rsidRPr="0058177A" w:rsidRDefault="009B5FD4" w:rsidP="0058177A">
      <w:pPr>
        <w:pStyle w:val="BodyText"/>
        <w:spacing w:line="600" w:lineRule="auto"/>
        <w:rPr>
          <w:szCs w:val="22"/>
        </w:rPr>
      </w:pPr>
      <w:r>
        <w:t>Pedagogik kan delas upp i ett flertal olika perspektiv</w:t>
      </w:r>
      <w:ins w:id="265" w:author="Jason Serviss" w:date="2018-09-01T16:51:00Z">
        <w:r w:rsidR="0074784D">
          <w:t xml:space="preserve"> där varje perspektiv inkluderar flera pedagogiska modeller</w:t>
        </w:r>
      </w:ins>
      <w:ins w:id="266" w:author="Jason Serviss" w:date="2018-09-01T16:52:00Z">
        <w:r w:rsidR="000132C0">
          <w:t>.</w:t>
        </w:r>
      </w:ins>
      <w:del w:id="267" w:author="Jason Serviss" w:date="2018-09-01T16:53:00Z">
        <w:r w:rsidDel="0074784D">
          <w:delText xml:space="preserve"> </w:delText>
        </w:r>
      </w:del>
      <w:del w:id="268" w:author="Jason Serviss" w:date="2018-09-01T16:50:00Z">
        <w:r w:rsidDel="0074784D">
          <w:delText>baserat på vilket</w:delText>
        </w:r>
      </w:del>
      <w:del w:id="269" w:author="Jason Serviss" w:date="2018-09-01T16:55:00Z">
        <w:r w:rsidDel="000132C0">
          <w:delText xml:space="preserve"> slags inlärning som ska tilldelas i undervisningen</w:delText>
        </w:r>
      </w:del>
      <w:del w:id="270" w:author="Jason Serviss" w:date="2018-09-01T16:56:00Z">
        <w:r w:rsidDel="000132C0">
          <w:delText xml:space="preserve">, </w:delText>
        </w:r>
      </w:del>
      <w:del w:id="271" w:author="Jason Serviss" w:date="2018-09-01T16:51:00Z">
        <w:r w:rsidDel="0074784D">
          <w:delText>där varje perspektiv inkluderar flera pedagogiska modeller</w:delText>
        </w:r>
        <w:r w:rsidR="000F49A5" w:rsidDel="0074784D">
          <w:delText xml:space="preserve"> </w:delText>
        </w:r>
      </w:del>
      <w:del w:id="272" w:author="Jason Serviss" w:date="2018-09-01T16:56:00Z">
        <w:r w:rsidR="00113211" w:rsidDel="000132C0">
          <w:fldChar w:fldCharType="begin"/>
        </w:r>
        <w:r w:rsidR="00113211" w:rsidDel="000132C0">
          <w:delInstrText xml:space="preserve"> ADDIN ZOTERO_ITEM CSL_CITATION {"citationID":"hRE8bWzk","properties":{"formattedCitation":"(Mayes and de Freitas, n.d.)","plainCitation":"(Mayes and de Freitas, n.d.)","noteIndex":0},"citationItems":[{"id":34,"uris":["http://zotero.org/users/local/QsygNxKM/items/FADQLDDZ"],"uri":["http://zotero.org/users/local/QsygNxKM/items/FADQLDDZ"],"itemData":{"id":34,"type":"article-journal","title":"JISC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Study","page":"44","issue":"1","source":"Zotero","language":"en","author":[{"family":"Mayes","given":"Terry"},{"family":"Freitas","given":"Sara","non-dropping-particle":"de"}]}}],"schema":"https://github.com/citation-style-language/schema/raw/master/csl-citation.json"} </w:delInstrText>
        </w:r>
        <w:r w:rsidR="00113211" w:rsidDel="000132C0">
          <w:fldChar w:fldCharType="separate"/>
        </w:r>
        <w:r w:rsidR="001046A8" w:rsidDel="000132C0">
          <w:rPr>
            <w:noProof/>
          </w:rPr>
          <w:delText>(Mayes and de Freitas, 2004</w:delText>
        </w:r>
        <w:r w:rsidR="00113211" w:rsidDel="000132C0">
          <w:rPr>
            <w:noProof/>
          </w:rPr>
          <w:delText>)</w:delText>
        </w:r>
        <w:r w:rsidR="00113211" w:rsidDel="000132C0">
          <w:fldChar w:fldCharType="end"/>
        </w:r>
      </w:del>
      <w:ins w:id="273" w:author="Jason Serviss" w:date="2018-09-01T16:57:00Z">
        <w:r w:rsidR="000132C0">
          <w:t xml:space="preserve"> </w:t>
        </w:r>
      </w:ins>
      <w:del w:id="274" w:author="Jason Serviss" w:date="2018-09-01T16:56:00Z">
        <w:r w:rsidR="00850895" w:rsidDel="000132C0">
          <w:delText xml:space="preserve">. </w:delText>
        </w:r>
      </w:del>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ins w:id="275" w:author="Jason Serviss" w:date="2018-09-01T16:56:00Z">
        <w:r w:rsidR="000132C0">
          <w:t xml:space="preserve"> och deras individuella</w:t>
        </w:r>
        <w:r w:rsidR="000132C0">
          <w:t xml:space="preserve"> </w:t>
        </w:r>
        <w:r w:rsidR="000132C0">
          <w:t>lämplighet beror</w:t>
        </w:r>
        <w:r w:rsidR="000132C0">
          <w:t xml:space="preserve"> på vilken slags inlärning som ska tilldelas i undervisningen</w:t>
        </w:r>
      </w:ins>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commentRangeStart w:id="276"/>
      <w:r>
        <w:t>D</w:t>
      </w:r>
      <w:r w:rsidR="00850895">
        <w:t xml:space="preserve">et associativa perspektivet </w:t>
      </w:r>
      <w:r>
        <w:t>innehåller en modell som kallas</w:t>
      </w:r>
      <w:r w:rsidR="00850895">
        <w:t xml:space="preserve"> Direkt Instruktion </w:t>
      </w:r>
      <w:r>
        <w:t xml:space="preserve">Modellen </w:t>
      </w:r>
      <w:r w:rsidR="00850895">
        <w:t xml:space="preserve">(DIM) och som användas för att förklara och modellera i kombination av </w:t>
      </w:r>
      <w:r w:rsidR="00850895">
        <w:lastRenderedPageBreak/>
        <w:t>praktik och återkoppling till studenten, för att kunna undervisa koncept och färdigheter (</w:t>
      </w:r>
      <w:proofErr w:type="spellStart"/>
      <w:r w:rsidR="00850895">
        <w:t>Yeh</w:t>
      </w:r>
      <w:proofErr w:type="spellEnd"/>
      <w:r w:rsidR="00850895">
        <w:t xml:space="preserve">, 2009; </w:t>
      </w:r>
      <w:proofErr w:type="spellStart"/>
      <w:r w:rsidR="00850895">
        <w:t>Kauchak</w:t>
      </w:r>
      <w:proofErr w:type="spellEnd"/>
      <w:r w:rsidR="00850895">
        <w:t xml:space="preserve"> and Eggen, 1993).</w:t>
      </w:r>
      <w:commentRangeEnd w:id="276"/>
      <w:r w:rsidR="00CB4A5E">
        <w:rPr>
          <w:rStyle w:val="CommentReference"/>
          <w:rFonts w:eastAsiaTheme="minorHAnsi" w:cstheme="minorBidi"/>
          <w:lang w:eastAsia="en-US"/>
        </w:rPr>
        <w:commentReference w:id="276"/>
      </w:r>
      <w:r w:rsidR="00850895">
        <w:t xml:space="preserve"> Konstruktivistiskt perspektiv </w:t>
      </w:r>
      <w:r>
        <w:t>är baserande på</w:t>
      </w:r>
      <w:r w:rsidR="00850895">
        <w:t xml:space="preserve"> att lära sig genom förståelse och det innebär att det behövs kommunikation, klargöranden, kontraster, rekombination, problemlösning och slutsatser</w:t>
      </w:r>
      <w:ins w:id="277" w:author="Jason Serviss" w:date="2018-08-20T20:36:00Z">
        <w:r w:rsidR="00891A2E">
          <w:t xml:space="preserve"> </w:t>
        </w:r>
      </w:ins>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del w:id="278" w:author="Jason Serviss" w:date="2018-09-01T11:08:00Z">
        <w:r w:rsidR="00205671" w:rsidDel="00744110">
          <w:delText>betona att</w:delText>
        </w:r>
      </w:del>
      <w:ins w:id="279" w:author="Jason Serviss" w:date="2018-09-01T11:08:00Z">
        <w:r w:rsidR="00744110">
          <w:t>uppmuntra</w:t>
        </w:r>
      </w:ins>
      <w:r w:rsidR="00850895">
        <w:t xml:space="preserve"> studenten frivilligt vilja uppt</w:t>
      </w:r>
      <w:r w:rsidR="00205671">
        <w:t>äcka lärandet (</w:t>
      </w:r>
      <w:proofErr w:type="spellStart"/>
      <w:r w:rsidR="00205671">
        <w:t>Yeh</w:t>
      </w:r>
      <w:proofErr w:type="spellEnd"/>
      <w:r w:rsidR="00205671">
        <w:t>,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del w:id="280" w:author="Jason Serviss" w:date="2018-09-01T11:08:00Z">
        <w:r w:rsidR="00850895" w:rsidDel="00744110">
          <w:delText>har</w:delText>
        </w:r>
        <w:r w:rsidR="009F664E" w:rsidDel="00744110">
          <w:delText xml:space="preserve"> </w:delText>
        </w:r>
      </w:del>
      <w:ins w:id="281" w:author="Jason Serviss" w:date="2018-09-01T11:08:00Z">
        <w:r w:rsidR="00744110">
          <w:t xml:space="preserve">inkluderar </w:t>
        </w:r>
      </w:ins>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282"/>
      <w:r w:rsidR="000331BF">
        <w:t>Användningen av de tre pedagogiska modeller som nämns här behöver inte vara nödvändiga för alla ELF, utan det finns ett flertal modeller att utforska närmare</w:t>
      </w:r>
      <w:commentRangeEnd w:id="282"/>
      <w:r w:rsidR="000132C0">
        <w:rPr>
          <w:rStyle w:val="CommentReference"/>
          <w:rFonts w:eastAsiaTheme="minorHAnsi" w:cstheme="minorBidi"/>
          <w:lang w:eastAsia="en-US"/>
        </w:rPr>
        <w:commentReference w:id="282"/>
      </w:r>
      <w:r w:rsidR="000331BF">
        <w:t>.</w:t>
      </w:r>
      <w:commentRangeStart w:id="284"/>
      <w:r w:rsidR="000331BF">
        <w:t xml:space="preserve"> EIF kan</w:t>
      </w:r>
      <w:r w:rsidR="009D10D5">
        <w:t xml:space="preserve"> även</w:t>
      </w:r>
      <w:r w:rsidR="000331BF">
        <w:t xml:space="preserve"> ha specifika kundmål</w:t>
      </w:r>
      <w:r w:rsidR="009D10D5">
        <w:t>s</w:t>
      </w:r>
      <w:r w:rsidR="000331BF">
        <w:t>grupper och det tillåter att de kan vara oberoende till att hålla fast till en specifikt pedagogisk modell</w:t>
      </w:r>
      <w:r w:rsidR="009D10D5">
        <w:t>. Då kan e</w:t>
      </w:r>
      <w:r w:rsidR="000331BF">
        <w:t>nskild</w:t>
      </w:r>
      <w:r w:rsidR="009D10D5">
        <w:t>a</w:t>
      </w:r>
      <w:r w:rsidR="000331BF">
        <w:t xml:space="preserve"> </w:t>
      </w:r>
      <w:r w:rsidR="009D10D5">
        <w:t>e-</w:t>
      </w:r>
      <w:r w:rsidR="000331BF">
        <w:t>kurs</w:t>
      </w:r>
      <w:r w:rsidR="009D10D5">
        <w:t>er</w:t>
      </w:r>
      <w:r w:rsidR="000331BF">
        <w:t xml:space="preserve"> </w:t>
      </w:r>
      <w:r w:rsidR="009D10D5">
        <w:t xml:space="preserve">få </w:t>
      </w:r>
      <w:r w:rsidR="000331BF">
        <w:t xml:space="preserve">en annorlunda pedagogisk modell som är </w:t>
      </w:r>
      <w:r w:rsidR="00460759">
        <w:t xml:space="preserve">mer </w:t>
      </w:r>
      <w:r w:rsidR="000331BF">
        <w:t>beroende på kurskraven</w:t>
      </w:r>
      <w:r w:rsidR="00A63576">
        <w:t xml:space="preserve"> och behöver vara </w:t>
      </w:r>
      <w:r w:rsidR="00460759">
        <w:t>unik för målgruppen</w:t>
      </w:r>
      <w:r w:rsidR="000331BF">
        <w:t>.</w:t>
      </w:r>
      <w:commentRangeEnd w:id="284"/>
      <w:r w:rsidR="000331BF">
        <w:rPr>
          <w:rStyle w:val="CommentReference"/>
        </w:rPr>
        <w:commentReference w:id="284"/>
      </w:r>
    </w:p>
    <w:p w14:paraId="3F9168E2" w14:textId="77777777" w:rsidR="00D45847" w:rsidRDefault="00850895" w:rsidP="009F3187">
      <w:pPr>
        <w:pStyle w:val="Heading31"/>
        <w:numPr>
          <w:ilvl w:val="0"/>
          <w:numId w:val="0"/>
        </w:numPr>
      </w:pPr>
      <w:bookmarkStart w:id="285" w:name="_Toc391456180"/>
      <w:bookmarkStart w:id="286" w:name="_Toc394248554"/>
      <w:r>
        <w:t>Syfte</w:t>
      </w:r>
      <w:bookmarkEnd w:id="285"/>
      <w:bookmarkEnd w:id="286"/>
      <w:r>
        <w:t xml:space="preserve">  </w:t>
      </w:r>
    </w:p>
    <w:p w14:paraId="48718676" w14:textId="77777777" w:rsidR="00D45847" w:rsidRDefault="00D45847">
      <w:pPr>
        <w:pStyle w:val="BodyText"/>
        <w:rPr>
          <w:rFonts w:eastAsiaTheme="minorHAnsi"/>
          <w:lang w:eastAsia="en-US"/>
        </w:rPr>
      </w:pPr>
    </w:p>
    <w:p w14:paraId="464026F9" w14:textId="77777777" w:rsidR="00D45847" w:rsidRDefault="00850895">
      <w:pPr>
        <w:pStyle w:val="BodyText"/>
        <w:spacing w:line="600" w:lineRule="auto"/>
      </w:pPr>
      <w:r>
        <w:rPr>
          <w:szCs w:val="22"/>
        </w:rPr>
        <w:lastRenderedPageBreak/>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0A70C308" w:rsidR="00D45847" w:rsidRDefault="00850895">
      <w:pPr>
        <w:pStyle w:val="BodyText"/>
        <w:spacing w:line="600" w:lineRule="auto"/>
      </w:pPr>
      <w:r>
        <w:rPr>
          <w:szCs w:val="22"/>
        </w:rPr>
        <w:t>För nuvarande anpassar Grade sina e-kurser efter vad EIF kräver och arbetar genom att använda ett antal pedagogiska riktlinjer</w:t>
      </w:r>
      <w:commentRangeStart w:id="287"/>
      <w:r>
        <w:rPr>
          <w:szCs w:val="22"/>
        </w:rPr>
        <w:t>.</w:t>
      </w:r>
      <w:commentRangeEnd w:id="287"/>
      <w:r>
        <w:commentReference w:id="287"/>
      </w:r>
      <w:r>
        <w:rPr>
          <w:szCs w:val="22"/>
        </w:rPr>
        <w:t xml:space="preserve">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del w:id="288" w:author="Jason Serviss" w:date="2018-08-31T20:08:00Z">
        <w:r w:rsidR="00D7649D" w:rsidDel="00D83AD0">
          <w:rPr>
            <w:szCs w:val="22"/>
          </w:rPr>
          <w:delText>arbete</w:delText>
        </w:r>
        <w:r w:rsidR="00116196" w:rsidDel="00D83AD0">
          <w:rPr>
            <w:szCs w:val="22"/>
          </w:rPr>
          <w:delText xml:space="preserve"> </w:delText>
        </w:r>
      </w:del>
      <w:ins w:id="289" w:author="Jason Serviss" w:date="2018-08-31T20:08:00Z">
        <w:r w:rsidR="00D83AD0">
          <w:rPr>
            <w:szCs w:val="22"/>
          </w:rPr>
          <w:t xml:space="preserve">utvecklade pedagogisk modell </w:t>
        </w:r>
      </w:ins>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del w:id="290" w:author="Jason Serviss" w:date="2018-08-31T20:07:00Z">
        <w:r w:rsidDel="00D83AD0">
          <w:rPr>
            <w:szCs w:val="22"/>
          </w:rPr>
          <w:delText xml:space="preserve">inte </w:delText>
        </w:r>
      </w:del>
      <w:ins w:id="291" w:author="Jason Serviss" w:date="2018-08-31T20:07:00Z">
        <w:r w:rsidR="00D83AD0">
          <w:rPr>
            <w:szCs w:val="22"/>
          </w:rPr>
          <w:t xml:space="preserve">aldrig </w:t>
        </w:r>
      </w:ins>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w:t>
      </w:r>
      <w:r>
        <w:rPr>
          <w:szCs w:val="22"/>
        </w:rPr>
        <w:lastRenderedPageBreak/>
        <w:t xml:space="preserve">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ody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292" w:name="_Toc391456181"/>
      <w:bookmarkStart w:id="293" w:name="_Toc394248555"/>
      <w:bookmarkEnd w:id="292"/>
      <w:r>
        <w:lastRenderedPageBreak/>
        <w:t>Metod</w:t>
      </w:r>
      <w:bookmarkEnd w:id="293"/>
    </w:p>
    <w:p w14:paraId="4F1EA438" w14:textId="77777777" w:rsidR="00D45847" w:rsidRPr="004E58AD" w:rsidRDefault="00850895" w:rsidP="009F3187">
      <w:pPr>
        <w:pStyle w:val="Heading31"/>
        <w:numPr>
          <w:ilvl w:val="0"/>
          <w:numId w:val="0"/>
        </w:numPr>
      </w:pPr>
      <w:bookmarkStart w:id="294" w:name="_Toc391456182"/>
      <w:bookmarkStart w:id="295" w:name="_Toc394248556"/>
      <w:bookmarkEnd w:id="294"/>
      <w:r w:rsidRPr="004E58AD">
        <w:t>Intervjun</w:t>
      </w:r>
      <w:bookmarkEnd w:id="295"/>
    </w:p>
    <w:p w14:paraId="658ECF7C" w14:textId="77777777" w:rsidR="00D45847" w:rsidRDefault="00D45847">
      <w:pPr>
        <w:tabs>
          <w:tab w:val="left" w:pos="1134"/>
        </w:tabs>
        <w:spacing w:line="600" w:lineRule="auto"/>
        <w:rPr>
          <w:rFonts w:cs="Times New Roman"/>
        </w:rPr>
      </w:pPr>
    </w:p>
    <w:p w14:paraId="32BAAB67" w14:textId="35892F2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bakomliggande material eller målgruppen</w:t>
      </w:r>
      <w:proofErr w:type="gramStart"/>
      <w:r>
        <w:t>..</w:t>
      </w:r>
      <w:proofErr w:type="gramEnd"/>
      <w:r>
        <w:t xml:space="preserve"> 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modellfaser och element på ett jämförbart sätt där de motsvara varandra i en så stor utsträckning som möjligt. Genom att använda </w:t>
      </w:r>
      <w:r w:rsidR="006C3FF0">
        <w:t xml:space="preserve">faktauppställning </w:t>
      </w:r>
      <w:r>
        <w:t>kunde vi sedan skapa</w:t>
      </w:r>
      <w:r w:rsidR="00D939B2">
        <w:t xml:space="preserve"> </w:t>
      </w:r>
      <w:commentRangeStart w:id="296"/>
      <w:r w:rsidR="00D939B2">
        <w:t xml:space="preserve">ordföljder </w:t>
      </w:r>
      <w:r w:rsidR="00205671">
        <w:t xml:space="preserve">i en form </w:t>
      </w:r>
      <w:r w:rsidR="00D939B2">
        <w:t xml:space="preserve">av </w:t>
      </w:r>
      <w:commentRangeEnd w:id="296"/>
      <w:r w:rsidR="00891A2E">
        <w:rPr>
          <w:rStyle w:val="CommentReference"/>
        </w:rPr>
        <w:commentReference w:id="296"/>
      </w:r>
      <w:r w:rsidR="00D939B2">
        <w:t>frågor och</w:t>
      </w:r>
      <w:r>
        <w:t xml:space="preserve"> påståenden för intervjun som täcker varje </w:t>
      </w:r>
      <w:r>
        <w:lastRenderedPageBreak/>
        <w:t>modell fas och element</w:t>
      </w:r>
      <w:r w:rsidR="0079274D">
        <w:t xml:space="preserve"> (Bilaga 2)</w:t>
      </w:r>
      <w:r>
        <w:t xml:space="preserve">. Detta resulterade i mellan 2-4 </w:t>
      </w:r>
      <w:r w:rsidR="00D939B2">
        <w:t>ordföljder</w:t>
      </w:r>
      <w:r>
        <w:t xml:space="preserve"> per element. </w:t>
      </w:r>
      <w:r w:rsidR="00D939B2">
        <w:t>Ordföljderna</w:t>
      </w:r>
      <w:r>
        <w:t xml:space="preserve"> i intervjun var designade till att bli bedömd på en skala mellan 1 (</w:t>
      </w:r>
      <w:r w:rsidR="00205671">
        <w:t>inte alls viktigt) till 5 (mycket viktigt</w:t>
      </w:r>
      <w:r>
        <w:t xml:space="preserve">). Poängen från intervju sammanställdes per perspektiv/modell och den </w:t>
      </w:r>
      <w:r w:rsidR="00205671">
        <w:t>pedagogiskmodellen</w:t>
      </w:r>
      <w:ins w:id="297" w:author="Jason Serviss" w:date="2018-08-20T20:46:00Z">
        <w:r w:rsidR="00A46B98">
          <w:t xml:space="preserve"> </w:t>
        </w:r>
      </w:ins>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A46B98">
        <w:rPr>
          <w:rStyle w:val="CommentReference"/>
        </w:rPr>
        <w:commentReference w:id="298"/>
      </w:r>
    </w:p>
    <w:p w14:paraId="3E4E62B6" w14:textId="77777777" w:rsidR="00D45847" w:rsidRPr="004E58AD" w:rsidRDefault="00850895" w:rsidP="009F3187">
      <w:pPr>
        <w:pStyle w:val="Heading31"/>
        <w:numPr>
          <w:ilvl w:val="0"/>
          <w:numId w:val="0"/>
        </w:numPr>
      </w:pPr>
      <w:bookmarkStart w:id="299" w:name="_Toc391456183"/>
      <w:bookmarkStart w:id="300" w:name="_Toc394248557"/>
      <w:r w:rsidRPr="004E58AD">
        <w:t>Utvärdering</w:t>
      </w:r>
      <w:bookmarkEnd w:id="299"/>
      <w:bookmarkEnd w:id="300"/>
      <w:r w:rsidRPr="004E58AD">
        <w:t xml:space="preserve"> </w:t>
      </w:r>
    </w:p>
    <w:p w14:paraId="602DC738" w14:textId="77777777" w:rsidR="00D45847" w:rsidRDefault="00D45847">
      <w:pPr>
        <w:tabs>
          <w:tab w:val="left" w:pos="1134"/>
        </w:tabs>
        <w:spacing w:line="480" w:lineRule="auto"/>
        <w:rPr>
          <w:rFonts w:cs="Times New Roman"/>
        </w:rPr>
      </w:pPr>
    </w:p>
    <w:p w14:paraId="574086C9" w14:textId="6BD78C3D" w:rsidR="00D45847" w:rsidRDefault="00850895">
      <w:pPr>
        <w:tabs>
          <w:tab w:val="left" w:pos="1134"/>
        </w:tabs>
        <w:spacing w:line="600" w:lineRule="auto"/>
      </w:pPr>
      <w:r>
        <w:rPr>
          <w:rFonts w:eastAsia="Times New Roman" w:cs="Times New Roman"/>
          <w:lang w:eastAsia="sv-SE"/>
        </w:rPr>
        <w:t xml:space="preserve">Genom att </w:t>
      </w:r>
      <w:commentRangeStart w:id="301"/>
      <w:r>
        <w:rPr>
          <w:rFonts w:eastAsia="Times New Roman" w:cs="Times New Roman"/>
          <w:lang w:eastAsia="sv-SE"/>
        </w:rPr>
        <w:t>använda DIM för en utvärdering kunde vi evaluera kvalitén av</w:t>
      </w:r>
      <w:r w:rsidR="006C3FF0">
        <w:rPr>
          <w:rFonts w:eastAsia="Times New Roman" w:cs="Times New Roman"/>
          <w:lang w:eastAsia="sv-SE"/>
        </w:rPr>
        <w:t xml:space="preserve"> tidigare </w:t>
      </w:r>
      <w:r>
        <w:rPr>
          <w:rFonts w:eastAsia="Times New Roman" w:cs="Times New Roman"/>
          <w:lang w:eastAsia="sv-SE"/>
        </w:rPr>
        <w:t xml:space="preserve">kurser och </w:t>
      </w:r>
      <w:r w:rsidR="00C9446B">
        <w:rPr>
          <w:rFonts w:eastAsia="Times New Roman" w:cs="Times New Roman"/>
          <w:lang w:eastAsia="sv-SE"/>
        </w:rPr>
        <w:t>utnyttja</w:t>
      </w:r>
      <w:r>
        <w:rPr>
          <w:rFonts w:eastAsia="Times New Roman" w:cs="Times New Roman"/>
          <w:lang w:eastAsia="sv-SE"/>
        </w:rPr>
        <w:t xml:space="preserve"> resultatet till att ta reda hur väl DIM matchade Grade underliggande pedagogik. </w:t>
      </w:r>
      <w:commentRangeEnd w:id="301"/>
      <w:r>
        <w:commentReference w:id="301"/>
      </w:r>
      <w:r>
        <w:rPr>
          <w:rFonts w:eastAsia="Times New Roman" w:cs="Times New Roman"/>
          <w:lang w:eastAsia="sv-SE"/>
        </w:rPr>
        <w:t xml:space="preserve"> Vi sammanställde en djupgående sammanfattning av DIM’s modellelement och utnyttjade detta för att utforma ett </w:t>
      </w:r>
      <w:r w:rsidR="0072154A">
        <w:rPr>
          <w:rFonts w:eastAsia="Times New Roman" w:cs="Times New Roman"/>
          <w:lang w:eastAsia="sv-SE"/>
        </w:rPr>
        <w:t>formulär (Bilaga 1</w:t>
      </w:r>
      <w:r>
        <w:rPr>
          <w:rFonts w:eastAsia="Times New Roman" w:cs="Times New Roman"/>
          <w:lang w:eastAsia="sv-SE"/>
        </w:rPr>
        <w:t xml:space="preserve">, </w:t>
      </w:r>
      <w:commentRangeStart w:id="302"/>
      <w:r>
        <w:rPr>
          <w:rFonts w:eastAsia="Times New Roman" w:cs="Times New Roman"/>
          <w:color w:val="FF0000"/>
          <w:lang w:eastAsia="sv-SE"/>
        </w:rPr>
        <w:t>referens</w:t>
      </w:r>
      <w:commentRangeEnd w:id="302"/>
      <w:r>
        <w:commentReference w:id="302"/>
      </w:r>
      <w:r>
        <w:rPr>
          <w:rFonts w:eastAsia="Times New Roman" w:cs="Times New Roman"/>
          <w:color w:val="FF0000"/>
          <w:lang w:eastAsia="sv-SE"/>
        </w:rPr>
        <w:t xml:space="preserve"> </w:t>
      </w:r>
      <w:r>
        <w:rPr>
          <w:rFonts w:eastAsia="Times New Roman" w:cs="Times New Roman"/>
          <w:lang w:eastAsia="sv-SE"/>
        </w:rPr>
        <w:t>). Med hjälp av formuläret</w:t>
      </w:r>
      <w:ins w:id="303" w:author="Jason Serviss" w:date="2018-07-15T10:03:00Z">
        <w:r>
          <w:rPr>
            <w:rFonts w:eastAsia="Times New Roman" w:cs="Times New Roman"/>
            <w:lang w:eastAsia="sv-SE"/>
          </w:rPr>
          <w:t xml:space="preserve"> </w:t>
        </w:r>
      </w:ins>
      <w:r>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Pr>
          <w:rFonts w:eastAsia="Times New Roman" w:cs="Times New Roman"/>
          <w:lang w:eastAsia="sv-SE"/>
        </w:rPr>
        <w:t>) till 5 (</w:t>
      </w:r>
      <w:r w:rsidR="00205671">
        <w:rPr>
          <w:rFonts w:eastAsia="Times New Roman" w:cs="Times New Roman"/>
          <w:lang w:eastAsia="sv-SE"/>
        </w:rPr>
        <w:t>mycket viktigt</w:t>
      </w:r>
      <w:r>
        <w:rPr>
          <w:rFonts w:eastAsia="Times New Roman" w:cs="Times New Roman"/>
          <w:lang w:eastAsia="sv-SE"/>
        </w:rPr>
        <w:t xml:space="preserve">). Poängen från utvärderingen sammanställdes per DIM’s faser/element och de tidigare kurserna. Den fasen/element med lägst poäng ansågs ge möjligheter till att fokusera för förbättring och den fasen/element med en hög poäng ansågs fortsätta vidare utveckla.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9F3187">
      <w:pPr>
        <w:pStyle w:val="Heading11"/>
      </w:pPr>
      <w:bookmarkStart w:id="304" w:name="_Toc391456184"/>
      <w:bookmarkStart w:id="305" w:name="_Toc394248558"/>
      <w:bookmarkEnd w:id="304"/>
      <w:r>
        <w:lastRenderedPageBreak/>
        <w:t>Resultat</w:t>
      </w:r>
      <w:bookmarkEnd w:id="305"/>
    </w:p>
    <w:p w14:paraId="181AF975" w14:textId="77777777" w:rsidR="00D45847" w:rsidRDefault="00850895">
      <w:pPr>
        <w:pStyle w:val="BodyText"/>
        <w:spacing w:line="600" w:lineRule="auto"/>
        <w:rPr>
          <w:b/>
        </w:rPr>
      </w:pPr>
      <w:r>
        <w:rPr>
          <w:b/>
        </w:rPr>
        <w:t xml:space="preserve">Associativt perspektiv och DIM motsvarar Grades nuvarande pedagogik  </w:t>
      </w:r>
    </w:p>
    <w:p w14:paraId="5DE0A969" w14:textId="1CF5DFB9" w:rsidR="00D45847" w:rsidRDefault="00850895">
      <w:pPr>
        <w:pStyle w:val="BodyText"/>
        <w:spacing w:line="600" w:lineRule="auto"/>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w:t>
      </w:r>
      <w:commentRangeStart w:id="306"/>
      <w:r>
        <w:rPr>
          <w:color w:val="353535"/>
          <w:szCs w:val="22"/>
        </w:rPr>
        <w:t>intervju</w:t>
      </w:r>
      <w:commentRangeEnd w:id="306"/>
      <w:r>
        <w:commentReference w:id="306"/>
      </w:r>
      <w:r w:rsidR="0088501B">
        <w:rPr>
          <w:color w:val="353535"/>
          <w:szCs w:val="22"/>
        </w:rPr>
        <w:t xml:space="preserve">a </w:t>
      </w:r>
      <w:commentRangeStart w:id="307"/>
      <w:r w:rsidR="0088501B">
        <w:rPr>
          <w:color w:val="353535"/>
          <w:szCs w:val="22"/>
        </w:rPr>
        <w:t>ansvarig</w:t>
      </w:r>
      <w:r w:rsidR="0072154A">
        <w:rPr>
          <w:color w:val="353535"/>
          <w:szCs w:val="22"/>
        </w:rPr>
        <w:t xml:space="preserve"> </w:t>
      </w:r>
      <w:r w:rsidR="000775EB">
        <w:rPr>
          <w:color w:val="353535"/>
          <w:szCs w:val="22"/>
        </w:rPr>
        <w:t>för pedagogiken</w:t>
      </w:r>
      <w:commentRangeEnd w:id="307"/>
      <w:r w:rsidR="005078DE">
        <w:rPr>
          <w:rStyle w:val="CommentReference"/>
          <w:rFonts w:eastAsiaTheme="minorHAnsi" w:cstheme="minorBidi"/>
          <w:lang w:eastAsia="en-US"/>
        </w:rPr>
        <w:commentReference w:id="307"/>
      </w:r>
      <w:r>
        <w:rPr>
          <w:color w:val="353535"/>
          <w:szCs w:val="22"/>
        </w:rPr>
        <w:t xml:space="preserve">. </w:t>
      </w:r>
      <w:commentRangeStart w:id="308"/>
      <w:r>
        <w:rPr>
          <w:color w:val="353535"/>
          <w:szCs w:val="22"/>
        </w:rPr>
        <w:t>För att fullfölja inte</w:t>
      </w:r>
      <w:commentRangeEnd w:id="308"/>
      <w:r w:rsidR="005078DE">
        <w:rPr>
          <w:rStyle w:val="CommentReference"/>
          <w:rFonts w:eastAsiaTheme="minorHAnsi" w:cstheme="minorBidi"/>
          <w:lang w:eastAsia="en-US"/>
        </w:rPr>
        <w:commentReference w:id="308"/>
      </w:r>
      <w:r>
        <w:rPr>
          <w:color w:val="353535"/>
          <w:szCs w:val="22"/>
        </w:rPr>
        <w:t xml:space="preserve">rvjun skapades </w:t>
      </w:r>
      <w:r w:rsidR="00615A46">
        <w:rPr>
          <w:color w:val="353535"/>
          <w:szCs w:val="22"/>
        </w:rPr>
        <w:t xml:space="preserve">ordföljder av </w:t>
      </w:r>
      <w:r>
        <w:rPr>
          <w:color w:val="353535"/>
          <w:szCs w:val="22"/>
        </w:rPr>
        <w:t xml:space="preserve">påståenden </w:t>
      </w:r>
      <w:r w:rsidR="00615A46">
        <w:rPr>
          <w:color w:val="353535"/>
          <w:szCs w:val="22"/>
        </w:rPr>
        <w:t xml:space="preserve">och frågor </w:t>
      </w:r>
      <w:r>
        <w:rPr>
          <w:color w:val="353535"/>
          <w:szCs w:val="22"/>
        </w:rPr>
        <w:t xml:space="preserve">genom att göra en faktauppställning </w:t>
      </w:r>
      <w:commentRangeStart w:id="309"/>
      <w:r w:rsidR="0088501B">
        <w:rPr>
          <w:color w:val="353535"/>
          <w:szCs w:val="22"/>
        </w:rPr>
        <w:t>av</w:t>
      </w:r>
      <w:r>
        <w:rPr>
          <w:color w:val="353535"/>
          <w:szCs w:val="22"/>
        </w:rPr>
        <w:t xml:space="preserve"> </w:t>
      </w:r>
      <w:r>
        <w:rPr>
          <w:szCs w:val="22"/>
        </w:rPr>
        <w:t>m</w:t>
      </w:r>
      <w:r w:rsidR="0088501B">
        <w:rPr>
          <w:szCs w:val="22"/>
        </w:rPr>
        <w:t>odellernas faser och element som var jämförbara och</w:t>
      </w:r>
      <w:r>
        <w:rPr>
          <w:szCs w:val="22"/>
        </w:rPr>
        <w:t xml:space="preserve"> </w:t>
      </w:r>
      <w:r w:rsidR="00363562">
        <w:rPr>
          <w:szCs w:val="22"/>
        </w:rPr>
        <w:t xml:space="preserve">kunde </w:t>
      </w:r>
      <w:r>
        <w:rPr>
          <w:szCs w:val="22"/>
        </w:rPr>
        <w:t>motsvara varandra</w:t>
      </w:r>
      <w:commentRangeEnd w:id="309"/>
      <w:r>
        <w:commentReference w:id="309"/>
      </w:r>
      <w:r w:rsidR="0072154A">
        <w:rPr>
          <w:szCs w:val="22"/>
        </w:rPr>
        <w:t xml:space="preserve"> i fall detta var möjligt</w:t>
      </w:r>
      <w:r>
        <w:rPr>
          <w:szCs w:val="22"/>
        </w:rPr>
        <w:t xml:space="preserve"> (Bilaga 1, Bilaga 2). </w:t>
      </w:r>
      <w:commentRangeStart w:id="310"/>
      <w:r>
        <w:rPr>
          <w:color w:val="353535"/>
          <w:szCs w:val="22"/>
        </w:rPr>
        <w:t xml:space="preserve">Resultat från intervjun visar att DIM har ett genomsnittlig högre poäng med ett </w:t>
      </w:r>
      <w:commentRangeStart w:id="311"/>
      <w:r>
        <w:rPr>
          <w:color w:val="353535"/>
          <w:szCs w:val="22"/>
        </w:rPr>
        <w:t>medelvärde</w:t>
      </w:r>
      <w:commentRangeEnd w:id="311"/>
      <w:r w:rsidR="00363562">
        <w:rPr>
          <w:rStyle w:val="CommentReference"/>
          <w:rFonts w:eastAsiaTheme="minorHAnsi" w:cstheme="minorBidi"/>
          <w:lang w:eastAsia="en-US"/>
        </w:rPr>
        <w:commentReference w:id="311"/>
      </w:r>
      <w:r>
        <w:rPr>
          <w:color w:val="353535"/>
          <w:szCs w:val="22"/>
        </w:rPr>
        <w:t xml:space="preserve"> på 4,5 poäng, jämfört med ATM (medelpoäng = 3) och KLM (medelpoäng = 4) (Figur 1a).</w:t>
      </w:r>
      <w:r>
        <w:t xml:space="preserve"> </w:t>
      </w:r>
      <w:commentRangeEnd w:id="310"/>
      <w:r w:rsidR="005078DE">
        <w:rPr>
          <w:rStyle w:val="CommentReference"/>
          <w:rFonts w:eastAsiaTheme="minorHAnsi" w:cstheme="minorBidi"/>
          <w:lang w:eastAsia="en-US"/>
        </w:rPr>
        <w:commentReference w:id="310"/>
      </w:r>
      <w:r>
        <w:rPr>
          <w:color w:val="353535"/>
          <w:szCs w:val="22"/>
        </w:rPr>
        <w:t xml:space="preserve">Dessa resultat tyder på att det associativa perspektivet ger den bästa matchningen med Grades nuvarande pedagogiska ansats. I och med det visade resultatet även att DIM var den mest lämpade modellen för att passa </w:t>
      </w:r>
      <w:proofErr w:type="spellStart"/>
      <w:r>
        <w:rPr>
          <w:color w:val="353535"/>
          <w:szCs w:val="22"/>
        </w:rPr>
        <w:t>Grade</w:t>
      </w:r>
      <w:ins w:id="312" w:author="Jason Serviss" w:date="2018-08-31T20:24:00Z">
        <w:r w:rsidR="005078DE">
          <w:rPr>
            <w:color w:val="353535"/>
            <w:szCs w:val="22"/>
          </w:rPr>
          <w:t>s</w:t>
        </w:r>
      </w:ins>
      <w:proofErr w:type="spellEnd"/>
      <w:r>
        <w:rPr>
          <w:color w:val="353535"/>
          <w:szCs w:val="22"/>
        </w:rPr>
        <w:t xml:space="preserve"> pedagogik</w:t>
      </w:r>
      <w:r w:rsidR="00B61255">
        <w:rPr>
          <w:color w:val="353535"/>
          <w:szCs w:val="22"/>
        </w:rPr>
        <w:t xml:space="preserve"> av de analyserade modellerna </w:t>
      </w:r>
      <w:r>
        <w:rPr>
          <w:color w:val="353535"/>
          <w:szCs w:val="22"/>
        </w:rPr>
        <w:t xml:space="preserve">(Figur 1a). </w:t>
      </w:r>
      <w:r w:rsidR="000775EB">
        <w:rPr>
          <w:color w:val="353535"/>
          <w:szCs w:val="22"/>
        </w:rPr>
        <w:t>Resultatet från intervjun visar att</w:t>
      </w:r>
      <w:r w:rsidR="00915D89">
        <w:rPr>
          <w:color w:val="353535"/>
          <w:szCs w:val="22"/>
        </w:rPr>
        <w:t xml:space="preserve"> i</w:t>
      </w:r>
      <w:r w:rsidR="000775EB">
        <w:rPr>
          <w:color w:val="353535"/>
          <w:szCs w:val="22"/>
        </w:rPr>
        <w:t xml:space="preserve"> </w:t>
      </w:r>
      <w:r w:rsidR="000775EB" w:rsidRPr="000775EB">
        <w:rPr>
          <w:i/>
          <w:color w:val="353535"/>
          <w:szCs w:val="22"/>
        </w:rPr>
        <w:t>Inlednings</w:t>
      </w:r>
      <w:r w:rsidR="000775EB">
        <w:rPr>
          <w:i/>
          <w:color w:val="353535"/>
          <w:szCs w:val="22"/>
        </w:rPr>
        <w:t xml:space="preserve"> </w:t>
      </w:r>
      <w:r w:rsidR="000775EB">
        <w:rPr>
          <w:color w:val="353535"/>
          <w:szCs w:val="22"/>
        </w:rPr>
        <w:t xml:space="preserve">element </w:t>
      </w:r>
      <w:commentRangeStart w:id="313"/>
      <w:r w:rsidR="000775EB">
        <w:rPr>
          <w:color w:val="353535"/>
          <w:szCs w:val="22"/>
        </w:rPr>
        <w:t>f</w:t>
      </w:r>
      <w:r w:rsidR="00915D89">
        <w:rPr>
          <w:color w:val="353535"/>
          <w:szCs w:val="22"/>
        </w:rPr>
        <w:t>ick DIM en</w:t>
      </w:r>
      <w:r w:rsidR="000775EB">
        <w:rPr>
          <w:color w:val="353535"/>
          <w:szCs w:val="22"/>
        </w:rPr>
        <w:t xml:space="preserve"> </w:t>
      </w:r>
      <w:r w:rsidR="007B2AC7">
        <w:rPr>
          <w:color w:val="353535"/>
          <w:szCs w:val="22"/>
        </w:rPr>
        <w:t xml:space="preserve">sammanlagt </w:t>
      </w:r>
      <w:r w:rsidR="000775EB">
        <w:rPr>
          <w:color w:val="353535"/>
          <w:szCs w:val="22"/>
        </w:rPr>
        <w:t>hög</w:t>
      </w:r>
      <w:r w:rsidR="007B2AC7">
        <w:rPr>
          <w:color w:val="353535"/>
          <w:szCs w:val="22"/>
        </w:rPr>
        <w:t>re</w:t>
      </w:r>
      <w:r w:rsidR="000775EB">
        <w:rPr>
          <w:color w:val="353535"/>
          <w:szCs w:val="22"/>
        </w:rPr>
        <w:t xml:space="preserve"> poäng </w:t>
      </w:r>
      <w:r w:rsidR="00B32D13">
        <w:rPr>
          <w:color w:val="353535"/>
          <w:szCs w:val="22"/>
        </w:rPr>
        <w:t>i</w:t>
      </w:r>
      <w:r w:rsidR="007B2AC7">
        <w:rPr>
          <w:color w:val="353535"/>
          <w:szCs w:val="22"/>
        </w:rPr>
        <w:t xml:space="preserve">genom </w:t>
      </w:r>
      <w:r w:rsidR="00915D89">
        <w:rPr>
          <w:color w:val="353535"/>
          <w:szCs w:val="22"/>
        </w:rPr>
        <w:t xml:space="preserve">hela </w:t>
      </w:r>
      <w:r w:rsidR="00D74BFF">
        <w:rPr>
          <w:color w:val="353535"/>
          <w:szCs w:val="22"/>
        </w:rPr>
        <w:t xml:space="preserve">delen, </w:t>
      </w:r>
      <w:r w:rsidR="00915D89">
        <w:rPr>
          <w:color w:val="353535"/>
          <w:szCs w:val="22"/>
        </w:rPr>
        <w:t>jämfört med</w:t>
      </w:r>
      <w:r w:rsidR="005F02AD">
        <w:rPr>
          <w:color w:val="353535"/>
          <w:szCs w:val="22"/>
        </w:rPr>
        <w:t xml:space="preserve"> ATM</w:t>
      </w:r>
      <w:r w:rsidR="00915D89">
        <w:rPr>
          <w:color w:val="353535"/>
          <w:szCs w:val="22"/>
        </w:rPr>
        <w:t xml:space="preserve"> </w:t>
      </w:r>
      <w:r w:rsidR="005F02AD">
        <w:rPr>
          <w:color w:val="353535"/>
          <w:szCs w:val="22"/>
        </w:rPr>
        <w:t xml:space="preserve">och KLM </w:t>
      </w:r>
      <w:r w:rsidR="00915D89">
        <w:rPr>
          <w:color w:val="353535"/>
          <w:szCs w:val="22"/>
        </w:rPr>
        <w:t>(Totalpoäng = 9, respektive</w:t>
      </w:r>
      <w:r w:rsidR="005F02AD">
        <w:rPr>
          <w:color w:val="353535"/>
          <w:szCs w:val="22"/>
        </w:rPr>
        <w:t xml:space="preserve"> 7 och 5</w:t>
      </w:r>
      <w:r w:rsidR="007B2AC7">
        <w:rPr>
          <w:color w:val="353535"/>
          <w:szCs w:val="22"/>
        </w:rPr>
        <w:t>)</w:t>
      </w:r>
      <w:r w:rsidR="000775EB">
        <w:rPr>
          <w:color w:val="353535"/>
          <w:szCs w:val="22"/>
        </w:rPr>
        <w:t>.</w:t>
      </w:r>
      <w:r w:rsidR="00216DDF">
        <w:rPr>
          <w:color w:val="353535"/>
          <w:szCs w:val="22"/>
        </w:rPr>
        <w:t xml:space="preserve"> I elementet </w:t>
      </w:r>
      <w:r w:rsidR="00216DDF">
        <w:rPr>
          <w:i/>
          <w:color w:val="353535"/>
          <w:szCs w:val="22"/>
        </w:rPr>
        <w:t xml:space="preserve">Uppmuntra deltagare </w:t>
      </w:r>
      <w:r w:rsidR="00216DDF">
        <w:rPr>
          <w:color w:val="353535"/>
          <w:szCs w:val="22"/>
        </w:rPr>
        <w:t xml:space="preserve">gav DIM </w:t>
      </w:r>
      <w:r w:rsidR="00D74BFF">
        <w:rPr>
          <w:color w:val="353535"/>
          <w:szCs w:val="22"/>
        </w:rPr>
        <w:t xml:space="preserve">även </w:t>
      </w:r>
      <w:r w:rsidR="00216DDF">
        <w:rPr>
          <w:color w:val="353535"/>
          <w:szCs w:val="22"/>
        </w:rPr>
        <w:t>ett bättre resultat och ett utfall med 1 poäng starkare, jämfört med KLM</w:t>
      </w:r>
      <w:r w:rsidR="001E60E6">
        <w:rPr>
          <w:color w:val="353535"/>
          <w:szCs w:val="22"/>
        </w:rPr>
        <w:t xml:space="preserve"> (poäng = 5 respektive 4)</w:t>
      </w:r>
      <w:r w:rsidR="00216DDF">
        <w:rPr>
          <w:color w:val="353535"/>
          <w:szCs w:val="22"/>
        </w:rPr>
        <w:t xml:space="preserve">. I </w:t>
      </w:r>
      <w:r w:rsidR="00216DDF">
        <w:rPr>
          <w:i/>
          <w:color w:val="353535"/>
          <w:szCs w:val="22"/>
        </w:rPr>
        <w:t>Kontext och riktlinjer</w:t>
      </w:r>
      <w:r w:rsidR="00216DDF">
        <w:rPr>
          <w:color w:val="353535"/>
          <w:szCs w:val="22"/>
        </w:rPr>
        <w:t xml:space="preserve"> visade resultatet att DIM och KLM hade samma resultat jämfört med att ATM inte har en </w:t>
      </w:r>
      <w:r w:rsidR="00B95069">
        <w:rPr>
          <w:color w:val="353535"/>
          <w:szCs w:val="22"/>
        </w:rPr>
        <w:t>möjlighet</w:t>
      </w:r>
      <w:r w:rsidR="00216DDF">
        <w:rPr>
          <w:color w:val="353535"/>
          <w:szCs w:val="22"/>
        </w:rPr>
        <w:t xml:space="preserve"> att uppnå samma</w:t>
      </w:r>
      <w:r w:rsidR="007B2AC7">
        <w:rPr>
          <w:color w:val="353535"/>
          <w:szCs w:val="22"/>
        </w:rPr>
        <w:t xml:space="preserve"> kvalitet</w:t>
      </w:r>
      <w:r w:rsidR="001E60E6">
        <w:rPr>
          <w:color w:val="353535"/>
          <w:szCs w:val="22"/>
        </w:rPr>
        <w:t xml:space="preserve"> (poäng = 5 respektive 1)</w:t>
      </w:r>
      <w:r w:rsidR="007B2AC7">
        <w:rPr>
          <w:color w:val="353535"/>
          <w:szCs w:val="22"/>
        </w:rPr>
        <w:t>.</w:t>
      </w:r>
      <w:r w:rsidR="00216DDF">
        <w:rPr>
          <w:color w:val="353535"/>
          <w:szCs w:val="22"/>
        </w:rPr>
        <w:t xml:space="preserve"> </w:t>
      </w:r>
      <w:r w:rsidR="007B2AC7">
        <w:rPr>
          <w:color w:val="353535"/>
          <w:szCs w:val="22"/>
        </w:rPr>
        <w:t xml:space="preserve">Elementet </w:t>
      </w:r>
      <w:r w:rsidR="007B2AC7">
        <w:rPr>
          <w:i/>
          <w:color w:val="353535"/>
          <w:szCs w:val="22"/>
        </w:rPr>
        <w:t xml:space="preserve">Bedömning och Hjälp </w:t>
      </w:r>
      <w:r w:rsidR="007B2AC7">
        <w:rPr>
          <w:color w:val="353535"/>
          <w:szCs w:val="22"/>
        </w:rPr>
        <w:t xml:space="preserve">visade att DIM och ATM hade </w:t>
      </w:r>
      <w:r w:rsidR="00B95069">
        <w:rPr>
          <w:color w:val="353535"/>
          <w:szCs w:val="22"/>
        </w:rPr>
        <w:t>en</w:t>
      </w:r>
      <w:r w:rsidR="00313701">
        <w:rPr>
          <w:color w:val="353535"/>
          <w:szCs w:val="22"/>
        </w:rPr>
        <w:t xml:space="preserve"> starkare poäng jämfört med KLM</w:t>
      </w:r>
      <w:r w:rsidR="001E60E6">
        <w:rPr>
          <w:color w:val="353535"/>
          <w:szCs w:val="22"/>
        </w:rPr>
        <w:t xml:space="preserve"> (poäng = 4 respektive 2)</w:t>
      </w:r>
      <w:r w:rsidR="00313701">
        <w:rPr>
          <w:color w:val="353535"/>
          <w:szCs w:val="22"/>
        </w:rPr>
        <w:t xml:space="preserve">. Elementet </w:t>
      </w:r>
      <w:r w:rsidR="00313701">
        <w:rPr>
          <w:i/>
          <w:color w:val="353535"/>
          <w:szCs w:val="22"/>
        </w:rPr>
        <w:t>Användarbarhet och feedback på presentation</w:t>
      </w:r>
      <w:r w:rsidR="00313701">
        <w:rPr>
          <w:color w:val="353535"/>
          <w:szCs w:val="22"/>
        </w:rPr>
        <w:t xml:space="preserve"> resulterade att DIM erhöll elementet jämfört med elementet </w:t>
      </w:r>
      <w:r w:rsidR="00313701">
        <w:rPr>
          <w:i/>
          <w:color w:val="353535"/>
          <w:szCs w:val="22"/>
        </w:rPr>
        <w:t xml:space="preserve">Samarbete </w:t>
      </w:r>
      <w:r w:rsidR="00313701">
        <w:rPr>
          <w:color w:val="353535"/>
          <w:szCs w:val="22"/>
        </w:rPr>
        <w:t xml:space="preserve">då KLM gjorde ett bättre </w:t>
      </w:r>
      <w:r w:rsidR="00902AF6">
        <w:rPr>
          <w:color w:val="353535"/>
          <w:szCs w:val="22"/>
        </w:rPr>
        <w:t>inverkan</w:t>
      </w:r>
      <w:r w:rsidR="001E60E6">
        <w:rPr>
          <w:color w:val="353535"/>
          <w:szCs w:val="22"/>
        </w:rPr>
        <w:t xml:space="preserve"> (poäng = 4</w:t>
      </w:r>
      <w:r w:rsidR="00902AF6">
        <w:rPr>
          <w:color w:val="353535"/>
          <w:szCs w:val="22"/>
        </w:rPr>
        <w:t xml:space="preserve"> respektive element</w:t>
      </w:r>
      <w:r w:rsidR="001E60E6">
        <w:rPr>
          <w:color w:val="353535"/>
          <w:szCs w:val="22"/>
        </w:rPr>
        <w:t>)</w:t>
      </w:r>
      <w:r w:rsidR="00313701">
        <w:rPr>
          <w:color w:val="353535"/>
          <w:szCs w:val="22"/>
        </w:rPr>
        <w:t xml:space="preserve">. </w:t>
      </w:r>
      <w:r w:rsidR="000775EB">
        <w:rPr>
          <w:color w:val="353535"/>
          <w:szCs w:val="22"/>
        </w:rPr>
        <w:t>Resultatet</w:t>
      </w:r>
      <w:r>
        <w:rPr>
          <w:color w:val="353535"/>
          <w:szCs w:val="22"/>
        </w:rPr>
        <w:t xml:space="preserve"> från intervju</w:t>
      </w:r>
      <w:r w:rsidR="00313701">
        <w:rPr>
          <w:color w:val="353535"/>
          <w:szCs w:val="22"/>
        </w:rPr>
        <w:t>n element</w:t>
      </w:r>
      <w:r>
        <w:rPr>
          <w:color w:val="353535"/>
          <w:szCs w:val="22"/>
        </w:rPr>
        <w:t xml:space="preserve"> visade att det var en konkurrens mellan DIM och KLM, dock visade DIM en högre genomsnittlig poäng</w:t>
      </w:r>
      <w:commentRangeEnd w:id="313"/>
      <w:r>
        <w:commentReference w:id="313"/>
      </w:r>
      <w:commentRangeStart w:id="314"/>
      <w:r>
        <w:rPr>
          <w:color w:val="353535"/>
          <w:szCs w:val="22"/>
        </w:rPr>
        <w:t xml:space="preserve"> </w:t>
      </w:r>
      <w:commentRangeEnd w:id="314"/>
      <w:r w:rsidR="00B95069">
        <w:rPr>
          <w:rStyle w:val="CommentReference"/>
          <w:rFonts w:eastAsiaTheme="minorHAnsi" w:cstheme="minorBidi"/>
          <w:lang w:eastAsia="en-US"/>
        </w:rPr>
        <w:commentReference w:id="314"/>
      </w:r>
      <w:r>
        <w:rPr>
          <w:color w:val="353535"/>
          <w:szCs w:val="22"/>
        </w:rPr>
        <w:t>(</w:t>
      </w:r>
      <w:r w:rsidR="000775EB">
        <w:rPr>
          <w:color w:val="353535"/>
          <w:szCs w:val="22"/>
        </w:rPr>
        <w:t>Figur 1b</w:t>
      </w:r>
      <w:r>
        <w:rPr>
          <w:color w:val="353535"/>
          <w:szCs w:val="22"/>
        </w:rPr>
        <w:t>).</w:t>
      </w:r>
      <w:commentRangeStart w:id="315"/>
      <w:r>
        <w:rPr>
          <w:color w:val="353535"/>
          <w:szCs w:val="22"/>
        </w:rPr>
        <w:t xml:space="preserve"> </w:t>
      </w:r>
      <w:commentRangeStart w:id="316"/>
      <w:r>
        <w:rPr>
          <w:color w:val="353535"/>
          <w:szCs w:val="22"/>
        </w:rPr>
        <w:lastRenderedPageBreak/>
        <w:t xml:space="preserve">Från resultatet summerade vi att det </w:t>
      </w:r>
      <w:commentRangeEnd w:id="316"/>
      <w:r w:rsidR="000F257E">
        <w:rPr>
          <w:rStyle w:val="CommentReference"/>
          <w:rFonts w:eastAsiaTheme="minorHAnsi" w:cstheme="minorBidi"/>
          <w:lang w:eastAsia="en-US"/>
        </w:rPr>
        <w:commentReference w:id="316"/>
      </w:r>
      <w:r w:rsidR="00B95069">
        <w:rPr>
          <w:color w:val="353535"/>
          <w:szCs w:val="22"/>
        </w:rPr>
        <w:t xml:space="preserve">DIM passar in bäst på Grade nuvarande pedagogik och det innebär att det associativa </w:t>
      </w:r>
      <w:r>
        <w:rPr>
          <w:color w:val="353535"/>
          <w:szCs w:val="22"/>
        </w:rPr>
        <w:t>perspektivet</w:t>
      </w:r>
      <w:r w:rsidR="00131159">
        <w:rPr>
          <w:color w:val="353535"/>
          <w:szCs w:val="22"/>
        </w:rPr>
        <w:t xml:space="preserve"> också är ett matchade alternativ för Grade.</w:t>
      </w:r>
      <w:r>
        <w:rPr>
          <w:color w:val="353535"/>
          <w:szCs w:val="22"/>
        </w:rPr>
        <w:t xml:space="preserve"> </w:t>
      </w:r>
      <w:commentRangeEnd w:id="315"/>
      <w:r>
        <w:commentReference w:id="315"/>
      </w:r>
    </w:p>
    <w:p w14:paraId="5E6609FD" w14:textId="52840EC9" w:rsidR="00D45847" w:rsidRDefault="00526AA1">
      <w:pPr>
        <w:pStyle w:val="BodyText"/>
        <w:keepNext/>
        <w:spacing w:line="600" w:lineRule="auto"/>
      </w:pPr>
      <w:r>
        <w:rPr>
          <w:rFonts w:eastAsiaTheme="minorHAnsi" w:cstheme="minorBidi"/>
          <w:noProof/>
          <w:sz w:val="18"/>
          <w:szCs w:val="18"/>
          <w:lang w:val="en-US" w:eastAsia="en-US"/>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0B9A2407" w14:textId="6D8B802A" w:rsidR="00D45847" w:rsidRDefault="00850895">
      <w:pPr>
        <w:pStyle w:val="Caption"/>
      </w:pPr>
      <w:r>
        <w:rPr>
          <w:b/>
          <w:i w:val="0"/>
        </w:rPr>
        <w:t xml:space="preserve">Figur </w:t>
      </w:r>
      <w:commentRangeStart w:id="317"/>
      <w:r>
        <w:rPr>
          <w:b/>
          <w:i w:val="0"/>
        </w:rPr>
        <w:fldChar w:fldCharType="begin"/>
      </w:r>
      <w:r>
        <w:instrText>SEQ Figur \* ARABIC</w:instrText>
      </w:r>
      <w:r>
        <w:fldChar w:fldCharType="separate"/>
      </w:r>
      <w:r>
        <w:t>1</w:t>
      </w:r>
      <w:r>
        <w:fldChar w:fldCharType="end"/>
      </w:r>
      <w:commentRangeEnd w:id="317"/>
      <w:r w:rsidR="001E60E6">
        <w:rPr>
          <w:rStyle w:val="CommentReference"/>
          <w:rFonts w:ascii="Times New Roman" w:hAnsi="Times New Roman"/>
          <w:bCs w:val="0"/>
          <w:i w:val="0"/>
        </w:rPr>
        <w:commentReference w:id="317"/>
      </w:r>
      <w:r>
        <w:rPr>
          <w:b/>
          <w:i w:val="0"/>
        </w:rPr>
        <w:t>: Intervju faser och element. A)</w:t>
      </w:r>
      <w:r>
        <w:rPr>
          <w:i w:val="0"/>
        </w:rPr>
        <w:t xml:space="preserve"> Punkterna presenterar utspridningen av poängen och den vågräta linjen representerar medelvärdet av poängen. </w:t>
      </w:r>
      <w:r>
        <w:rPr>
          <w:b/>
          <w:i w:val="0"/>
        </w:rPr>
        <w:t>B)</w:t>
      </w:r>
      <w:r>
        <w:rPr>
          <w:i w:val="0"/>
        </w:rPr>
        <w:t xml:space="preserve"> </w:t>
      </w:r>
      <w:commentRangeStart w:id="318"/>
      <w:r w:rsidR="00131159">
        <w:rPr>
          <w:i w:val="0"/>
        </w:rPr>
        <w:t xml:space="preserve">Intervjun är uppdelad </w:t>
      </w:r>
      <w:commentRangeEnd w:id="318"/>
      <w:r w:rsidR="000F257E">
        <w:rPr>
          <w:rStyle w:val="CommentReference"/>
          <w:rFonts w:ascii="Times New Roman" w:hAnsi="Times New Roman"/>
          <w:bCs w:val="0"/>
          <w:i w:val="0"/>
        </w:rPr>
        <w:commentReference w:id="318"/>
      </w:r>
      <w:r w:rsidR="00131159">
        <w:rPr>
          <w:i w:val="0"/>
        </w:rPr>
        <w:t>i samm</w:t>
      </w:r>
      <w:r w:rsidR="006C3FF0">
        <w:rPr>
          <w:i w:val="0"/>
        </w:rPr>
        <w:t>anställda element som motsvarar</w:t>
      </w:r>
      <w:r w:rsidR="00131159">
        <w:rPr>
          <w:i w:val="0"/>
        </w:rPr>
        <w:t xml:space="preserve"> ATM, DIM, och KLM</w:t>
      </w:r>
      <w:r w:rsidR="006C3FF0">
        <w:rPr>
          <w:i w:val="0"/>
        </w:rPr>
        <w:t xml:space="preserve"> innehåll</w:t>
      </w:r>
      <w:r w:rsidR="00131159">
        <w:rPr>
          <w:i w:val="0"/>
        </w:rPr>
        <w:t xml:space="preserve">. </w:t>
      </w:r>
      <w:r w:rsidR="00615A46">
        <w:rPr>
          <w:i w:val="0"/>
        </w:rPr>
        <w:t>Ordföljdernas</w:t>
      </w:r>
      <w:r>
        <w:rPr>
          <w:i w:val="0"/>
        </w:rPr>
        <w:t xml:space="preserve"> identifieringsnummer korresponderar med numrering och </w:t>
      </w:r>
      <w:r w:rsidR="00615A46">
        <w:rPr>
          <w:i w:val="0"/>
        </w:rPr>
        <w:t xml:space="preserve">ordföljd </w:t>
      </w:r>
      <w:r>
        <w:rPr>
          <w:i w:val="0"/>
        </w:rPr>
        <w:t>i bilaga 2.</w:t>
      </w:r>
    </w:p>
    <w:p w14:paraId="3364D059" w14:textId="77777777" w:rsidR="00D45847" w:rsidRDefault="00D45847">
      <w:pPr>
        <w:pStyle w:val="BodyText"/>
        <w:spacing w:line="600" w:lineRule="auto"/>
      </w:pPr>
    </w:p>
    <w:p w14:paraId="3D99BBD3" w14:textId="77777777" w:rsidR="00D45847" w:rsidRDefault="00850895">
      <w:pPr>
        <w:pStyle w:val="BodyText"/>
        <w:spacing w:line="600" w:lineRule="auto"/>
        <w:rPr>
          <w:b/>
        </w:rPr>
      </w:pPr>
      <w:r>
        <w:rPr>
          <w:b/>
        </w:rPr>
        <w:t>DIM utvärdering resulterar i att Presentations fasen presteras främst i Grades tidigare kurser</w:t>
      </w:r>
    </w:p>
    <w:p w14:paraId="131ACC75" w14:textId="0246EA5D" w:rsidR="00BA62A8" w:rsidRDefault="00850895">
      <w:pPr>
        <w:pStyle w:val="BodyText"/>
        <w:spacing w:line="600" w:lineRule="auto"/>
      </w:pPr>
      <w:r>
        <w:t xml:space="preserve">För att kunna få kännedom om </w:t>
      </w:r>
      <w:commentRangeStart w:id="319"/>
      <w:r>
        <w:t xml:space="preserve">kvalité </w:t>
      </w:r>
      <w:commentRangeEnd w:id="319"/>
      <w:r w:rsidR="00B41458">
        <w:rPr>
          <w:rStyle w:val="CommentReference"/>
          <w:rFonts w:eastAsiaTheme="minorHAnsi" w:cstheme="minorBidi"/>
          <w:lang w:eastAsia="en-US"/>
        </w:rPr>
        <w:commentReference w:id="319"/>
      </w:r>
      <w:r>
        <w:t xml:space="preserve">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commentRangeStart w:id="320"/>
      <w:r>
        <w:t xml:space="preserve"> som motsvarade modellens innehåll</w:t>
      </w:r>
      <w:commentRangeEnd w:id="320"/>
      <w:r>
        <w:commentReference w:id="320"/>
      </w:r>
      <w:r>
        <w:t xml:space="preserve">, </w:t>
      </w:r>
      <w:commentRangeStart w:id="321"/>
      <w:r>
        <w:t xml:space="preserve">för att </w:t>
      </w:r>
      <w:commentRangeEnd w:id="321"/>
      <w:r w:rsidR="00B41458">
        <w:rPr>
          <w:rStyle w:val="CommentReference"/>
          <w:rFonts w:eastAsiaTheme="minorHAnsi" w:cstheme="minorBidi"/>
          <w:lang w:eastAsia="en-US"/>
        </w:rPr>
        <w:commentReference w:id="321"/>
      </w:r>
      <w:r>
        <w:t xml:space="preserve">därefter kunna utvärdera kurserna. </w:t>
      </w:r>
    </w:p>
    <w:p w14:paraId="774CEDC2" w14:textId="6380ADE6" w:rsidR="00D45847" w:rsidDel="00B41458" w:rsidRDefault="00850895">
      <w:pPr>
        <w:pStyle w:val="BodyText"/>
        <w:spacing w:line="600" w:lineRule="auto"/>
        <w:rPr>
          <w:del w:id="322" w:author="Jason Serviss" w:date="2018-08-31T20:40:00Z"/>
        </w:rPr>
      </w:pPr>
      <w:r>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w:t>
      </w:r>
      <w:r>
        <w:lastRenderedPageBreak/>
        <w:t>fasen som hade relativt låga poäng (medelpoäng = 2,2 och 1,5) (</w:t>
      </w:r>
      <w:r w:rsidR="00D000E0">
        <w:t>Figur 2</w:t>
      </w:r>
      <w:r>
        <w:t>a).</w:t>
      </w:r>
      <w:del w:id="323" w:author="Jason Serviss" w:date="2018-08-31T20:40:00Z">
        <w:r w:rsidDel="00B41458">
          <w:delText xml:space="preserve"> </w:delText>
        </w:r>
      </w:del>
      <w:ins w:id="324" w:author="Jason Serviss" w:date="2018-08-31T20:40:00Z">
        <w:r w:rsidR="00B41458">
          <w:t xml:space="preserve"> </w:t>
        </w:r>
      </w:ins>
    </w:p>
    <w:p w14:paraId="5D4A30B3" w14:textId="70CCC584" w:rsidR="00D45847" w:rsidRDefault="00A63C4E">
      <w:pPr>
        <w:pStyle w:val="BodyText"/>
        <w:spacing w:line="600" w:lineRule="auto"/>
      </w:pPr>
      <w:proofErr w:type="spellStart"/>
      <w:r>
        <w:t>DIM</w:t>
      </w:r>
      <w:r w:rsidR="00BA62A8">
        <w:t>’s</w:t>
      </w:r>
      <w:proofErr w:type="spellEnd"/>
      <w:r w:rsidR="00BA62A8">
        <w:t xml:space="preserve"> faser innehöll underliggande element som presenterade olika instruktioner för att använda modellen. Elementen blev tilldelade poäng beroende på vilken grad den uppvisade i Grades tidigare kurser</w:t>
      </w:r>
      <w:commentRangeStart w:id="325"/>
      <w:r w:rsidR="00850895">
        <w:t xml:space="preserve">. </w:t>
      </w:r>
      <w:commentRangeEnd w:id="325"/>
      <w:r w:rsidR="00850895">
        <w:commentReference w:id="325"/>
      </w:r>
      <w:r w:rsidR="00850895">
        <w:t xml:space="preserve">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commentReference w:id="326"/>
      </w:r>
      <w:r w:rsidR="00850895">
        <w:t xml:space="preserve">(Figur 2b). </w:t>
      </w:r>
      <w:r w:rsidR="00850895">
        <w:rPr>
          <w:i/>
        </w:rPr>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w:t>
      </w:r>
      <w:commentRangeStart w:id="327"/>
      <w:r w:rsidR="00850895">
        <w:t xml:space="preserve">utgav ett enhetligt resultat </w:t>
      </w:r>
      <w:commentRangeEnd w:id="327"/>
      <w:r w:rsidR="00850895">
        <w:commentReference w:id="327"/>
      </w:r>
      <w:r w:rsidR="00BA62A8">
        <w:t xml:space="preserve">jämfört med </w:t>
      </w:r>
      <w:r w:rsidR="00BA62A8">
        <w:rPr>
          <w:i/>
        </w:rPr>
        <w:t xml:space="preserve">Guidning </w:t>
      </w:r>
      <w:r w:rsidR="00850895">
        <w:t>(medelpoäng = 2</w:t>
      </w:r>
      <w:r w:rsidR="00BA62A8">
        <w:t>, och 4,5</w:t>
      </w:r>
      <w:r w:rsidR="00850895">
        <w:t xml:space="preserve">) (Figur 2b). </w:t>
      </w:r>
      <w:r w:rsidR="00850895">
        <w:rPr>
          <w:i/>
        </w:rPr>
        <w:t>Bedömning och Utvärderings</w:t>
      </w:r>
      <w:r w:rsidR="00850895">
        <w:t xml:space="preserve"> fasen </w:t>
      </w:r>
      <w:r w:rsidR="00971948">
        <w:t xml:space="preserve">visade </w:t>
      </w:r>
      <w:r w:rsidR="00850895">
        <w:t xml:space="preserve">fick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commentRangeStart w:id="328"/>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commentRangeEnd w:id="328"/>
      <w:r w:rsidR="00850895">
        <w:commentReference w:id="328"/>
      </w:r>
      <w:r w:rsidR="00850895">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Det betyder dock inte att elementet </w:t>
      </w:r>
      <w:r w:rsidR="00850895">
        <w:rPr>
          <w:i/>
        </w:rPr>
        <w:t>Ledtrådar och Uppmaningar</w:t>
      </w:r>
      <w:r w:rsidR="00850895">
        <w:t xml:space="preserve"> </w:t>
      </w:r>
      <w:r w:rsidR="00971948">
        <w:t>inte skulle gynnas av</w:t>
      </w:r>
      <w:r w:rsidR="00850895">
        <w:t xml:space="preserve"> uppmärksamhet. </w:t>
      </w:r>
      <w:commentRangeStart w:id="329"/>
      <w:r w:rsidR="00850895">
        <w:t xml:space="preserve">Sammanfattningsvis </w:t>
      </w:r>
      <w:r w:rsidR="00971948">
        <w:t>ger</w:t>
      </w:r>
      <w:r w:rsidR="00850895">
        <w:t xml:space="preserve"> resultatet </w:t>
      </w:r>
      <w:r w:rsidR="00971948">
        <w:t xml:space="preserve">från denna analys en tydlig bild över vilken del av kursen som skulle kunna förbättras enligt DIM. </w:t>
      </w:r>
      <w:commentRangeEnd w:id="329"/>
      <w:r w:rsidR="00850895">
        <w:commentReference w:id="329"/>
      </w:r>
      <w:r w:rsidR="00850895">
        <w:t xml:space="preserve"> </w:t>
      </w:r>
      <w:r w:rsidR="00850895">
        <w:commentReference w:id="330"/>
      </w:r>
    </w:p>
    <w:p w14:paraId="023B1B5F" w14:textId="77777777" w:rsidR="00D45847" w:rsidRDefault="00850895">
      <w:r>
        <w:rPr>
          <w:noProof/>
          <w:lang w:val="en-US"/>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331"/>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Caption"/>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ody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odyText"/>
        <w:spacing w:line="600" w:lineRule="auto"/>
        <w:rPr>
          <w:ins w:id="332"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333"/>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334"/>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334"/>
      <w:r w:rsidR="00850895">
        <w:commentReference w:id="334"/>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335" w:name="_Toc489811950"/>
      <w:bookmarkStart w:id="336" w:name="_Ref489810823"/>
    </w:p>
    <w:p w14:paraId="31FC49E2" w14:textId="77777777" w:rsidR="00D45847" w:rsidRDefault="00850895">
      <w:r>
        <w:rPr>
          <w:noProof/>
          <w:lang w:val="en-US"/>
        </w:rPr>
        <w:lastRenderedPageBreak/>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Caption"/>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335"/>
      <w:bookmarkEnd w:id="336"/>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337" w:name="_Toc391456185"/>
      <w:bookmarkStart w:id="338" w:name="_Toc394248559"/>
      <w:bookmarkEnd w:id="337"/>
      <w:r w:rsidRPr="004E58AD">
        <w:lastRenderedPageBreak/>
        <w:t>Diskussion</w:t>
      </w:r>
      <w:bookmarkEnd w:id="338"/>
    </w:p>
    <w:p w14:paraId="125E642D" w14:textId="57F99FD2" w:rsidR="00D45847" w:rsidRDefault="00850895">
      <w:pPr>
        <w:pStyle w:val="Body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4A35DED9" w14:textId="77777777" w:rsidR="00D45847" w:rsidRDefault="00D45847">
      <w:pPr>
        <w:pStyle w:val="BodyText"/>
        <w:spacing w:line="600" w:lineRule="auto"/>
      </w:pPr>
    </w:p>
    <w:p w14:paraId="0FB31622" w14:textId="77777777" w:rsidR="00D45847" w:rsidRDefault="00850895">
      <w:pPr>
        <w:pStyle w:val="Body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odyText"/>
        <w:spacing w:line="600" w:lineRule="auto"/>
      </w:pPr>
    </w:p>
    <w:p w14:paraId="0A409473" w14:textId="77777777" w:rsidR="00D45847" w:rsidRDefault="00850895">
      <w:pPr>
        <w:pStyle w:val="Body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odyText"/>
        <w:spacing w:line="600" w:lineRule="auto"/>
      </w:pPr>
    </w:p>
    <w:p w14:paraId="0C405819" w14:textId="08201469" w:rsidR="00D45847" w:rsidRDefault="00850895">
      <w:pPr>
        <w:pStyle w:val="Body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2B592108" w14:textId="77777777" w:rsidR="00D45847" w:rsidRDefault="00850895">
      <w:pPr>
        <w:pStyle w:val="ListParagraph"/>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Paragraph"/>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Paragraph"/>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ody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ody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ody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339" w:name="_Toc391456186"/>
      <w:bookmarkStart w:id="340" w:name="_Toc394248560"/>
      <w:bookmarkEnd w:id="339"/>
      <w:r w:rsidRPr="004E58AD">
        <w:lastRenderedPageBreak/>
        <w:t>Referenser</w:t>
      </w:r>
      <w:bookmarkEnd w:id="340"/>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0856E3">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0856E3">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0856E3">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0856E3">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0856E3">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spellEnd"/>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341" w:name="__Fieldmark__1067_823957682"/>
      <w:bookmarkStart w:id="342" w:name="__Fieldmark__744_3764101930"/>
      <w:bookmarkStart w:id="343" w:name="__Fieldmark__1179_1934263386"/>
      <w:bookmarkEnd w:id="341"/>
      <w:bookmarkEnd w:id="342"/>
      <w:bookmarkEnd w:id="343"/>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344" w:name="_Toc391456187"/>
      <w:bookmarkStart w:id="345" w:name="_Toc394248561"/>
      <w:bookmarkEnd w:id="344"/>
      <w:r w:rsidRPr="009F3187">
        <w:lastRenderedPageBreak/>
        <w:t>Bilagor</w:t>
      </w:r>
      <w:bookmarkEnd w:id="345"/>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Default="0085089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98" w:type="dxa"/>
            </w:tcMar>
          </w:tcPr>
          <w:p w14:paraId="5161BD4F" w14:textId="77777777" w:rsidR="00D45847" w:rsidRDefault="0085089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98" w:type="dxa"/>
            </w:tcMar>
          </w:tcPr>
          <w:p w14:paraId="2DA84FF3" w14:textId="77777777" w:rsidR="00D45847" w:rsidRDefault="00850895">
            <w:pPr>
              <w:jc w:val="center"/>
              <w:rPr>
                <w:rFonts w:asciiTheme="minorHAnsi" w:hAnsiTheme="minorHAnsi"/>
                <w:sz w:val="18"/>
                <w:szCs w:val="18"/>
              </w:rPr>
            </w:pPr>
            <w:r>
              <w:rPr>
                <w:rFonts w:asciiTheme="minorHAnsi" w:hAnsiTheme="minorHAnsi"/>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Default="0085089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98" w:type="dxa"/>
            </w:tcMar>
            <w:vAlign w:val="center"/>
          </w:tcPr>
          <w:p w14:paraId="5F00B157" w14:textId="77777777" w:rsidR="00D45847" w:rsidRDefault="0085089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Default="00850895">
            <w:pPr>
              <w:jc w:val="center"/>
              <w:rPr>
                <w:rFonts w:asciiTheme="minorHAnsi" w:hAnsiTheme="minorHAnsi"/>
                <w:i/>
                <w:sz w:val="18"/>
                <w:szCs w:val="18"/>
              </w:rPr>
            </w:pPr>
            <w:r>
              <w:rPr>
                <w:rFonts w:asciiTheme="minorHAnsi" w:hAnsiTheme="minorHAnsi"/>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Default="0085089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6B9E5CCC" w:rsidR="00D45847" w:rsidRPr="000427E4" w:rsidRDefault="00F16CB6" w:rsidP="000427E4">
      <w:pPr>
        <w:pStyle w:val="Caption"/>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05D18" w:rsidRPr="000427E4">
        <w:rPr>
          <w:i w:val="0"/>
          <w:color w:val="000000" w:themeColor="text1"/>
        </w:rPr>
        <w:t>DIM, KLM, och ATM är indelade i block (Inledning, Uppmuntra deltagare, Kontext och riktlinjer, Bedömning och Hjälp, Användarbarhet och feedback på prestation, Samarbete)</w:t>
      </w:r>
      <w:r w:rsidR="00EF56C7" w:rsidRPr="000427E4">
        <w:rPr>
          <w:color w:val="000000" w:themeColor="text1"/>
        </w:rPr>
        <w:t xml:space="preserve"> </w:t>
      </w:r>
      <w:r w:rsidR="00305D18" w:rsidRPr="000427E4">
        <w:rPr>
          <w:i w:val="0"/>
          <w:color w:val="000000" w:themeColor="text1"/>
        </w:rPr>
        <w:t>för att sammanfatta modellernas faser.</w:t>
      </w:r>
      <w:r w:rsidR="00850895" w:rsidRPr="000427E4">
        <w:rPr>
          <w:color w:val="000000" w:themeColor="text1"/>
        </w:rPr>
        <w:t xml:space="preserve"> </w:t>
      </w:r>
      <w:r w:rsidR="00850895" w:rsidRPr="000427E4">
        <w:commentReference w:id="346"/>
      </w:r>
      <w:r w:rsidR="00850895" w:rsidRPr="000427E4">
        <w:rPr>
          <w:b/>
          <w:color w:val="000000" w:themeColor="text1"/>
        </w:rPr>
        <w:t xml:space="preserve"> </w:t>
      </w:r>
      <w:r w:rsidR="00850895" w:rsidRPr="000427E4">
        <w:br w:type="page"/>
      </w:r>
    </w:p>
    <w:p w14:paraId="5082155C" w14:textId="5232C20E" w:rsidR="00D45847" w:rsidRPr="00D01DE3" w:rsidRDefault="00850895" w:rsidP="004E58AD">
      <w:pPr>
        <w:rPr>
          <w:b/>
          <w:bCs/>
          <w:i/>
          <w:iCs/>
          <w:color w:val="00000A"/>
        </w:rPr>
      </w:pPr>
      <w:bookmarkStart w:id="347" w:name="_Toc391456188"/>
      <w:bookmarkEnd w:id="347"/>
      <w:r w:rsidRPr="00D01DE3">
        <w:rPr>
          <w:rStyle w:val="IntenseEmphasis"/>
          <w:color w:val="00000A"/>
        </w:rPr>
        <w:lastRenderedPageBreak/>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77777777" w:rsidR="00F16CB6" w:rsidRDefault="00F16CB6" w:rsidP="004E58AD">
      <w:pPr>
        <w:rPr>
          <w:rFonts w:cs="Times New Roman"/>
        </w:rPr>
      </w:pPr>
    </w:p>
    <w:p w14:paraId="2908E1AB" w14:textId="27813835" w:rsidR="00D45847" w:rsidRDefault="00F16CB6" w:rsidP="004E58AD">
      <w:pPr>
        <w:rPr>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p>
    <w:p w14:paraId="549F22DE" w14:textId="77777777" w:rsidR="004E58AD" w:rsidRPr="004E58AD" w:rsidRDefault="004E58AD" w:rsidP="004E58AD">
      <w:pPr>
        <w:rPr>
          <w:rFonts w:cs="Times New Roman"/>
        </w:rPr>
      </w:pPr>
    </w:p>
    <w:p w14:paraId="4E85C319" w14:textId="38A47760" w:rsidR="00D45847" w:rsidRDefault="00F16CB6" w:rsidP="004E58AD">
      <w:pPr>
        <w:rPr>
          <w:rFonts w:cs="Times New Roman"/>
        </w:rPr>
      </w:pPr>
      <w:r>
        <w:rPr>
          <w:rFonts w:cs="Times New Roman"/>
        </w:rPr>
        <w:t xml:space="preserve">3. </w:t>
      </w:r>
      <w:r w:rsidR="00850895">
        <w:rPr>
          <w:rFonts w:cs="Times New Roman"/>
        </w:rPr>
        <w:t>Hur viktigt är det att uttala och förklara vad studenten ska lära sig i kursen?</w:t>
      </w:r>
    </w:p>
    <w:p w14:paraId="21C318E7" w14:textId="77777777" w:rsidR="004E58AD" w:rsidRPr="004E58AD" w:rsidRDefault="004E58AD" w:rsidP="004E58AD">
      <w:pPr>
        <w:rPr>
          <w:rFonts w:cs="Times New Roman"/>
        </w:rPr>
      </w:pPr>
    </w:p>
    <w:p w14:paraId="4B2389A6" w14:textId="1884814F" w:rsidR="00D45847" w:rsidRDefault="00F16CB6" w:rsidP="004E58AD">
      <w:pPr>
        <w:rPr>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p>
    <w:p w14:paraId="7044FDA2" w14:textId="77777777" w:rsidR="004E58AD" w:rsidRPr="004E58AD" w:rsidRDefault="004E58AD" w:rsidP="004E58AD">
      <w:pPr>
        <w:rPr>
          <w:rFonts w:cs="Times New Roman"/>
        </w:rPr>
      </w:pPr>
    </w:p>
    <w:p w14:paraId="2D647F72" w14:textId="2E61689A" w:rsidR="00D45847" w:rsidRDefault="00F16CB6" w:rsidP="004E58AD">
      <w:pPr>
        <w:rPr>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p>
    <w:p w14:paraId="0379FF9A" w14:textId="77777777" w:rsidR="00D45847" w:rsidRDefault="00D45847" w:rsidP="004E58AD">
      <w:pPr>
        <w:rPr>
          <w:rFonts w:eastAsiaTheme="minorEastAsia"/>
          <w:i/>
          <w:sz w:val="23"/>
          <w:szCs w:val="23"/>
        </w:rPr>
      </w:pPr>
    </w:p>
    <w:p w14:paraId="5128E022" w14:textId="3E4402F8" w:rsidR="00D45847" w:rsidRPr="00D01DE3" w:rsidRDefault="00850895" w:rsidP="004E58AD">
      <w:pPr>
        <w:rPr>
          <w:b/>
          <w:bCs/>
          <w:i/>
          <w:iCs/>
          <w:color w:val="00000A"/>
        </w:rPr>
      </w:pPr>
      <w:r w:rsidRPr="00D01DE3">
        <w:rPr>
          <w:rStyle w:val="IntenseEmphasis"/>
          <w:color w:val="00000A"/>
        </w:rPr>
        <w:t>Uppmuntra deltagande</w:t>
      </w:r>
    </w:p>
    <w:p w14:paraId="282B5C62" w14:textId="69F6988F" w:rsidR="00D45847" w:rsidRDefault="00F16CB6" w:rsidP="004E58AD">
      <w:pPr>
        <w:rPr>
          <w:rFonts w:eastAsia="Times New Roman" w:cs="Times New Roman"/>
          <w:color w:val="333333"/>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p>
    <w:p w14:paraId="2283E1E3" w14:textId="77777777" w:rsidR="00D45847" w:rsidRDefault="00D45847" w:rsidP="004E58AD">
      <w:pPr>
        <w:rPr>
          <w:rFonts w:eastAsia="Times New Roman" w:cs="Times New Roman"/>
          <w:color w:val="333333"/>
        </w:rPr>
      </w:pPr>
    </w:p>
    <w:p w14:paraId="387D837A" w14:textId="3447A421" w:rsidR="00D45847" w:rsidRDefault="00F16CB6" w:rsidP="004E58AD">
      <w:pPr>
        <w:rPr>
          <w:rStyle w:val="IntenseEmphasis"/>
          <w:rFonts w:eastAsia="Times New Roman" w:cs="Times New Roman"/>
          <w:b w:val="0"/>
          <w:bCs w:val="0"/>
          <w:i w:val="0"/>
          <w:iCs w:val="0"/>
          <w:color w:val="333333"/>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p>
    <w:p w14:paraId="787414BB" w14:textId="77777777" w:rsidR="004E58AD" w:rsidRDefault="004E58AD" w:rsidP="004E58AD">
      <w:pPr>
        <w:rPr>
          <w:rStyle w:val="IntenseEmphasis"/>
          <w:color w:val="00000A"/>
          <w:sz w:val="23"/>
          <w:szCs w:val="23"/>
        </w:rPr>
      </w:pPr>
    </w:p>
    <w:p w14:paraId="55D689E2" w14:textId="322B32AE" w:rsidR="00D45847" w:rsidRPr="00D01DE3" w:rsidRDefault="00850895" w:rsidP="004E58AD">
      <w:pPr>
        <w:rPr>
          <w:b/>
          <w:bCs/>
          <w:i/>
          <w:iCs/>
          <w:color w:val="00000A"/>
        </w:rPr>
      </w:pPr>
      <w:r w:rsidRPr="00D01DE3">
        <w:rPr>
          <w:rStyle w:val="IntenseEmphasis"/>
          <w:color w:val="00000A"/>
        </w:rPr>
        <w:t xml:space="preserve">Kontext </w:t>
      </w:r>
      <w:r w:rsidRPr="00D01DE3">
        <w:t>och</w:t>
      </w:r>
      <w:r w:rsidRPr="00D01DE3">
        <w:rPr>
          <w:rStyle w:val="IntenseEmphasis"/>
          <w:color w:val="00000A"/>
        </w:rPr>
        <w:t xml:space="preserve"> riktlinjer </w:t>
      </w:r>
    </w:p>
    <w:p w14:paraId="227493A5" w14:textId="3B705B55" w:rsidR="00D45847" w:rsidRDefault="00F16CB6" w:rsidP="004E58AD">
      <w:pPr>
        <w:rPr>
          <w:rStyle w:val="Emphasis"/>
          <w:rFonts w:cs="Times New Roman"/>
          <w:i w:val="0"/>
        </w:rPr>
      </w:pPr>
      <w:r>
        <w:rPr>
          <w:rStyle w:val="Emphasis"/>
          <w:rFonts w:cs="Times New Roman"/>
          <w:i w:val="0"/>
        </w:rPr>
        <w:t xml:space="preserve">8. </w:t>
      </w:r>
      <w:r w:rsidR="00850895">
        <w:rPr>
          <w:rStyle w:val="Emphasis"/>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Emphasis"/>
          <w:rFonts w:cs="Times New Roman"/>
          <w:i w:val="0"/>
        </w:rPr>
        <w:t>?</w:t>
      </w:r>
    </w:p>
    <w:p w14:paraId="6D50F409" w14:textId="77777777" w:rsidR="00D45847" w:rsidRDefault="00D45847" w:rsidP="004E58AD">
      <w:pPr>
        <w:rPr>
          <w:rStyle w:val="Emphasis"/>
          <w:rFonts w:cs="Times New Roman"/>
          <w:i w:val="0"/>
        </w:rPr>
      </w:pPr>
    </w:p>
    <w:p w14:paraId="55AEE7F7" w14:textId="606CA172" w:rsidR="00D45847" w:rsidRDefault="00F16CB6" w:rsidP="004E58AD">
      <w:pPr>
        <w:rPr>
          <w:rStyle w:val="Emphasis"/>
          <w:rFonts w:cs="Times New Roman"/>
          <w:i w:val="0"/>
        </w:rPr>
      </w:pPr>
      <w:r>
        <w:rPr>
          <w:rStyle w:val="Emphasis"/>
          <w:rFonts w:cs="Times New Roman"/>
          <w:i w:val="0"/>
        </w:rPr>
        <w:t xml:space="preserve">9. </w:t>
      </w:r>
      <w:r w:rsidR="00850895">
        <w:rPr>
          <w:rStyle w:val="Emphasis"/>
          <w:rFonts w:cs="Times New Roman"/>
          <w:i w:val="0"/>
        </w:rPr>
        <w:t>Hur viktigt är det att skapa ett meningsfullt sammanhang för studenten genom att ge de chanser att lösa olika problem?</w:t>
      </w:r>
    </w:p>
    <w:p w14:paraId="3205E1BF" w14:textId="77777777" w:rsidR="00D45847" w:rsidRDefault="00D45847" w:rsidP="004E58AD">
      <w:pPr>
        <w:rPr>
          <w:rStyle w:val="Emphasis"/>
          <w:rFonts w:cs="Times New Roman"/>
          <w:i w:val="0"/>
        </w:rPr>
      </w:pPr>
    </w:p>
    <w:p w14:paraId="091A77E1" w14:textId="427A7CE3" w:rsidR="00D45847" w:rsidRPr="004E58AD" w:rsidRDefault="00F16CB6" w:rsidP="004E58AD">
      <w:pPr>
        <w:rPr>
          <w:rFonts w:cs="Times New Roman"/>
        </w:rPr>
      </w:pPr>
      <w:r>
        <w:rPr>
          <w:rStyle w:val="Emphasis"/>
          <w:rFonts w:cs="Times New Roman"/>
          <w:i w:val="0"/>
        </w:rPr>
        <w:t xml:space="preserve">10. </w:t>
      </w:r>
      <w:r w:rsidR="00850895">
        <w:rPr>
          <w:rStyle w:val="Emphasis"/>
          <w:rFonts w:cs="Times New Roman"/>
          <w:i w:val="0"/>
        </w:rPr>
        <w:t>Hur viktigt är det att lärandet genomförs med hjälp av övning och granskning</w:t>
      </w:r>
      <w:r w:rsidR="00850895">
        <w:rPr>
          <w:rStyle w:val="FootnoteAnchor"/>
          <w:rFonts w:cs="Times New Roman"/>
        </w:rPr>
        <w:footnoteReference w:id="6"/>
      </w:r>
      <w:r w:rsidR="00850895">
        <w:rPr>
          <w:rStyle w:val="Emphasis"/>
          <w:rFonts w:cs="Times New Roman"/>
          <w:i w:val="0"/>
        </w:rPr>
        <w:t>?</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2798B451" w14:textId="7015EE92" w:rsidR="00D45847" w:rsidRDefault="00F16CB6" w:rsidP="004E58AD">
      <w:pPr>
        <w:rPr>
          <w:rStyle w:val="Emphasis"/>
          <w:rFonts w:cs="Times New Roman"/>
          <w:i w:val="0"/>
        </w:rPr>
      </w:pPr>
      <w:r>
        <w:rPr>
          <w:rStyle w:val="Emphasis"/>
          <w:rFonts w:cs="Times New Roman"/>
          <w:i w:val="0"/>
        </w:rPr>
        <w:t xml:space="preserve">11. </w:t>
      </w:r>
      <w:r w:rsidR="00850895">
        <w:rPr>
          <w:rStyle w:val="Emphasis"/>
          <w:rFonts w:cs="Times New Roman"/>
          <w:i w:val="0"/>
        </w:rPr>
        <w:t>Hur viktigt är det att kursen har formativa bedömningar av studenten för att skapa en lärmiljö som ger studenten möjligheter att lära sig? T.ex. kapiteltester och avslutnings test. Går</w:t>
      </w:r>
    </w:p>
    <w:p w14:paraId="284A53C8" w14:textId="77777777" w:rsidR="00D45847" w:rsidRDefault="00D45847" w:rsidP="004E58AD">
      <w:pPr>
        <w:rPr>
          <w:rStyle w:val="Emphasis"/>
          <w:rFonts w:cs="Times New Roman"/>
          <w:i w:val="0"/>
        </w:rPr>
      </w:pPr>
    </w:p>
    <w:p w14:paraId="467CD6A7" w14:textId="146E5CA4" w:rsidR="00D45847" w:rsidRDefault="00F16CB6" w:rsidP="004E58AD">
      <w:pPr>
        <w:rPr>
          <w:rFonts w:eastAsia="Times New Roman" w:cs="Times New Roman"/>
          <w:color w:val="333333"/>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850895">
        <w:rPr>
          <w:rFonts w:eastAsia="Times New Roman" w:cs="Times New Roman"/>
          <w:color w:val="333333"/>
        </w:rPr>
        <w:br/>
      </w:r>
    </w:p>
    <w:p w14:paraId="3E43AAF2" w14:textId="68E4ADF5" w:rsidR="00D45847" w:rsidRDefault="00F16CB6" w:rsidP="004E58AD">
      <w:pPr>
        <w:rPr>
          <w:rStyle w:val="IntenseEmphasis"/>
          <w:rFonts w:eastAsia="Times New Roman" w:cs="Times New Roman"/>
          <w:b w:val="0"/>
          <w:bCs w:val="0"/>
          <w:i w:val="0"/>
          <w:iCs w:val="0"/>
          <w:color w:val="333333"/>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p>
    <w:p w14:paraId="5EBF2C83" w14:textId="77777777" w:rsidR="004E58AD" w:rsidRDefault="004E58AD" w:rsidP="004E58AD">
      <w:pPr>
        <w:rPr>
          <w:rStyle w:val="IntenseEmphasis"/>
          <w:color w:val="00000A"/>
          <w:sz w:val="23"/>
          <w:szCs w:val="23"/>
        </w:rPr>
      </w:pPr>
    </w:p>
    <w:p w14:paraId="671B8297" w14:textId="6756E083" w:rsidR="004E58AD" w:rsidRPr="00D01DE3" w:rsidRDefault="00850895" w:rsidP="004E58AD">
      <w:pPr>
        <w:rPr>
          <w:b/>
          <w:bCs/>
          <w:i/>
          <w:iCs/>
          <w:color w:val="00000A"/>
        </w:rPr>
      </w:pPr>
      <w:r w:rsidRPr="00D01DE3">
        <w:rPr>
          <w:rStyle w:val="IntenseEmphasis"/>
          <w:color w:val="00000A"/>
        </w:rPr>
        <w:t xml:space="preserve">Användarbarhet och feedback på prestation </w:t>
      </w:r>
    </w:p>
    <w:p w14:paraId="7398A4CB" w14:textId="72EE3B66" w:rsidR="00D45847" w:rsidRDefault="00F16CB6" w:rsidP="004E58AD">
      <w:pPr>
        <w:rPr>
          <w:rFonts w:eastAsia="Times New Roman" w:cs="Times New Roman"/>
          <w:color w:val="333333"/>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p>
    <w:p w14:paraId="5CB9AFAE" w14:textId="77777777" w:rsidR="004E58AD" w:rsidRDefault="004E58AD" w:rsidP="004E58AD">
      <w:pPr>
        <w:rPr>
          <w:rStyle w:val="IntenseEmphasis"/>
          <w:color w:val="00000A"/>
          <w:sz w:val="23"/>
          <w:szCs w:val="23"/>
        </w:rPr>
      </w:pP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37DAAC3C" w14:textId="1C54584E" w:rsidR="00D45847" w:rsidRDefault="00F16CB6" w:rsidP="004E58AD">
      <w:pPr>
        <w:rPr>
          <w:rStyle w:val="IntenseEmphasis"/>
          <w:rFonts w:eastAsia="Times New Roman" w:cs="Times New Roman"/>
          <w:b w:val="0"/>
          <w:bCs w:val="0"/>
          <w:i w:val="0"/>
          <w:iCs w:val="0"/>
          <w:color w:val="333333"/>
        </w:rPr>
      </w:pPr>
      <w:r>
        <w:rPr>
          <w:rStyle w:val="IntenseEmphasis"/>
          <w:rFonts w:eastAsia="Times New Roman" w:cs="Times New Roman"/>
          <w:b w:val="0"/>
          <w:bCs w:val="0"/>
          <w:i w:val="0"/>
          <w:iCs w:val="0"/>
          <w:color w:val="333333"/>
        </w:rPr>
        <w:t xml:space="preserve">15. </w:t>
      </w:r>
      <w:r w:rsidR="00850895">
        <w:rPr>
          <w:rStyle w:val="IntenseEmphasis"/>
          <w:rFonts w:eastAsia="Times New Roman" w:cs="Times New Roman"/>
          <w:b w:val="0"/>
          <w:bCs w:val="0"/>
          <w:i w:val="0"/>
          <w:iCs w:val="0"/>
          <w:color w:val="333333"/>
        </w:rPr>
        <w:t xml:space="preserve">Hur viktigt är det att studenten alltid ska få samarbeta med andra för att hitta en bättre förståelse av kursinnehållet? </w:t>
      </w:r>
    </w:p>
    <w:p w14:paraId="6B1B9185" w14:textId="77777777" w:rsidR="00F16CB6" w:rsidRDefault="00D01DE3" w:rsidP="00F16CB6">
      <w:pPr>
        <w:rPr>
          <w:rFonts w:eastAsia="Times New Roman" w:cs="Times New Roman"/>
          <w:b/>
          <w:color w:val="333333"/>
          <w:sz w:val="23"/>
          <w:szCs w:val="23"/>
        </w:rPr>
      </w:pPr>
      <w:r>
        <w:rPr>
          <w:rStyle w:val="CommentReference"/>
        </w:rPr>
        <w:commentReference w:id="348"/>
      </w: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commentRangeStart w:id="349"/>
      <w:r w:rsidRPr="000427E4">
        <w:rPr>
          <w:rFonts w:ascii="Verdana" w:hAnsi="Verdana"/>
          <w:sz w:val="16"/>
          <w:szCs w:val="16"/>
        </w:rPr>
        <w:commentReference w:id="350"/>
      </w:r>
      <w:commentRangeEnd w:id="349"/>
      <w:r w:rsidR="00F628A3" w:rsidRPr="000427E4">
        <w:rPr>
          <w:rStyle w:val="CommentReference"/>
          <w:rFonts w:ascii="Verdana" w:hAnsi="Verdana"/>
          <w:sz w:val="16"/>
          <w:szCs w:val="16"/>
        </w:rPr>
        <w:commentReference w:id="349"/>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51" w:name="_Toc391456189"/>
      <w:bookmarkEnd w:id="351"/>
    </w:p>
    <w:p w14:paraId="166958BE" w14:textId="77777777" w:rsidR="000427E4" w:rsidRDefault="000427E4" w:rsidP="000427E4">
      <w:pPr>
        <w:rPr>
          <w:rFonts w:ascii="Verdana" w:hAnsi="Verdana"/>
          <w:sz w:val="16"/>
          <w:szCs w:val="16"/>
        </w:rPr>
      </w:pPr>
    </w:p>
    <w:p w14:paraId="16505EA0" w14:textId="77777777" w:rsidR="000427E4" w:rsidRDefault="000427E4" w:rsidP="000427E4">
      <w:pPr>
        <w:rPr>
          <w:rFonts w:ascii="Verdana" w:hAnsi="Verdana"/>
          <w:sz w:val="16"/>
          <w:szCs w:val="16"/>
        </w:rPr>
      </w:pPr>
    </w:p>
    <w:p w14:paraId="244AD686" w14:textId="77777777" w:rsidR="000427E4" w:rsidRDefault="000427E4" w:rsidP="000427E4">
      <w:pPr>
        <w:rPr>
          <w:rFonts w:ascii="Verdana" w:hAnsi="Verdana"/>
          <w:sz w:val="16"/>
          <w:szCs w:val="16"/>
        </w:rPr>
      </w:pPr>
    </w:p>
    <w:p w14:paraId="6614A792" w14:textId="77777777" w:rsidR="000427E4" w:rsidRPr="000427E4" w:rsidRDefault="00D44F9D" w:rsidP="000427E4">
      <w:pPr>
        <w:rPr>
          <w:rFonts w:ascii="Verdana" w:hAnsi="Verdana"/>
          <w:sz w:val="16"/>
          <w:szCs w:val="16"/>
        </w:rPr>
      </w:pPr>
      <w:r>
        <w:rPr>
          <w:rStyle w:val="CommentReference"/>
        </w:rPr>
        <w:commentReference w:id="352"/>
      </w:r>
    </w:p>
    <w:p w14:paraId="0279EB7D" w14:textId="77777777" w:rsidR="00D45847" w:rsidRDefault="00850895">
      <w:pPr>
        <w:rPr>
          <w:rFonts w:cs="Times New Roman"/>
          <w:b/>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rPr>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Jason Serviss" w:date="2018-08-31T19:36:00Z" w:initials="JS">
    <w:p w14:paraId="6D148573" w14:textId="47474E55" w:rsidR="0074784D" w:rsidRDefault="0074784D">
      <w:pPr>
        <w:pStyle w:val="CommentText"/>
      </w:pPr>
      <w:r>
        <w:rPr>
          <w:rStyle w:val="CommentReference"/>
        </w:rPr>
        <w:annotationRef/>
      </w:r>
      <w:r>
        <w:t xml:space="preserve">Is </w:t>
      </w:r>
      <w:proofErr w:type="spellStart"/>
      <w:r>
        <w:t>this</w:t>
      </w:r>
      <w:proofErr w:type="spellEnd"/>
      <w:r>
        <w:t xml:space="preserve"> </w:t>
      </w:r>
      <w:proofErr w:type="spellStart"/>
      <w:r>
        <w:t>true</w:t>
      </w:r>
      <w:proofErr w:type="spellEnd"/>
      <w:r>
        <w:t xml:space="preserve">? Is </w:t>
      </w:r>
      <w:proofErr w:type="spellStart"/>
      <w:r>
        <w:t>there</w:t>
      </w:r>
      <w:proofErr w:type="spellEnd"/>
      <w:r>
        <w:t xml:space="preserve"> ALWAYS a </w:t>
      </w:r>
      <w:proofErr w:type="spellStart"/>
      <w:r>
        <w:t>communication</w:t>
      </w:r>
      <w:proofErr w:type="spellEnd"/>
      <w:r>
        <w:t xml:space="preserve"> </w:t>
      </w:r>
      <w:proofErr w:type="spellStart"/>
      <w:r>
        <w:t>between</w:t>
      </w:r>
      <w:proofErr w:type="spellEnd"/>
      <w:r>
        <w:t xml:space="preserve"> student and </w:t>
      </w:r>
      <w:proofErr w:type="spellStart"/>
      <w:r>
        <w:t>teacher</w:t>
      </w:r>
      <w:proofErr w:type="spellEnd"/>
      <w:r>
        <w:t xml:space="preserve"> in e-</w:t>
      </w:r>
      <w:proofErr w:type="spellStart"/>
      <w:r>
        <w:t>learning</w:t>
      </w:r>
      <w:proofErr w:type="spellEnd"/>
      <w:r>
        <w:t xml:space="preserve">? </w:t>
      </w:r>
      <w:proofErr w:type="spellStart"/>
      <w:r>
        <w:t>There</w:t>
      </w:r>
      <w:proofErr w:type="spellEnd"/>
      <w:r>
        <w:t xml:space="preserve"> never </w:t>
      </w:r>
      <w:proofErr w:type="spellStart"/>
      <w:r>
        <w:t>was</w:t>
      </w:r>
      <w:proofErr w:type="spellEnd"/>
      <w:r>
        <w:t xml:space="preserve"> in </w:t>
      </w:r>
      <w:proofErr w:type="spellStart"/>
      <w:r>
        <w:t>any</w:t>
      </w:r>
      <w:proofErr w:type="spellEnd"/>
      <w:r>
        <w:t xml:space="preserve"> e-</w:t>
      </w:r>
      <w:proofErr w:type="spellStart"/>
      <w:r>
        <w:t>laerning</w:t>
      </w:r>
      <w:proofErr w:type="spellEnd"/>
      <w:r>
        <w:t xml:space="preserve"> </w:t>
      </w:r>
      <w:proofErr w:type="spellStart"/>
      <w:r>
        <w:t>course</w:t>
      </w:r>
      <w:proofErr w:type="spellEnd"/>
      <w:r>
        <w:t xml:space="preserve"> I </w:t>
      </w:r>
      <w:proofErr w:type="spellStart"/>
      <w:r>
        <w:t>have</w:t>
      </w:r>
      <w:proofErr w:type="spellEnd"/>
      <w:r>
        <w:t xml:space="preserve"> </w:t>
      </w:r>
      <w:proofErr w:type="spellStart"/>
      <w:r>
        <w:t>done</w:t>
      </w:r>
      <w:proofErr w:type="spellEnd"/>
      <w:proofErr w:type="gramStart"/>
      <w:r>
        <w:t>….</w:t>
      </w:r>
      <w:proofErr w:type="gramEnd"/>
    </w:p>
  </w:comment>
  <w:comment w:id="13" w:author="Jason Serviss" w:date="2018-09-01T16:40:00Z" w:initials="JS">
    <w:p w14:paraId="03C619A5" w14:textId="6244272A" w:rsidR="0074784D" w:rsidRDefault="0074784D">
      <w:pPr>
        <w:pStyle w:val="CommentText"/>
      </w:pPr>
      <w:r>
        <w:rPr>
          <w:rStyle w:val="CommentReference"/>
        </w:rPr>
        <w:annotationRef/>
      </w:r>
      <w:r>
        <w:t xml:space="preserve">In the </w:t>
      </w:r>
      <w:proofErr w:type="spellStart"/>
      <w:r>
        <w:t>cited</w:t>
      </w:r>
      <w:proofErr w:type="spellEnd"/>
      <w:r>
        <w:t xml:space="preserve"> </w:t>
      </w:r>
      <w:proofErr w:type="spellStart"/>
      <w:r>
        <w:t>reference</w:t>
      </w:r>
      <w:proofErr w:type="spellEnd"/>
      <w:r>
        <w:t xml:space="preserve"> it MUST </w:t>
      </w:r>
      <w:proofErr w:type="spellStart"/>
      <w:r>
        <w:t>say</w:t>
      </w:r>
      <w:proofErr w:type="spellEnd"/>
      <w:r>
        <w:t xml:space="preserve"> </w:t>
      </w:r>
      <w:proofErr w:type="spellStart"/>
      <w:r>
        <w:t>that</w:t>
      </w:r>
      <w:proofErr w:type="spellEnd"/>
      <w:r>
        <w:t xml:space="preserve"> e-</w:t>
      </w:r>
      <w:proofErr w:type="spellStart"/>
      <w:r>
        <w:t>learning</w:t>
      </w:r>
      <w:proofErr w:type="spellEnd"/>
      <w:r>
        <w:t xml:space="preserve"> saves student </w:t>
      </w:r>
      <w:proofErr w:type="spellStart"/>
      <w:r>
        <w:t>time</w:t>
      </w:r>
      <w:proofErr w:type="spellEnd"/>
      <w:r>
        <w:t xml:space="preserve"> </w:t>
      </w:r>
      <w:proofErr w:type="spellStart"/>
      <w:r>
        <w:t>up</w:t>
      </w:r>
      <w:proofErr w:type="spellEnd"/>
      <w:r>
        <w:t xml:space="preserve"> </w:t>
      </w:r>
      <w:proofErr w:type="spellStart"/>
      <w:r>
        <w:t>to</w:t>
      </w:r>
      <w:proofErr w:type="spellEnd"/>
      <w:r>
        <w:t xml:space="preserve"> </w:t>
      </w:r>
      <w:proofErr w:type="gramStart"/>
      <w:r>
        <w:t>60%</w:t>
      </w:r>
      <w:proofErr w:type="gramEnd"/>
      <w:r>
        <w:t xml:space="preserve"> COMPARED TO DISTANCE LEARNING </w:t>
      </w:r>
      <w:proofErr w:type="spellStart"/>
      <w:r>
        <w:t>because</w:t>
      </w:r>
      <w:proofErr w:type="spellEnd"/>
      <w:r>
        <w:t xml:space="preserve"> </w:t>
      </w:r>
      <w:proofErr w:type="spellStart"/>
      <w:r>
        <w:t>that</w:t>
      </w:r>
      <w:proofErr w:type="spellEnd"/>
      <w:r>
        <w:t xml:space="preserve"> is </w:t>
      </w:r>
      <w:proofErr w:type="spellStart"/>
      <w:r>
        <w:t>what</w:t>
      </w:r>
      <w:proofErr w:type="spellEnd"/>
      <w:r>
        <w:t xml:space="preserve"> </w:t>
      </w:r>
      <w:proofErr w:type="spellStart"/>
      <w:r>
        <w:t>you</w:t>
      </w:r>
      <w:proofErr w:type="spellEnd"/>
      <w:r>
        <w:t xml:space="preserve"> </w:t>
      </w:r>
      <w:proofErr w:type="spellStart"/>
      <w:r>
        <w:t>say</w:t>
      </w:r>
      <w:proofErr w:type="spellEnd"/>
      <w:r>
        <w:t xml:space="preserve"> in the </w:t>
      </w:r>
      <w:proofErr w:type="spellStart"/>
      <w:r>
        <w:t>sentance</w:t>
      </w:r>
      <w:proofErr w:type="spellEnd"/>
      <w:r>
        <w:t xml:space="preserve">. If not, </w:t>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changed</w:t>
      </w:r>
      <w:proofErr w:type="spellEnd"/>
      <w:r>
        <w:t>.</w:t>
      </w:r>
    </w:p>
  </w:comment>
  <w:comment w:id="28" w:author="Jason Serviss" w:date="2018-09-01T08:12:00Z" w:initials="JS">
    <w:p w14:paraId="172BDBE6" w14:textId="2B6F2BE1" w:rsidR="0074784D" w:rsidRDefault="0074784D">
      <w:pPr>
        <w:pStyle w:val="CommentText"/>
      </w:pPr>
      <w:r>
        <w:rPr>
          <w:rStyle w:val="CommentReference"/>
        </w:rPr>
        <w:annotationRef/>
      </w:r>
      <w:proofErr w:type="spellStart"/>
      <w:r>
        <w:t>Ideally</w:t>
      </w:r>
      <w:proofErr w:type="spellEnd"/>
      <w:r>
        <w:t xml:space="preserve"> in </w:t>
      </w:r>
      <w:proofErr w:type="spellStart"/>
      <w:r>
        <w:t>this</w:t>
      </w:r>
      <w:proofErr w:type="spellEnd"/>
      <w:r>
        <w:t xml:space="preserve"> </w:t>
      </w:r>
      <w:proofErr w:type="spellStart"/>
      <w:r>
        <w:t>paragraph</w:t>
      </w:r>
      <w:proofErr w:type="spellEnd"/>
      <w:r>
        <w:t xml:space="preserve"> </w:t>
      </w:r>
      <w:proofErr w:type="spellStart"/>
      <w:r>
        <w:t>you</w:t>
      </w:r>
      <w:proofErr w:type="spellEnd"/>
      <w:r>
        <w:t xml:space="preserve"> </w:t>
      </w:r>
      <w:proofErr w:type="spellStart"/>
      <w:r>
        <w:t>will</w:t>
      </w:r>
      <w:proofErr w:type="spellEnd"/>
      <w:r>
        <w:t xml:space="preserve"> set </w:t>
      </w:r>
      <w:proofErr w:type="spellStart"/>
      <w:r>
        <w:t>you</w:t>
      </w:r>
      <w:proofErr w:type="spellEnd"/>
      <w:r>
        <w:t xml:space="preserve"> </w:t>
      </w:r>
      <w:proofErr w:type="spellStart"/>
      <w:r>
        <w:t>up</w:t>
      </w:r>
      <w:proofErr w:type="spellEnd"/>
      <w:r>
        <w:t xml:space="preserve"> for the </w:t>
      </w:r>
      <w:proofErr w:type="spellStart"/>
      <w:r>
        <w:t>next</w:t>
      </w:r>
      <w:proofErr w:type="spellEnd"/>
      <w:r>
        <w:t xml:space="preserve"> </w:t>
      </w:r>
      <w:proofErr w:type="spellStart"/>
      <w:r>
        <w:t>paragraph</w:t>
      </w:r>
      <w:proofErr w:type="spellEnd"/>
      <w:r>
        <w:t xml:space="preserve">, </w:t>
      </w:r>
      <w:proofErr w:type="spellStart"/>
      <w:r>
        <w:t>where</w:t>
      </w:r>
      <w:proofErr w:type="spellEnd"/>
      <w:r>
        <w:t xml:space="preserve"> </w:t>
      </w:r>
      <w:proofErr w:type="spellStart"/>
      <w:r>
        <w:t>you</w:t>
      </w:r>
      <w:proofErr w:type="spellEnd"/>
      <w:r>
        <w:t xml:space="preserve"> </w:t>
      </w:r>
      <w:proofErr w:type="spellStart"/>
      <w:r>
        <w:t>introduce</w:t>
      </w:r>
      <w:proofErr w:type="spellEnd"/>
      <w:r>
        <w:t xml:space="preserve"> pedagogik </w:t>
      </w:r>
      <w:proofErr w:type="spellStart"/>
      <w:r>
        <w:t>models</w:t>
      </w:r>
      <w:proofErr w:type="spellEnd"/>
      <w:r>
        <w:t xml:space="preserve">, by </w:t>
      </w:r>
      <w:proofErr w:type="spellStart"/>
      <w:r>
        <w:t>incuding</w:t>
      </w:r>
      <w:proofErr w:type="spellEnd"/>
      <w:r>
        <w:t xml:space="preserve"> </w:t>
      </w:r>
      <w:proofErr w:type="spellStart"/>
      <w:r>
        <w:t>these</w:t>
      </w:r>
      <w:proofErr w:type="spellEnd"/>
      <w:r>
        <w:t xml:space="preserve"> </w:t>
      </w:r>
      <w:proofErr w:type="spellStart"/>
      <w:r>
        <w:t>words</w:t>
      </w:r>
      <w:proofErr w:type="spellEnd"/>
      <w:r>
        <w:t xml:space="preserve">: </w:t>
      </w:r>
      <w:proofErr w:type="gramStart"/>
      <w:r>
        <w:t>”</w:t>
      </w:r>
      <w:r w:rsidRPr="00F24A19">
        <w:rPr>
          <w:szCs w:val="22"/>
        </w:rPr>
        <w:t xml:space="preserve"> </w:t>
      </w:r>
      <w:r>
        <w:rPr>
          <w:szCs w:val="22"/>
        </w:rPr>
        <w:t>Lärometoderna”</w:t>
      </w:r>
      <w:proofErr w:type="gramEnd"/>
      <w:r>
        <w:rPr>
          <w:szCs w:val="22"/>
        </w:rPr>
        <w:t xml:space="preserve">, </w:t>
      </w:r>
    </w:p>
  </w:comment>
  <w:comment w:id="133" w:author="Jason Serviss" w:date="2018-09-01T07:52:00Z" w:initials="JS">
    <w:p w14:paraId="5EE64953" w14:textId="00A6081C" w:rsidR="0074784D" w:rsidRDefault="0074784D">
      <w:pPr>
        <w:pStyle w:val="CommentText"/>
      </w:pPr>
      <w:r>
        <w:rPr>
          <w:rStyle w:val="CommentReference"/>
        </w:rPr>
        <w:annotationRef/>
      </w:r>
      <w:proofErr w:type="spellStart"/>
      <w:r>
        <w:t>Unclear</w:t>
      </w:r>
      <w:proofErr w:type="spellEnd"/>
      <w:r>
        <w:t xml:space="preserve"> </w:t>
      </w:r>
      <w:proofErr w:type="spellStart"/>
      <w:r>
        <w:t>what</w:t>
      </w:r>
      <w:proofErr w:type="spellEnd"/>
      <w:r>
        <w:t xml:space="preserve"> </w:t>
      </w:r>
      <w:proofErr w:type="spellStart"/>
      <w:r>
        <w:t>this</w:t>
      </w:r>
      <w:proofErr w:type="spellEnd"/>
      <w:r>
        <w:t xml:space="preserve"> </w:t>
      </w:r>
      <w:proofErr w:type="spellStart"/>
      <w:r>
        <w:t>means</w:t>
      </w:r>
      <w:proofErr w:type="spellEnd"/>
      <w:r>
        <w:t xml:space="preserve">. </w:t>
      </w:r>
      <w:proofErr w:type="spellStart"/>
      <w:r>
        <w:t>What</w:t>
      </w:r>
      <w:proofErr w:type="spellEnd"/>
      <w:r>
        <w:t xml:space="preserve"> is </w:t>
      </w:r>
      <w:proofErr w:type="spellStart"/>
      <w:r>
        <w:t>being</w:t>
      </w:r>
      <w:proofErr w:type="spellEnd"/>
      <w:r>
        <w:t xml:space="preserve"> ”kontrolleras” in the ”prototyp”?</w:t>
      </w:r>
    </w:p>
  </w:comment>
  <w:comment w:id="145" w:author="Jason Serviss" w:date="2018-09-01T07:54:00Z" w:initials="JS">
    <w:p w14:paraId="7A645063" w14:textId="4E7D6F30" w:rsidR="0074784D" w:rsidRDefault="0074784D">
      <w:pPr>
        <w:pStyle w:val="CommentText"/>
      </w:pPr>
      <w:r>
        <w:rPr>
          <w:rStyle w:val="CommentReference"/>
        </w:rPr>
        <w:annotationRef/>
      </w:r>
      <w:proofErr w:type="spellStart"/>
      <w:r>
        <w:t>Unclear</w:t>
      </w:r>
      <w:proofErr w:type="spellEnd"/>
      <w:r>
        <w:t xml:space="preserve"> </w:t>
      </w:r>
      <w:proofErr w:type="spellStart"/>
      <w:r>
        <w:t>what</w:t>
      </w:r>
      <w:proofErr w:type="spellEnd"/>
      <w:r>
        <w:t xml:space="preserve"> </w:t>
      </w:r>
      <w:proofErr w:type="spellStart"/>
      <w:r>
        <w:t>this</w:t>
      </w:r>
      <w:proofErr w:type="spellEnd"/>
      <w:r>
        <w:t xml:space="preserve"> is </w:t>
      </w:r>
      <w:proofErr w:type="spellStart"/>
      <w:r>
        <w:t>talking</w:t>
      </w:r>
      <w:proofErr w:type="spellEnd"/>
      <w:r>
        <w:t xml:space="preserve"> </w:t>
      </w:r>
      <w:proofErr w:type="spellStart"/>
      <w:r>
        <w:t>about</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also</w:t>
      </w:r>
      <w:proofErr w:type="spellEnd"/>
      <w:r>
        <w:t xml:space="preserve"> </w:t>
      </w:r>
      <w:proofErr w:type="spellStart"/>
      <w:r>
        <w:t>needs</w:t>
      </w:r>
      <w:proofErr w:type="spellEnd"/>
      <w:r>
        <w:t xml:space="preserve"> </w:t>
      </w:r>
      <w:proofErr w:type="spellStart"/>
      <w:r>
        <w:t>to</w:t>
      </w:r>
      <w:proofErr w:type="spellEnd"/>
      <w:r>
        <w:t xml:space="preserve"> set the </w:t>
      </w:r>
      <w:proofErr w:type="spellStart"/>
      <w:r>
        <w:t>reader</w:t>
      </w:r>
      <w:proofErr w:type="spellEnd"/>
      <w:r>
        <w:t xml:space="preserve"> </w:t>
      </w:r>
      <w:proofErr w:type="spellStart"/>
      <w:r>
        <w:t>up</w:t>
      </w:r>
      <w:proofErr w:type="spellEnd"/>
      <w:r>
        <w:t xml:space="preserve"> for the </w:t>
      </w:r>
      <w:proofErr w:type="spellStart"/>
      <w:r>
        <w:t>following</w:t>
      </w:r>
      <w:proofErr w:type="spellEnd"/>
      <w:r>
        <w:t xml:space="preserve"> </w:t>
      </w:r>
      <w:proofErr w:type="spellStart"/>
      <w:r>
        <w:t>paragraph</w:t>
      </w:r>
      <w:proofErr w:type="spellEnd"/>
      <w:r>
        <w:t>.</w:t>
      </w:r>
    </w:p>
  </w:comment>
  <w:comment w:id="171" w:author="Jason Serviss" w:date="2018-08-15T20:36:00Z" w:initials="JS">
    <w:p w14:paraId="2100C554" w14:textId="4AA8CFC4" w:rsidR="0074784D" w:rsidRDefault="0074784D">
      <w:pPr>
        <w:pStyle w:val="CommentText"/>
      </w:pPr>
      <w:r>
        <w:rPr>
          <w:rStyle w:val="CommentReference"/>
        </w:rPr>
        <w:annotationRef/>
      </w:r>
      <w:r>
        <w:t xml:space="preserve">In general I </w:t>
      </w:r>
      <w:proofErr w:type="spellStart"/>
      <w:r>
        <w:t>am</w:t>
      </w:r>
      <w:proofErr w:type="spellEnd"/>
      <w:r>
        <w:t xml:space="preserve"> </w:t>
      </w:r>
      <w:proofErr w:type="spellStart"/>
      <w:r>
        <w:t>struggling</w:t>
      </w:r>
      <w:proofErr w:type="spellEnd"/>
      <w:r>
        <w:t xml:space="preserve"> </w:t>
      </w:r>
      <w:proofErr w:type="spellStart"/>
      <w:r>
        <w:t>to</w:t>
      </w:r>
      <w:proofErr w:type="spellEnd"/>
      <w:r>
        <w:t xml:space="preserve"> </w:t>
      </w:r>
      <w:proofErr w:type="spellStart"/>
      <w:r>
        <w:t>follow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You</w:t>
      </w:r>
      <w:proofErr w:type="spellEnd"/>
      <w:r>
        <w:t xml:space="preserve"> start </w:t>
      </w:r>
      <w:proofErr w:type="spellStart"/>
      <w:r>
        <w:t>out</w:t>
      </w:r>
      <w:proofErr w:type="spellEnd"/>
      <w:r>
        <w:t xml:space="preserve"> </w:t>
      </w:r>
      <w:proofErr w:type="spellStart"/>
      <w:r>
        <w:t>talking</w:t>
      </w:r>
      <w:proofErr w:type="spellEnd"/>
      <w:r>
        <w:t xml:space="preserve"> </w:t>
      </w:r>
      <w:proofErr w:type="spellStart"/>
      <w:r>
        <w:t>about</w:t>
      </w:r>
      <w:proofErr w:type="spellEnd"/>
      <w:r>
        <w:t xml:space="preserve"> </w:t>
      </w:r>
      <w:proofErr w:type="spellStart"/>
      <w:r>
        <w:t>how</w:t>
      </w:r>
      <w:proofErr w:type="spellEnd"/>
      <w:r>
        <w:t xml:space="preserve"> ”lärarande </w:t>
      </w:r>
      <w:proofErr w:type="spellStart"/>
      <w:r>
        <w:t>förskning</w:t>
      </w:r>
      <w:proofErr w:type="spellEnd"/>
      <w:r>
        <w:t xml:space="preserve">” is </w:t>
      </w:r>
      <w:proofErr w:type="spellStart"/>
      <w:r>
        <w:t>done</w:t>
      </w:r>
      <w:proofErr w:type="spellEnd"/>
      <w:r>
        <w:t xml:space="preserve">. </w:t>
      </w:r>
      <w:proofErr w:type="spellStart"/>
      <w:r>
        <w:t>Then</w:t>
      </w:r>
      <w:proofErr w:type="spellEnd"/>
      <w:r>
        <w:t xml:space="preserve"> </w:t>
      </w:r>
      <w:proofErr w:type="spellStart"/>
      <w:r>
        <w:t>you</w:t>
      </w:r>
      <w:proofErr w:type="spellEnd"/>
      <w:r>
        <w:t xml:space="preserve"> </w:t>
      </w:r>
      <w:proofErr w:type="spellStart"/>
      <w:r>
        <w:t>give</w:t>
      </w:r>
      <w:proofErr w:type="spellEnd"/>
      <w:r>
        <w:t xml:space="preserve"> </w:t>
      </w:r>
      <w:proofErr w:type="spellStart"/>
      <w:r>
        <w:t>examples</w:t>
      </w:r>
      <w:proofErr w:type="spellEnd"/>
      <w:r>
        <w:t xml:space="preserve"> </w:t>
      </w:r>
      <w:proofErr w:type="spellStart"/>
      <w:r>
        <w:t>of</w:t>
      </w:r>
      <w:proofErr w:type="spellEnd"/>
      <w:r>
        <w:t xml:space="preserve"> </w:t>
      </w:r>
      <w:proofErr w:type="spellStart"/>
      <w:r>
        <w:t>results</w:t>
      </w:r>
      <w:proofErr w:type="spellEnd"/>
      <w:r>
        <w:t xml:space="preserve"> </w:t>
      </w:r>
      <w:proofErr w:type="spellStart"/>
      <w:r>
        <w:t>of</w:t>
      </w:r>
      <w:proofErr w:type="spellEnd"/>
      <w:r>
        <w:t xml:space="preserve"> </w:t>
      </w:r>
      <w:proofErr w:type="spellStart"/>
      <w:r>
        <w:t>previous</w:t>
      </w:r>
      <w:proofErr w:type="spellEnd"/>
      <w:r>
        <w:t xml:space="preserve"> research </w:t>
      </w:r>
      <w:proofErr w:type="spellStart"/>
      <w:r>
        <w:t>results</w:t>
      </w:r>
      <w:proofErr w:type="spellEnd"/>
      <w:r>
        <w:t xml:space="preserve">. </w:t>
      </w:r>
      <w:proofErr w:type="spellStart"/>
      <w:r>
        <w:t>Then</w:t>
      </w:r>
      <w:proofErr w:type="spellEnd"/>
      <w:r>
        <w:t xml:space="preserve"> </w:t>
      </w:r>
      <w:proofErr w:type="spellStart"/>
      <w:r>
        <w:t>you</w:t>
      </w:r>
      <w:proofErr w:type="spellEnd"/>
      <w:r>
        <w:t xml:space="preserve"> </w:t>
      </w:r>
      <w:proofErr w:type="spellStart"/>
      <w:r>
        <w:t>say</w:t>
      </w:r>
      <w:proofErr w:type="spellEnd"/>
      <w:r>
        <w:t xml:space="preserve"> </w:t>
      </w:r>
      <w:proofErr w:type="spellStart"/>
      <w:r>
        <w:t>that</w:t>
      </w:r>
      <w:proofErr w:type="spellEnd"/>
      <w:r>
        <w:t xml:space="preserve"> ”</w:t>
      </w:r>
      <w:r w:rsidRPr="00536530">
        <w:rPr>
          <w:szCs w:val="22"/>
        </w:rPr>
        <w:t xml:space="preserve"> </w:t>
      </w:r>
      <w:r>
        <w:rPr>
          <w:szCs w:val="22"/>
        </w:rPr>
        <w:t>Vetenskapen bakom lärandet består av pedagogiska modeller” (</w:t>
      </w:r>
      <w:proofErr w:type="spellStart"/>
      <w:r>
        <w:rPr>
          <w:szCs w:val="22"/>
        </w:rPr>
        <w:t>which</w:t>
      </w:r>
      <w:proofErr w:type="spellEnd"/>
      <w:r>
        <w:rPr>
          <w:szCs w:val="22"/>
        </w:rPr>
        <w:t xml:space="preserve"> I </w:t>
      </w:r>
      <w:proofErr w:type="spellStart"/>
      <w:r>
        <w:rPr>
          <w:szCs w:val="22"/>
        </w:rPr>
        <w:t>think</w:t>
      </w:r>
      <w:proofErr w:type="spellEnd"/>
      <w:r>
        <w:rPr>
          <w:szCs w:val="22"/>
        </w:rPr>
        <w:t xml:space="preserve"> </w:t>
      </w:r>
      <w:proofErr w:type="spellStart"/>
      <w:r>
        <w:rPr>
          <w:szCs w:val="22"/>
        </w:rPr>
        <w:t>you</w:t>
      </w:r>
      <w:proofErr w:type="spellEnd"/>
      <w:r>
        <w:rPr>
          <w:szCs w:val="22"/>
        </w:rPr>
        <w:t xml:space="preserve"> </w:t>
      </w:r>
      <w:proofErr w:type="spellStart"/>
      <w:r>
        <w:rPr>
          <w:szCs w:val="22"/>
        </w:rPr>
        <w:t>are</w:t>
      </w:r>
      <w:proofErr w:type="spellEnd"/>
      <w:r>
        <w:rPr>
          <w:szCs w:val="22"/>
        </w:rPr>
        <w:t xml:space="preserve"> going </w:t>
      </w:r>
      <w:proofErr w:type="spellStart"/>
      <w:r>
        <w:rPr>
          <w:szCs w:val="22"/>
        </w:rPr>
        <w:t>to</w:t>
      </w:r>
      <w:proofErr w:type="spellEnd"/>
      <w:r>
        <w:rPr>
          <w:szCs w:val="22"/>
        </w:rPr>
        <w:t xml:space="preserve"> get </w:t>
      </w:r>
      <w:proofErr w:type="spellStart"/>
      <w:r>
        <w:rPr>
          <w:szCs w:val="22"/>
        </w:rPr>
        <w:t>critisized</w:t>
      </w:r>
      <w:proofErr w:type="spellEnd"/>
      <w:r>
        <w:rPr>
          <w:szCs w:val="22"/>
        </w:rPr>
        <w:t xml:space="preserve"> for </w:t>
      </w:r>
      <w:proofErr w:type="spellStart"/>
      <w:r>
        <w:rPr>
          <w:szCs w:val="22"/>
        </w:rPr>
        <w:t>since</w:t>
      </w:r>
      <w:proofErr w:type="spellEnd"/>
      <w:r>
        <w:rPr>
          <w:szCs w:val="22"/>
        </w:rPr>
        <w:t xml:space="preserve"> it is a broad and </w:t>
      </w:r>
      <w:proofErr w:type="spellStart"/>
      <w:r>
        <w:rPr>
          <w:szCs w:val="22"/>
        </w:rPr>
        <w:t>blanked</w:t>
      </w:r>
      <w:proofErr w:type="spellEnd"/>
      <w:r>
        <w:rPr>
          <w:szCs w:val="22"/>
        </w:rPr>
        <w:t xml:space="preserve"> statment </w:t>
      </w:r>
      <w:proofErr w:type="spellStart"/>
      <w:r>
        <w:rPr>
          <w:szCs w:val="22"/>
        </w:rPr>
        <w:t>that</w:t>
      </w:r>
      <w:proofErr w:type="spellEnd"/>
      <w:r>
        <w:rPr>
          <w:szCs w:val="22"/>
        </w:rPr>
        <w:t xml:space="preserve"> is </w:t>
      </w:r>
      <w:proofErr w:type="spellStart"/>
      <w:r>
        <w:rPr>
          <w:szCs w:val="22"/>
        </w:rPr>
        <w:t>probably</w:t>
      </w:r>
      <w:proofErr w:type="spellEnd"/>
      <w:r>
        <w:rPr>
          <w:szCs w:val="22"/>
        </w:rPr>
        <w:t xml:space="preserve"> not </w:t>
      </w:r>
      <w:proofErr w:type="spellStart"/>
      <w:r>
        <w:rPr>
          <w:szCs w:val="22"/>
        </w:rPr>
        <w:t>very</w:t>
      </w:r>
      <w:proofErr w:type="spellEnd"/>
      <w:r>
        <w:rPr>
          <w:szCs w:val="22"/>
        </w:rPr>
        <w:t xml:space="preserve"> </w:t>
      </w:r>
      <w:proofErr w:type="spellStart"/>
      <w:r>
        <w:rPr>
          <w:szCs w:val="22"/>
        </w:rPr>
        <w:t>true</w:t>
      </w:r>
      <w:proofErr w:type="spellEnd"/>
      <w:r>
        <w:rPr>
          <w:szCs w:val="22"/>
        </w:rPr>
        <w:t xml:space="preserve">, </w:t>
      </w:r>
      <w:proofErr w:type="spellStart"/>
      <w:r>
        <w:rPr>
          <w:szCs w:val="22"/>
        </w:rPr>
        <w:t>more</w:t>
      </w:r>
      <w:proofErr w:type="spellEnd"/>
      <w:r>
        <w:rPr>
          <w:szCs w:val="22"/>
        </w:rPr>
        <w:t xml:space="preserve"> on </w:t>
      </w:r>
      <w:proofErr w:type="spellStart"/>
      <w:r>
        <w:rPr>
          <w:szCs w:val="22"/>
        </w:rPr>
        <w:t>this</w:t>
      </w:r>
      <w:proofErr w:type="spellEnd"/>
      <w:r>
        <w:rPr>
          <w:szCs w:val="22"/>
        </w:rPr>
        <w:t xml:space="preserve"> in the </w:t>
      </w:r>
      <w:proofErr w:type="spellStart"/>
      <w:r>
        <w:rPr>
          <w:szCs w:val="22"/>
        </w:rPr>
        <w:t>next</w:t>
      </w:r>
      <w:proofErr w:type="spellEnd"/>
      <w:r>
        <w:rPr>
          <w:szCs w:val="22"/>
        </w:rPr>
        <w:t xml:space="preserve"> </w:t>
      </w:r>
      <w:proofErr w:type="spellStart"/>
      <w:r>
        <w:rPr>
          <w:szCs w:val="22"/>
        </w:rPr>
        <w:t>comment</w:t>
      </w:r>
      <w:proofErr w:type="spellEnd"/>
      <w:r>
        <w:rPr>
          <w:szCs w:val="22"/>
        </w:rPr>
        <w:t xml:space="preserve">). </w:t>
      </w:r>
      <w:proofErr w:type="spellStart"/>
      <w:r>
        <w:rPr>
          <w:szCs w:val="22"/>
        </w:rPr>
        <w:t>Then</w:t>
      </w:r>
      <w:proofErr w:type="spellEnd"/>
      <w:r>
        <w:rPr>
          <w:szCs w:val="22"/>
        </w:rPr>
        <w:t xml:space="preserve">, </w:t>
      </w:r>
      <w:proofErr w:type="spellStart"/>
      <w:r>
        <w:rPr>
          <w:szCs w:val="22"/>
        </w:rPr>
        <w:t>finally</w:t>
      </w:r>
      <w:proofErr w:type="spellEnd"/>
      <w:r>
        <w:rPr>
          <w:szCs w:val="22"/>
        </w:rPr>
        <w:t xml:space="preserve">, </w:t>
      </w:r>
      <w:proofErr w:type="spellStart"/>
      <w:r>
        <w:rPr>
          <w:szCs w:val="22"/>
        </w:rPr>
        <w:t>you</w:t>
      </w:r>
      <w:proofErr w:type="spellEnd"/>
      <w:r>
        <w:rPr>
          <w:szCs w:val="22"/>
        </w:rPr>
        <w:t xml:space="preserve"> get </w:t>
      </w:r>
      <w:proofErr w:type="spellStart"/>
      <w:r>
        <w:rPr>
          <w:szCs w:val="22"/>
        </w:rPr>
        <w:t>to</w:t>
      </w:r>
      <w:proofErr w:type="spellEnd"/>
      <w:r>
        <w:rPr>
          <w:szCs w:val="22"/>
        </w:rPr>
        <w:t xml:space="preserve"> the </w:t>
      </w:r>
      <w:proofErr w:type="spellStart"/>
      <w:r>
        <w:rPr>
          <w:szCs w:val="22"/>
        </w:rPr>
        <w:t>point</w:t>
      </w:r>
      <w:proofErr w:type="spellEnd"/>
      <w:r>
        <w:rPr>
          <w:szCs w:val="22"/>
        </w:rPr>
        <w:t xml:space="preserve"> and </w:t>
      </w:r>
      <w:proofErr w:type="spellStart"/>
      <w:r>
        <w:rPr>
          <w:szCs w:val="22"/>
        </w:rPr>
        <w:t>say</w:t>
      </w:r>
      <w:proofErr w:type="spellEnd"/>
      <w:r>
        <w:rPr>
          <w:szCs w:val="22"/>
        </w:rPr>
        <w:t xml:space="preserve"> </w:t>
      </w:r>
      <w:proofErr w:type="spellStart"/>
      <w:r>
        <w:rPr>
          <w:szCs w:val="22"/>
        </w:rPr>
        <w:t>what</w:t>
      </w:r>
      <w:proofErr w:type="spellEnd"/>
      <w:r>
        <w:rPr>
          <w:szCs w:val="22"/>
        </w:rPr>
        <w:t xml:space="preserve"> is </w:t>
      </w:r>
      <w:proofErr w:type="spellStart"/>
      <w:r>
        <w:rPr>
          <w:szCs w:val="22"/>
        </w:rPr>
        <w:t>important</w:t>
      </w:r>
      <w:proofErr w:type="spellEnd"/>
      <w:r>
        <w:rPr>
          <w:szCs w:val="22"/>
        </w:rPr>
        <w:t xml:space="preserve"> </w:t>
      </w:r>
      <w:proofErr w:type="spellStart"/>
      <w:r>
        <w:rPr>
          <w:szCs w:val="22"/>
        </w:rPr>
        <w:t>to</w:t>
      </w:r>
      <w:proofErr w:type="spellEnd"/>
      <w:r>
        <w:rPr>
          <w:szCs w:val="22"/>
        </w:rPr>
        <w:t xml:space="preserve"> </w:t>
      </w:r>
      <w:proofErr w:type="spellStart"/>
      <w:r>
        <w:rPr>
          <w:szCs w:val="22"/>
        </w:rPr>
        <w:t>point</w:t>
      </w:r>
      <w:proofErr w:type="spellEnd"/>
      <w:r>
        <w:rPr>
          <w:szCs w:val="22"/>
        </w:rPr>
        <w:t xml:space="preserve"> </w:t>
      </w:r>
      <w:proofErr w:type="spellStart"/>
      <w:r>
        <w:rPr>
          <w:szCs w:val="22"/>
        </w:rPr>
        <w:t>out</w:t>
      </w:r>
      <w:proofErr w:type="spellEnd"/>
      <w:r>
        <w:rPr>
          <w:szCs w:val="22"/>
        </w:rPr>
        <w:t xml:space="preserve">, i.e. </w:t>
      </w:r>
      <w:proofErr w:type="spellStart"/>
      <w:r>
        <w:rPr>
          <w:szCs w:val="22"/>
        </w:rPr>
        <w:t>that</w:t>
      </w:r>
      <w:proofErr w:type="spellEnd"/>
      <w:r>
        <w:rPr>
          <w:szCs w:val="22"/>
        </w:rPr>
        <w:t xml:space="preserve"> </w:t>
      </w:r>
      <w:proofErr w:type="spellStart"/>
      <w:r>
        <w:rPr>
          <w:szCs w:val="22"/>
        </w:rPr>
        <w:t>pedagogical</w:t>
      </w:r>
      <w:proofErr w:type="spellEnd"/>
      <w:r>
        <w:rPr>
          <w:szCs w:val="22"/>
        </w:rPr>
        <w:t xml:space="preserve"> </w:t>
      </w:r>
      <w:proofErr w:type="spellStart"/>
      <w:r>
        <w:rPr>
          <w:szCs w:val="22"/>
        </w:rPr>
        <w:t>models</w:t>
      </w:r>
      <w:proofErr w:type="spellEnd"/>
      <w:r>
        <w:rPr>
          <w:szCs w:val="22"/>
        </w:rPr>
        <w:t xml:space="preserve"> </w:t>
      </w:r>
      <w:proofErr w:type="spellStart"/>
      <w:r>
        <w:rPr>
          <w:szCs w:val="22"/>
        </w:rPr>
        <w:t>are</w:t>
      </w:r>
      <w:proofErr w:type="spellEnd"/>
      <w:r>
        <w:rPr>
          <w:szCs w:val="22"/>
        </w:rPr>
        <w:t xml:space="preserve"> </w:t>
      </w:r>
      <w:proofErr w:type="spellStart"/>
      <w:r>
        <w:rPr>
          <w:szCs w:val="22"/>
        </w:rPr>
        <w:t>used</w:t>
      </w:r>
      <w:proofErr w:type="spellEnd"/>
      <w:r>
        <w:rPr>
          <w:szCs w:val="22"/>
        </w:rPr>
        <w:t xml:space="preserve"> and </w:t>
      </w:r>
      <w:proofErr w:type="spellStart"/>
      <w:r>
        <w:rPr>
          <w:szCs w:val="22"/>
        </w:rPr>
        <w:t>useful</w:t>
      </w:r>
      <w:proofErr w:type="spellEnd"/>
      <w:r>
        <w:rPr>
          <w:szCs w:val="22"/>
        </w:rPr>
        <w:t xml:space="preserve"> in e-learning… </w:t>
      </w:r>
      <w:proofErr w:type="spellStart"/>
      <w:r>
        <w:rPr>
          <w:szCs w:val="22"/>
        </w:rPr>
        <w:t>You</w:t>
      </w:r>
      <w:proofErr w:type="spellEnd"/>
      <w:r>
        <w:rPr>
          <w:szCs w:val="22"/>
        </w:rPr>
        <w:t xml:space="preserve"> </w:t>
      </w:r>
      <w:proofErr w:type="spellStart"/>
      <w:r>
        <w:rPr>
          <w:szCs w:val="22"/>
        </w:rPr>
        <w:t>need</w:t>
      </w:r>
      <w:proofErr w:type="spellEnd"/>
      <w:r>
        <w:rPr>
          <w:szCs w:val="22"/>
        </w:rPr>
        <w:t xml:space="preserve"> </w:t>
      </w:r>
      <w:proofErr w:type="spellStart"/>
      <w:r>
        <w:rPr>
          <w:szCs w:val="22"/>
        </w:rPr>
        <w:t>to</w:t>
      </w:r>
      <w:proofErr w:type="spellEnd"/>
      <w:r>
        <w:rPr>
          <w:szCs w:val="22"/>
        </w:rPr>
        <w:t xml:space="preserve"> ask </w:t>
      </w:r>
      <w:proofErr w:type="spellStart"/>
      <w:r>
        <w:rPr>
          <w:szCs w:val="22"/>
        </w:rPr>
        <w:t>yourself</w:t>
      </w:r>
      <w:proofErr w:type="spellEnd"/>
      <w:r>
        <w:rPr>
          <w:szCs w:val="22"/>
        </w:rPr>
        <w:t xml:space="preserve"> ”</w:t>
      </w:r>
      <w:proofErr w:type="spellStart"/>
      <w:r>
        <w:rPr>
          <w:szCs w:val="22"/>
        </w:rPr>
        <w:t>What</w:t>
      </w:r>
      <w:proofErr w:type="spellEnd"/>
      <w:r>
        <w:rPr>
          <w:szCs w:val="22"/>
        </w:rPr>
        <w:t xml:space="preserve"> do I </w:t>
      </w:r>
      <w:proofErr w:type="spellStart"/>
      <w:r>
        <w:rPr>
          <w:szCs w:val="22"/>
        </w:rPr>
        <w:t>need</w:t>
      </w:r>
      <w:proofErr w:type="spellEnd"/>
      <w:r>
        <w:rPr>
          <w:szCs w:val="22"/>
        </w:rPr>
        <w:t xml:space="preserve"> </w:t>
      </w:r>
      <w:proofErr w:type="spellStart"/>
      <w:r>
        <w:rPr>
          <w:szCs w:val="22"/>
        </w:rPr>
        <w:t>to</w:t>
      </w:r>
      <w:proofErr w:type="spellEnd"/>
      <w:r>
        <w:rPr>
          <w:szCs w:val="22"/>
        </w:rPr>
        <w:t xml:space="preserve"> </w:t>
      </w:r>
      <w:proofErr w:type="spellStart"/>
      <w:r>
        <w:rPr>
          <w:szCs w:val="22"/>
        </w:rPr>
        <w:t>tell</w:t>
      </w:r>
      <w:proofErr w:type="spellEnd"/>
      <w:r>
        <w:rPr>
          <w:szCs w:val="22"/>
        </w:rPr>
        <w:t xml:space="preserve"> the </w:t>
      </w:r>
      <w:proofErr w:type="spellStart"/>
      <w:r>
        <w:rPr>
          <w:szCs w:val="22"/>
        </w:rPr>
        <w:t>reader</w:t>
      </w:r>
      <w:proofErr w:type="spellEnd"/>
      <w:r>
        <w:rPr>
          <w:szCs w:val="22"/>
        </w:rPr>
        <w:t xml:space="preserve"> in </w:t>
      </w:r>
      <w:proofErr w:type="spellStart"/>
      <w:r>
        <w:rPr>
          <w:szCs w:val="22"/>
        </w:rPr>
        <w:t>this</w:t>
      </w:r>
      <w:proofErr w:type="spellEnd"/>
      <w:r>
        <w:rPr>
          <w:szCs w:val="22"/>
        </w:rPr>
        <w:t xml:space="preserve"> </w:t>
      </w:r>
      <w:proofErr w:type="spellStart"/>
      <w:r>
        <w:rPr>
          <w:szCs w:val="22"/>
        </w:rPr>
        <w:t>paragraph</w:t>
      </w:r>
      <w:proofErr w:type="spellEnd"/>
      <w:r>
        <w:rPr>
          <w:szCs w:val="22"/>
        </w:rPr>
        <w:t xml:space="preserve"> so </w:t>
      </w:r>
      <w:proofErr w:type="spellStart"/>
      <w:r>
        <w:rPr>
          <w:szCs w:val="22"/>
        </w:rPr>
        <w:t>that</w:t>
      </w:r>
      <w:proofErr w:type="spellEnd"/>
      <w:r>
        <w:rPr>
          <w:szCs w:val="22"/>
        </w:rPr>
        <w:t xml:space="preserve"> </w:t>
      </w:r>
      <w:proofErr w:type="spellStart"/>
      <w:r>
        <w:rPr>
          <w:szCs w:val="22"/>
        </w:rPr>
        <w:t>they</w:t>
      </w:r>
      <w:proofErr w:type="spellEnd"/>
      <w:r>
        <w:rPr>
          <w:szCs w:val="22"/>
        </w:rPr>
        <w:t xml:space="preserve"> </w:t>
      </w:r>
      <w:proofErr w:type="spellStart"/>
      <w:r>
        <w:rPr>
          <w:szCs w:val="22"/>
        </w:rPr>
        <w:t>can</w:t>
      </w:r>
      <w:proofErr w:type="spellEnd"/>
      <w:r>
        <w:rPr>
          <w:szCs w:val="22"/>
        </w:rPr>
        <w:t xml:space="preserve"> </w:t>
      </w:r>
      <w:proofErr w:type="spellStart"/>
      <w:r>
        <w:rPr>
          <w:szCs w:val="22"/>
        </w:rPr>
        <w:t>understand</w:t>
      </w:r>
      <w:proofErr w:type="spellEnd"/>
      <w:r>
        <w:rPr>
          <w:szCs w:val="22"/>
        </w:rPr>
        <w:t xml:space="preserve"> my research and the </w:t>
      </w:r>
      <w:proofErr w:type="spellStart"/>
      <w:r>
        <w:rPr>
          <w:szCs w:val="22"/>
        </w:rPr>
        <w:t>importance</w:t>
      </w:r>
      <w:proofErr w:type="spellEnd"/>
      <w:r>
        <w:rPr>
          <w:szCs w:val="22"/>
        </w:rPr>
        <w:t xml:space="preserve"> </w:t>
      </w:r>
      <w:proofErr w:type="spellStart"/>
      <w:r>
        <w:rPr>
          <w:szCs w:val="22"/>
        </w:rPr>
        <w:t>of</w:t>
      </w:r>
      <w:proofErr w:type="spellEnd"/>
      <w:r>
        <w:rPr>
          <w:szCs w:val="22"/>
        </w:rPr>
        <w:t xml:space="preserve"> my research”.</w:t>
      </w:r>
    </w:p>
  </w:comment>
  <w:comment w:id="204" w:author="Jason Serviss" w:date="2018-09-01T16:45:00Z" w:initials="JS">
    <w:p w14:paraId="723D73DA" w14:textId="1B6FF084" w:rsidR="0074784D" w:rsidRDefault="0074784D">
      <w:pPr>
        <w:pStyle w:val="CommentText"/>
      </w:pPr>
      <w:r>
        <w:rPr>
          <w:rStyle w:val="CommentReference"/>
        </w:rPr>
        <w:annotationRef/>
      </w:r>
      <w:proofErr w:type="spellStart"/>
      <w:r>
        <w:t>Name</w:t>
      </w:r>
      <w:proofErr w:type="spellEnd"/>
      <w:r>
        <w:t xml:space="preserve"> </w:t>
      </w:r>
      <w:proofErr w:type="spellStart"/>
      <w:r>
        <w:t>should</w:t>
      </w:r>
      <w:proofErr w:type="spellEnd"/>
      <w:r>
        <w:t xml:space="preserve"> be </w:t>
      </w:r>
      <w:proofErr w:type="spellStart"/>
      <w:r>
        <w:t>capitalized</w:t>
      </w:r>
      <w:proofErr w:type="spellEnd"/>
    </w:p>
  </w:comment>
  <w:comment w:id="276" w:author="Jason Serviss" w:date="2018-09-01T11:04:00Z" w:initials="JS">
    <w:p w14:paraId="44D8AEE0" w14:textId="72095A4E" w:rsidR="0074784D" w:rsidRDefault="0074784D">
      <w:pPr>
        <w:pStyle w:val="CommentText"/>
      </w:pPr>
      <w:r>
        <w:rPr>
          <w:rStyle w:val="CommentReference"/>
        </w:rPr>
        <w:annotationRef/>
      </w:r>
      <w:proofErr w:type="spellStart"/>
      <w:r>
        <w:t>Grammar</w:t>
      </w:r>
      <w:proofErr w:type="spellEnd"/>
      <w:r>
        <w:t xml:space="preserve"> </w:t>
      </w:r>
      <w:proofErr w:type="spellStart"/>
      <w:r>
        <w:t>here</w:t>
      </w:r>
      <w:proofErr w:type="spellEnd"/>
      <w:r>
        <w:t xml:space="preserve"> is still off.</w:t>
      </w:r>
    </w:p>
  </w:comment>
  <w:comment w:id="282" w:author="Jason Serviss" w:date="2018-09-01T16:58:00Z" w:initials="JS">
    <w:p w14:paraId="2759EE41" w14:textId="1A4F3447" w:rsidR="000132C0" w:rsidRDefault="000132C0">
      <w:pPr>
        <w:pStyle w:val="CommentText"/>
      </w:pPr>
      <w:r>
        <w:rPr>
          <w:rStyle w:val="CommentReference"/>
        </w:rPr>
        <w:annotationRef/>
      </w:r>
      <w:r>
        <w:t xml:space="preserve">Not </w:t>
      </w:r>
      <w:proofErr w:type="spellStart"/>
      <w:r>
        <w:t>really</w:t>
      </w:r>
      <w:proofErr w:type="spellEnd"/>
      <w:r>
        <w:t xml:space="preserve"> </w:t>
      </w:r>
      <w:proofErr w:type="spellStart"/>
      <w:r>
        <w:t>satisfied</w:t>
      </w:r>
      <w:proofErr w:type="spellEnd"/>
      <w:r>
        <w:t xml:space="preserve"> </w:t>
      </w:r>
      <w:proofErr w:type="spellStart"/>
      <w:r>
        <w:t>with</w:t>
      </w:r>
      <w:proofErr w:type="spellEnd"/>
      <w:r>
        <w:t xml:space="preserve"> </w:t>
      </w:r>
      <w:proofErr w:type="spellStart"/>
      <w:r>
        <w:t>how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ends</w:t>
      </w:r>
      <w:proofErr w:type="spellEnd"/>
      <w:r>
        <w:t xml:space="preserve"> </w:t>
      </w:r>
      <w:proofErr w:type="spellStart"/>
      <w:r>
        <w:t>but</w:t>
      </w:r>
      <w:proofErr w:type="spellEnd"/>
      <w:r>
        <w:t xml:space="preserve"> </w:t>
      </w:r>
      <w:proofErr w:type="spellStart"/>
      <w:r>
        <w:t>can’t</w:t>
      </w:r>
      <w:proofErr w:type="spellEnd"/>
      <w:r>
        <w:t xml:space="preserve"> come </w:t>
      </w:r>
      <w:proofErr w:type="spellStart"/>
      <w:r>
        <w:t>up</w:t>
      </w:r>
      <w:proofErr w:type="spellEnd"/>
      <w:r>
        <w:t xml:space="preserve"> </w:t>
      </w:r>
      <w:proofErr w:type="spellStart"/>
      <w:r>
        <w:t>with</w:t>
      </w:r>
      <w:proofErr w:type="spellEnd"/>
      <w:r>
        <w:t xml:space="preserve"> an alternative right now…</w:t>
      </w:r>
      <w:bookmarkStart w:id="283" w:name="_GoBack"/>
      <w:bookmarkEnd w:id="283"/>
    </w:p>
  </w:comment>
  <w:comment w:id="284" w:author="Jason Serviss" w:date="2018-08-31T20:05:00Z" w:initials="JS">
    <w:p w14:paraId="19B0F9E2" w14:textId="23C2A24F" w:rsidR="0074784D" w:rsidRPr="00D338A7" w:rsidRDefault="0074784D" w:rsidP="000331BF">
      <w:pPr>
        <w:pStyle w:val="CommentText"/>
      </w:pPr>
      <w:r>
        <w:rPr>
          <w:rStyle w:val="CommentReference"/>
        </w:rPr>
        <w:annotationRef/>
      </w:r>
      <w:proofErr w:type="spellStart"/>
      <w:r>
        <w:t>Revise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Furthermore</w:t>
      </w:r>
      <w:proofErr w:type="spellEnd"/>
      <w:r>
        <w:t xml:space="preserve">, </w:t>
      </w:r>
      <w:proofErr w:type="spellStart"/>
      <w:r>
        <w:t>although</w:t>
      </w:r>
      <w:proofErr w:type="spellEnd"/>
      <w:r>
        <w:t xml:space="preserve"> it </w:t>
      </w:r>
      <w:proofErr w:type="spellStart"/>
      <w:r>
        <w:t>might</w:t>
      </w:r>
      <w:proofErr w:type="spellEnd"/>
      <w:r>
        <w:t xml:space="preserve"> be a </w:t>
      </w:r>
      <w:proofErr w:type="spellStart"/>
      <w:r>
        <w:t>point</w:t>
      </w:r>
      <w:proofErr w:type="spellEnd"/>
      <w:r>
        <w:t xml:space="preserve"> </w:t>
      </w:r>
      <w:proofErr w:type="spellStart"/>
      <w:r>
        <w:t>that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make, it is not </w:t>
      </w:r>
      <w:proofErr w:type="spellStart"/>
      <w:r>
        <w:t>placed</w:t>
      </w:r>
      <w:proofErr w:type="spellEnd"/>
      <w:r>
        <w:t xml:space="preserve"> </w:t>
      </w:r>
      <w:proofErr w:type="spellStart"/>
      <w:r>
        <w:t>well</w:t>
      </w:r>
      <w:proofErr w:type="spellEnd"/>
      <w:r>
        <w:t xml:space="preserve"> </w:t>
      </w:r>
      <w:proofErr w:type="spellStart"/>
      <w:r>
        <w:t>here</w:t>
      </w:r>
      <w:proofErr w:type="spellEnd"/>
      <w:r>
        <w:t xml:space="preserve">.  The </w:t>
      </w:r>
      <w:proofErr w:type="spellStart"/>
      <w:r>
        <w:t>first</w:t>
      </w:r>
      <w:proofErr w:type="spellEnd"/>
      <w:r>
        <w:t xml:space="preserve"> </w:t>
      </w:r>
      <w:proofErr w:type="spellStart"/>
      <w:r>
        <w:t>sentance</w:t>
      </w:r>
      <w:proofErr w:type="spellEnd"/>
      <w:r>
        <w:t xml:space="preserve"> </w:t>
      </w:r>
      <w:proofErr w:type="spellStart"/>
      <w:r>
        <w:t>does</w:t>
      </w:r>
      <w:proofErr w:type="spellEnd"/>
      <w:r>
        <w:t xml:space="preserve"> not fit </w:t>
      </w:r>
      <w:proofErr w:type="spellStart"/>
      <w:r>
        <w:t>with</w:t>
      </w:r>
      <w:proofErr w:type="spellEnd"/>
      <w:r>
        <w:t xml:space="preserve"> the rest </w:t>
      </w:r>
      <w:proofErr w:type="spellStart"/>
      <w:r>
        <w:t>of</w:t>
      </w:r>
      <w:proofErr w:type="spellEnd"/>
      <w:r>
        <w:t xml:space="preserve"> the </w:t>
      </w:r>
      <w:proofErr w:type="spellStart"/>
      <w:r>
        <w:t>paragraphs</w:t>
      </w:r>
      <w:proofErr w:type="spellEnd"/>
      <w:r>
        <w:t xml:space="preserve"> </w:t>
      </w:r>
      <w:proofErr w:type="spellStart"/>
      <w:r>
        <w:t>content</w:t>
      </w:r>
      <w:proofErr w:type="spellEnd"/>
      <w:r>
        <w:t xml:space="preserve">. </w:t>
      </w:r>
      <w:proofErr w:type="spellStart"/>
      <w:r w:rsidRPr="00205671">
        <w:rPr>
          <w:color w:val="FF0000"/>
        </w:rPr>
        <w:t>Bätrre</w:t>
      </w:r>
      <w:proofErr w:type="spellEnd"/>
      <w:r w:rsidRPr="00205671">
        <w:rPr>
          <w:color w:val="FF0000"/>
        </w:rPr>
        <w:t xml:space="preserve"> att ha här eller vara med i diskussion?</w:t>
      </w:r>
      <w:r>
        <w:rPr>
          <w:color w:val="FF0000"/>
        </w:rPr>
        <w:t xml:space="preserve"> </w:t>
      </w:r>
      <w:proofErr w:type="spellStart"/>
      <w:r>
        <w:t>Yes</w:t>
      </w:r>
      <w:proofErr w:type="spellEnd"/>
      <w:r>
        <w:t xml:space="preserve">, </w:t>
      </w:r>
      <w:proofErr w:type="spellStart"/>
      <w:r>
        <w:t>move</w:t>
      </w:r>
      <w:proofErr w:type="spellEnd"/>
      <w:r>
        <w:t xml:space="preserve"> </w:t>
      </w:r>
      <w:proofErr w:type="spellStart"/>
      <w:r>
        <w:t>this</w:t>
      </w:r>
      <w:proofErr w:type="spellEnd"/>
      <w:r>
        <w:t xml:space="preserve"> </w:t>
      </w:r>
      <w:proofErr w:type="spellStart"/>
      <w:r>
        <w:t>to</w:t>
      </w:r>
      <w:proofErr w:type="spellEnd"/>
      <w:r>
        <w:t xml:space="preserve"> the </w:t>
      </w:r>
      <w:proofErr w:type="spellStart"/>
      <w:proofErr w:type="gramStart"/>
      <w:r>
        <w:t>discussion</w:t>
      </w:r>
      <w:proofErr w:type="spellEnd"/>
      <w:r>
        <w:t xml:space="preserve"> /Jason</w:t>
      </w:r>
      <w:proofErr w:type="gramEnd"/>
    </w:p>
  </w:comment>
  <w:comment w:id="287" w:author="Unknown Author" w:date="2018-08-31T20:12:00Z" w:initials="">
    <w:p w14:paraId="0F9BC4CE" w14:textId="0DACEB80" w:rsidR="0074784D" w:rsidRPr="00D83AD0" w:rsidRDefault="0074784D">
      <w:pPr>
        <w:rPr>
          <w:color w:val="FF0000"/>
        </w:rPr>
      </w:pP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296" w:author="Jason Serviss" w:date="2018-08-20T20:44:00Z" w:initials="JS">
    <w:p w14:paraId="39C6219A" w14:textId="4DCF9BE0" w:rsidR="0074784D" w:rsidRDefault="0074784D">
      <w:pPr>
        <w:pStyle w:val="CommentText"/>
      </w:pPr>
      <w:r>
        <w:rPr>
          <w:rStyle w:val="CommentReference"/>
        </w:rPr>
        <w:annotationRef/>
      </w:r>
      <w:proofErr w:type="spellStart"/>
      <w:proofErr w:type="gramStart"/>
      <w:r>
        <w:t>What</w:t>
      </w:r>
      <w:proofErr w:type="spellEnd"/>
      <w:r>
        <w:t xml:space="preserve">  </w:t>
      </w:r>
      <w:proofErr w:type="spellStart"/>
      <w:r>
        <w:t>does</w:t>
      </w:r>
      <w:proofErr w:type="spellEnd"/>
      <w:proofErr w:type="gramEnd"/>
      <w:r>
        <w:t xml:space="preserve"> ”ordföljder” </w:t>
      </w:r>
      <w:proofErr w:type="spellStart"/>
      <w:r>
        <w:t>mean</w:t>
      </w:r>
      <w:proofErr w:type="spellEnd"/>
      <w:r>
        <w:t>?</w:t>
      </w:r>
    </w:p>
  </w:comment>
  <w:comment w:id="298" w:author="Jason Serviss" w:date="2018-08-31T20:14:00Z" w:initials="JS">
    <w:p w14:paraId="011A6BAC" w14:textId="6E8FD00C" w:rsidR="0074784D" w:rsidRPr="00D83AD0" w:rsidRDefault="0074784D">
      <w:pPr>
        <w:pStyle w:val="CommentText"/>
        <w:rPr>
          <w:color w:val="FF0000"/>
        </w:rPr>
      </w:pPr>
      <w:r>
        <w:rPr>
          <w:rStyle w:val="CommentReference"/>
        </w:rPr>
        <w:annotationRef/>
      </w:r>
      <w:r>
        <w:t xml:space="preserve">I </w:t>
      </w:r>
      <w:proofErr w:type="spellStart"/>
      <w:r>
        <w:t>think</w:t>
      </w:r>
      <w:proofErr w:type="spellEnd"/>
      <w:r>
        <w:t xml:space="preserve"> the </w:t>
      </w:r>
      <w:proofErr w:type="spellStart"/>
      <w:r>
        <w:t>actual</w:t>
      </w:r>
      <w:proofErr w:type="spellEnd"/>
      <w:r>
        <w:t xml:space="preserve"> </w:t>
      </w:r>
      <w:proofErr w:type="spellStart"/>
      <w:r>
        <w:t>answers</w:t>
      </w:r>
      <w:proofErr w:type="spellEnd"/>
      <w:r>
        <w:t xml:space="preserve"> from the </w:t>
      </w:r>
      <w:proofErr w:type="spellStart"/>
      <w:r>
        <w:t>interview</w:t>
      </w:r>
      <w:proofErr w:type="spellEnd"/>
      <w:r>
        <w:t xml:space="preserve"> </w:t>
      </w:r>
      <w:proofErr w:type="spellStart"/>
      <w:r>
        <w:t>should</w:t>
      </w:r>
      <w:proofErr w:type="spellEnd"/>
      <w:r>
        <w:t xml:space="preserve"> be </w:t>
      </w:r>
      <w:proofErr w:type="spellStart"/>
      <w:r>
        <w:t>included</w:t>
      </w:r>
      <w:proofErr w:type="spellEnd"/>
      <w:r>
        <w:t xml:space="preserve"> in the bilaga </w:t>
      </w:r>
      <w:proofErr w:type="spellStart"/>
      <w:r>
        <w:t>somehow</w:t>
      </w:r>
      <w:proofErr w:type="spellEnd"/>
      <w:r>
        <w:t xml:space="preserve">. In the </w:t>
      </w:r>
      <w:proofErr w:type="spellStart"/>
      <w:r>
        <w:t>figure</w:t>
      </w:r>
      <w:proofErr w:type="spellEnd"/>
      <w:r>
        <w:t xml:space="preserve"> it is not </w:t>
      </w:r>
      <w:proofErr w:type="spellStart"/>
      <w:r>
        <w:t>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score </w:t>
      </w:r>
      <w:proofErr w:type="spellStart"/>
      <w:r>
        <w:t>corresponds</w:t>
      </w:r>
      <w:proofErr w:type="spellEnd"/>
      <w:r>
        <w:t xml:space="preserve"> </w:t>
      </w:r>
      <w:proofErr w:type="spellStart"/>
      <w:r>
        <w:t>with</w:t>
      </w:r>
      <w:proofErr w:type="spellEnd"/>
      <w:r>
        <w:t xml:space="preserve"> </w:t>
      </w:r>
      <w:proofErr w:type="spellStart"/>
      <w:r>
        <w:t>which</w:t>
      </w:r>
      <w:proofErr w:type="spellEnd"/>
      <w:r>
        <w:t xml:space="preserve"> </w:t>
      </w:r>
      <w:proofErr w:type="spellStart"/>
      <w:r>
        <w:t>question</w:t>
      </w:r>
      <w:proofErr w:type="spellEnd"/>
      <w:r>
        <w:t xml:space="preserve"> in the bilaga. </w:t>
      </w:r>
      <w:proofErr w:type="spellStart"/>
      <w:r>
        <w:t>How</w:t>
      </w:r>
      <w:proofErr w:type="spellEnd"/>
      <w:proofErr w:type="gramStart"/>
      <w:r>
        <w:t>???</w:t>
      </w:r>
      <w:proofErr w:type="gramEnd"/>
      <w:r>
        <w:t xml:space="preserve"> </w:t>
      </w:r>
      <w:proofErr w:type="spellStart"/>
      <w:r>
        <w:rPr>
          <w:color w:val="FF0000"/>
        </w:rPr>
        <w:t>You</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question</w:t>
      </w:r>
      <w:proofErr w:type="spellEnd"/>
      <w:r>
        <w:rPr>
          <w:color w:val="FF0000"/>
        </w:rPr>
        <w:t xml:space="preserve">/statment and </w:t>
      </w:r>
      <w:proofErr w:type="spellStart"/>
      <w:r>
        <w:rPr>
          <w:color w:val="FF0000"/>
        </w:rPr>
        <w:t>then</w:t>
      </w:r>
      <w:proofErr w:type="spellEnd"/>
      <w:r>
        <w:rPr>
          <w:color w:val="FF0000"/>
        </w:rPr>
        <w:t xml:space="preserve"> </w:t>
      </w:r>
      <w:proofErr w:type="spellStart"/>
      <w:r>
        <w:rPr>
          <w:color w:val="FF0000"/>
        </w:rPr>
        <w:t>you</w:t>
      </w:r>
      <w:proofErr w:type="spellEnd"/>
      <w:r>
        <w:rPr>
          <w:color w:val="FF0000"/>
        </w:rPr>
        <w:t xml:space="preserve"> </w:t>
      </w:r>
      <w:proofErr w:type="spellStart"/>
      <w:r>
        <w:rPr>
          <w:color w:val="FF0000"/>
        </w:rPr>
        <w:t>write</w:t>
      </w:r>
      <w:proofErr w:type="spellEnd"/>
      <w:r>
        <w:rPr>
          <w:color w:val="FF0000"/>
        </w:rPr>
        <w:t xml:space="preserve"> the </w:t>
      </w:r>
      <w:proofErr w:type="spellStart"/>
      <w:r>
        <w:rPr>
          <w:color w:val="FF0000"/>
        </w:rPr>
        <w:t>answer</w:t>
      </w:r>
      <w:proofErr w:type="spellEnd"/>
      <w:r>
        <w:rPr>
          <w:color w:val="FF0000"/>
        </w:rPr>
        <w:t>!</w:t>
      </w:r>
    </w:p>
  </w:comment>
  <w:comment w:id="301" w:author="Jason Serviss" w:date="2018-08-31T20:16:00Z" w:initials="JS">
    <w:p w14:paraId="71B8D8C7" w14:textId="4174D2E4" w:rsidR="0074784D" w:rsidRDefault="0074784D">
      <w:r>
        <w:rPr>
          <w:rFonts w:ascii="Liberation Serif" w:eastAsia="Tahoma" w:hAnsi="Liberation Serif" w:cs="Tahoma"/>
          <w:sz w:val="24"/>
          <w:szCs w:val="24"/>
          <w:lang w:val="en-US" w:bidi="en-US"/>
        </w:rPr>
        <w:t xml:space="preserve">Incomplete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Fixed. Still needs work. </w:t>
      </w:r>
      <w:r>
        <w:rPr>
          <w:rFonts w:ascii="Liberation Serif" w:eastAsia="Tahoma" w:hAnsi="Liberation Serif" w:cs="Tahoma" w:hint="eastAsia"/>
          <w:sz w:val="24"/>
          <w:szCs w:val="24"/>
          <w:lang w:val="en-US" w:bidi="en-US"/>
        </w:rPr>
        <w:t>“</w:t>
      </w:r>
      <w:proofErr w:type="spellStart"/>
      <w:r>
        <w:rPr>
          <w:rFonts w:ascii="Liberation Serif" w:eastAsia="Tahoma" w:hAnsi="Liberation Serif" w:cs="Tahoma"/>
          <w:sz w:val="24"/>
          <w:szCs w:val="24"/>
          <w:lang w:val="en-US" w:bidi="en-US"/>
        </w:rPr>
        <w:t>Genom</w:t>
      </w:r>
      <w:proofErr w:type="spellEnd"/>
      <w:r>
        <w:rPr>
          <w:rFonts w:ascii="Liberation Serif" w:eastAsia="Tahoma" w:hAnsi="Liberation Serif" w:cs="Tahoma"/>
          <w:sz w:val="24"/>
          <w:szCs w:val="24"/>
          <w:lang w:val="en-US" w:bidi="en-US"/>
        </w:rPr>
        <w:t xml:space="preserve"> </w:t>
      </w:r>
      <w:r>
        <w:rPr>
          <w:rFonts w:eastAsia="Times New Roman" w:cs="Times New Roman"/>
          <w:lang w:eastAsia="sv-SE"/>
        </w:rPr>
        <w:t>att använda DIM för en utvärdering kunde vi evaluera”</w:t>
      </w:r>
    </w:p>
  </w:comment>
  <w:comment w:id="302" w:author="Olivia Imner" w:date="2018-07-15T16:12:00Z" w:initials="OI">
    <w:p w14:paraId="5B614F4A" w14:textId="77777777" w:rsidR="0074784D" w:rsidRDefault="0074784D">
      <w:proofErr w:type="spellStart"/>
      <w:r>
        <w:rPr>
          <w:rFonts w:ascii="Liberation Serif" w:eastAsia="Tahoma" w:hAnsi="Liberation Serif" w:cs="Tahoma"/>
          <w:sz w:val="24"/>
          <w:szCs w:val="24"/>
          <w:lang w:val="en-US" w:bidi="en-US"/>
        </w:rPr>
        <w:t>Lägg</w:t>
      </w:r>
      <w:proofErr w:type="spellEnd"/>
      <w:r>
        <w:rPr>
          <w:rFonts w:ascii="Liberation Serif" w:eastAsia="Tahoma" w:hAnsi="Liberation Serif" w:cs="Tahoma"/>
          <w:sz w:val="24"/>
          <w:szCs w:val="24"/>
          <w:lang w:val="en-US" w:bidi="en-US"/>
        </w:rPr>
        <w:t xml:space="preserve"> till </w:t>
      </w:r>
      <w:proofErr w:type="spellStart"/>
      <w:r>
        <w:rPr>
          <w:rFonts w:ascii="Liberation Serif" w:eastAsia="Tahoma" w:hAnsi="Liberation Serif" w:cs="Tahoma"/>
          <w:sz w:val="24"/>
          <w:szCs w:val="24"/>
          <w:lang w:val="en-US" w:bidi="en-US"/>
        </w:rPr>
        <w:t>referens</w:t>
      </w:r>
      <w:proofErr w:type="spellEnd"/>
      <w:r>
        <w:rPr>
          <w:rFonts w:ascii="Liberation Serif" w:eastAsia="Tahoma" w:hAnsi="Liberation Serif" w:cs="Tahoma"/>
          <w:sz w:val="24"/>
          <w:szCs w:val="24"/>
          <w:lang w:val="en-US" w:bidi="en-US"/>
        </w:rPr>
        <w:t xml:space="preserve"> till DIM.</w:t>
      </w:r>
    </w:p>
    <w:p w14:paraId="3F2BB39B" w14:textId="77777777" w:rsidR="0074784D" w:rsidRDefault="0074784D"/>
  </w:comment>
  <w:comment w:id="306" w:author="Unknown Author" w:date="2018-07-25T12:33:00Z" w:initials="">
    <w:p w14:paraId="3D4E5EF3" w14:textId="1A7BD903" w:rsidR="0074784D" w:rsidRDefault="0074784D">
      <w:r>
        <w:rPr>
          <w:rFonts w:asciiTheme="minorHAnsi" w:hAnsiTheme="minorHAnsi"/>
          <w:sz w:val="20"/>
        </w:rPr>
        <w:t xml:space="preserve">An </w:t>
      </w:r>
      <w:proofErr w:type="spellStart"/>
      <w:r>
        <w:rPr>
          <w:rFonts w:asciiTheme="minorHAnsi" w:hAnsiTheme="minorHAnsi"/>
          <w:sz w:val="20"/>
        </w:rPr>
        <w:t>iterview</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who</w:t>
      </w:r>
      <w:proofErr w:type="gramStart"/>
      <w:r>
        <w:rPr>
          <w:rFonts w:asciiTheme="minorHAnsi" w:hAnsiTheme="minorHAnsi"/>
          <w:sz w:val="20"/>
        </w:rPr>
        <w:t>?Fixed</w:t>
      </w:r>
      <w:proofErr w:type="spellEnd"/>
      <w:proofErr w:type="gramEnd"/>
    </w:p>
  </w:comment>
  <w:comment w:id="307" w:author="Jason Serviss" w:date="2018-08-31T20:20:00Z" w:initials="JS">
    <w:p w14:paraId="39CB4C92" w14:textId="25A7E8DD" w:rsidR="0074784D" w:rsidRDefault="0074784D">
      <w:pPr>
        <w:pStyle w:val="CommentText"/>
      </w:pPr>
      <w:r>
        <w:t>”</w:t>
      </w:r>
      <w:r>
        <w:rPr>
          <w:rStyle w:val="CommentReference"/>
        </w:rPr>
        <w:annotationRef/>
      </w:r>
      <w:proofErr w:type="spellStart"/>
      <w:r>
        <w:t>Grades</w:t>
      </w:r>
      <w:proofErr w:type="spellEnd"/>
      <w:r>
        <w:t xml:space="preserve"> </w:t>
      </w:r>
      <w:proofErr w:type="spellStart"/>
      <w:r>
        <w:t>pedagogikansvärig</w:t>
      </w:r>
      <w:proofErr w:type="spellEnd"/>
      <w:r>
        <w:t>”</w:t>
      </w:r>
    </w:p>
  </w:comment>
  <w:comment w:id="308" w:author="Jason Serviss" w:date="2018-08-31T20:22:00Z" w:initials="JS">
    <w:p w14:paraId="217AFB1A" w14:textId="2A402CB9" w:rsidR="0074784D" w:rsidRDefault="0074784D">
      <w:pPr>
        <w:pStyle w:val="CommentText"/>
      </w:pPr>
      <w:r>
        <w:rPr>
          <w:rStyle w:val="CommentReference"/>
        </w:rPr>
        <w:annotationRef/>
      </w:r>
      <w:proofErr w:type="spellStart"/>
      <w:r>
        <w:t>Here</w:t>
      </w:r>
      <w:proofErr w:type="spellEnd"/>
      <w:r>
        <w:t xml:space="preserve"> </w:t>
      </w:r>
      <w:proofErr w:type="spellStart"/>
      <w:r>
        <w:t>you</w:t>
      </w:r>
      <w:proofErr w:type="spellEnd"/>
      <w:r>
        <w:t xml:space="preserve"> </w:t>
      </w:r>
      <w:proofErr w:type="spellStart"/>
      <w:r>
        <w:t>need</w:t>
      </w:r>
      <w:proofErr w:type="spellEnd"/>
      <w:r>
        <w:t xml:space="preserve"> a </w:t>
      </w:r>
      <w:proofErr w:type="spellStart"/>
      <w:r>
        <w:t>word</w:t>
      </w:r>
      <w:proofErr w:type="spellEnd"/>
      <w:r>
        <w:t xml:space="preserve"> </w:t>
      </w:r>
      <w:proofErr w:type="spellStart"/>
      <w:r>
        <w:t>indicating</w:t>
      </w:r>
      <w:proofErr w:type="spellEnd"/>
      <w:r>
        <w:t xml:space="preserve"> </w:t>
      </w:r>
      <w:proofErr w:type="spellStart"/>
      <w:r>
        <w:t>that</w:t>
      </w:r>
      <w:proofErr w:type="spellEnd"/>
      <w:r>
        <w:t xml:space="preserve"> </w:t>
      </w:r>
      <w:proofErr w:type="spellStart"/>
      <w:r>
        <w:t>this</w:t>
      </w:r>
      <w:proofErr w:type="spellEnd"/>
      <w:r>
        <w:t xml:space="preserve"> </w:t>
      </w:r>
      <w:proofErr w:type="spellStart"/>
      <w:r>
        <w:t>was</w:t>
      </w:r>
      <w:proofErr w:type="spellEnd"/>
      <w:r>
        <w:t xml:space="preserve"> the </w:t>
      </w:r>
      <w:proofErr w:type="spellStart"/>
      <w:r>
        <w:t>first</w:t>
      </w:r>
      <w:proofErr w:type="spellEnd"/>
      <w:r>
        <w:t xml:space="preserve"> </w:t>
      </w:r>
      <w:proofErr w:type="spellStart"/>
      <w:r>
        <w:t>of</w:t>
      </w:r>
      <w:proofErr w:type="spellEnd"/>
      <w:r>
        <w:t xml:space="preserve"> a series </w:t>
      </w:r>
      <w:proofErr w:type="spellStart"/>
      <w:r>
        <w:t>of</w:t>
      </w:r>
      <w:proofErr w:type="spellEnd"/>
      <w:r>
        <w:t xml:space="preserve"> events. ”</w:t>
      </w:r>
      <w:proofErr w:type="spellStart"/>
      <w:r>
        <w:t>First</w:t>
      </w:r>
      <w:proofErr w:type="spellEnd"/>
      <w:r>
        <w:t xml:space="preserve"> </w:t>
      </w:r>
      <w:proofErr w:type="spellStart"/>
      <w:r>
        <w:t>we</w:t>
      </w:r>
      <w:proofErr w:type="spellEnd"/>
      <w:r>
        <w:t xml:space="preserve"> </w:t>
      </w:r>
      <w:proofErr w:type="spellStart"/>
      <w:r>
        <w:t>did</w:t>
      </w:r>
      <w:proofErr w:type="spellEnd"/>
      <w:r>
        <w:t xml:space="preserve"> </w:t>
      </w:r>
      <w:proofErr w:type="spellStart"/>
      <w:r>
        <w:t>this</w:t>
      </w:r>
      <w:proofErr w:type="spellEnd"/>
      <w:r>
        <w:t xml:space="preserve">… </w:t>
      </w:r>
      <w:proofErr w:type="spellStart"/>
      <w:r>
        <w:t>Then</w:t>
      </w:r>
      <w:proofErr w:type="spellEnd"/>
      <w:r>
        <w:t xml:space="preserve"> </w:t>
      </w:r>
      <w:proofErr w:type="spellStart"/>
      <w:r>
        <w:t>we</w:t>
      </w:r>
      <w:proofErr w:type="spellEnd"/>
      <w:r>
        <w:t xml:space="preserve"> </w:t>
      </w:r>
      <w:proofErr w:type="spellStart"/>
      <w:r>
        <w:t>did</w:t>
      </w:r>
      <w:proofErr w:type="spellEnd"/>
      <w:r>
        <w:t xml:space="preserve"> the </w:t>
      </w:r>
      <w:proofErr w:type="spellStart"/>
      <w:r>
        <w:t>interview</w:t>
      </w:r>
      <w:proofErr w:type="spellEnd"/>
      <w:r>
        <w:t>.”</w:t>
      </w:r>
    </w:p>
  </w:comment>
  <w:comment w:id="309" w:author="Unknown Author" w:date="2018-07-25T12:33:00Z" w:initials="">
    <w:p w14:paraId="029D6134" w14:textId="1C410DB3" w:rsidR="0074784D" w:rsidRDefault="0074784D">
      <w:r>
        <w:rPr>
          <w:rFonts w:asciiTheme="minorHAnsi" w:hAnsiTheme="minorHAnsi"/>
          <w:sz w:val="20"/>
        </w:rPr>
        <w:t xml:space="preserve">:-| NO. ”genom att göra en faktauppställning av modellernas faser och element var jämförbara och kunde motsvara varandra i fall detta var möjligt” </w:t>
      </w:r>
      <w:proofErr w:type="spellStart"/>
      <w:r>
        <w:rPr>
          <w:rFonts w:asciiTheme="minorHAnsi" w:hAnsiTheme="minorHAnsi"/>
          <w:sz w:val="20"/>
        </w:rPr>
        <w:t>Fixed</w:t>
      </w:r>
      <w:proofErr w:type="spellEnd"/>
      <w:r>
        <w:rPr>
          <w:rFonts w:asciiTheme="minorHAnsi" w:hAnsiTheme="minorHAnsi"/>
          <w:sz w:val="20"/>
        </w:rPr>
        <w:t xml:space="preserve"> </w:t>
      </w:r>
    </w:p>
  </w:comment>
  <w:comment w:id="311" w:author="Olivia Imner" w:date="2018-07-28T08:46:00Z" w:initials="OI">
    <w:p w14:paraId="1FBCA360" w14:textId="6858984C" w:rsidR="0074784D" w:rsidRDefault="0074784D">
      <w:pPr>
        <w:pStyle w:val="CommentText"/>
      </w:pPr>
      <w:r>
        <w:rPr>
          <w:rStyle w:val="CommentReference"/>
        </w:rPr>
        <w:annotationRef/>
      </w:r>
      <w:r>
        <w:t>Medelpoäng istället? /Olivia</w:t>
      </w:r>
    </w:p>
  </w:comment>
  <w:comment w:id="310" w:author="Jason Serviss" w:date="2018-08-31T20:24:00Z" w:initials="JS">
    <w:p w14:paraId="7B006EE6" w14:textId="7CD54646" w:rsidR="0074784D" w:rsidRDefault="0074784D">
      <w:pPr>
        <w:pStyle w:val="CommentText"/>
      </w:pPr>
      <w:r>
        <w:rPr>
          <w:rStyle w:val="CommentReference"/>
        </w:rPr>
        <w:annotationRef/>
      </w:r>
      <w:r>
        <w:t xml:space="preserve">The </w:t>
      </w:r>
      <w:proofErr w:type="spellStart"/>
      <w:r>
        <w:t>fact</w:t>
      </w:r>
      <w:proofErr w:type="spellEnd"/>
      <w:r>
        <w:t xml:space="preserve"> </w:t>
      </w:r>
      <w:proofErr w:type="spellStart"/>
      <w:r>
        <w:t>that</w:t>
      </w:r>
      <w:proofErr w:type="spellEnd"/>
      <w:r>
        <w:t xml:space="preserve"> DIM </w:t>
      </w:r>
      <w:proofErr w:type="spellStart"/>
      <w:r>
        <w:t>only</w:t>
      </w:r>
      <w:proofErr w:type="spellEnd"/>
      <w:r>
        <w:t xml:space="preserve"> </w:t>
      </w:r>
      <w:proofErr w:type="spellStart"/>
      <w:r>
        <w:t>scored</w:t>
      </w:r>
      <w:proofErr w:type="spellEnd"/>
      <w:r>
        <w:t xml:space="preserve"> 0.5 </w:t>
      </w:r>
      <w:proofErr w:type="spellStart"/>
      <w:r>
        <w:t>points</w:t>
      </w:r>
      <w:proofErr w:type="spellEnd"/>
      <w:r>
        <w:t xml:space="preserve"> </w:t>
      </w:r>
      <w:proofErr w:type="spellStart"/>
      <w:r>
        <w:t>higher</w:t>
      </w:r>
      <w:proofErr w:type="spellEnd"/>
      <w:r>
        <w:t xml:space="preserve"> </w:t>
      </w:r>
      <w:proofErr w:type="spellStart"/>
      <w:r>
        <w:t>than</w:t>
      </w:r>
      <w:proofErr w:type="spellEnd"/>
      <w:r>
        <w:t xml:space="preserve"> KLM </w:t>
      </w:r>
      <w:proofErr w:type="spellStart"/>
      <w:r>
        <w:t>should</w:t>
      </w:r>
      <w:proofErr w:type="spellEnd"/>
      <w:r>
        <w:t xml:space="preserve"> be </w:t>
      </w:r>
      <w:proofErr w:type="spellStart"/>
      <w:r>
        <w:t>discussed</w:t>
      </w:r>
      <w:proofErr w:type="spellEnd"/>
      <w:r>
        <w:t xml:space="preserve"> in the </w:t>
      </w:r>
      <w:proofErr w:type="spellStart"/>
      <w:r>
        <w:t>discussion</w:t>
      </w:r>
      <w:proofErr w:type="spellEnd"/>
      <w:r>
        <w:t xml:space="preserve">. </w:t>
      </w:r>
      <w:proofErr w:type="spellStart"/>
      <w:r>
        <w:t>This</w:t>
      </w:r>
      <w:proofErr w:type="spellEnd"/>
      <w:r>
        <w:t xml:space="preserve"> </w:t>
      </w:r>
      <w:proofErr w:type="spellStart"/>
      <w:r>
        <w:t>essentially</w:t>
      </w:r>
      <w:proofErr w:type="spellEnd"/>
      <w:r>
        <w:t xml:space="preserve"> </w:t>
      </w:r>
      <w:proofErr w:type="spellStart"/>
      <w:r>
        <w:t>means</w:t>
      </w:r>
      <w:proofErr w:type="spellEnd"/>
      <w:r>
        <w:t xml:space="preserve"> </w:t>
      </w:r>
      <w:proofErr w:type="spellStart"/>
      <w:r>
        <w:t>that</w:t>
      </w:r>
      <w:proofErr w:type="spellEnd"/>
      <w:r>
        <w:t xml:space="preserve"> DIM and KLM </w:t>
      </w:r>
      <w:proofErr w:type="spellStart"/>
      <w:r>
        <w:t>are</w:t>
      </w:r>
      <w:proofErr w:type="spellEnd"/>
      <w:r>
        <w:t xml:space="preserve"> ALMOST </w:t>
      </w:r>
      <w:proofErr w:type="spellStart"/>
      <w:r>
        <w:t>equally</w:t>
      </w:r>
      <w:proofErr w:type="spellEnd"/>
      <w:r>
        <w:t xml:space="preserve"> </w:t>
      </w:r>
      <w:proofErr w:type="spellStart"/>
      <w:r>
        <w:t>suitable</w:t>
      </w:r>
      <w:proofErr w:type="spellEnd"/>
      <w:r>
        <w:t xml:space="preserve"> </w:t>
      </w:r>
      <w:proofErr w:type="spellStart"/>
      <w:r>
        <w:t>to</w:t>
      </w:r>
      <w:proofErr w:type="spellEnd"/>
      <w:r>
        <w:t xml:space="preserve"> </w:t>
      </w:r>
      <w:proofErr w:type="spellStart"/>
      <w:r>
        <w:t>equate</w:t>
      </w:r>
      <w:proofErr w:type="spellEnd"/>
      <w:r>
        <w:t xml:space="preserve"> </w:t>
      </w:r>
      <w:proofErr w:type="spellStart"/>
      <w:r>
        <w:t>with</w:t>
      </w:r>
      <w:proofErr w:type="spellEnd"/>
      <w:r>
        <w:t xml:space="preserve"> </w:t>
      </w:r>
      <w:proofErr w:type="spellStart"/>
      <w:r>
        <w:t>Grades</w:t>
      </w:r>
      <w:proofErr w:type="spellEnd"/>
      <w:r>
        <w:t xml:space="preserve"> </w:t>
      </w:r>
      <w:proofErr w:type="spellStart"/>
      <w:r>
        <w:t>current</w:t>
      </w:r>
      <w:proofErr w:type="spellEnd"/>
      <w:r>
        <w:t xml:space="preserve"> </w:t>
      </w:r>
      <w:proofErr w:type="spellStart"/>
      <w:r>
        <w:t>peoagogic</w:t>
      </w:r>
      <w:proofErr w:type="spellEnd"/>
      <w:r>
        <w:t xml:space="preserve"> </w:t>
      </w:r>
      <w:proofErr w:type="spellStart"/>
      <w:r>
        <w:t>practices</w:t>
      </w:r>
      <w:proofErr w:type="spellEnd"/>
      <w:r>
        <w:t>.</w:t>
      </w:r>
    </w:p>
  </w:comment>
  <w:comment w:id="313" w:author="Unknown Author" w:date="2018-08-31T20:29:00Z" w:initials="">
    <w:p w14:paraId="1A6BCB72" w14:textId="0E8F64B5" w:rsidR="0074784D" w:rsidRDefault="0074784D">
      <w:pPr>
        <w:rPr>
          <w:rFonts w:asciiTheme="minorHAnsi" w:hAnsiTheme="minorHAnsi"/>
          <w:color w:val="FF0000"/>
          <w:sz w:val="20"/>
        </w:rPr>
      </w:pP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still </w:t>
      </w:r>
      <w:proofErr w:type="spellStart"/>
      <w:r>
        <w:rPr>
          <w:rFonts w:asciiTheme="minorHAnsi" w:hAnsiTheme="minorHAnsi"/>
          <w:sz w:val="20"/>
        </w:rPr>
        <w:t>failing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from </w:t>
      </w:r>
      <w:proofErr w:type="spellStart"/>
      <w:r>
        <w:rPr>
          <w:rFonts w:asciiTheme="minorHAnsi" w:hAnsiTheme="minorHAnsi"/>
          <w:sz w:val="20"/>
        </w:rPr>
        <w:t>figure</w:t>
      </w:r>
      <w:proofErr w:type="spellEnd"/>
      <w:r>
        <w:rPr>
          <w:rFonts w:asciiTheme="minorHAnsi" w:hAnsiTheme="minorHAnsi"/>
          <w:sz w:val="20"/>
        </w:rPr>
        <w:t xml:space="preserve"> 1b. LOOK AT THE FIGURE and WRITE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see</w:t>
      </w:r>
      <w:proofErr w:type="spellEnd"/>
      <w:r>
        <w:rPr>
          <w:rFonts w:asciiTheme="minorHAnsi" w:hAnsiTheme="minorHAnsi"/>
          <w:sz w:val="20"/>
        </w:rPr>
        <w:t xml:space="preserve"> </w:t>
      </w:r>
      <w:proofErr w:type="spellStart"/>
      <w:r>
        <w:rPr>
          <w:rFonts w:asciiTheme="minorHAnsi" w:hAnsiTheme="minorHAnsi"/>
          <w:sz w:val="20"/>
        </w:rPr>
        <w:t>there!fixed</w:t>
      </w:r>
      <w:proofErr w:type="spellEnd"/>
      <w:r>
        <w:rPr>
          <w:rFonts w:asciiTheme="minorHAnsi" w:hAnsiTheme="minorHAnsi"/>
          <w:sz w:val="20"/>
        </w:rPr>
        <w:t xml:space="preserve"> </w:t>
      </w:r>
      <w:proofErr w:type="spellStart"/>
      <w:r>
        <w:rPr>
          <w:rFonts w:asciiTheme="minorHAnsi" w:hAnsiTheme="minorHAnsi"/>
          <w:color w:val="FF0000"/>
          <w:sz w:val="20"/>
        </w:rPr>
        <w:t>This</w:t>
      </w:r>
      <w:proofErr w:type="spellEnd"/>
      <w:r>
        <w:rPr>
          <w:rFonts w:asciiTheme="minorHAnsi" w:hAnsiTheme="minorHAnsi"/>
          <w:color w:val="FF0000"/>
          <w:sz w:val="20"/>
        </w:rPr>
        <w:t xml:space="preserve"> has </w:t>
      </w:r>
      <w:proofErr w:type="spellStart"/>
      <w:r>
        <w:rPr>
          <w:rFonts w:asciiTheme="minorHAnsi" w:hAnsiTheme="minorHAnsi"/>
          <w:color w:val="FF0000"/>
          <w:sz w:val="20"/>
        </w:rPr>
        <w:t>become</w:t>
      </w:r>
      <w:proofErr w:type="spellEnd"/>
      <w:r>
        <w:rPr>
          <w:rFonts w:asciiTheme="minorHAnsi" w:hAnsiTheme="minorHAnsi"/>
          <w:color w:val="FF0000"/>
          <w:sz w:val="20"/>
        </w:rPr>
        <w:t xml:space="preserve"> </w:t>
      </w:r>
      <w:proofErr w:type="spellStart"/>
      <w:r>
        <w:rPr>
          <w:rFonts w:asciiTheme="minorHAnsi" w:hAnsiTheme="minorHAnsi"/>
          <w:color w:val="FF0000"/>
          <w:sz w:val="20"/>
        </w:rPr>
        <w:t>somewhat</w:t>
      </w:r>
      <w:proofErr w:type="spellEnd"/>
      <w:r>
        <w:rPr>
          <w:rFonts w:asciiTheme="minorHAnsi" w:hAnsiTheme="minorHAnsi"/>
          <w:color w:val="FF0000"/>
          <w:sz w:val="20"/>
        </w:rPr>
        <w:t xml:space="preserve"> </w:t>
      </w:r>
      <w:proofErr w:type="spellStart"/>
      <w:r>
        <w:rPr>
          <w:rFonts w:asciiTheme="minorHAnsi" w:hAnsiTheme="minorHAnsi"/>
          <w:color w:val="FF0000"/>
          <w:sz w:val="20"/>
        </w:rPr>
        <w:t>of</w:t>
      </w:r>
      <w:proofErr w:type="spellEnd"/>
      <w:r>
        <w:rPr>
          <w:rFonts w:asciiTheme="minorHAnsi" w:hAnsiTheme="minorHAnsi"/>
          <w:color w:val="FF0000"/>
          <w:sz w:val="20"/>
        </w:rPr>
        <w:t xml:space="preserve"> a LIST </w:t>
      </w:r>
      <w:proofErr w:type="spellStart"/>
      <w:r>
        <w:rPr>
          <w:rFonts w:asciiTheme="minorHAnsi" w:hAnsiTheme="minorHAnsi"/>
          <w:color w:val="FF0000"/>
          <w:sz w:val="20"/>
        </w:rPr>
        <w:t>now</w:t>
      </w:r>
      <w:proofErr w:type="spellEnd"/>
      <w:r>
        <w:rPr>
          <w:rFonts w:asciiTheme="minorHAnsi" w:hAnsiTheme="minorHAnsi"/>
          <w:color w:val="FF0000"/>
          <w:sz w:val="20"/>
        </w:rPr>
        <w:t xml:space="preserve">… Try </w:t>
      </w:r>
      <w:proofErr w:type="spellStart"/>
      <w:r>
        <w:rPr>
          <w:rFonts w:asciiTheme="minorHAnsi" w:hAnsiTheme="minorHAnsi"/>
          <w:color w:val="FF0000"/>
          <w:sz w:val="20"/>
        </w:rPr>
        <w:t>presenting</w:t>
      </w:r>
      <w:proofErr w:type="spellEnd"/>
      <w:r>
        <w:rPr>
          <w:rFonts w:asciiTheme="minorHAnsi" w:hAnsiTheme="minorHAnsi"/>
          <w:color w:val="FF0000"/>
          <w:sz w:val="20"/>
        </w:rPr>
        <w:t xml:space="preserve"> the ”best” </w:t>
      </w:r>
      <w:proofErr w:type="spellStart"/>
      <w:r>
        <w:rPr>
          <w:rFonts w:asciiTheme="minorHAnsi" w:hAnsiTheme="minorHAnsi"/>
          <w:color w:val="FF0000"/>
          <w:sz w:val="20"/>
        </w:rPr>
        <w:t>result</w:t>
      </w:r>
      <w:proofErr w:type="spellEnd"/>
      <w:r>
        <w:rPr>
          <w:rFonts w:asciiTheme="minorHAnsi" w:hAnsiTheme="minorHAnsi"/>
          <w:color w:val="FF0000"/>
          <w:sz w:val="20"/>
        </w:rPr>
        <w:t>” the ”</w:t>
      </w:r>
      <w:proofErr w:type="spellStart"/>
      <w:r>
        <w:rPr>
          <w:rFonts w:asciiTheme="minorHAnsi" w:hAnsiTheme="minorHAnsi"/>
          <w:color w:val="FF0000"/>
          <w:sz w:val="20"/>
        </w:rPr>
        <w:t>worst</w:t>
      </w:r>
      <w:proofErr w:type="spellEnd"/>
      <w:r>
        <w:rPr>
          <w:rFonts w:asciiTheme="minorHAnsi" w:hAnsiTheme="minorHAnsi"/>
          <w:color w:val="FF0000"/>
          <w:sz w:val="20"/>
        </w:rPr>
        <w:t xml:space="preserve">” </w:t>
      </w:r>
      <w:proofErr w:type="spellStart"/>
      <w:r>
        <w:rPr>
          <w:rFonts w:asciiTheme="minorHAnsi" w:hAnsiTheme="minorHAnsi"/>
          <w:color w:val="FF0000"/>
          <w:sz w:val="20"/>
        </w:rPr>
        <w:t>result</w:t>
      </w:r>
      <w:proofErr w:type="spellEnd"/>
      <w:r>
        <w:rPr>
          <w:rFonts w:asciiTheme="minorHAnsi" w:hAnsiTheme="minorHAnsi"/>
          <w:color w:val="FF0000"/>
          <w:sz w:val="20"/>
        </w:rPr>
        <w:t xml:space="preserve"> and </w:t>
      </w:r>
      <w:proofErr w:type="spellStart"/>
      <w:r>
        <w:rPr>
          <w:rFonts w:asciiTheme="minorHAnsi" w:hAnsiTheme="minorHAnsi"/>
          <w:color w:val="FF0000"/>
          <w:sz w:val="20"/>
        </w:rPr>
        <w:t>then</w:t>
      </w:r>
      <w:proofErr w:type="spellEnd"/>
      <w:r>
        <w:rPr>
          <w:rFonts w:asciiTheme="minorHAnsi" w:hAnsiTheme="minorHAnsi"/>
          <w:color w:val="FF0000"/>
          <w:sz w:val="20"/>
        </w:rPr>
        <w:t xml:space="preserve"> </w:t>
      </w:r>
      <w:proofErr w:type="spellStart"/>
      <w:r>
        <w:rPr>
          <w:rFonts w:asciiTheme="minorHAnsi" w:hAnsiTheme="minorHAnsi"/>
          <w:color w:val="FF0000"/>
          <w:sz w:val="20"/>
        </w:rPr>
        <w:t>say</w:t>
      </w:r>
      <w:proofErr w:type="spellEnd"/>
      <w:r>
        <w:rPr>
          <w:rFonts w:asciiTheme="minorHAnsi" w:hAnsiTheme="minorHAnsi"/>
          <w:color w:val="FF0000"/>
          <w:sz w:val="20"/>
        </w:rPr>
        <w:t xml:space="preserve"> </w:t>
      </w:r>
      <w:proofErr w:type="spellStart"/>
      <w:r>
        <w:rPr>
          <w:rFonts w:asciiTheme="minorHAnsi" w:hAnsiTheme="minorHAnsi"/>
          <w:color w:val="FF0000"/>
          <w:sz w:val="20"/>
        </w:rPr>
        <w:t>something</w:t>
      </w:r>
      <w:proofErr w:type="spellEnd"/>
      <w:r>
        <w:rPr>
          <w:rFonts w:asciiTheme="minorHAnsi" w:hAnsiTheme="minorHAnsi"/>
          <w:color w:val="FF0000"/>
          <w:sz w:val="20"/>
        </w:rPr>
        <w:t xml:space="preserve"> like ”the </w:t>
      </w:r>
      <w:proofErr w:type="spellStart"/>
      <w:r>
        <w:rPr>
          <w:rFonts w:asciiTheme="minorHAnsi" w:hAnsiTheme="minorHAnsi"/>
          <w:color w:val="FF0000"/>
          <w:sz w:val="20"/>
        </w:rPr>
        <w:t>other</w:t>
      </w:r>
      <w:proofErr w:type="spellEnd"/>
      <w:r>
        <w:rPr>
          <w:rFonts w:asciiTheme="minorHAnsi" w:hAnsiTheme="minorHAnsi"/>
          <w:color w:val="FF0000"/>
          <w:sz w:val="20"/>
        </w:rPr>
        <w:t xml:space="preserve"> </w:t>
      </w:r>
      <w:proofErr w:type="spellStart"/>
      <w:r>
        <w:rPr>
          <w:rFonts w:asciiTheme="minorHAnsi" w:hAnsiTheme="minorHAnsi"/>
          <w:color w:val="FF0000"/>
          <w:sz w:val="20"/>
        </w:rPr>
        <w:t>results</w:t>
      </w:r>
      <w:proofErr w:type="spellEnd"/>
      <w:r>
        <w:rPr>
          <w:rFonts w:asciiTheme="minorHAnsi" w:hAnsiTheme="minorHAnsi"/>
          <w:color w:val="FF0000"/>
          <w:sz w:val="20"/>
        </w:rPr>
        <w:t xml:space="preserve"> </w:t>
      </w:r>
      <w:proofErr w:type="spellStart"/>
      <w:r>
        <w:rPr>
          <w:rFonts w:asciiTheme="minorHAnsi" w:hAnsiTheme="minorHAnsi"/>
          <w:color w:val="FF0000"/>
          <w:sz w:val="20"/>
        </w:rPr>
        <w:t>varied</w:t>
      </w:r>
      <w:proofErr w:type="spellEnd"/>
      <w:r>
        <w:rPr>
          <w:rFonts w:asciiTheme="minorHAnsi" w:hAnsiTheme="minorHAnsi"/>
          <w:color w:val="FF0000"/>
          <w:sz w:val="20"/>
        </w:rPr>
        <w:t xml:space="preserve"> </w:t>
      </w:r>
      <w:proofErr w:type="spellStart"/>
      <w:r>
        <w:rPr>
          <w:rFonts w:asciiTheme="minorHAnsi" w:hAnsiTheme="minorHAnsi"/>
          <w:color w:val="FF0000"/>
          <w:sz w:val="20"/>
        </w:rPr>
        <w:t>between</w:t>
      </w:r>
      <w:proofErr w:type="spellEnd"/>
      <w:r>
        <w:rPr>
          <w:rFonts w:asciiTheme="minorHAnsi" w:hAnsiTheme="minorHAnsi"/>
          <w:color w:val="FF0000"/>
          <w:sz w:val="20"/>
        </w:rPr>
        <w:t xml:space="preserve"> </w:t>
      </w:r>
      <w:proofErr w:type="spellStart"/>
      <w:r>
        <w:rPr>
          <w:rFonts w:asciiTheme="minorHAnsi" w:hAnsiTheme="minorHAnsi"/>
          <w:color w:val="FF0000"/>
          <w:sz w:val="20"/>
        </w:rPr>
        <w:t>these</w:t>
      </w:r>
      <w:proofErr w:type="spellEnd"/>
      <w:r>
        <w:rPr>
          <w:rFonts w:asciiTheme="minorHAnsi" w:hAnsiTheme="minorHAnsi"/>
          <w:color w:val="FF0000"/>
          <w:sz w:val="20"/>
        </w:rPr>
        <w:t xml:space="preserve"> </w:t>
      </w:r>
      <w:proofErr w:type="spellStart"/>
      <w:r>
        <w:rPr>
          <w:rFonts w:asciiTheme="minorHAnsi" w:hAnsiTheme="minorHAnsi"/>
          <w:color w:val="FF0000"/>
          <w:sz w:val="20"/>
        </w:rPr>
        <w:t>two</w:t>
      </w:r>
      <w:proofErr w:type="spellEnd"/>
      <w:r>
        <w:rPr>
          <w:rFonts w:asciiTheme="minorHAnsi" w:hAnsiTheme="minorHAnsi"/>
          <w:color w:val="FF0000"/>
          <w:sz w:val="20"/>
        </w:rPr>
        <w:t xml:space="preserve"> </w:t>
      </w:r>
      <w:proofErr w:type="spellStart"/>
      <w:r>
        <w:rPr>
          <w:rFonts w:asciiTheme="minorHAnsi" w:hAnsiTheme="minorHAnsi"/>
          <w:color w:val="FF0000"/>
          <w:sz w:val="20"/>
        </w:rPr>
        <w:t>extreames</w:t>
      </w:r>
      <w:proofErr w:type="spellEnd"/>
      <w:r>
        <w:rPr>
          <w:rFonts w:asciiTheme="minorHAnsi" w:hAnsiTheme="minorHAnsi"/>
          <w:color w:val="FF0000"/>
          <w:sz w:val="20"/>
        </w:rPr>
        <w:t xml:space="preserve">”. </w:t>
      </w:r>
      <w:proofErr w:type="spellStart"/>
      <w:r>
        <w:rPr>
          <w:rFonts w:asciiTheme="minorHAnsi" w:hAnsiTheme="minorHAnsi"/>
          <w:color w:val="FF0000"/>
          <w:sz w:val="20"/>
        </w:rPr>
        <w:t>Otherwise</w:t>
      </w:r>
      <w:proofErr w:type="spellEnd"/>
      <w:r>
        <w:rPr>
          <w:rFonts w:asciiTheme="minorHAnsi" w:hAnsiTheme="minorHAnsi"/>
          <w:color w:val="FF0000"/>
          <w:sz w:val="20"/>
        </w:rPr>
        <w:t xml:space="preserve"> the </w:t>
      </w:r>
      <w:proofErr w:type="spellStart"/>
      <w:r>
        <w:rPr>
          <w:rFonts w:asciiTheme="minorHAnsi" w:hAnsiTheme="minorHAnsi"/>
          <w:color w:val="FF0000"/>
          <w:sz w:val="20"/>
        </w:rPr>
        <w:t>changes</w:t>
      </w:r>
      <w:proofErr w:type="spellEnd"/>
      <w:r>
        <w:rPr>
          <w:rFonts w:asciiTheme="minorHAnsi" w:hAnsiTheme="minorHAnsi"/>
          <w:color w:val="FF0000"/>
          <w:sz w:val="20"/>
        </w:rPr>
        <w:t xml:space="preserve"> look </w:t>
      </w:r>
      <w:proofErr w:type="spellStart"/>
      <w:r>
        <w:rPr>
          <w:rFonts w:asciiTheme="minorHAnsi" w:hAnsiTheme="minorHAnsi"/>
          <w:color w:val="FF0000"/>
          <w:sz w:val="20"/>
        </w:rPr>
        <w:t>good</w:t>
      </w:r>
      <w:proofErr w:type="spellEnd"/>
      <w:r>
        <w:rPr>
          <w:rFonts w:asciiTheme="minorHAnsi" w:hAnsiTheme="minorHAnsi"/>
          <w:color w:val="FF0000"/>
          <w:sz w:val="20"/>
        </w:rPr>
        <w:t>.</w:t>
      </w:r>
    </w:p>
    <w:p w14:paraId="4A315E84" w14:textId="77777777" w:rsidR="0074784D" w:rsidRPr="000F257E" w:rsidRDefault="0074784D">
      <w:pPr>
        <w:rPr>
          <w:color w:val="FF0000"/>
        </w:rPr>
      </w:pPr>
    </w:p>
  </w:comment>
  <w:comment w:id="314" w:author="Olivia Imner" w:date="2018-07-24T07:12:00Z" w:initials="OI">
    <w:p w14:paraId="39272342" w14:textId="7BDAD7D6" w:rsidR="0074784D" w:rsidRDefault="0074784D">
      <w:pPr>
        <w:pStyle w:val="CommentText"/>
      </w:pPr>
      <w:r>
        <w:rPr>
          <w:rStyle w:val="CommentReference"/>
        </w:rPr>
        <w:annotationRef/>
      </w:r>
      <w:r>
        <w:t>Lägga till medelpoäng?</w:t>
      </w:r>
    </w:p>
  </w:comment>
  <w:comment w:id="316" w:author="Jason Serviss" w:date="2018-08-31T20:30:00Z" w:initials="JS">
    <w:p w14:paraId="2E172908" w14:textId="54CA7547" w:rsidR="0074784D" w:rsidRDefault="0074784D">
      <w:pPr>
        <w:pStyle w:val="CommentText"/>
      </w:pPr>
      <w:r>
        <w:rPr>
          <w:rStyle w:val="CommentReference"/>
        </w:rPr>
        <w:annotationRef/>
      </w:r>
      <w:r>
        <w:t>”</w:t>
      </w:r>
      <w:proofErr w:type="spellStart"/>
      <w:r>
        <w:t>Sammanfattningsvisst</w:t>
      </w:r>
      <w:proofErr w:type="spellEnd"/>
      <w:r>
        <w:t xml:space="preserve"> </w:t>
      </w:r>
      <w:proofErr w:type="spellStart"/>
      <w:r>
        <w:t>vissar</w:t>
      </w:r>
      <w:proofErr w:type="spellEnd"/>
      <w:r>
        <w:t xml:space="preserve"> </w:t>
      </w:r>
      <w:proofErr w:type="spellStart"/>
      <w:r>
        <w:t>resultaltet</w:t>
      </w:r>
      <w:proofErr w:type="spellEnd"/>
      <w:r>
        <w:t xml:space="preserve"> att…”</w:t>
      </w:r>
    </w:p>
  </w:comment>
  <w:comment w:id="315" w:author="Unknown Author" w:date="2018-08-31T20:34:00Z" w:initials="">
    <w:p w14:paraId="34688D10" w14:textId="3AB73954" w:rsidR="0074784D" w:rsidRPr="000F257E" w:rsidRDefault="0074784D">
      <w:pPr>
        <w:rPr>
          <w:color w:val="FFFFFF" w:themeColor="background1"/>
        </w:rPr>
      </w:pPr>
      <w:proofErr w:type="spellStart"/>
      <w:r>
        <w:rPr>
          <w:rFonts w:asciiTheme="minorHAnsi" w:hAnsiTheme="minorHAnsi"/>
          <w:sz w:val="20"/>
        </w:rPr>
        <w:t>Please</w:t>
      </w:r>
      <w:proofErr w:type="spellEnd"/>
      <w:r>
        <w:rPr>
          <w:rFonts w:asciiTheme="minorHAnsi" w:hAnsiTheme="minorHAnsi"/>
          <w:sz w:val="20"/>
        </w:rPr>
        <w:t xml:space="preserve"> stop </w:t>
      </w:r>
      <w:proofErr w:type="spellStart"/>
      <w:r>
        <w:rPr>
          <w:rFonts w:asciiTheme="minorHAnsi" w:hAnsiTheme="minorHAnsi"/>
          <w:sz w:val="20"/>
        </w:rPr>
        <w:t>doing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is the 3rd </w:t>
      </w:r>
      <w:proofErr w:type="spellStart"/>
      <w:r>
        <w:rPr>
          <w:rFonts w:asciiTheme="minorHAnsi" w:hAnsiTheme="minorHAnsi"/>
          <w:sz w:val="20"/>
        </w:rPr>
        <w:t>time</w:t>
      </w:r>
      <w:proofErr w:type="spellEnd"/>
      <w:r>
        <w:rPr>
          <w:rFonts w:asciiTheme="minorHAnsi" w:hAnsiTheme="minorHAnsi"/>
          <w:sz w:val="20"/>
        </w:rPr>
        <w:t xml:space="preserve"> I </w:t>
      </w:r>
      <w:proofErr w:type="spellStart"/>
      <w:r>
        <w:rPr>
          <w:rFonts w:asciiTheme="minorHAnsi" w:hAnsiTheme="minorHAnsi"/>
          <w:sz w:val="20"/>
        </w:rPr>
        <w:t>write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comment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not </w:t>
      </w:r>
      <w:proofErr w:type="spellStart"/>
      <w:r>
        <w:rPr>
          <w:rFonts w:asciiTheme="minorHAnsi" w:hAnsiTheme="minorHAnsi"/>
          <w:sz w:val="20"/>
        </w:rPr>
        <w:t>draw</w:t>
      </w:r>
      <w:proofErr w:type="spellEnd"/>
      <w:r>
        <w:rPr>
          <w:rFonts w:asciiTheme="minorHAnsi" w:hAnsiTheme="minorHAnsi"/>
          <w:sz w:val="20"/>
        </w:rPr>
        <w:t xml:space="preserve"> </w:t>
      </w:r>
      <w:proofErr w:type="spellStart"/>
      <w:r>
        <w:rPr>
          <w:rFonts w:asciiTheme="minorHAnsi" w:hAnsiTheme="minorHAnsi"/>
          <w:sz w:val="20"/>
        </w:rPr>
        <w:t>conclusions</w:t>
      </w:r>
      <w:proofErr w:type="spellEnd"/>
      <w:r>
        <w:rPr>
          <w:rFonts w:asciiTheme="minorHAnsi" w:hAnsiTheme="minorHAnsi"/>
          <w:sz w:val="20"/>
        </w:rPr>
        <w:t xml:space="preserve"> or </w:t>
      </w:r>
      <w:proofErr w:type="spellStart"/>
      <w:r>
        <w:rPr>
          <w:rFonts w:asciiTheme="minorHAnsi" w:hAnsiTheme="minorHAnsi"/>
          <w:sz w:val="20"/>
        </w:rPr>
        <w:t>summarize</w:t>
      </w:r>
      <w:proofErr w:type="spellEnd"/>
      <w:r>
        <w:rPr>
          <w:rFonts w:asciiTheme="minorHAnsi" w:hAnsiTheme="minorHAnsi"/>
          <w:sz w:val="20"/>
        </w:rPr>
        <w:t xml:space="preserve"> </w:t>
      </w:r>
      <w:proofErr w:type="spellStart"/>
      <w:r>
        <w:rPr>
          <w:rFonts w:asciiTheme="minorHAnsi" w:hAnsiTheme="minorHAnsi"/>
          <w:sz w:val="20"/>
        </w:rPr>
        <w:t>results</w:t>
      </w:r>
      <w:proofErr w:type="spellEnd"/>
      <w:r>
        <w:rPr>
          <w:rFonts w:asciiTheme="minorHAnsi" w:hAnsiTheme="minorHAnsi"/>
          <w:sz w:val="20"/>
        </w:rPr>
        <w:t xml:space="preserve"> </w:t>
      </w:r>
      <w:proofErr w:type="spellStart"/>
      <w:r>
        <w:rPr>
          <w:rFonts w:asciiTheme="minorHAnsi" w:hAnsiTheme="minorHAnsi"/>
          <w:sz w:val="20"/>
        </w:rPr>
        <w:t>based</w:t>
      </w:r>
      <w:proofErr w:type="spellEnd"/>
      <w:r>
        <w:rPr>
          <w:rFonts w:asciiTheme="minorHAnsi" w:hAnsiTheme="minorHAnsi"/>
          <w:sz w:val="20"/>
        </w:rPr>
        <w:t xml:space="preserve"> on </w:t>
      </w:r>
      <w:proofErr w:type="spellStart"/>
      <w:r>
        <w:rPr>
          <w:rFonts w:asciiTheme="minorHAnsi" w:hAnsiTheme="minorHAnsi"/>
          <w:sz w:val="20"/>
        </w:rPr>
        <w:t>what</w:t>
      </w:r>
      <w:proofErr w:type="spellEnd"/>
      <w:r>
        <w:rPr>
          <w:rFonts w:asciiTheme="minorHAnsi" w:hAnsiTheme="minorHAnsi"/>
          <w:sz w:val="20"/>
        </w:rPr>
        <w:t xml:space="preserve"> the </w:t>
      </w:r>
      <w:proofErr w:type="spellStart"/>
      <w:r>
        <w:rPr>
          <w:rFonts w:asciiTheme="minorHAnsi" w:hAnsiTheme="minorHAnsi"/>
          <w:sz w:val="20"/>
        </w:rPr>
        <w:t>next</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going </w:t>
      </w:r>
      <w:proofErr w:type="spellStart"/>
      <w:r>
        <w:rPr>
          <w:rFonts w:asciiTheme="minorHAnsi" w:hAnsiTheme="minorHAnsi"/>
          <w:sz w:val="20"/>
        </w:rPr>
        <w:t>to</w:t>
      </w:r>
      <w:proofErr w:type="spellEnd"/>
      <w:r>
        <w:rPr>
          <w:rFonts w:asciiTheme="minorHAnsi" w:hAnsiTheme="minorHAnsi"/>
          <w:sz w:val="20"/>
        </w:rPr>
        <w:t xml:space="preserve"> do is. The </w:t>
      </w:r>
      <w:proofErr w:type="spellStart"/>
      <w:r>
        <w:rPr>
          <w:rFonts w:asciiTheme="minorHAnsi" w:hAnsiTheme="minorHAnsi"/>
          <w:sz w:val="20"/>
        </w:rPr>
        <w:t>result</w:t>
      </w:r>
      <w:proofErr w:type="spellEnd"/>
      <w:r>
        <w:rPr>
          <w:rFonts w:asciiTheme="minorHAnsi" w:hAnsiTheme="minorHAnsi"/>
          <w:sz w:val="20"/>
        </w:rPr>
        <w:t xml:space="preserve"> has </w:t>
      </w:r>
      <w:proofErr w:type="spellStart"/>
      <w:r>
        <w:rPr>
          <w:rFonts w:asciiTheme="minorHAnsi" w:hAnsiTheme="minorHAnsi"/>
          <w:sz w:val="20"/>
        </w:rPr>
        <w:t>its</w:t>
      </w:r>
      <w:proofErr w:type="spellEnd"/>
      <w:r>
        <w:rPr>
          <w:rFonts w:asciiTheme="minorHAnsi" w:hAnsiTheme="minorHAnsi"/>
          <w:sz w:val="20"/>
        </w:rPr>
        <w:t xml:space="preserve"> </w:t>
      </w:r>
      <w:proofErr w:type="spellStart"/>
      <w:r>
        <w:rPr>
          <w:rFonts w:asciiTheme="minorHAnsi" w:hAnsiTheme="minorHAnsi"/>
          <w:sz w:val="20"/>
        </w:rPr>
        <w:t>own</w:t>
      </w:r>
      <w:proofErr w:type="spellEnd"/>
      <w:r>
        <w:rPr>
          <w:rFonts w:asciiTheme="minorHAnsi" w:hAnsiTheme="minorHAnsi"/>
          <w:sz w:val="20"/>
        </w:rPr>
        <w:t xml:space="preserve"> </w:t>
      </w:r>
      <w:proofErr w:type="spellStart"/>
      <w:r>
        <w:rPr>
          <w:rFonts w:asciiTheme="minorHAnsi" w:hAnsiTheme="minorHAnsi"/>
          <w:sz w:val="20"/>
        </w:rPr>
        <w:t>value</w:t>
      </w:r>
      <w:proofErr w:type="spellEnd"/>
      <w:r>
        <w:rPr>
          <w:rFonts w:asciiTheme="minorHAnsi" w:hAnsiTheme="minorHAnsi"/>
          <w:sz w:val="20"/>
        </w:rPr>
        <w:t xml:space="preserve"> </w:t>
      </w:r>
      <w:proofErr w:type="spellStart"/>
      <w:r>
        <w:rPr>
          <w:rFonts w:asciiTheme="minorHAnsi" w:hAnsiTheme="minorHAnsi"/>
          <w:sz w:val="20"/>
        </w:rPr>
        <w:t>without</w:t>
      </w:r>
      <w:proofErr w:type="spellEnd"/>
      <w:r>
        <w:rPr>
          <w:rFonts w:asciiTheme="minorHAnsi" w:hAnsiTheme="minorHAnsi"/>
          <w:sz w:val="20"/>
        </w:rPr>
        <w:t xml:space="preserve"> the </w:t>
      </w:r>
      <w:proofErr w:type="spellStart"/>
      <w:r>
        <w:rPr>
          <w:rFonts w:asciiTheme="minorHAnsi" w:hAnsiTheme="minorHAnsi"/>
          <w:sz w:val="20"/>
        </w:rPr>
        <w:t>need</w:t>
      </w:r>
      <w:proofErr w:type="spellEnd"/>
      <w:r>
        <w:rPr>
          <w:rFonts w:asciiTheme="minorHAnsi" w:hAnsiTheme="minorHAnsi"/>
          <w:sz w:val="20"/>
        </w:rPr>
        <w:t xml:space="preserve"> for </w:t>
      </w:r>
      <w:proofErr w:type="spellStart"/>
      <w:r>
        <w:rPr>
          <w:rFonts w:asciiTheme="minorHAnsi" w:hAnsiTheme="minorHAnsi"/>
          <w:sz w:val="20"/>
        </w:rPr>
        <w:t>further</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and it is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highlight</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 xml:space="preserve"> </w:t>
      </w:r>
      <w:proofErr w:type="spellStart"/>
      <w:r>
        <w:rPr>
          <w:rFonts w:asciiTheme="minorHAnsi" w:hAnsiTheme="minorHAnsi"/>
          <w:color w:val="FFFFFF" w:themeColor="background1"/>
          <w:sz w:val="20"/>
        </w:rPr>
        <w:t>Better</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but</w:t>
      </w:r>
      <w:proofErr w:type="spellEnd"/>
      <w:r>
        <w:rPr>
          <w:rFonts w:asciiTheme="minorHAnsi" w:hAnsiTheme="minorHAnsi"/>
          <w:color w:val="FFFFFF" w:themeColor="background1"/>
          <w:sz w:val="20"/>
        </w:rPr>
        <w:t xml:space="preserve"> I </w:t>
      </w:r>
      <w:proofErr w:type="spellStart"/>
      <w:r>
        <w:rPr>
          <w:rFonts w:asciiTheme="minorHAnsi" w:hAnsiTheme="minorHAnsi"/>
          <w:color w:val="FFFFFF" w:themeColor="background1"/>
          <w:sz w:val="20"/>
        </w:rPr>
        <w:t>think</w:t>
      </w:r>
      <w:proofErr w:type="spellEnd"/>
      <w:r>
        <w:rPr>
          <w:rFonts w:asciiTheme="minorHAnsi" w:hAnsiTheme="minorHAnsi"/>
          <w:color w:val="FFFFFF" w:themeColor="background1"/>
          <w:sz w:val="20"/>
        </w:rPr>
        <w:t xml:space="preserve"> the 2nd part, </w:t>
      </w:r>
      <w:proofErr w:type="spellStart"/>
      <w:r>
        <w:rPr>
          <w:rFonts w:asciiTheme="minorHAnsi" w:hAnsiTheme="minorHAnsi"/>
          <w:color w:val="FFFFFF" w:themeColor="background1"/>
          <w:sz w:val="20"/>
        </w:rPr>
        <w:t>concerning</w:t>
      </w:r>
      <w:proofErr w:type="spellEnd"/>
      <w:r>
        <w:rPr>
          <w:rFonts w:asciiTheme="minorHAnsi" w:hAnsiTheme="minorHAnsi"/>
          <w:color w:val="FFFFFF" w:themeColor="background1"/>
          <w:sz w:val="20"/>
        </w:rPr>
        <w:t xml:space="preserve"> the associative </w:t>
      </w:r>
      <w:proofErr w:type="spellStart"/>
      <w:r>
        <w:rPr>
          <w:rFonts w:asciiTheme="minorHAnsi" w:hAnsiTheme="minorHAnsi"/>
          <w:color w:val="FFFFFF" w:themeColor="background1"/>
          <w:sz w:val="20"/>
        </w:rPr>
        <w:t>perspective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work</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Especially</w:t>
      </w:r>
      <w:proofErr w:type="spellEnd"/>
      <w:r>
        <w:rPr>
          <w:rFonts w:asciiTheme="minorHAnsi" w:hAnsiTheme="minorHAnsi"/>
          <w:color w:val="FFFFFF" w:themeColor="background1"/>
          <w:sz w:val="20"/>
        </w:rPr>
        <w:t xml:space="preserve"> ”matchande alternativ”. In the </w:t>
      </w:r>
      <w:proofErr w:type="spellStart"/>
      <w:r>
        <w:rPr>
          <w:rFonts w:asciiTheme="minorHAnsi" w:hAnsiTheme="minorHAnsi"/>
          <w:color w:val="FFFFFF" w:themeColor="background1"/>
          <w:sz w:val="20"/>
        </w:rPr>
        <w:t>introduction</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say</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something</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about</w:t>
      </w:r>
      <w:proofErr w:type="spellEnd"/>
      <w:r>
        <w:rPr>
          <w:rFonts w:asciiTheme="minorHAnsi" w:hAnsiTheme="minorHAnsi"/>
          <w:color w:val="FFFFFF" w:themeColor="background1"/>
          <w:sz w:val="20"/>
        </w:rPr>
        <w:t xml:space="preserve"> a </w:t>
      </w:r>
      <w:proofErr w:type="spellStart"/>
      <w:r>
        <w:rPr>
          <w:rFonts w:asciiTheme="minorHAnsi" w:hAnsiTheme="minorHAnsi"/>
          <w:color w:val="FFFFFF" w:themeColor="background1"/>
          <w:sz w:val="20"/>
        </w:rPr>
        <w:t>good</w:t>
      </w:r>
      <w:proofErr w:type="spellEnd"/>
      <w:r>
        <w:rPr>
          <w:rFonts w:asciiTheme="minorHAnsi" w:hAnsiTheme="minorHAnsi"/>
          <w:color w:val="FFFFFF" w:themeColor="background1"/>
          <w:sz w:val="20"/>
        </w:rPr>
        <w:t xml:space="preserve"> ”utgångspunkt” </w:t>
      </w:r>
      <w:proofErr w:type="spellStart"/>
      <w:r>
        <w:rPr>
          <w:rFonts w:asciiTheme="minorHAnsi" w:hAnsiTheme="minorHAnsi"/>
          <w:color w:val="FFFFFF" w:themeColor="background1"/>
          <w:sz w:val="20"/>
        </w:rPr>
        <w:t>which</w:t>
      </w:r>
      <w:proofErr w:type="spellEnd"/>
      <w:r>
        <w:rPr>
          <w:rFonts w:asciiTheme="minorHAnsi" w:hAnsiTheme="minorHAnsi"/>
          <w:color w:val="FFFFFF" w:themeColor="background1"/>
          <w:sz w:val="20"/>
        </w:rPr>
        <w:t xml:space="preserve"> is </w:t>
      </w:r>
      <w:proofErr w:type="spellStart"/>
      <w:r>
        <w:rPr>
          <w:rFonts w:asciiTheme="minorHAnsi" w:hAnsiTheme="minorHAnsi"/>
          <w:color w:val="FFFFFF" w:themeColor="background1"/>
          <w:sz w:val="20"/>
        </w:rPr>
        <w:t>more</w:t>
      </w:r>
      <w:proofErr w:type="spellEnd"/>
      <w:r>
        <w:rPr>
          <w:rFonts w:asciiTheme="minorHAnsi" w:hAnsiTheme="minorHAnsi"/>
          <w:color w:val="FFFFFF" w:themeColor="background1"/>
          <w:sz w:val="20"/>
        </w:rPr>
        <w:t xml:space="preserve"> in </w:t>
      </w:r>
      <w:proofErr w:type="spellStart"/>
      <w:r>
        <w:rPr>
          <w:rFonts w:asciiTheme="minorHAnsi" w:hAnsiTheme="minorHAnsi"/>
          <w:color w:val="FFFFFF" w:themeColor="background1"/>
          <w:sz w:val="20"/>
        </w:rPr>
        <w:t>line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with</w:t>
      </w:r>
      <w:proofErr w:type="spellEnd"/>
      <w:r>
        <w:rPr>
          <w:rFonts w:asciiTheme="minorHAnsi" w:hAnsiTheme="minorHAnsi"/>
          <w:color w:val="FFFFFF" w:themeColor="background1"/>
          <w:sz w:val="20"/>
        </w:rPr>
        <w:t xml:space="preserve"> the </w:t>
      </w:r>
      <w:proofErr w:type="spellStart"/>
      <w:r>
        <w:rPr>
          <w:rFonts w:asciiTheme="minorHAnsi" w:hAnsiTheme="minorHAnsi"/>
          <w:color w:val="FFFFFF" w:themeColor="background1"/>
          <w:sz w:val="20"/>
        </w:rPr>
        <w:t>results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presented</w:t>
      </w:r>
      <w:proofErr w:type="spellEnd"/>
      <w:r>
        <w:rPr>
          <w:rFonts w:asciiTheme="minorHAnsi" w:hAnsiTheme="minorHAnsi"/>
          <w:color w:val="FFFFFF" w:themeColor="background1"/>
          <w:sz w:val="20"/>
        </w:rPr>
        <w:t>.</w:t>
      </w:r>
    </w:p>
  </w:comment>
  <w:comment w:id="317" w:author="Olivia Imner" w:date="2018-08-31T20:35:00Z" w:initials="OI">
    <w:p w14:paraId="571E44D9" w14:textId="221F25F5" w:rsidR="0074784D" w:rsidRDefault="0074784D">
      <w:pPr>
        <w:pStyle w:val="CommentText"/>
      </w:pPr>
      <w:r>
        <w:rPr>
          <w:rStyle w:val="CommentReference"/>
        </w:rPr>
        <w:annotationRef/>
      </w:r>
      <w:r>
        <w:t xml:space="preserve">Ska det vara såhär? NO just </w:t>
      </w:r>
      <w:proofErr w:type="spellStart"/>
      <w:r>
        <w:t>bold</w:t>
      </w:r>
      <w:proofErr w:type="spellEnd"/>
    </w:p>
  </w:comment>
  <w:comment w:id="318" w:author="Jason Serviss" w:date="2018-08-31T20:36:00Z" w:initials="JS">
    <w:p w14:paraId="1FFFE4B3" w14:textId="28E80931" w:rsidR="0074784D" w:rsidRDefault="0074784D">
      <w:pPr>
        <w:pStyle w:val="CommentText"/>
      </w:pPr>
      <w:r>
        <w:rPr>
          <w:rStyle w:val="CommentReference"/>
        </w:rPr>
        <w:annotationRef/>
      </w:r>
      <w:r>
        <w:t xml:space="preserve">The </w:t>
      </w:r>
      <w:proofErr w:type="spellStart"/>
      <w:r>
        <w:t>figure</w:t>
      </w:r>
      <w:proofErr w:type="spellEnd"/>
      <w:r>
        <w:t xml:space="preserve"> legend </w:t>
      </w:r>
      <w:proofErr w:type="spellStart"/>
      <w:r>
        <w:t>does</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describe</w:t>
      </w:r>
      <w:proofErr w:type="spellEnd"/>
      <w:r>
        <w:t xml:space="preserve"> </w:t>
      </w:r>
      <w:proofErr w:type="spellStart"/>
      <w:r>
        <w:t>how</w:t>
      </w:r>
      <w:proofErr w:type="spellEnd"/>
      <w:r>
        <w:t xml:space="preserve"> the </w:t>
      </w:r>
      <w:proofErr w:type="spellStart"/>
      <w:r>
        <w:t>interview</w:t>
      </w:r>
      <w:proofErr w:type="spellEnd"/>
      <w:r>
        <w:t xml:space="preserve"> is ”uppdelad” it </w:t>
      </w:r>
      <w:proofErr w:type="spellStart"/>
      <w:r>
        <w:t>needs</w:t>
      </w:r>
      <w:proofErr w:type="spellEnd"/>
      <w:r>
        <w:t xml:space="preserve"> </w:t>
      </w:r>
      <w:proofErr w:type="spellStart"/>
      <w:r>
        <w:t>to</w:t>
      </w:r>
      <w:proofErr w:type="spellEnd"/>
      <w:r>
        <w:t xml:space="preserve"> </w:t>
      </w:r>
      <w:proofErr w:type="spellStart"/>
      <w:r>
        <w:t>describe</w:t>
      </w:r>
      <w:proofErr w:type="spellEnd"/>
      <w:r>
        <w:t xml:space="preserve"> the FIGURE.</w:t>
      </w:r>
    </w:p>
  </w:comment>
  <w:comment w:id="319" w:author="Jason Serviss" w:date="2018-08-31T20:38:00Z" w:initials="JS">
    <w:p w14:paraId="317B17F0" w14:textId="20AF36A3" w:rsidR="0074784D" w:rsidRDefault="0074784D">
      <w:pPr>
        <w:pStyle w:val="CommentText"/>
      </w:pPr>
      <w:r>
        <w:rPr>
          <w:rStyle w:val="CommentReference"/>
        </w:rPr>
        <w:annotationRef/>
      </w:r>
      <w:r>
        <w:t>”</w:t>
      </w:r>
      <w:proofErr w:type="spellStart"/>
      <w:r>
        <w:t>kvalite</w:t>
      </w:r>
      <w:proofErr w:type="spellEnd"/>
      <w:r>
        <w:t xml:space="preserve"> enligt ” </w:t>
      </w:r>
      <w:proofErr w:type="spellStart"/>
      <w:r>
        <w:t>here</w:t>
      </w:r>
      <w:proofErr w:type="spellEnd"/>
      <w:r>
        <w:t xml:space="preserve"> </w:t>
      </w:r>
      <w:proofErr w:type="spellStart"/>
      <w:r>
        <w:t>instead</w:t>
      </w:r>
      <w:proofErr w:type="spellEnd"/>
      <w:r>
        <w:t xml:space="preserve"> </w:t>
      </w:r>
      <w:proofErr w:type="spellStart"/>
      <w:r>
        <w:t>of</w:t>
      </w:r>
      <w:proofErr w:type="spellEnd"/>
      <w:r>
        <w:t xml:space="preserve"> at the end </w:t>
      </w:r>
      <w:proofErr w:type="spellStart"/>
      <w:r>
        <w:t>of</w:t>
      </w:r>
      <w:proofErr w:type="spellEnd"/>
      <w:r>
        <w:t xml:space="preserve"> the </w:t>
      </w:r>
      <w:proofErr w:type="spellStart"/>
      <w:r>
        <w:t>sentance</w:t>
      </w:r>
      <w:proofErr w:type="spellEnd"/>
    </w:p>
  </w:comment>
  <w:comment w:id="320" w:author="Unknown Author" w:date="2018-07-24T07:50:00Z" w:initials="">
    <w:p w14:paraId="0518BF0A" w14:textId="1F5CE182" w:rsidR="0074784D" w:rsidRDefault="0074784D">
      <w:r>
        <w:rPr>
          <w:rFonts w:asciiTheme="minorHAnsi" w:hAnsiTheme="minorHAnsi"/>
          <w:sz w:val="20"/>
        </w:rPr>
        <w:t>”Först sammanfattade vi DIM’s faser och element (Bilaga 3) för att sedan sammanställa påstående (</w:t>
      </w:r>
      <w:proofErr w:type="gramStart"/>
      <w:r>
        <w:rPr>
          <w:rFonts w:asciiTheme="minorHAnsi" w:hAnsiTheme="minorHAnsi"/>
          <w:sz w:val="20"/>
        </w:rPr>
        <w:t>Bilaga ?</w:t>
      </w:r>
      <w:proofErr w:type="gramEnd"/>
      <w:r>
        <w:rPr>
          <w:rFonts w:asciiTheme="minorHAnsi" w:hAnsiTheme="minorHAnsi"/>
          <w:sz w:val="20"/>
        </w:rPr>
        <w:t xml:space="preserve">) som motsvarade modellens innehåll, för att därefter...” </w:t>
      </w:r>
      <w:r w:rsidRPr="00D000E0">
        <w:rPr>
          <w:rFonts w:asciiTheme="minorHAnsi" w:hAnsiTheme="minorHAnsi"/>
          <w:color w:val="FF0000"/>
          <w:sz w:val="20"/>
        </w:rPr>
        <w:t>DIM faser är bilaga 1 då och Bilaga 3 är påståendena</w:t>
      </w:r>
      <w:r>
        <w:rPr>
          <w:rFonts w:asciiTheme="minorHAnsi" w:hAnsiTheme="minorHAnsi"/>
          <w:sz w:val="20"/>
        </w:rPr>
        <w:t xml:space="preserve"> </w:t>
      </w:r>
    </w:p>
  </w:comment>
  <w:comment w:id="321" w:author="Jason Serviss" w:date="2018-08-31T20:39:00Z" w:initials="JS">
    <w:p w14:paraId="7CCFC55B" w14:textId="452CD1FD" w:rsidR="0074784D" w:rsidRDefault="0074784D">
      <w:pPr>
        <w:pStyle w:val="CommentText"/>
      </w:pPr>
      <w:r>
        <w:rPr>
          <w:rStyle w:val="CommentReference"/>
        </w:rPr>
        <w:annotationRef/>
      </w:r>
      <w:r>
        <w:t>”och”</w:t>
      </w:r>
    </w:p>
  </w:comment>
  <w:comment w:id="325" w:author="Unknown Author" w:date="2018-08-31T20:42:00Z" w:initials="">
    <w:p w14:paraId="4F4B3837" w14:textId="45CAB52E" w:rsidR="0074784D" w:rsidRPr="00B41458" w:rsidRDefault="0074784D">
      <w:pPr>
        <w:rPr>
          <w:color w:val="FFFFFF" w:themeColor="background1"/>
        </w:rPr>
      </w:pPr>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r>
        <w:rPr>
          <w:rFonts w:asciiTheme="minorHAnsi" w:hAnsiTheme="minorHAnsi"/>
          <w:sz w:val="20"/>
        </w:rPr>
        <w:t xml:space="preserve">. </w:t>
      </w:r>
      <w:r>
        <w:rPr>
          <w:rFonts w:asciiTheme="minorHAnsi" w:hAnsiTheme="minorHAnsi"/>
          <w:color w:val="FFFFFF" w:themeColor="background1"/>
          <w:sz w:val="20"/>
        </w:rPr>
        <w:t xml:space="preserve">It is </w:t>
      </w:r>
      <w:proofErr w:type="spellStart"/>
      <w:r>
        <w:rPr>
          <w:rFonts w:asciiTheme="minorHAnsi" w:hAnsiTheme="minorHAnsi"/>
          <w:color w:val="FFFFFF" w:themeColor="background1"/>
          <w:sz w:val="20"/>
        </w:rPr>
        <w:t>good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have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added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this</w:t>
      </w:r>
      <w:proofErr w:type="spellEnd"/>
      <w:r>
        <w:rPr>
          <w:rFonts w:asciiTheme="minorHAnsi" w:hAnsiTheme="minorHAnsi"/>
          <w:color w:val="FFFFFF" w:themeColor="background1"/>
          <w:sz w:val="20"/>
        </w:rPr>
        <w:t xml:space="preserve"> BUT it is </w:t>
      </w:r>
      <w:proofErr w:type="spellStart"/>
      <w:r>
        <w:rPr>
          <w:rFonts w:asciiTheme="minorHAnsi" w:hAnsiTheme="minorHAnsi"/>
          <w:color w:val="FFFFFF" w:themeColor="background1"/>
          <w:sz w:val="20"/>
        </w:rPr>
        <w:t>very</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unclear</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trying</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say</w:t>
      </w:r>
      <w:proofErr w:type="spellEnd"/>
      <w:r>
        <w:rPr>
          <w:rFonts w:asciiTheme="minorHAnsi" w:hAnsiTheme="minorHAnsi"/>
          <w:color w:val="FFFFFF" w:themeColor="background1"/>
          <w:sz w:val="20"/>
        </w:rPr>
        <w:t>.”</w:t>
      </w:r>
      <w:r w:rsidRPr="00B41458">
        <w:t xml:space="preserve"> </w:t>
      </w:r>
      <w:r>
        <w:t>presenterade olika instruktioner</w:t>
      </w:r>
      <w:r>
        <w:rPr>
          <w:rFonts w:asciiTheme="minorHAnsi" w:hAnsiTheme="minorHAnsi"/>
          <w:color w:val="FFFFFF" w:themeColor="background1"/>
          <w:sz w:val="20"/>
        </w:rPr>
        <w:t>”? ”</w:t>
      </w:r>
      <w:r w:rsidRPr="00B41458">
        <w:t xml:space="preserve"> </w:t>
      </w:r>
      <w:r>
        <w:t>beroende på vilken grad den uppvisade</w:t>
      </w:r>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more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work</w:t>
      </w:r>
      <w:proofErr w:type="spellEnd"/>
    </w:p>
  </w:comment>
  <w:comment w:id="326" w:author="Unknown Author" w:date="2018-07-25T13:19:00Z" w:initials="">
    <w:p w14:paraId="28F0D712" w14:textId="4D9100BD" w:rsidR="0074784D" w:rsidRDefault="0074784D">
      <w:r>
        <w:rPr>
          <w:rFonts w:asciiTheme="minorHAnsi" w:hAnsiTheme="minorHAnsi"/>
          <w:sz w:val="20"/>
        </w:rPr>
        <w:t xml:space="preserve">All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other</w:t>
      </w:r>
      <w:proofErr w:type="spellEnd"/>
      <w:r>
        <w:rPr>
          <w:rFonts w:asciiTheme="minorHAnsi" w:hAnsiTheme="minorHAnsi"/>
          <w:sz w:val="20"/>
        </w:rPr>
        <w:t xml:space="preserve"> elements </w:t>
      </w:r>
      <w:proofErr w:type="spellStart"/>
      <w:r>
        <w:rPr>
          <w:rFonts w:asciiTheme="minorHAnsi" w:hAnsiTheme="minorHAnsi"/>
          <w:sz w:val="20"/>
        </w:rPr>
        <w:t>had</w:t>
      </w:r>
      <w:proofErr w:type="spellEnd"/>
      <w:r>
        <w:rPr>
          <w:rFonts w:asciiTheme="minorHAnsi" w:hAnsiTheme="minorHAnsi"/>
          <w:sz w:val="20"/>
        </w:rPr>
        <w:t xml:space="preserve"> a </w:t>
      </w:r>
      <w:proofErr w:type="spellStart"/>
      <w:r>
        <w:rPr>
          <w:rFonts w:asciiTheme="minorHAnsi" w:hAnsiTheme="minorHAnsi"/>
          <w:sz w:val="20"/>
        </w:rPr>
        <w:t>relativley</w:t>
      </w:r>
      <w:proofErr w:type="spellEnd"/>
      <w:r>
        <w:rPr>
          <w:rFonts w:asciiTheme="minorHAnsi" w:hAnsiTheme="minorHAnsi"/>
          <w:sz w:val="20"/>
        </w:rPr>
        <w:t xml:space="preserve"> </w:t>
      </w:r>
      <w:proofErr w:type="spellStart"/>
      <w:r>
        <w:rPr>
          <w:rFonts w:asciiTheme="minorHAnsi" w:hAnsiTheme="minorHAnsi"/>
          <w:sz w:val="20"/>
        </w:rPr>
        <w:t>high</w:t>
      </w:r>
      <w:proofErr w:type="spellEnd"/>
      <w:r>
        <w:rPr>
          <w:rFonts w:asciiTheme="minorHAnsi" w:hAnsiTheme="minorHAnsi"/>
          <w:sz w:val="20"/>
        </w:rPr>
        <w:t xml:space="preserve"> score so it is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contrast</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the </w:t>
      </w:r>
      <w:proofErr w:type="spellStart"/>
      <w:r>
        <w:rPr>
          <w:rFonts w:asciiTheme="minorHAnsi" w:hAnsiTheme="minorHAnsi"/>
          <w:sz w:val="20"/>
        </w:rPr>
        <w:t>others</w:t>
      </w:r>
      <w:proofErr w:type="spellEnd"/>
      <w:r>
        <w:rPr>
          <w:rFonts w:asciiTheme="minorHAnsi" w:hAnsiTheme="minorHAnsi"/>
          <w:sz w:val="20"/>
        </w:rPr>
        <w:t xml:space="preserve"> as a </w:t>
      </w:r>
      <w:proofErr w:type="spellStart"/>
      <w:r>
        <w:rPr>
          <w:rFonts w:asciiTheme="minorHAnsi" w:hAnsiTheme="minorHAnsi"/>
          <w:sz w:val="20"/>
        </w:rPr>
        <w:t>group</w:t>
      </w:r>
      <w:proofErr w:type="spellEnd"/>
      <w:r>
        <w:rPr>
          <w:rFonts w:asciiTheme="minorHAnsi" w:hAnsiTheme="minorHAnsi"/>
          <w:sz w:val="20"/>
        </w:rPr>
        <w:t xml:space="preserve"> </w:t>
      </w:r>
      <w:proofErr w:type="spellStart"/>
      <w:r>
        <w:rPr>
          <w:rFonts w:asciiTheme="minorHAnsi" w:hAnsiTheme="minorHAnsi"/>
          <w:sz w:val="20"/>
        </w:rPr>
        <w:t>instead</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just </w:t>
      </w:r>
      <w:proofErr w:type="spellStart"/>
      <w:r>
        <w:rPr>
          <w:rFonts w:asciiTheme="minorHAnsi" w:hAnsiTheme="minorHAnsi"/>
          <w:sz w:val="20"/>
        </w:rPr>
        <w:t>one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them</w:t>
      </w:r>
      <w:proofErr w:type="spellEnd"/>
      <w:r>
        <w:rPr>
          <w:rFonts w:asciiTheme="minorHAnsi" w:hAnsiTheme="minorHAnsi"/>
          <w:sz w:val="20"/>
        </w:rPr>
        <w:t xml:space="preserve">. </w:t>
      </w:r>
    </w:p>
  </w:comment>
  <w:comment w:id="327" w:author="Unknown Author" w:date="2018-07-24T08:27:00Z" w:initials="">
    <w:p w14:paraId="3A7794B9" w14:textId="31F89504" w:rsidR="0074784D" w:rsidRDefault="0074784D">
      <w:proofErr w:type="spellStart"/>
      <w:r>
        <w:rPr>
          <w:rFonts w:asciiTheme="minorHAnsi" w:hAnsiTheme="minorHAnsi"/>
          <w:sz w:val="20"/>
        </w:rPr>
        <w:t>Compared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Fixed</w:t>
      </w:r>
      <w:proofErr w:type="spellEnd"/>
    </w:p>
  </w:comment>
  <w:comment w:id="328" w:author="Unknown Author" w:date="2018-07-24T08:35:00Z" w:initials="">
    <w:p w14:paraId="183B9643" w14:textId="5BB6A3C7" w:rsidR="0074784D" w:rsidRDefault="0074784D">
      <w:proofErr w:type="spellStart"/>
      <w:r>
        <w:rPr>
          <w:rFonts w:asciiTheme="minorHAnsi" w:hAnsiTheme="minorHAnsi"/>
          <w:sz w:val="20"/>
        </w:rPr>
        <w:t>Here</w:t>
      </w:r>
      <w:proofErr w:type="spellEnd"/>
      <w:r>
        <w:rPr>
          <w:rFonts w:asciiTheme="minorHAnsi" w:hAnsiTheme="minorHAnsi"/>
          <w:sz w:val="20"/>
        </w:rPr>
        <w:t xml:space="preserve"> it </w:t>
      </w:r>
      <w:proofErr w:type="spellStart"/>
      <w:r>
        <w:rPr>
          <w:rFonts w:asciiTheme="minorHAnsi" w:hAnsiTheme="minorHAnsi"/>
          <w:sz w:val="20"/>
        </w:rPr>
        <w:t>would</w:t>
      </w:r>
      <w:proofErr w:type="spellEnd"/>
      <w:r>
        <w:rPr>
          <w:rFonts w:asciiTheme="minorHAnsi" w:hAnsiTheme="minorHAnsi"/>
          <w:sz w:val="20"/>
        </w:rPr>
        <w:t xml:space="preserve"> be </w:t>
      </w:r>
      <w:proofErr w:type="spellStart"/>
      <w:r>
        <w:rPr>
          <w:rFonts w:asciiTheme="minorHAnsi" w:hAnsiTheme="minorHAnsi"/>
          <w:sz w:val="20"/>
        </w:rPr>
        <w:t>better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w:t>
      </w:r>
      <w:proofErr w:type="spellStart"/>
      <w:r>
        <w:rPr>
          <w:rFonts w:asciiTheme="minorHAnsi" w:hAnsiTheme="minorHAnsi"/>
          <w:sz w:val="20"/>
        </w:rPr>
        <w:t>something</w:t>
      </w:r>
      <w:proofErr w:type="spellEnd"/>
      <w:r>
        <w:rPr>
          <w:rFonts w:asciiTheme="minorHAnsi" w:hAnsiTheme="minorHAnsi"/>
          <w:sz w:val="20"/>
        </w:rPr>
        <w:t xml:space="preserve"> </w:t>
      </w:r>
      <w:proofErr w:type="spellStart"/>
      <w:r>
        <w:rPr>
          <w:rFonts w:asciiTheme="minorHAnsi" w:hAnsiTheme="minorHAnsi"/>
          <w:sz w:val="20"/>
        </w:rPr>
        <w:t>along</w:t>
      </w:r>
      <w:proofErr w:type="spellEnd"/>
      <w:r>
        <w:rPr>
          <w:rFonts w:asciiTheme="minorHAnsi" w:hAnsiTheme="minorHAnsi"/>
          <w:sz w:val="20"/>
        </w:rPr>
        <w:t xml:space="preserve"> the </w:t>
      </w:r>
      <w:proofErr w:type="spellStart"/>
      <w:r>
        <w:rPr>
          <w:rFonts w:asciiTheme="minorHAnsi" w:hAnsiTheme="minorHAnsi"/>
          <w:sz w:val="20"/>
        </w:rPr>
        <w:t>lines</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w:t>
      </w:r>
      <w:r>
        <w:rPr>
          <w:rFonts w:asciiTheme="minorHAnsi" w:hAnsiTheme="minorHAnsi"/>
          <w:i/>
          <w:iCs/>
          <w:sz w:val="20"/>
        </w:rPr>
        <w:t>Bedömning och Utvärderings</w:t>
      </w:r>
      <w:r>
        <w:rPr>
          <w:rFonts w:asciiTheme="minorHAnsi" w:hAnsiTheme="minorHAnsi"/>
          <w:sz w:val="20"/>
        </w:rPr>
        <w:t xml:space="preserve"> fasen fick den lägsta medel poängen jämfört med alla DIM faser. Båda element som är inkluderade i </w:t>
      </w:r>
      <w:proofErr w:type="gramStart"/>
      <w:r>
        <w:rPr>
          <w:rFonts w:asciiTheme="minorHAnsi" w:hAnsiTheme="minorHAnsi"/>
          <w:sz w:val="20"/>
        </w:rPr>
        <w:t>fasen,  Validering</w:t>
      </w:r>
      <w:proofErr w:type="gramEnd"/>
      <w:r>
        <w:rPr>
          <w:rFonts w:asciiTheme="minorHAnsi" w:hAnsiTheme="minorHAnsi"/>
          <w:sz w:val="20"/>
        </w:rPr>
        <w:t xml:space="preserve"> element och Sammanfattning element,  visade en konsekvent låg medel </w:t>
      </w:r>
      <w:proofErr w:type="spellStart"/>
      <w:r>
        <w:rPr>
          <w:rFonts w:asciiTheme="minorHAnsi" w:hAnsiTheme="minorHAnsi"/>
          <w:sz w:val="20"/>
        </w:rPr>
        <w:t>resultalt</w:t>
      </w:r>
      <w:proofErr w:type="spellEnd"/>
      <w:r>
        <w:rPr>
          <w:rFonts w:asciiTheme="minorHAnsi" w:hAnsiTheme="minorHAnsi"/>
          <w:sz w:val="20"/>
        </w:rPr>
        <w:t xml:space="preserve"> på 1.5 </w:t>
      </w:r>
      <w:proofErr w:type="spellStart"/>
      <w:r>
        <w:rPr>
          <w:rFonts w:asciiTheme="minorHAnsi" w:hAnsiTheme="minorHAnsi"/>
          <w:sz w:val="20"/>
        </w:rPr>
        <w:t>respektiv</w:t>
      </w:r>
      <w:proofErr w:type="spellEnd"/>
      <w:r>
        <w:rPr>
          <w:rFonts w:asciiTheme="minorHAnsi" w:hAnsiTheme="minorHAnsi"/>
          <w:sz w:val="20"/>
        </w:rPr>
        <w:t xml:space="preserve"> 2.” </w:t>
      </w:r>
      <w:proofErr w:type="spellStart"/>
      <w:r>
        <w:rPr>
          <w:rFonts w:asciiTheme="minorHAnsi" w:hAnsiTheme="minorHAnsi"/>
          <w:sz w:val="20"/>
        </w:rPr>
        <w:t>Fixed</w:t>
      </w:r>
      <w:proofErr w:type="spellEnd"/>
    </w:p>
  </w:comment>
  <w:comment w:id="329" w:author="Unknown Author" w:date="2018-07-24T08:37:00Z" w:initials="">
    <w:p w14:paraId="5684121A" w14:textId="6B9B396F" w:rsidR="0074784D" w:rsidRDefault="0074784D">
      <w:r>
        <w:rPr>
          <w:rFonts w:asciiTheme="minorHAnsi" w:hAnsiTheme="minorHAnsi"/>
          <w:sz w:val="20"/>
        </w:rPr>
        <w:t xml:space="preserve">The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should</w:t>
      </w:r>
      <w:proofErr w:type="spellEnd"/>
      <w:r>
        <w:rPr>
          <w:rFonts w:asciiTheme="minorHAnsi" w:hAnsiTheme="minorHAnsi"/>
          <w:sz w:val="20"/>
        </w:rPr>
        <w:t xml:space="preserve"> be </w:t>
      </w:r>
      <w:proofErr w:type="spellStart"/>
      <w:r>
        <w:rPr>
          <w:rFonts w:asciiTheme="minorHAnsi" w:hAnsiTheme="minorHAnsi"/>
          <w:sz w:val="20"/>
        </w:rPr>
        <w:t>similar</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waht</w:t>
      </w:r>
      <w:proofErr w:type="spellEnd"/>
      <w:r>
        <w:rPr>
          <w:rFonts w:asciiTheme="minorHAnsi" w:hAnsiTheme="minorHAnsi"/>
          <w:sz w:val="20"/>
        </w:rPr>
        <w:t xml:space="preserve"> </w:t>
      </w:r>
      <w:proofErr w:type="spellStart"/>
      <w:r>
        <w:rPr>
          <w:rFonts w:asciiTheme="minorHAnsi" w:hAnsiTheme="minorHAnsi"/>
          <w:sz w:val="20"/>
        </w:rPr>
        <w:t>we</w:t>
      </w:r>
      <w:proofErr w:type="spellEnd"/>
      <w:r>
        <w:rPr>
          <w:rFonts w:asciiTheme="minorHAnsi" w:hAnsiTheme="minorHAnsi"/>
          <w:sz w:val="20"/>
        </w:rPr>
        <w:t xml:space="preserve"> </w:t>
      </w:r>
      <w:proofErr w:type="spellStart"/>
      <w:r>
        <w:rPr>
          <w:rFonts w:asciiTheme="minorHAnsi" w:hAnsiTheme="minorHAnsi"/>
          <w:sz w:val="20"/>
        </w:rPr>
        <w:t>already</w:t>
      </w:r>
      <w:proofErr w:type="spellEnd"/>
      <w:r>
        <w:rPr>
          <w:rFonts w:asciiTheme="minorHAnsi" w:hAnsiTheme="minorHAnsi"/>
          <w:sz w:val="20"/>
        </w:rPr>
        <w:t xml:space="preserve"> </w:t>
      </w:r>
      <w:proofErr w:type="spellStart"/>
      <w:r>
        <w:rPr>
          <w:rFonts w:asciiTheme="minorHAnsi" w:hAnsiTheme="minorHAnsi"/>
          <w:sz w:val="20"/>
        </w:rPr>
        <w:t>wrote</w:t>
      </w:r>
      <w:proofErr w:type="spellEnd"/>
      <w:r>
        <w:rPr>
          <w:rFonts w:asciiTheme="minorHAnsi" w:hAnsiTheme="minorHAnsi"/>
          <w:sz w:val="20"/>
        </w:rPr>
        <w:t xml:space="preserve"> in the last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the </w:t>
      </w:r>
      <w:proofErr w:type="spellStart"/>
      <w:r>
        <w:rPr>
          <w:rFonts w:asciiTheme="minorHAnsi" w:hAnsiTheme="minorHAnsi"/>
          <w:sz w:val="20"/>
        </w:rPr>
        <w:t>introduction</w:t>
      </w:r>
      <w:proofErr w:type="spellEnd"/>
      <w:r>
        <w:rPr>
          <w:rFonts w:asciiTheme="minorHAnsi" w:hAnsiTheme="minorHAnsi"/>
          <w:sz w:val="20"/>
        </w:rPr>
        <w:t xml:space="preserve">, i.e. ”I sin helhet ger resultatet från denna analys en tydlig karta över vilken del av kursen som skulle kunna förbättras enligt DIM.” </w:t>
      </w:r>
      <w:proofErr w:type="spellStart"/>
      <w:r>
        <w:rPr>
          <w:rFonts w:asciiTheme="minorHAnsi" w:hAnsiTheme="minorHAnsi"/>
          <w:sz w:val="20"/>
        </w:rPr>
        <w:t>Fixed</w:t>
      </w:r>
      <w:proofErr w:type="spellEnd"/>
    </w:p>
  </w:comment>
  <w:comment w:id="330" w:author="Olivia Imner" w:date="2018-07-15T18:13:00Z" w:initials="OI">
    <w:p w14:paraId="23B74A43" w14:textId="77777777" w:rsidR="0074784D" w:rsidRDefault="0074784D">
      <w:r>
        <w:rPr>
          <w:rFonts w:ascii="Liberation Serif" w:eastAsia="Tahoma" w:hAnsi="Liberation Serif" w:cs="Tahoma"/>
          <w:sz w:val="24"/>
          <w:szCs w:val="24"/>
          <w:lang w:val="en-US" w:bidi="en-US"/>
        </w:rPr>
        <w:t xml:space="preserve">Each individual and specific result from figure 1a should be presented. Once this is done, the results for figure 1a should be summarized, ideally in one </w:t>
      </w:r>
      <w:proofErr w:type="spellStart"/>
      <w:r>
        <w:rPr>
          <w:rFonts w:ascii="Liberation Serif" w:eastAsia="Tahoma" w:hAnsi="Liberation Serif" w:cs="Tahoma"/>
          <w:sz w:val="24"/>
          <w:szCs w:val="24"/>
          <w:lang w:val="en-US" w:bidi="en-US"/>
        </w:rPr>
        <w:t>sentance</w:t>
      </w:r>
      <w:proofErr w:type="spellEnd"/>
      <w:r>
        <w:rPr>
          <w:rFonts w:ascii="Liberation Serif" w:eastAsia="Tahoma" w:hAnsi="Liberation Serif" w:cs="Tahoma"/>
          <w:sz w:val="24"/>
          <w:szCs w:val="24"/>
          <w:lang w:val="en-US" w:bidi="en-US"/>
        </w:rPr>
        <w:t xml:space="preserve">. Then you start a new paragraph and do the same thing, i.e. specific </w:t>
      </w:r>
      <w:proofErr w:type="spellStart"/>
      <w:r>
        <w:rPr>
          <w:rFonts w:ascii="Liberation Serif" w:eastAsia="Tahoma" w:hAnsi="Liberation Serif" w:cs="Tahoma"/>
          <w:sz w:val="24"/>
          <w:szCs w:val="24"/>
          <w:lang w:val="en-US" w:bidi="en-US"/>
        </w:rPr>
        <w:t>individula</w:t>
      </w:r>
      <w:proofErr w:type="spellEnd"/>
      <w:r>
        <w:rPr>
          <w:rFonts w:ascii="Liberation Serif" w:eastAsia="Tahoma" w:hAnsi="Liberation Serif" w:cs="Tahoma"/>
          <w:sz w:val="24"/>
          <w:szCs w:val="24"/>
          <w:lang w:val="en-US" w:bidi="en-US"/>
        </w:rPr>
        <w:t xml:space="preserve"> results followed by a summary, for figure 1b. Do this for all the figures in the results section.</w:t>
      </w:r>
    </w:p>
  </w:comment>
  <w:comment w:id="331" w:author="Unknown Author" w:date="2018-07-25T15:56:00Z" w:initials="">
    <w:p w14:paraId="49A8A583" w14:textId="32CE9B39" w:rsidR="0074784D" w:rsidRDefault="0074784D">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333" w:author="Unknown Author" w:date="2018-07-25T13:28:00Z" w:initials="">
    <w:p w14:paraId="380DC4AA" w14:textId="505B3D98" w:rsidR="0074784D" w:rsidRDefault="0074784D">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WHY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WHY </w:t>
      </w:r>
      <w:proofErr w:type="spellStart"/>
      <w:r>
        <w:rPr>
          <w:rFonts w:asciiTheme="minorHAnsi" w:hAnsiTheme="minorHAnsi"/>
          <w:sz w:val="20"/>
        </w:rPr>
        <w:t>then</w:t>
      </w:r>
      <w:proofErr w:type="spellEnd"/>
      <w:r>
        <w:rPr>
          <w:rFonts w:asciiTheme="minorHAnsi" w:hAnsiTheme="minorHAnsi"/>
          <w:sz w:val="20"/>
        </w:rPr>
        <w:t xml:space="preserve"> WHAT/HOW. </w:t>
      </w:r>
      <w:proofErr w:type="spellStart"/>
      <w:r>
        <w:rPr>
          <w:rFonts w:asciiTheme="minorHAnsi" w:hAnsiTheme="minorHAnsi"/>
          <w:sz w:val="20"/>
        </w:rPr>
        <w:t>Fixed</w:t>
      </w:r>
      <w:proofErr w:type="spellEnd"/>
    </w:p>
  </w:comment>
  <w:comment w:id="334" w:author="Unknown Author" w:date="2018-07-26T17:45:00Z" w:initials="">
    <w:p w14:paraId="7CE29665" w14:textId="54B3B192" w:rsidR="0074784D" w:rsidRPr="00655118" w:rsidRDefault="0074784D">
      <w:pPr>
        <w:rPr>
          <w:color w:val="FF0000"/>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p>
  </w:comment>
  <w:comment w:id="346" w:author="Unknown Author" w:date="2018-07-18T15:43:00Z" w:initials="">
    <w:p w14:paraId="4778FD34" w14:textId="77777777" w:rsidR="0074784D" w:rsidRDefault="0074784D">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w:t>
      </w:r>
    </w:p>
  </w:comment>
  <w:comment w:id="348" w:author="Olivia Imner" w:date="2018-07-25T07:47:00Z" w:initials="OI">
    <w:p w14:paraId="11913791" w14:textId="77777777" w:rsidR="0074784D" w:rsidRPr="00D01DE3" w:rsidRDefault="0074784D" w:rsidP="00D01DE3">
      <w:pPr>
        <w:rPr>
          <w:rStyle w:val="IntenseEmphasis"/>
          <w:rFonts w:eastAsia="Times New Roman" w:cs="Times New Roman"/>
          <w:bCs w:val="0"/>
          <w:i w:val="0"/>
          <w:iCs w:val="0"/>
          <w:color w:val="00000A"/>
        </w:rPr>
      </w:pPr>
      <w:r>
        <w:rPr>
          <w:rStyle w:val="CommentReference"/>
        </w:rPr>
        <w:annotationRef/>
      </w:r>
      <w:r w:rsidRPr="00D01DE3">
        <w:rPr>
          <w:rStyle w:val="IntenseEmphasis"/>
          <w:rFonts w:eastAsia="Times New Roman" w:cs="Times New Roman"/>
          <w:bCs w:val="0"/>
          <w:i w:val="0"/>
          <w:iCs w:val="0"/>
          <w:color w:val="00000A"/>
        </w:rPr>
        <w:t>Avslut</w:t>
      </w:r>
    </w:p>
    <w:p w14:paraId="0B0D821B" w14:textId="77777777" w:rsidR="0074784D" w:rsidRDefault="0074784D" w:rsidP="00D01DE3">
      <w:pPr>
        <w:rPr>
          <w:rFonts w:eastAsia="Times New Roman" w:cs="Times New Roman"/>
          <w:color w:val="333333"/>
        </w:rPr>
      </w:pPr>
      <w:r>
        <w:rPr>
          <w:rStyle w:val="IntenseEmphasis"/>
          <w:rFonts w:eastAsia="Times New Roman" w:cs="Times New Roman"/>
          <w:b w:val="0"/>
          <w:bCs w:val="0"/>
          <w:i w:val="0"/>
          <w:iCs w:val="0"/>
          <w:color w:val="333333"/>
        </w:rPr>
        <w:t>16. Är det något som har blivit utlämnat från Grades pedagogiska kursdesign?</w:t>
      </w:r>
    </w:p>
    <w:p w14:paraId="4D2C9693" w14:textId="429963AA" w:rsidR="0074784D" w:rsidRDefault="0074784D">
      <w:pPr>
        <w:pStyle w:val="CommentText"/>
      </w:pPr>
    </w:p>
  </w:comment>
  <w:comment w:id="350" w:author="Unknown Author" w:date="2018-07-24T10:00:00Z" w:initials="">
    <w:p w14:paraId="29346867" w14:textId="77777777" w:rsidR="0074784D" w:rsidRDefault="0074784D" w:rsidP="00F16CB6">
      <w:proofErr w:type="spellStart"/>
      <w:r>
        <w:rPr>
          <w:rFonts w:asciiTheme="minorHAnsi" w:hAnsiTheme="minorHAnsi"/>
          <w:sz w:val="20"/>
        </w:rPr>
        <w:t>Why</w:t>
      </w:r>
      <w:proofErr w:type="spellEnd"/>
      <w:r>
        <w:rPr>
          <w:rFonts w:asciiTheme="minorHAnsi" w:hAnsiTheme="minorHAnsi"/>
          <w:sz w:val="20"/>
        </w:rPr>
        <w:t xml:space="preserve"> do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say</w:t>
      </w:r>
      <w:proofErr w:type="spellEnd"/>
      <w:r>
        <w:rPr>
          <w:rFonts w:asciiTheme="minorHAnsi" w:hAnsiTheme="minorHAnsi"/>
          <w:sz w:val="20"/>
        </w:rPr>
        <w:t xml:space="preserve"> in the </w:t>
      </w:r>
      <w:proofErr w:type="spellStart"/>
      <w:r>
        <w:rPr>
          <w:rFonts w:asciiTheme="minorHAnsi" w:hAnsiTheme="minorHAnsi"/>
          <w:sz w:val="20"/>
        </w:rPr>
        <w:t>methods</w:t>
      </w:r>
      <w:proofErr w:type="spellEnd"/>
      <w:r>
        <w:rPr>
          <w:rFonts w:asciiTheme="minorHAnsi" w:hAnsiTheme="minorHAnsi"/>
          <w:sz w:val="20"/>
        </w:rPr>
        <w:t xml:space="preserve"> </w:t>
      </w:r>
      <w:proofErr w:type="spellStart"/>
      <w:r>
        <w:rPr>
          <w:rFonts w:asciiTheme="minorHAnsi" w:hAnsiTheme="minorHAnsi"/>
          <w:sz w:val="20"/>
        </w:rPr>
        <w:t>that</w:t>
      </w:r>
      <w:proofErr w:type="spellEnd"/>
      <w:r>
        <w:rPr>
          <w:rFonts w:asciiTheme="minorHAnsi" w:hAnsiTheme="minorHAnsi"/>
          <w:sz w:val="20"/>
        </w:rPr>
        <w:t xml:space="preserve"> the </w:t>
      </w:r>
      <w:proofErr w:type="spellStart"/>
      <w:r>
        <w:rPr>
          <w:rFonts w:asciiTheme="minorHAnsi" w:hAnsiTheme="minorHAnsi"/>
          <w:sz w:val="20"/>
        </w:rPr>
        <w:t>interview</w:t>
      </w:r>
      <w:proofErr w:type="spellEnd"/>
      <w:r>
        <w:rPr>
          <w:rFonts w:asciiTheme="minorHAnsi" w:hAnsiTheme="minorHAnsi"/>
          <w:sz w:val="20"/>
        </w:rPr>
        <w:t xml:space="preserve"> is ”påstående” </w:t>
      </w:r>
      <w:proofErr w:type="spellStart"/>
      <w:r>
        <w:rPr>
          <w:rFonts w:asciiTheme="minorHAnsi" w:hAnsiTheme="minorHAnsi"/>
          <w:sz w:val="20"/>
        </w:rPr>
        <w:t>but</w:t>
      </w:r>
      <w:proofErr w:type="spellEnd"/>
      <w:r>
        <w:rPr>
          <w:rFonts w:asciiTheme="minorHAnsi" w:hAnsiTheme="minorHAnsi"/>
          <w:sz w:val="20"/>
        </w:rPr>
        <w:t xml:space="preserve"> it is in </w:t>
      </w:r>
      <w:proofErr w:type="spellStart"/>
      <w:r>
        <w:rPr>
          <w:rFonts w:asciiTheme="minorHAnsi" w:hAnsiTheme="minorHAnsi"/>
          <w:sz w:val="20"/>
        </w:rPr>
        <w:t>fact</w:t>
      </w:r>
      <w:proofErr w:type="spellEnd"/>
      <w:r>
        <w:rPr>
          <w:rFonts w:asciiTheme="minorHAnsi" w:hAnsiTheme="minorHAnsi"/>
          <w:sz w:val="20"/>
        </w:rPr>
        <w:t xml:space="preserve"> </w:t>
      </w:r>
      <w:proofErr w:type="spellStart"/>
      <w:r>
        <w:rPr>
          <w:rFonts w:asciiTheme="minorHAnsi" w:hAnsiTheme="minorHAnsi"/>
          <w:sz w:val="20"/>
        </w:rPr>
        <w:t>questions</w:t>
      </w:r>
      <w:proofErr w:type="spellEnd"/>
      <w:r>
        <w:rPr>
          <w:rFonts w:asciiTheme="minorHAnsi" w:hAnsiTheme="minorHAnsi"/>
          <w:sz w:val="20"/>
        </w:rPr>
        <w:t xml:space="preserve"> and statments?</w:t>
      </w:r>
    </w:p>
  </w:comment>
  <w:comment w:id="349" w:author="Olivia Imner" w:date="2018-07-25T08:06:00Z" w:initials="OI">
    <w:p w14:paraId="44A6F018" w14:textId="181ED00E" w:rsidR="0074784D" w:rsidRDefault="0074784D">
      <w:pPr>
        <w:pStyle w:val="CommentText"/>
      </w:pPr>
      <w:r>
        <w:rPr>
          <w:rStyle w:val="CommentReference"/>
        </w:rPr>
        <w:annotationRef/>
      </w:r>
      <w:r>
        <w:t xml:space="preserve">Ändra till annat ord för frågor och påståenden </w:t>
      </w:r>
    </w:p>
  </w:comment>
  <w:comment w:id="352" w:author="Jason Serviss" w:date="2018-08-15T19:47:00Z" w:initials="JS">
    <w:p w14:paraId="501BD8E8" w14:textId="286E7D36" w:rsidR="0074784D" w:rsidRDefault="0074784D">
      <w:pPr>
        <w:pStyle w:val="CommentText"/>
      </w:pPr>
      <w:r>
        <w:rPr>
          <w:rStyle w:val="CommentReference"/>
        </w:rPr>
        <w:annotationRef/>
      </w:r>
      <w:r>
        <w:t xml:space="preserve">It is </w:t>
      </w:r>
      <w:proofErr w:type="spellStart"/>
      <w:r>
        <w:t>unclear</w:t>
      </w:r>
      <w:proofErr w:type="spellEnd"/>
      <w:r>
        <w:t xml:space="preserve"> </w:t>
      </w:r>
      <w:proofErr w:type="spellStart"/>
      <w:r>
        <w:t>what</w:t>
      </w:r>
      <w:proofErr w:type="spellEnd"/>
      <w:r>
        <w:t xml:space="preserve"> the </w:t>
      </w:r>
      <w:proofErr w:type="spellStart"/>
      <w:r>
        <w:t>footnotes</w:t>
      </w:r>
      <w:proofErr w:type="spellEnd"/>
      <w:r>
        <w:t xml:space="preserve"> </w:t>
      </w:r>
      <w:proofErr w:type="spellStart"/>
      <w:r>
        <w:t>are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74784D" w:rsidRDefault="0074784D">
      <w:r>
        <w:separator/>
      </w:r>
    </w:p>
  </w:endnote>
  <w:endnote w:type="continuationSeparator" w:id="0">
    <w:p w14:paraId="4F768654" w14:textId="77777777" w:rsidR="0074784D" w:rsidRDefault="00747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74784D" w:rsidRDefault="0074784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74784D" w:rsidRDefault="0074784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74784D" w:rsidRDefault="0074784D">
        <w:pPr>
          <w:pStyle w:val="Footer1"/>
          <w:jc w:val="center"/>
        </w:pPr>
        <w:r>
          <w:fldChar w:fldCharType="begin"/>
        </w:r>
        <w:r>
          <w:instrText>PAGE</w:instrText>
        </w:r>
        <w:r>
          <w:fldChar w:fldCharType="separate"/>
        </w:r>
        <w:r w:rsidR="000132C0">
          <w:rPr>
            <w:noProof/>
          </w:rPr>
          <w:t>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74784D" w:rsidRDefault="0074784D">
        <w:pPr>
          <w:pStyle w:val="Footer1"/>
          <w:jc w:val="center"/>
        </w:pPr>
        <w:r>
          <w:fldChar w:fldCharType="begin"/>
        </w:r>
        <w:r>
          <w:instrText>PAGE</w:instrText>
        </w:r>
        <w:r>
          <w:fldChar w:fldCharType="separate"/>
        </w:r>
        <w:r w:rsidR="000132C0">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74784D" w:rsidRDefault="0074784D">
      <w:r>
        <w:separator/>
      </w:r>
    </w:p>
  </w:footnote>
  <w:footnote w:type="continuationSeparator" w:id="0">
    <w:p w14:paraId="71DB8F98" w14:textId="77777777" w:rsidR="0074784D" w:rsidRDefault="0074784D">
      <w:r>
        <w:continuationSeparator/>
      </w:r>
    </w:p>
  </w:footnote>
  <w:footnote w:id="1">
    <w:p w14:paraId="5824ECF3" w14:textId="5BB851BE" w:rsidR="0074784D" w:rsidRDefault="0074784D">
      <w:pPr>
        <w:pStyle w:val="FootnoteText"/>
      </w:pPr>
      <w:r>
        <w:rPr>
          <w:rStyle w:val="FootnoteReference"/>
        </w:rPr>
        <w:footnoteRef/>
      </w:r>
      <w:r>
        <w:rPr>
          <w:rStyle w:val="FootnoteReference"/>
        </w:rPr>
        <w:tab/>
      </w:r>
      <w:r>
        <w:t xml:space="preserve"> </w:t>
      </w:r>
      <w:r>
        <w:rPr>
          <w:sz w:val="14"/>
          <w:szCs w:val="14"/>
        </w:rPr>
        <w:t xml:space="preserve">Grade använder målgrupp istället för användargrupp. </w:t>
      </w:r>
    </w:p>
  </w:footnote>
  <w:footnote w:id="2">
    <w:p w14:paraId="1BA30943" w14:textId="23C43D3B" w:rsidR="0074784D" w:rsidRDefault="0074784D">
      <w:pPr>
        <w:pStyle w:val="FootnoteText"/>
      </w:pPr>
      <w:r>
        <w:rPr>
          <w:rStyle w:val="FootnoteReference"/>
        </w:rPr>
        <w:footnoteRef/>
      </w:r>
      <w:r>
        <w:rPr>
          <w:rStyle w:val="FootnoteReference"/>
        </w:rPr>
        <w:tab/>
      </w:r>
      <w:r>
        <w:rPr>
          <w:sz w:val="14"/>
          <w:szCs w:val="14"/>
        </w:rPr>
        <w:t xml:space="preserve"> Att studenten kan konkretisera det dem lärt sig i kursen. </w:t>
      </w:r>
    </w:p>
  </w:footnote>
  <w:footnote w:id="3">
    <w:p w14:paraId="58A700CB" w14:textId="230544FC" w:rsidR="0074784D" w:rsidRDefault="0074784D">
      <w:pPr>
        <w:pStyle w:val="FootnoteText"/>
      </w:pPr>
      <w:r>
        <w:rPr>
          <w:rStyle w:val="FootnoteReference"/>
        </w:rPr>
        <w:footnoteRef/>
      </w:r>
      <w:r>
        <w:rPr>
          <w:rStyle w:val="FootnoteReference"/>
        </w:rPr>
        <w:tab/>
      </w:r>
      <w:r>
        <w:rPr>
          <w:sz w:val="14"/>
          <w:szCs w:val="14"/>
        </w:rPr>
        <w:t xml:space="preserve"> Aktiveringen ska hända i kursen. </w:t>
      </w:r>
    </w:p>
  </w:footnote>
  <w:footnote w:id="4">
    <w:p w14:paraId="19D64118" w14:textId="1999C8E3" w:rsidR="0074784D" w:rsidRDefault="0074784D">
      <w:pPr>
        <w:pStyle w:val="FootnoteText"/>
      </w:pPr>
      <w:r>
        <w:rPr>
          <w:rStyle w:val="FootnoteReference"/>
        </w:rPr>
        <w:footnoteRef/>
      </w:r>
      <w:r>
        <w:rPr>
          <w:rStyle w:val="FootnoteReference"/>
        </w:rPr>
        <w:tab/>
      </w:r>
      <w:r>
        <w:rPr>
          <w:sz w:val="14"/>
          <w:szCs w:val="14"/>
        </w:rPr>
        <w:t xml:space="preserve"> Det inlärda materialet ska fastna hos studenten.</w:t>
      </w:r>
    </w:p>
  </w:footnote>
  <w:footnote w:id="5">
    <w:p w14:paraId="4B8BE4EC" w14:textId="46F2989E" w:rsidR="0074784D" w:rsidRDefault="0074784D">
      <w:pPr>
        <w:pStyle w:val="FootnoteText"/>
      </w:pPr>
      <w:r>
        <w:rPr>
          <w:rStyle w:val="FootnoteReference"/>
        </w:rPr>
        <w:footnoteRef/>
      </w:r>
      <w:r>
        <w:rPr>
          <w:rStyle w:val="FootnoteReference"/>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50DA1C35" w14:textId="18786B75" w:rsidR="0074784D" w:rsidRDefault="0074784D" w:rsidP="00305D18">
      <w:pPr>
        <w:pStyle w:val="FootnoteText"/>
      </w:pPr>
      <w:r>
        <w:rPr>
          <w:rStyle w:val="FootnoteReference"/>
        </w:rPr>
        <w:footnoteRef/>
      </w:r>
      <w:r>
        <w:rPr>
          <w:rStyle w:val="FootnoteReference"/>
        </w:rPr>
        <w:tab/>
      </w:r>
      <w:r>
        <w:t xml:space="preserve"> </w:t>
      </w:r>
      <w:r w:rsidRPr="00D01DE3">
        <w:rPr>
          <w:sz w:val="14"/>
          <w:szCs w:val="14"/>
        </w:rPr>
        <w:t>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413AA"/>
    <w:rsid w:val="000427E4"/>
    <w:rsid w:val="00052213"/>
    <w:rsid w:val="000531A0"/>
    <w:rsid w:val="00063F85"/>
    <w:rsid w:val="000775EB"/>
    <w:rsid w:val="00083F82"/>
    <w:rsid w:val="000856E3"/>
    <w:rsid w:val="0009439E"/>
    <w:rsid w:val="000B42FE"/>
    <w:rsid w:val="000E09E7"/>
    <w:rsid w:val="000F0C86"/>
    <w:rsid w:val="000F257E"/>
    <w:rsid w:val="000F49A5"/>
    <w:rsid w:val="001017ED"/>
    <w:rsid w:val="001046A8"/>
    <w:rsid w:val="00113211"/>
    <w:rsid w:val="00116196"/>
    <w:rsid w:val="00131159"/>
    <w:rsid w:val="001D31E9"/>
    <w:rsid w:val="001E3C88"/>
    <w:rsid w:val="001E60E6"/>
    <w:rsid w:val="00205671"/>
    <w:rsid w:val="00216DDF"/>
    <w:rsid w:val="00242648"/>
    <w:rsid w:val="002427A4"/>
    <w:rsid w:val="002C6BFF"/>
    <w:rsid w:val="002D38C1"/>
    <w:rsid w:val="002E792E"/>
    <w:rsid w:val="00305460"/>
    <w:rsid w:val="00305D18"/>
    <w:rsid w:val="00313701"/>
    <w:rsid w:val="0034079D"/>
    <w:rsid w:val="00355C23"/>
    <w:rsid w:val="00363562"/>
    <w:rsid w:val="00384E49"/>
    <w:rsid w:val="003A2801"/>
    <w:rsid w:val="003C06CF"/>
    <w:rsid w:val="003D1A09"/>
    <w:rsid w:val="003E735C"/>
    <w:rsid w:val="003F797E"/>
    <w:rsid w:val="00413AFC"/>
    <w:rsid w:val="004317DB"/>
    <w:rsid w:val="00460759"/>
    <w:rsid w:val="004642EB"/>
    <w:rsid w:val="0047515C"/>
    <w:rsid w:val="004A010C"/>
    <w:rsid w:val="004A5707"/>
    <w:rsid w:val="004A62A2"/>
    <w:rsid w:val="004E58AD"/>
    <w:rsid w:val="005078DE"/>
    <w:rsid w:val="00514027"/>
    <w:rsid w:val="00526AA1"/>
    <w:rsid w:val="00536530"/>
    <w:rsid w:val="00542B84"/>
    <w:rsid w:val="00572832"/>
    <w:rsid w:val="0058177A"/>
    <w:rsid w:val="0059226E"/>
    <w:rsid w:val="005A039A"/>
    <w:rsid w:val="005E3C6F"/>
    <w:rsid w:val="005E7AB1"/>
    <w:rsid w:val="005F02AD"/>
    <w:rsid w:val="006072FF"/>
    <w:rsid w:val="00615A46"/>
    <w:rsid w:val="0061770F"/>
    <w:rsid w:val="006301E1"/>
    <w:rsid w:val="006304C9"/>
    <w:rsid w:val="00646AD5"/>
    <w:rsid w:val="00652AE0"/>
    <w:rsid w:val="00655118"/>
    <w:rsid w:val="006725C3"/>
    <w:rsid w:val="00687D26"/>
    <w:rsid w:val="00695F93"/>
    <w:rsid w:val="006B0EE1"/>
    <w:rsid w:val="006C3FF0"/>
    <w:rsid w:val="006E30FA"/>
    <w:rsid w:val="006F1A69"/>
    <w:rsid w:val="006F6C67"/>
    <w:rsid w:val="0072154A"/>
    <w:rsid w:val="00744110"/>
    <w:rsid w:val="0074784D"/>
    <w:rsid w:val="00747A26"/>
    <w:rsid w:val="007710D1"/>
    <w:rsid w:val="007757C3"/>
    <w:rsid w:val="0079274D"/>
    <w:rsid w:val="007B0B4F"/>
    <w:rsid w:val="007B2AC7"/>
    <w:rsid w:val="007C00B3"/>
    <w:rsid w:val="007C15AA"/>
    <w:rsid w:val="007C1638"/>
    <w:rsid w:val="00811153"/>
    <w:rsid w:val="0082040C"/>
    <w:rsid w:val="00824AFB"/>
    <w:rsid w:val="00840367"/>
    <w:rsid w:val="00850895"/>
    <w:rsid w:val="0088501B"/>
    <w:rsid w:val="00891A2E"/>
    <w:rsid w:val="008A6C94"/>
    <w:rsid w:val="008E34C7"/>
    <w:rsid w:val="008E6FE9"/>
    <w:rsid w:val="00902AF6"/>
    <w:rsid w:val="00907F5F"/>
    <w:rsid w:val="00915D89"/>
    <w:rsid w:val="00937404"/>
    <w:rsid w:val="00951E2F"/>
    <w:rsid w:val="009562B9"/>
    <w:rsid w:val="00960F14"/>
    <w:rsid w:val="00971948"/>
    <w:rsid w:val="00984248"/>
    <w:rsid w:val="009853E3"/>
    <w:rsid w:val="009A5435"/>
    <w:rsid w:val="009B5FD4"/>
    <w:rsid w:val="009D10D5"/>
    <w:rsid w:val="009D7AA6"/>
    <w:rsid w:val="009D7B5B"/>
    <w:rsid w:val="009F3187"/>
    <w:rsid w:val="009F664E"/>
    <w:rsid w:val="00A10B06"/>
    <w:rsid w:val="00A17D89"/>
    <w:rsid w:val="00A46B98"/>
    <w:rsid w:val="00A63576"/>
    <w:rsid w:val="00A63C4E"/>
    <w:rsid w:val="00A713D9"/>
    <w:rsid w:val="00A81DE8"/>
    <w:rsid w:val="00A87BB7"/>
    <w:rsid w:val="00AD2787"/>
    <w:rsid w:val="00AF577B"/>
    <w:rsid w:val="00B17BFA"/>
    <w:rsid w:val="00B32D13"/>
    <w:rsid w:val="00B40FE4"/>
    <w:rsid w:val="00B41458"/>
    <w:rsid w:val="00B467DC"/>
    <w:rsid w:val="00B61255"/>
    <w:rsid w:val="00B95069"/>
    <w:rsid w:val="00BA0F17"/>
    <w:rsid w:val="00BA62A8"/>
    <w:rsid w:val="00BB2BBD"/>
    <w:rsid w:val="00BC418D"/>
    <w:rsid w:val="00BC47D8"/>
    <w:rsid w:val="00C363DF"/>
    <w:rsid w:val="00C37647"/>
    <w:rsid w:val="00C409E3"/>
    <w:rsid w:val="00C869D0"/>
    <w:rsid w:val="00C9446B"/>
    <w:rsid w:val="00CB107E"/>
    <w:rsid w:val="00CB3D1B"/>
    <w:rsid w:val="00CB4A5E"/>
    <w:rsid w:val="00CB6D9D"/>
    <w:rsid w:val="00D000E0"/>
    <w:rsid w:val="00D01DE3"/>
    <w:rsid w:val="00D338A7"/>
    <w:rsid w:val="00D37BCF"/>
    <w:rsid w:val="00D43553"/>
    <w:rsid w:val="00D43E6B"/>
    <w:rsid w:val="00D44F9D"/>
    <w:rsid w:val="00D45847"/>
    <w:rsid w:val="00D54FB0"/>
    <w:rsid w:val="00D65AF9"/>
    <w:rsid w:val="00D74144"/>
    <w:rsid w:val="00D74BFF"/>
    <w:rsid w:val="00D7649D"/>
    <w:rsid w:val="00D83AD0"/>
    <w:rsid w:val="00D863D2"/>
    <w:rsid w:val="00D924A7"/>
    <w:rsid w:val="00D939B2"/>
    <w:rsid w:val="00DB4ED3"/>
    <w:rsid w:val="00E040F7"/>
    <w:rsid w:val="00E2103E"/>
    <w:rsid w:val="00E604B2"/>
    <w:rsid w:val="00E64381"/>
    <w:rsid w:val="00E70FC4"/>
    <w:rsid w:val="00E7141B"/>
    <w:rsid w:val="00EA7A8A"/>
    <w:rsid w:val="00EB433D"/>
    <w:rsid w:val="00EF56C7"/>
    <w:rsid w:val="00F16CB6"/>
    <w:rsid w:val="00F24A19"/>
    <w:rsid w:val="00F36D89"/>
    <w:rsid w:val="00F5225C"/>
    <w:rsid w:val="00F611BE"/>
    <w:rsid w:val="00F628A3"/>
    <w:rsid w:val="00F67766"/>
    <w:rsid w:val="00FD48CF"/>
    <w:rsid w:val="00FD5664"/>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F3187"/>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after="100"/>
    </w:pPr>
  </w:style>
  <w:style w:type="paragraph" w:styleId="TOC3">
    <w:name w:val="toc 3"/>
    <w:basedOn w:val="Normal"/>
    <w:next w:val="Normal"/>
    <w:autoRedefine/>
    <w:uiPriority w:val="39"/>
    <w:unhideWhenUsed/>
    <w:rsid w:val="004E58AD"/>
    <w:pPr>
      <w:spacing w:after="100"/>
      <w:ind w:left="440"/>
    </w:p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spacing w:after="100"/>
      <w:ind w:left="220"/>
    </w:pPr>
  </w:style>
  <w:style w:type="character" w:styleId="Strong">
    <w:name w:val="Strong"/>
    <w:basedOn w:val="DefaultParagraphFont"/>
    <w:qFormat/>
    <w:rsid w:val="00840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CC5408-368A-BC48-968E-AB3C23898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8042</TotalTime>
  <Pages>26</Pages>
  <Words>6402</Words>
  <Characters>36492</Characters>
  <Application>Microsoft Macintosh Word</Application>
  <DocSecurity>0</DocSecurity>
  <Lines>304</Lines>
  <Paragraphs>85</Paragraphs>
  <ScaleCrop>false</ScaleCrop>
  <Company>Stockholms universitetsbibliotek</Company>
  <LinksUpToDate>false</LinksUpToDate>
  <CharactersWithSpaces>42809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200</cp:revision>
  <cp:lastPrinted>2010-07-05T09:46:00Z</cp:lastPrinted>
  <dcterms:created xsi:type="dcterms:W3CDTF">2018-05-01T11:24:00Z</dcterms:created>
  <dcterms:modified xsi:type="dcterms:W3CDTF">2018-09-01T14:58:00Z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