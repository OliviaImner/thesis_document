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commentRangeStart w:id="0"/>
      <w:r>
        <w:t>Hur kan Grades kurser förbättra</w:t>
      </w:r>
      <w:r w:rsidR="00F01E86">
        <w:t>s</w:t>
      </w:r>
      <w:r>
        <w:t>?</w:t>
      </w:r>
      <w:commentRangeEnd w:id="0"/>
      <w:r w:rsidR="008D24BF">
        <w:rPr>
          <w:rStyle w:val="CommentReference"/>
          <w:rFonts w:ascii="Times New Roman" w:hAnsi="Times New Roman"/>
          <w:color w:val="auto"/>
        </w:rPr>
        <w:commentReference w:id="0"/>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35816" w:rsidRDefault="00E35816">
                            <w:pPr>
                              <w:pStyle w:val="Frontpagetext"/>
                              <w:rPr>
                                <w:sz w:val="28"/>
                                <w:szCs w:val="28"/>
                              </w:rPr>
                            </w:pPr>
                            <w:r>
                              <w:rPr>
                                <w:sz w:val="28"/>
                                <w:szCs w:val="28"/>
                              </w:rPr>
                              <w:t xml:space="preserve">Institutionen för data- </w:t>
                            </w:r>
                            <w:r>
                              <w:rPr>
                                <w:sz w:val="28"/>
                                <w:szCs w:val="28"/>
                              </w:rPr>
                              <w:br/>
                              <w:t>och systemvetenskap</w:t>
                            </w:r>
                          </w:p>
                          <w:p w14:paraId="0DD0DA7D" w14:textId="77777777" w:rsidR="00E35816" w:rsidRDefault="00E35816">
                            <w:pPr>
                              <w:pStyle w:val="TextBox"/>
                            </w:pPr>
                            <w:r>
                              <w:t>Examensarbete 15 hp</w:t>
                            </w:r>
                          </w:p>
                          <w:p w14:paraId="205AAAC7" w14:textId="77777777" w:rsidR="00E35816" w:rsidRDefault="00E35816">
                            <w:pPr>
                              <w:pStyle w:val="TextBox"/>
                            </w:pPr>
                            <w:r>
                              <w:t>Data- och systemvetenskap</w:t>
                            </w:r>
                          </w:p>
                          <w:p w14:paraId="51566511" w14:textId="77777777" w:rsidR="00E35816" w:rsidRDefault="00E35816">
                            <w:pPr>
                              <w:pStyle w:val="Textruta"/>
                            </w:pPr>
                            <w:r>
                              <w:t xml:space="preserve">Kurs- eller utbildningsprogram (180 hp) </w:t>
                            </w:r>
                          </w:p>
                          <w:p w14:paraId="7A700FAB" w14:textId="05793D08" w:rsidR="00E35816" w:rsidRDefault="00E35816">
                            <w:pPr>
                              <w:pStyle w:val="Textruta"/>
                            </w:pPr>
                            <w:r>
                              <w:t>Höstterminen 2018</w:t>
                            </w:r>
                          </w:p>
                          <w:p w14:paraId="381612CD" w14:textId="77777777" w:rsidR="00E35816" w:rsidRDefault="00E35816">
                            <w:pPr>
                              <w:pStyle w:val="Textruta"/>
                            </w:pPr>
                            <w:r>
                              <w:t>Handledare: Robert Ramberg</w:t>
                            </w:r>
                          </w:p>
                          <w:p w14:paraId="41DC09BB" w14:textId="77777777" w:rsidR="00E35816" w:rsidRDefault="00E35816">
                            <w:pPr>
                              <w:pStyle w:val="Textruta"/>
                            </w:pPr>
                            <w:r>
                              <w:t>Granskare: Förnamn Efternamn</w:t>
                            </w:r>
                          </w:p>
                          <w:p w14:paraId="316E1ACF" w14:textId="77777777" w:rsidR="00E35816" w:rsidRDefault="00E35816">
                            <w:pPr>
                              <w:pStyle w:val="Textruta"/>
                              <w:rPr>
                                <w:lang w:val="en-US"/>
                              </w:rPr>
                            </w:pPr>
                            <w:r>
                              <w:rPr>
                                <w:lang w:val="en-US"/>
                              </w:rPr>
                              <w:t>English title: Evaluation of pedagogical models as a platform for the refinement of courses at the e-learning company Grade</w:t>
                            </w:r>
                          </w:p>
                          <w:p w14:paraId="680742CD" w14:textId="77777777" w:rsidR="00E35816" w:rsidRDefault="00E3581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ody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commentRangeStart w:id="1"/>
      <w:r w:rsidRPr="004E58AD">
        <w:rPr>
          <w:sz w:val="32"/>
          <w:szCs w:val="32"/>
        </w:rPr>
        <w:t>Innehåll</w:t>
      </w:r>
      <w:commentRangeEnd w:id="1"/>
      <w:r w:rsidR="008D24BF">
        <w:rPr>
          <w:rStyle w:val="CommentReference"/>
          <w:rFonts w:ascii="Times New Roman" w:hAnsi="Times New Roman"/>
        </w:rPr>
        <w:commentReference w:id="1"/>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2" w:name="_Toc391456178"/>
      <w:bookmarkStart w:id="3" w:name="_Toc394248552"/>
      <w:bookmarkEnd w:id="2"/>
      <w:commentRangeStart w:id="4"/>
      <w:r>
        <w:lastRenderedPageBreak/>
        <w:t>Synopsis</w:t>
      </w:r>
      <w:bookmarkEnd w:id="3"/>
      <w:commentRangeEnd w:id="4"/>
      <w:r w:rsidR="007F35F0">
        <w:rPr>
          <w:rStyle w:val="CommentReference"/>
          <w:rFonts w:ascii="Times New Roman" w:eastAsiaTheme="minorHAnsi" w:hAnsi="Times New Roman" w:cstheme="minorBidi"/>
          <w:bCs w:val="0"/>
          <w:color w:val="auto"/>
        </w:rPr>
        <w:commentReference w:id="4"/>
      </w:r>
    </w:p>
    <w:p w14:paraId="45599B24" w14:textId="2BB39D8D" w:rsidR="00C77B2D" w:rsidRDefault="00265FDF" w:rsidP="00865EB8">
      <w:pPr>
        <w:pStyle w:val="BodyText"/>
        <w:spacing w:line="600" w:lineRule="auto"/>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 xml:space="preserve">Fördelar med att använda en pedagogisk modell inkluderar </w:t>
      </w:r>
      <w:commentRangeStart w:id="5"/>
      <w:r w:rsidR="00347A7F">
        <w:t>att</w:t>
      </w:r>
      <w:commentRangeEnd w:id="5"/>
      <w:r w:rsidR="008D24BF">
        <w:rPr>
          <w:rStyle w:val="CommentReference"/>
          <w:rFonts w:eastAsiaTheme="minorHAnsi" w:cstheme="minorBidi"/>
          <w:lang w:eastAsia="en-US"/>
        </w:rPr>
        <w:commentReference w:id="5"/>
      </w:r>
      <w:r w:rsidR="00D46833">
        <w:rPr>
          <w:szCs w:val="22"/>
        </w:rPr>
        <w:t xml:space="preserve">, </w:t>
      </w:r>
      <w:r w:rsidR="009411BD">
        <w:rPr>
          <w:szCs w:val="22"/>
        </w:rPr>
        <w:t xml:space="preserve">identifiera </w:t>
      </w:r>
      <w:r w:rsidR="002125BE">
        <w:rPr>
          <w:szCs w:val="22"/>
        </w:rPr>
        <w:t>vilka krav som finns</w:t>
      </w:r>
      <w:r w:rsidR="009411BD">
        <w:rPr>
          <w:szCs w:val="22"/>
        </w:rPr>
        <w:t xml:space="preserve"> i E-lärande företagens</w:t>
      </w:r>
      <w:r w:rsidR="00C27B26">
        <w:rPr>
          <w:szCs w:val="22"/>
        </w:rPr>
        <w:t xml:space="preserve"> kurser, </w:t>
      </w:r>
      <w:r w:rsidR="009411BD">
        <w:rPr>
          <w:szCs w:val="22"/>
        </w:rPr>
        <w:t xml:space="preserve">strukturera kursinnehållet, </w:t>
      </w:r>
      <w:r w:rsidR="00C27B26">
        <w:rPr>
          <w:szCs w:val="22"/>
        </w:rPr>
        <w:t xml:space="preserve">och </w:t>
      </w:r>
      <w:r w:rsidR="00815EFC">
        <w:rPr>
          <w:szCs w:val="22"/>
        </w:rPr>
        <w:t>att kunna bedöma utefter hur pedagogiken tillhandahålls i kurser</w:t>
      </w:r>
      <w:r w:rsidR="00815EFC">
        <w:t xml:space="preserve">. </w:t>
      </w:r>
      <w:r w:rsidR="009411BD">
        <w:t>E-lärande</w:t>
      </w:r>
      <w:r>
        <w:t xml:space="preserve"> företag som inte utgår från en pedagogisk modell har visat ofta har brister i </w:t>
      </w:r>
      <w:r w:rsidR="009411BD">
        <w:t>lärandestrategier, kursinnehållet, tid och takt angående hantering av kursen, gränssnittdesignen, och att det försämrar studentens fokus</w:t>
      </w:r>
      <w:commentRangeStart w:id="6"/>
      <w:r w:rsidR="009411BD">
        <w:t xml:space="preserve">. </w:t>
      </w:r>
      <w:commentRangeEnd w:id="6"/>
      <w:r w:rsidR="008D24BF">
        <w:rPr>
          <w:rStyle w:val="CommentReference"/>
          <w:rFonts w:eastAsiaTheme="minorHAnsi" w:cstheme="minorBidi"/>
          <w:lang w:eastAsia="en-US"/>
        </w:rPr>
        <w:commentReference w:id="6"/>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commentRangeStart w:id="7"/>
      <w:r w:rsidR="007466FA">
        <w:t>faser</w:t>
      </w:r>
      <w:commentRangeEnd w:id="7"/>
      <w:r w:rsidR="008D24BF">
        <w:rPr>
          <w:rStyle w:val="CommentReference"/>
          <w:rFonts w:eastAsiaTheme="minorHAnsi" w:cstheme="minorBidi"/>
          <w:lang w:eastAsia="en-US"/>
        </w:rPr>
        <w:commentReference w:id="7"/>
      </w:r>
      <w:r w:rsidR="007466FA">
        <w:t xml:space="preserve"> som bedömning och utvärdering.</w:t>
      </w:r>
      <w:r w:rsidR="00D6155F">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odyText"/>
        <w:spacing w:line="600" w:lineRule="auto"/>
      </w:pPr>
      <w:r>
        <w:br w:type="page"/>
      </w:r>
    </w:p>
    <w:p w14:paraId="4C71CDF6" w14:textId="77777777" w:rsidR="00D45847" w:rsidRDefault="00850895" w:rsidP="009F3187">
      <w:pPr>
        <w:pStyle w:val="Heading11"/>
      </w:pPr>
      <w:bookmarkStart w:id="9" w:name="_Toc391456179"/>
      <w:bookmarkStart w:id="10" w:name="_Toc394248553"/>
      <w:bookmarkEnd w:id="9"/>
      <w:r>
        <w:lastRenderedPageBreak/>
        <w:t>Introduktion</w:t>
      </w:r>
      <w:bookmarkEnd w:id="10"/>
    </w:p>
    <w:p w14:paraId="44F73BAC" w14:textId="77777777" w:rsidR="00D45847" w:rsidRDefault="00D45847">
      <w:pPr>
        <w:pStyle w:val="BodyText"/>
      </w:pPr>
    </w:p>
    <w:p w14:paraId="5BB8FF23" w14:textId="456AC050"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ody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odyText"/>
        <w:spacing w:line="600" w:lineRule="auto"/>
        <w:rPr>
          <w:szCs w:val="22"/>
        </w:rPr>
      </w:pPr>
    </w:p>
    <w:p w14:paraId="59212457" w14:textId="5043ABD0" w:rsidR="00984248" w:rsidRDefault="00850895" w:rsidP="0058177A">
      <w:pPr>
        <w:pStyle w:val="Body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365D0A63" w:rsidR="00D45847" w:rsidRPr="00A65FFF" w:rsidRDefault="009B5FD4" w:rsidP="0058177A">
      <w:pPr>
        <w:pStyle w:val="Body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11" w:name="_Toc391456180"/>
      <w:bookmarkStart w:id="12" w:name="_Toc394248554"/>
      <w:r>
        <w:t>Syfte</w:t>
      </w:r>
      <w:bookmarkEnd w:id="11"/>
      <w:bookmarkEnd w:id="12"/>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6E72C31D"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13" w:name="_Toc391456181"/>
      <w:bookmarkStart w:id="14" w:name="_Toc394248555"/>
      <w:bookmarkEnd w:id="13"/>
      <w:r>
        <w:lastRenderedPageBreak/>
        <w:t>Metod</w:t>
      </w:r>
      <w:bookmarkEnd w:id="14"/>
    </w:p>
    <w:p w14:paraId="4F1EA438" w14:textId="77777777" w:rsidR="00D45847" w:rsidRPr="004E58AD" w:rsidRDefault="00850895" w:rsidP="009F3187">
      <w:pPr>
        <w:pStyle w:val="Heading31"/>
        <w:numPr>
          <w:ilvl w:val="0"/>
          <w:numId w:val="0"/>
        </w:numPr>
      </w:pPr>
      <w:bookmarkStart w:id="15" w:name="_Toc391456182"/>
      <w:bookmarkStart w:id="16" w:name="_Toc394248556"/>
      <w:bookmarkEnd w:id="15"/>
      <w:r w:rsidRPr="004E58AD">
        <w:t>Intervjun</w:t>
      </w:r>
      <w:bookmarkEnd w:id="16"/>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9" w:name="_Toc391456184"/>
      <w:bookmarkStart w:id="20" w:name="_Toc394248558"/>
      <w:bookmarkEnd w:id="19"/>
      <w:r>
        <w:lastRenderedPageBreak/>
        <w:t>Resultat</w:t>
      </w:r>
      <w:bookmarkEnd w:id="20"/>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73270093" w14:textId="467DAF09" w:rsidR="004A08DF" w:rsidRPr="00860782" w:rsidRDefault="00850895" w:rsidP="004A08DF">
      <w:pPr>
        <w:pStyle w:val="Body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odyText"/>
        <w:spacing w:line="600" w:lineRule="auto"/>
      </w:pPr>
      <w:r>
        <w:rPr>
          <w:color w:val="353535"/>
          <w:szCs w:val="22"/>
        </w:rPr>
        <w:t xml:space="preserve"> </w:t>
      </w: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Caption"/>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odyText"/>
        <w:spacing w:line="600" w:lineRule="auto"/>
        <w:rPr>
          <w:b/>
        </w:rPr>
      </w:pPr>
      <w:r>
        <w:rPr>
          <w:b/>
        </w:rPr>
        <w:t>DIM utvärdering resulterar i att Presentations fasen presteras främst i Grades tidigare kurser</w:t>
      </w:r>
    </w:p>
    <w:p w14:paraId="131ACC75" w14:textId="115E680C" w:rsidR="00BA62A8" w:rsidRDefault="00A835E8" w:rsidP="00512986">
      <w:pPr>
        <w:pStyle w:val="BodyText"/>
        <w:spacing w:line="600" w:lineRule="auto"/>
      </w:pPr>
      <w:r w:rsidRPr="00790CF0">
        <w:rPr>
          <w:color w:val="353535"/>
          <w:sz w:val="24"/>
        </w:rPr>
        <w:t xml:space="preserve">För att </w:t>
      </w:r>
      <w:r w:rsidR="00E35816">
        <w:rPr>
          <w:color w:val="353535"/>
          <w:sz w:val="24"/>
        </w:rPr>
        <w:t>fullfölja utvärderingen av</w:t>
      </w:r>
      <w:r w:rsidRPr="00790CF0">
        <w:rPr>
          <w:color w:val="353535"/>
          <w:sz w:val="24"/>
        </w:rPr>
        <w:t xml:space="preserve"> fyra av Grades nyligen designade kurser under 2017 (KS Strålskydd, PT Strålsäkerhet, RCC, Tel</w:t>
      </w:r>
      <w:r w:rsidR="00E35816">
        <w:rPr>
          <w:color w:val="353535"/>
          <w:sz w:val="24"/>
        </w:rPr>
        <w:t xml:space="preserve">ia GDPR) </w:t>
      </w:r>
      <w:r w:rsidR="00790CF0">
        <w:rPr>
          <w:color w:val="353535"/>
          <w:sz w:val="24"/>
        </w:rPr>
        <w:t xml:space="preserve">användes </w:t>
      </w:r>
      <w:r w:rsidR="00867CCB">
        <w:rPr>
          <w:color w:val="353535"/>
          <w:sz w:val="24"/>
        </w:rPr>
        <w:t>DIM</w:t>
      </w:r>
      <w:r w:rsidR="00790CF0">
        <w:rPr>
          <w:color w:val="353535"/>
          <w:sz w:val="24"/>
        </w:rPr>
        <w:t xml:space="preserve"> som ett </w:t>
      </w:r>
      <w:r w:rsidRPr="00790CF0">
        <w:rPr>
          <w:color w:val="353535"/>
          <w:sz w:val="24"/>
        </w:rPr>
        <w:t>ram</w:t>
      </w:r>
      <w:r w:rsidR="00790CF0">
        <w:rPr>
          <w:color w:val="353535"/>
          <w:sz w:val="24"/>
        </w:rPr>
        <w:t>verk</w:t>
      </w:r>
      <w:r w:rsidR="00CB4C73" w:rsidRPr="00790CF0">
        <w:t>.</w:t>
      </w:r>
      <w:r w:rsidR="00790CF0">
        <w:t xml:space="preserve"> I och med det gjordes en </w:t>
      </w:r>
      <w:r w:rsidR="00867CCB">
        <w:t xml:space="preserve">det </w:t>
      </w:r>
      <w:r w:rsidR="00790CF0">
        <w:t>först</w:t>
      </w:r>
      <w:r w:rsidR="00867CCB">
        <w:t xml:space="preserve"> en</w:t>
      </w:r>
      <w:r w:rsidR="00CB4C73">
        <w:t xml:space="preserve"> </w:t>
      </w:r>
      <w:r w:rsidR="00C44EB7">
        <w:rPr>
          <w:rStyle w:val="CommentReference"/>
          <w:rFonts w:eastAsiaTheme="minorHAnsi" w:cstheme="minorBidi"/>
          <w:lang w:eastAsia="en-US"/>
        </w:rPr>
        <w:commentReference w:id="21"/>
      </w:r>
      <w:r w:rsidR="00867CCB">
        <w:t>sammanfattning av</w:t>
      </w:r>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ody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odyText"/>
        <w:spacing w:line="600" w:lineRule="auto"/>
      </w:pPr>
    </w:p>
    <w:p w14:paraId="5D4A30B3" w14:textId="59E16488" w:rsidR="00D45847" w:rsidRDefault="00E91509">
      <w:pPr>
        <w:pStyle w:val="Body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val="en-US"/>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odyText"/>
        <w:spacing w:line="600" w:lineRule="auto"/>
        <w:rPr>
          <w:b/>
        </w:rPr>
      </w:pPr>
    </w:p>
    <w:p w14:paraId="489580C5" w14:textId="77777777" w:rsidR="00E8369E" w:rsidRDefault="00E8369E" w:rsidP="00512986">
      <w:pPr>
        <w:pStyle w:val="BodyText"/>
        <w:spacing w:line="600" w:lineRule="auto"/>
        <w:rPr>
          <w:b/>
        </w:rPr>
      </w:pPr>
    </w:p>
    <w:p w14:paraId="71A15159" w14:textId="77777777" w:rsidR="00E8369E" w:rsidRDefault="00E8369E">
      <w:pPr>
        <w:pStyle w:val="BodyText"/>
        <w:spacing w:line="600" w:lineRule="auto"/>
        <w:rPr>
          <w:b/>
        </w:rPr>
      </w:pPr>
    </w:p>
    <w:p w14:paraId="6AA358B4" w14:textId="09E6D017" w:rsidR="00D45847" w:rsidRDefault="00D90862">
      <w:pPr>
        <w:pStyle w:val="Body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ody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odyText"/>
        <w:spacing w:line="600" w:lineRule="auto"/>
      </w:pPr>
    </w:p>
    <w:p w14:paraId="1B208012" w14:textId="523381A8" w:rsidR="007E24A5" w:rsidRPr="004E58AD" w:rsidRDefault="00130629" w:rsidP="004E58AD">
      <w:pPr>
        <w:pStyle w:val="BodyText"/>
        <w:spacing w:line="600" w:lineRule="auto"/>
        <w:rPr>
          <w:ins w:id="22"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23" w:name="_Toc489811950"/>
      <w:bookmarkStart w:id="24" w:name="_Ref489810823"/>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Caption"/>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23"/>
      <w:bookmarkEnd w:id="24"/>
      <w:r>
        <w:rPr>
          <w:i w:val="0"/>
        </w:rPr>
        <w:t xml:space="preserve">Poäng per kurs och respektive DIM fas. </w:t>
      </w:r>
    </w:p>
    <w:p w14:paraId="7D33B8EE" w14:textId="295BC3BB" w:rsidR="000C1D43" w:rsidRDefault="00850895" w:rsidP="000C1D43">
      <w:pPr>
        <w:pStyle w:val="Heading11"/>
      </w:pPr>
      <w:bookmarkStart w:id="25" w:name="_Toc391456185"/>
      <w:bookmarkStart w:id="26" w:name="_Toc394248559"/>
      <w:bookmarkEnd w:id="25"/>
      <w:r w:rsidRPr="004E58AD">
        <w:t>Diskussion</w:t>
      </w:r>
      <w:bookmarkEnd w:id="26"/>
    </w:p>
    <w:p w14:paraId="6D0F922C" w14:textId="1103469A" w:rsidR="00482F2B" w:rsidRDefault="000C1D43" w:rsidP="000C1D43">
      <w:pPr>
        <w:pStyle w:val="Body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odyText"/>
        <w:spacing w:line="600" w:lineRule="auto"/>
      </w:pPr>
    </w:p>
    <w:p w14:paraId="23819B53" w14:textId="212BC5FF" w:rsidR="00AC7484" w:rsidRDefault="008227FA" w:rsidP="000C1D43">
      <w:pPr>
        <w:pStyle w:val="Body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odyText"/>
        <w:spacing w:line="600" w:lineRule="auto"/>
      </w:pPr>
    </w:p>
    <w:p w14:paraId="40E50DF1" w14:textId="3935A95F" w:rsidR="00590E58" w:rsidRDefault="00710303">
      <w:pPr>
        <w:pStyle w:val="Body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r w:rsidR="00790CF0">
        <w:t xml:space="preserve"> och ge Grade </w:t>
      </w:r>
      <w:r w:rsidR="002E64C7">
        <w:t>tillskott</w:t>
      </w:r>
      <w:r w:rsidR="00790CF0">
        <w:t xml:space="preserve"> till hur kurserna kan</w:t>
      </w:r>
      <w:r w:rsidR="002E64C7">
        <w:t xml:space="preserve"> förbättras som till exempel med kursdesignen och också vilka positiva och negativa uppfattningar som finns av att gå kursen</w:t>
      </w:r>
      <w:r w:rsidR="006D458A">
        <w:t>.</w:t>
      </w:r>
      <w:commentRangeStart w:id="27"/>
      <w:r w:rsidR="00110DB4">
        <w:t xml:space="preserve"> </w:t>
      </w:r>
      <w:commentRangeEnd w:id="27"/>
      <w:r w:rsidR="00075949">
        <w:rPr>
          <w:rStyle w:val="CommentReference"/>
          <w:rFonts w:eastAsiaTheme="minorHAnsi" w:cstheme="minorBidi"/>
          <w:lang w:eastAsia="en-US"/>
        </w:rPr>
        <w:commentReference w:id="27"/>
      </w:r>
      <w:r w:rsidR="00C67B0B">
        <w:t xml:space="preserve"> </w:t>
      </w:r>
      <w:commentRangeStart w:id="28"/>
      <w:r w:rsidR="0010000F">
        <w:t xml:space="preserve"> </w:t>
      </w:r>
      <w:commentRangeEnd w:id="28"/>
      <w:r w:rsidR="0010000F">
        <w:rPr>
          <w:rStyle w:val="CommentReference"/>
          <w:rFonts w:eastAsiaTheme="minorHAnsi" w:cstheme="minorBidi"/>
          <w:lang w:eastAsia="en-US"/>
        </w:rPr>
        <w:commentReference w:id="28"/>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commentRangeStart w:id="29"/>
      <w:r w:rsidR="00C67B0B">
        <w:t xml:space="preserve"> </w:t>
      </w:r>
      <w:commentRangeEnd w:id="29"/>
      <w:r w:rsidR="00F9699B">
        <w:rPr>
          <w:rStyle w:val="CommentReference"/>
          <w:rFonts w:eastAsiaTheme="minorHAnsi" w:cstheme="minorBidi"/>
          <w:lang w:eastAsia="en-US"/>
        </w:rPr>
        <w:commentReference w:id="29"/>
      </w:r>
      <w:r w:rsidR="00C67B0B">
        <w:t xml:space="preserve">flera granskare hanterar frågekonstruktionerna innan användning. </w:t>
      </w:r>
    </w:p>
    <w:p w14:paraId="211E84E5" w14:textId="77777777" w:rsidR="00C67B0B" w:rsidRDefault="00C67B0B">
      <w:pPr>
        <w:pStyle w:val="BodyText"/>
        <w:spacing w:line="600" w:lineRule="auto"/>
      </w:pPr>
    </w:p>
    <w:p w14:paraId="04042C3D" w14:textId="05E6118C" w:rsidR="003475EE" w:rsidRDefault="00667FC8">
      <w:pPr>
        <w:pStyle w:val="Body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odyText"/>
        <w:spacing w:line="600" w:lineRule="auto"/>
        <w:rPr>
          <w:b/>
        </w:rPr>
      </w:pPr>
    </w:p>
    <w:p w14:paraId="262D6920" w14:textId="0787059A" w:rsidR="00D07F7B" w:rsidRDefault="0023519E" w:rsidP="00D877C8">
      <w:pPr>
        <w:pStyle w:val="BodyText"/>
        <w:spacing w:line="600" w:lineRule="auto"/>
        <w:rPr>
          <w:ins w:id="30" w:author="Jason Serviss" w:date="2018-10-13T15:13:00Z"/>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C4899F4" w14:textId="77777777" w:rsidR="00F9699B" w:rsidRPr="00DE1A92" w:rsidRDefault="00F9699B" w:rsidP="00D877C8">
      <w:pPr>
        <w:pStyle w:val="BodyText"/>
        <w:spacing w:line="600" w:lineRule="auto"/>
        <w:rPr>
          <w:strike/>
        </w:rPr>
      </w:pPr>
    </w:p>
    <w:p w14:paraId="1EFE6459" w14:textId="77777777" w:rsidR="00E97FC1" w:rsidRPr="004E58AD" w:rsidRDefault="00E97FC1" w:rsidP="00E97FC1">
      <w:pPr>
        <w:pStyle w:val="Abstract"/>
        <w:rPr>
          <w:sz w:val="32"/>
          <w:szCs w:val="32"/>
        </w:rPr>
      </w:pPr>
      <w:r w:rsidRPr="004E58AD">
        <w:rPr>
          <w:sz w:val="32"/>
          <w:szCs w:val="32"/>
        </w:rPr>
        <w:t>Tack</w:t>
      </w:r>
    </w:p>
    <w:p w14:paraId="344B4495" w14:textId="5F679673" w:rsidR="0023519E" w:rsidRDefault="00E97FC1" w:rsidP="00BE4185">
      <w:pPr>
        <w:pStyle w:val="Body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p>
    <w:p w14:paraId="3FBCD31E" w14:textId="77777777" w:rsidR="00865EB8" w:rsidRDefault="00865EB8" w:rsidP="00BE4185">
      <w:pPr>
        <w:pStyle w:val="BodyText"/>
        <w:spacing w:line="600" w:lineRule="auto"/>
        <w:rPr>
          <w:lang w:eastAsia="en-US"/>
        </w:rPr>
      </w:pPr>
    </w:p>
    <w:p w14:paraId="22452D54" w14:textId="0FE380E1" w:rsidR="00865EB8" w:rsidRPr="004E58AD" w:rsidRDefault="00850895" w:rsidP="00865EB8">
      <w:pPr>
        <w:pStyle w:val="Heading11"/>
      </w:pPr>
      <w:bookmarkStart w:id="31" w:name="_Toc391456186"/>
      <w:bookmarkStart w:id="32" w:name="_Toc394248560"/>
      <w:bookmarkEnd w:id="31"/>
      <w:r w:rsidRPr="004E58AD">
        <w:lastRenderedPageBreak/>
        <w:t>Referenser</w:t>
      </w:r>
      <w:bookmarkEnd w:id="32"/>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CommentReference"/>
        </w:rPr>
        <w:commentReference w:id="33"/>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r>
        <w:rPr>
          <w:rFonts w:eastAsia="Times New Roman" w:cs="Times New Roman"/>
          <w:color w:val="222222"/>
          <w:shd w:val="clear" w:color="auto" w:fill="FFFFFF"/>
        </w:rPr>
        <w:t>Bower</w:t>
      </w:r>
      <w:r w:rsidR="00850895">
        <w:rPr>
          <w:rFonts w:eastAsia="Times New Roman" w:cs="Times New Roman"/>
          <w:color w:val="222222"/>
          <w:shd w:val="clear" w:color="auto" w:fill="FFFFFF"/>
        </w:rPr>
        <w:t>, B.L. and Hardy, K.P., 2004. From correspondence to cyberspace: Changes and challenges in distance education.</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New directions for community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34" w:name="__Fieldmark__1067_823957682"/>
      <w:bookmarkStart w:id="35" w:name="__Fieldmark__744_3764101930"/>
      <w:bookmarkStart w:id="36" w:name="__Fieldmark__1179_1934263386"/>
      <w:bookmarkEnd w:id="34"/>
      <w:bookmarkEnd w:id="35"/>
      <w:bookmarkEnd w:id="36"/>
    </w:p>
    <w:p w14:paraId="2C7DCDC1" w14:textId="0EF27A27" w:rsidR="00637C00" w:rsidRDefault="00637C00" w:rsidP="004F6381">
      <w:pPr>
        <w:pStyle w:val="Litteraturfrteckning1"/>
        <w:ind w:left="0" w:firstLine="0"/>
      </w:pPr>
      <w:r>
        <w:t xml:space="preserve">Mayes, T. and De Freitas, S., 2004. Review of e-learning theories, frameworks and models. </w:t>
      </w:r>
      <w:r>
        <w:rPr>
          <w:i/>
          <w:iCs/>
        </w:rPr>
        <w:t>JISC e-learning models desk study</w:t>
      </w:r>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Commission Of The European Communities.</w:t>
      </w:r>
      <w:r w:rsidR="00850895" w:rsidRPr="00891BF2">
        <w:rPr>
          <w:rFonts w:cs="Times New Roman"/>
          <w:shd w:val="clear" w:color="auto" w:fill="FFFFFF"/>
        </w:rPr>
        <w:t xml:space="preserve">, 2001. </w:t>
      </w:r>
      <w:r w:rsidRPr="00A65FFF">
        <w:rPr>
          <w:rFonts w:cs="Times New Roman"/>
          <w:shd w:val="clear" w:color="auto" w:fill="FFFFFF"/>
        </w:rPr>
        <w:t>eLearning : Designing Tomorrow’s Education An Interim Report</w:t>
      </w:r>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http://www.europarl.europa.eu/meetdocs/committees/cult/20020603/sec(2002)236_2_en.pdf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r>
        <w:rPr>
          <w:rFonts w:eastAsia="Times New Roman" w:cs="Times New Roman"/>
          <w:color w:val="222222"/>
          <w:shd w:val="clear" w:color="auto" w:fill="FFFFFF"/>
          <w:lang w:eastAsia="sv-SE"/>
        </w:rPr>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7" w:name="_Toc391456187"/>
      <w:bookmarkStart w:id="38" w:name="_Toc394248561"/>
      <w:bookmarkEnd w:id="37"/>
      <w:r w:rsidRPr="009F3187">
        <w:lastRenderedPageBreak/>
        <w:t>Bilagor</w:t>
      </w:r>
      <w:bookmarkEnd w:id="38"/>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031B4D08" w:rsidR="006F348F" w:rsidRDefault="00F16CB6" w:rsidP="00657871">
      <w:pPr>
        <w:widowControl w:val="0"/>
        <w:autoSpaceDE w:val="0"/>
        <w:autoSpaceDN w:val="0"/>
        <w:adjustRightInd w:val="0"/>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p>
    <w:p w14:paraId="5110CA86" w14:textId="182BDC50" w:rsidR="00D45847" w:rsidRPr="00B93DE6" w:rsidRDefault="00C770CB" w:rsidP="00657871">
      <w:pPr>
        <w:widowControl w:val="0"/>
        <w:autoSpaceDE w:val="0"/>
        <w:autoSpaceDN w:val="0"/>
        <w:adjustRightInd w:val="0"/>
        <w:rPr>
          <w:rFonts w:ascii="Verdana" w:hAnsi="Verdana" w:cs="Times New Roman"/>
          <w:b/>
          <w:i/>
          <w:color w:val="000000" w:themeColor="text1"/>
          <w:sz w:val="16"/>
          <w:szCs w:val="16"/>
        </w:rPr>
      </w:pPr>
      <w:r>
        <w:rPr>
          <w:rStyle w:val="CommentReference"/>
        </w:rPr>
        <w:commentReference w:id="39"/>
      </w:r>
    </w:p>
    <w:p w14:paraId="5082155C" w14:textId="622F7B28" w:rsidR="00D45847" w:rsidRPr="009F1170" w:rsidRDefault="00850895" w:rsidP="004E58AD">
      <w:pPr>
        <w:rPr>
          <w:b/>
          <w:bCs/>
          <w:iCs/>
          <w:color w:val="00000A"/>
        </w:rPr>
      </w:pPr>
      <w:bookmarkStart w:id="40" w:name="_Toc391456188"/>
      <w:bookmarkEnd w:id="40"/>
      <w:r w:rsidRPr="00D01DE3">
        <w:rPr>
          <w:rStyle w:val="IntenseEmphasis"/>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41"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42"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43"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44"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otnoteReference"/>
        </w:rPr>
        <w:footnoteReference w:id="3"/>
      </w:r>
      <w:r w:rsidR="00850895">
        <w:rPr>
          <w:rFonts w:eastAsia="Times New Roman" w:cs="Times New Roman"/>
          <w:color w:val="333333"/>
        </w:rPr>
        <w:t xml:space="preserve"> (kognitiva färdigheter) för att gestalta</w:t>
      </w:r>
      <w:r w:rsidR="00850895" w:rsidRPr="006F348F">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6F348F">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45" w:author="Jason Serviss" w:date="2018-09-02T10:37:00Z"/>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46" w:author="Jason Serviss" w:date="2018-09-02T10:37:00Z"/>
          <w:rFonts w:cs="Times New Roman"/>
          <w:b/>
          <w:iCs/>
        </w:rPr>
      </w:pPr>
    </w:p>
    <w:p w14:paraId="17111BE6" w14:textId="2B2D1BFE" w:rsidR="00DD12F3" w:rsidRPr="00304D18" w:rsidRDefault="00F16CB6" w:rsidP="00DD12F3">
      <w:pPr>
        <w:rPr>
          <w:ins w:id="47" w:author="Jason Serviss" w:date="2018-09-02T10:37:00Z"/>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6F348F">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48"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49" w:author="Jason Serviss" w:date="2018-09-02T10:37:00Z"/>
          <w:rFonts w:cs="Times New Roman"/>
          <w:b/>
          <w:iCs/>
        </w:rPr>
      </w:pPr>
    </w:p>
    <w:p w14:paraId="63D46551" w14:textId="027FFB2A" w:rsidR="00DD12F3" w:rsidRPr="00304D18" w:rsidRDefault="00F16CB6" w:rsidP="00DD12F3">
      <w:pPr>
        <w:rPr>
          <w:ins w:id="50"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ins w:id="51"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IntenseEmphasis"/>
          <w:color w:val="00000A"/>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5465594" w14:textId="1AD29F06" w:rsidR="00DD12F3" w:rsidRPr="00B93DE6" w:rsidRDefault="00F16CB6" w:rsidP="004E58AD">
      <w:pPr>
        <w:pBdr>
          <w:bottom w:val="single" w:sz="6" w:space="1" w:color="auto"/>
        </w:pBdr>
        <w:rPr>
          <w:rStyle w:val="IntenseEmphasis"/>
          <w:rFonts w:eastAsia="Times New Roman" w:cs="Times New Roman"/>
          <w:bCs w:val="0"/>
          <w:i w:val="0"/>
          <w:iCs w:val="0"/>
          <w:color w:val="333333"/>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2" w:name="_Toc391456189"/>
      <w:bookmarkEnd w:id="52"/>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53"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on Serviss" w:date="2018-10-16T15:33:00Z" w:initials="JS">
    <w:p w14:paraId="42074024" w14:textId="16636127" w:rsidR="008D24BF" w:rsidRDefault="008D24BF">
      <w:pPr>
        <w:pStyle w:val="CommentText"/>
      </w:pPr>
      <w:r>
        <w:rPr>
          <w:rStyle w:val="CommentReference"/>
        </w:rPr>
        <w:annotationRef/>
      </w:r>
      <w:r>
        <w:t>Change this to something better</w:t>
      </w:r>
    </w:p>
  </w:comment>
  <w:comment w:id="1" w:author="Jason Serviss" w:date="2018-10-16T15:34:00Z" w:initials="JS">
    <w:p w14:paraId="7D92C9B0" w14:textId="49B70061" w:rsidR="008D24BF" w:rsidRDefault="008D24BF">
      <w:pPr>
        <w:pStyle w:val="CommentText"/>
      </w:pPr>
      <w:r>
        <w:rPr>
          <w:rStyle w:val="CommentReference"/>
        </w:rPr>
        <w:annotationRef/>
      </w:r>
      <w:r>
        <w:t>Add ”Tack” section here</w:t>
      </w:r>
    </w:p>
  </w:comment>
  <w:comment w:id="4" w:author="Jason Serviss" w:date="2018-10-13T14:53:00Z" w:initials="JS">
    <w:p w14:paraId="39D14506" w14:textId="116C0996" w:rsidR="00E35816" w:rsidRDefault="00E35816">
      <w:pPr>
        <w:pStyle w:val="CommentText"/>
      </w:pPr>
      <w:r>
        <w:rPr>
          <w:rStyle w:val="CommentReference"/>
        </w:rPr>
        <w:annotationRef/>
      </w:r>
      <w:r>
        <w:t>This still needs a lot of work Sorry. 1) Its too long. 2) You do not correctly describe the meaning of the study. 3) You do not correctly describe the methods used in the study and relate them to the different goals of the study. What methods were used to fufill what goals? 4) The conclusions from the evaluation are not correct in the abstract.</w:t>
      </w:r>
    </w:p>
  </w:comment>
  <w:comment w:id="5" w:author="Jason Serviss" w:date="2018-10-16T15:35:00Z" w:initials="JS">
    <w:p w14:paraId="3AA5D5B7" w14:textId="1FC9D46D" w:rsidR="008D24BF" w:rsidRDefault="008D24BF">
      <w:pPr>
        <w:pStyle w:val="CommentText"/>
      </w:pPr>
      <w:r>
        <w:rPr>
          <w:rStyle w:val="CommentReference"/>
        </w:rPr>
        <w:annotationRef/>
      </w:r>
      <w:r>
        <w:t>Remove this word. Start each of the things you list with a description of how they are changed, e.g. ”lättare identifering av vilka krav …”, ”ökad struktur av kursinnehållet”, ”och möjlighet att kunna bedöma…”</w:t>
      </w:r>
    </w:p>
  </w:comment>
  <w:comment w:id="6" w:author="Jason Serviss" w:date="2018-10-16T15:36:00Z" w:initials="JS">
    <w:p w14:paraId="3133B784" w14:textId="3CEB20D8" w:rsidR="008D24BF" w:rsidRDefault="008D24BF">
      <w:pPr>
        <w:pStyle w:val="CommentText"/>
      </w:pPr>
      <w:r>
        <w:rPr>
          <w:rStyle w:val="CommentReference"/>
        </w:rPr>
        <w:annotationRef/>
      </w:r>
      <w:r>
        <w:t>source</w:t>
      </w:r>
    </w:p>
  </w:comment>
  <w:comment w:id="7" w:author="Jason Serviss" w:date="2018-10-16T15:38:00Z" w:initials="JS">
    <w:p w14:paraId="48EAB1CA" w14:textId="1F71C999" w:rsidR="008D24BF" w:rsidRDefault="008D24BF">
      <w:pPr>
        <w:pStyle w:val="CommentText"/>
      </w:pPr>
      <w:r>
        <w:rPr>
          <w:rStyle w:val="CommentReference"/>
        </w:rPr>
        <w:annotationRef/>
      </w:r>
      <w:r>
        <w:t>Isn’t ”bedömning och utvärdering” an element?!? This should either be ”modellfaser” or ”modell</w:t>
      </w:r>
      <w:bookmarkStart w:id="8" w:name="_GoBack"/>
      <w:bookmarkEnd w:id="8"/>
      <w:r>
        <w:t xml:space="preserve">element” </w:t>
      </w:r>
    </w:p>
  </w:comment>
  <w:comment w:id="21" w:author="Jason Serviss" w:date="2018-10-16T13:10:00Z" w:initials="JS">
    <w:p w14:paraId="0A682B11" w14:textId="042FB179" w:rsidR="00E35816" w:rsidRDefault="00E35816">
      <w:pPr>
        <w:pStyle w:val="CommentText"/>
      </w:pPr>
      <w:r>
        <w:rPr>
          <w:rStyle w:val="CommentReference"/>
        </w:rPr>
        <w:annotationRef/>
      </w:r>
      <w:r>
        <w:t xml:space="preserve">This needs to be revised. Wording needs to be precise/specific according to what the results ACTUALLY can tell us. </w:t>
      </w:r>
    </w:p>
    <w:p w14:paraId="101D536E" w14:textId="77777777" w:rsidR="00E35816" w:rsidRDefault="00E35816">
      <w:pPr>
        <w:pStyle w:val="CommentText"/>
      </w:pPr>
    </w:p>
    <w:p w14:paraId="450C2837" w14:textId="65B98596" w:rsidR="00E35816" w:rsidRDefault="00E35816">
      <w:pPr>
        <w:pStyle w:val="CommentText"/>
        <w:rPr>
          <w:color w:val="FFFFFF" w:themeColor="background1"/>
        </w:rPr>
      </w:pPr>
      <w:r>
        <w:t xml:space="preserve">NOT FIXED!?! </w:t>
      </w:r>
      <w:r>
        <w:rPr>
          <w:color w:val="FFFFFF" w:themeColor="background1"/>
        </w:rPr>
        <w:t xml:space="preserve">Fixed now </w:t>
      </w:r>
    </w:p>
    <w:p w14:paraId="3CE3A52E" w14:textId="77777777" w:rsidR="00E35816" w:rsidRDefault="00E35816">
      <w:pPr>
        <w:pStyle w:val="CommentText"/>
        <w:rPr>
          <w:color w:val="FFFFFF" w:themeColor="background1"/>
        </w:rPr>
      </w:pPr>
    </w:p>
    <w:p w14:paraId="6AB7BD70" w14:textId="1A28B93D" w:rsidR="00E35816" w:rsidRDefault="00E35816">
      <w:pPr>
        <w:pStyle w:val="CommentText"/>
        <w:rPr>
          <w:color w:val="FFFFFF" w:themeColor="background1"/>
        </w:rPr>
      </w:pPr>
      <w:r>
        <w:rPr>
          <w:color w:val="FFFFFF" w:themeColor="background1"/>
        </w:rPr>
        <w:t xml:space="preserve">Nope. Needs more work. …hur kurserna ”följer modellen”. Not specific enough. </w:t>
      </w:r>
    </w:p>
    <w:p w14:paraId="41DFAC0E" w14:textId="77777777" w:rsidR="00E35816" w:rsidRDefault="00E35816">
      <w:pPr>
        <w:pStyle w:val="CommentText"/>
        <w:rPr>
          <w:color w:val="FFFFFF" w:themeColor="background1"/>
        </w:rPr>
      </w:pPr>
    </w:p>
    <w:p w14:paraId="1A2D20F7" w14:textId="520924CD" w:rsidR="00E35816" w:rsidRDefault="00E35816">
      <w:pPr>
        <w:pStyle w:val="CommentText"/>
        <w:rPr>
          <w:color w:val="FFFFFF" w:themeColor="background1"/>
        </w:rPr>
      </w:pPr>
      <w:r>
        <w:rPr>
          <w:color w:val="FFFFFF" w:themeColor="background1"/>
        </w:rPr>
        <w:t>STILL NOT HAPPY WITH THIS. LOOK AT  THE FIRST PARAGRAPH FROM THE RESULTS SECTION WHERE YOU INTRODUCE HE INTERVIEW RESULTS. USE THAT AS A MODEL.</w:t>
      </w:r>
    </w:p>
    <w:p w14:paraId="255DAEEA" w14:textId="012B2F24" w:rsidR="00E35816" w:rsidRPr="00790CF0" w:rsidRDefault="00E35816">
      <w:pPr>
        <w:pStyle w:val="CommentText"/>
        <w:rPr>
          <w:color w:val="E5B8B7" w:themeColor="accent2" w:themeTint="66"/>
        </w:rPr>
      </w:pPr>
      <w:r>
        <w:rPr>
          <w:color w:val="E5B8B7" w:themeColor="accent2" w:themeTint="66"/>
        </w:rPr>
        <w:t>Bättre?</w:t>
      </w:r>
    </w:p>
    <w:p w14:paraId="356E2147" w14:textId="77777777" w:rsidR="00E35816" w:rsidRDefault="00E35816">
      <w:pPr>
        <w:pStyle w:val="CommentText"/>
        <w:rPr>
          <w:color w:val="FFFFFF" w:themeColor="background1"/>
        </w:rPr>
      </w:pPr>
    </w:p>
    <w:p w14:paraId="1BCC7556" w14:textId="057E51BC" w:rsidR="00E35816" w:rsidRDefault="00E35816" w:rsidP="00790CF0">
      <w:pPr>
        <w:pStyle w:val="Body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CommentReference"/>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E35816" w:rsidRPr="00CB4C73" w:rsidRDefault="00E35816">
      <w:pPr>
        <w:pStyle w:val="CommentText"/>
        <w:rPr>
          <w:color w:val="FFFFFF" w:themeColor="background1"/>
        </w:rPr>
      </w:pPr>
    </w:p>
  </w:comment>
  <w:comment w:id="27" w:author="Jason Serviss" w:date="2018-10-16T13:13:00Z" w:initials="JS">
    <w:p w14:paraId="452CD47D" w14:textId="34CE9346" w:rsidR="00E35816" w:rsidRDefault="00E35816">
      <w:pPr>
        <w:pStyle w:val="CommentText"/>
        <w:rPr>
          <w:color w:val="FFFFFF" w:themeColor="background1"/>
        </w:rPr>
      </w:pPr>
      <w:r>
        <w:rPr>
          <w:rStyle w:val="CommentReference"/>
        </w:rPr>
        <w:annotationRef/>
      </w:r>
      <w:r>
        <w:t xml:space="preserve">Here is where you should mention that it would be good to use the students themselves. 1 sentance. </w:t>
      </w:r>
      <w:r>
        <w:rPr>
          <w:color w:val="FFFFFF" w:themeColor="background1"/>
        </w:rPr>
        <w:t>Fixed</w:t>
      </w:r>
    </w:p>
    <w:p w14:paraId="1E89D64D" w14:textId="77777777" w:rsidR="00E35816" w:rsidRDefault="00E35816">
      <w:pPr>
        <w:pStyle w:val="CommentText"/>
        <w:rPr>
          <w:color w:val="FFFFFF" w:themeColor="background1"/>
        </w:rPr>
      </w:pPr>
    </w:p>
    <w:p w14:paraId="10D56F79" w14:textId="77777777" w:rsidR="00E35816" w:rsidRDefault="00E35816">
      <w:pPr>
        <w:pStyle w:val="CommentText"/>
        <w:rPr>
          <w:color w:val="FFFFFF" w:themeColor="background1"/>
        </w:rPr>
      </w:pPr>
      <w:r>
        <w:rPr>
          <w:color w:val="FFFFFF" w:themeColor="background1"/>
        </w:rPr>
        <w:t xml:space="preserve">Not good enough. The benifit of using the student s is NOT JUST to get ”utökat resultat”. You need to think more about why using the students will give a BETTER result. You already know this because we have discussed it!!!!! </w:t>
      </w:r>
    </w:p>
    <w:p w14:paraId="48C314EA" w14:textId="672227D5" w:rsidR="00E35816" w:rsidRPr="006D458A" w:rsidRDefault="00E35816">
      <w:pPr>
        <w:pStyle w:val="CommentText"/>
        <w:rPr>
          <w:color w:val="FFFFFF" w:themeColor="background1"/>
        </w:rPr>
      </w:pPr>
      <w:r>
        <w:rPr>
          <w:color w:val="FFFFFF" w:themeColor="background1"/>
        </w:rPr>
        <w:t>Fixed</w:t>
      </w:r>
    </w:p>
  </w:comment>
  <w:comment w:id="28" w:author="Jason Serviss" w:date="2018-10-16T11:02:00Z" w:initials="JS">
    <w:p w14:paraId="7E607289" w14:textId="56F38257" w:rsidR="00E35816" w:rsidRPr="00C67B0B" w:rsidRDefault="00E35816" w:rsidP="0010000F">
      <w:pPr>
        <w:pStyle w:val="CommentText"/>
        <w:rPr>
          <w:color w:val="FFFFFF" w:themeColor="background1"/>
        </w:rPr>
      </w:pPr>
      <w:r>
        <w:rPr>
          <w:rStyle w:val="CommentReference"/>
        </w:rPr>
        <w:annotationRef/>
      </w:r>
      <w:r>
        <w:t xml:space="preserve">What you are trying to say here is good but it is a bit off. DO NOT throw this sentance away, just revise it a bit. ”missat betydelsefulla sidor” a) you should NOT have missed anything ”betydelsefull”. Although the number of questions in the evaluation and the way the questions were formated may ”have impacted the results”. B) ”sidor” is not specific enough. ”förstå DIM bättre”: we are not trying to understand DIM. ”bra att genomgå ett flertal genomgående undersökningar”: what should? </w:t>
      </w:r>
      <w:r>
        <w:rPr>
          <w:color w:val="E5B8B7" w:themeColor="accent2" w:themeTint="66"/>
        </w:rPr>
        <w:t>Fixed</w:t>
      </w:r>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9" w:author="Jason Serviss" w:date="2018-10-16T11:02:00Z" w:initials="JS">
    <w:p w14:paraId="2BA56CC0" w14:textId="424229A2" w:rsidR="00E35816" w:rsidRPr="002E64C7" w:rsidRDefault="00E35816">
      <w:pPr>
        <w:pStyle w:val="CommentText"/>
        <w:rPr>
          <w:color w:val="E5B8B7" w:themeColor="accent2" w:themeTint="66"/>
        </w:rPr>
      </w:pPr>
      <w:r>
        <w:rPr>
          <w:rStyle w:val="CommentReference"/>
        </w:rPr>
        <w:annotationRef/>
      </w:r>
      <w:r>
        <w:t xml:space="preserve">It is not ”nödvändigt” but it would potentially improve the accuracy of the result. Reformulate. </w:t>
      </w:r>
      <w:r>
        <w:rPr>
          <w:color w:val="E5B8B7" w:themeColor="accent2" w:themeTint="66"/>
        </w:rPr>
        <w:t>Fixed</w:t>
      </w:r>
    </w:p>
  </w:comment>
  <w:comment w:id="33" w:author="Olivia Imner" w:date="2018-10-09T13:34:00Z" w:initials="OI">
    <w:p w14:paraId="3E872A37" w14:textId="01BB328B" w:rsidR="00E35816" w:rsidRDefault="00E35816">
      <w:pPr>
        <w:pStyle w:val="CommentText"/>
      </w:pPr>
      <w:r>
        <w:rPr>
          <w:rStyle w:val="CommentReference"/>
        </w:rPr>
        <w:annotationRef/>
      </w:r>
      <w:r>
        <w:t>Visa källor blir inte bra, ska fixas igen</w:t>
      </w:r>
    </w:p>
    <w:p w14:paraId="51F368D9" w14:textId="77777777" w:rsidR="00E35816" w:rsidRDefault="00E35816">
      <w:pPr>
        <w:pStyle w:val="CommentText"/>
      </w:pPr>
    </w:p>
  </w:comment>
  <w:comment w:id="39" w:author="Jason Serviss" w:date="2018-10-16T13:19:00Z" w:initials="JS">
    <w:p w14:paraId="3A32EA04" w14:textId="5B6B8821" w:rsidR="00E35816" w:rsidRPr="006F348F" w:rsidRDefault="00E35816">
      <w:pPr>
        <w:pStyle w:val="CommentText"/>
        <w:rPr>
          <w:color w:val="E5B8B7" w:themeColor="accent2" w:themeTint="66"/>
        </w:rPr>
      </w:pPr>
      <w:r>
        <w:rPr>
          <w:rStyle w:val="CommentReference"/>
        </w:rPr>
        <w:annotationRef/>
      </w:r>
      <w:r>
        <w:t>Good to say this but should be shorter. ”NA betecknas ingen korresponderande element” or similar</w:t>
      </w:r>
      <w:r>
        <w:rPr>
          <w:color w:val="E5B8B7" w:themeColor="accent2" w:themeTint="66"/>
        </w:rPr>
        <w:t xml:space="preserve"> Fixed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35816" w:rsidRDefault="00E35816">
      <w:r>
        <w:separator/>
      </w:r>
    </w:p>
  </w:endnote>
  <w:endnote w:type="continuationSeparator" w:id="0">
    <w:p w14:paraId="4F768654" w14:textId="77777777" w:rsidR="00E35816" w:rsidRDefault="00E35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35816" w:rsidRDefault="00E3581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E35816" w:rsidRDefault="008D24B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EndPr/>
    <w:sdtContent>
      <w:p w14:paraId="403C7186" w14:textId="77777777" w:rsidR="00E35816" w:rsidRDefault="00E35816">
        <w:pPr>
          <w:pStyle w:val="Footer1"/>
          <w:jc w:val="center"/>
        </w:pPr>
        <w:r>
          <w:fldChar w:fldCharType="begin"/>
        </w:r>
        <w:r>
          <w:instrText>PAGE</w:instrText>
        </w:r>
        <w:r>
          <w:fldChar w:fldCharType="separate"/>
        </w:r>
        <w:r w:rsidR="008D24BF">
          <w:rPr>
            <w:noProof/>
          </w:rPr>
          <w:t>21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EndPr/>
    <w:sdtContent>
      <w:p w14:paraId="3915FA6D" w14:textId="77777777" w:rsidR="00E35816" w:rsidRDefault="00E35816">
        <w:pPr>
          <w:pStyle w:val="Footer1"/>
          <w:jc w:val="center"/>
        </w:pPr>
        <w:r>
          <w:fldChar w:fldCharType="begin"/>
        </w:r>
        <w:r>
          <w:instrText>PAGE</w:instrText>
        </w:r>
        <w:r>
          <w:fldChar w:fldCharType="separate"/>
        </w:r>
        <w:r w:rsidR="008D24B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35816" w:rsidRDefault="00E35816">
      <w:r>
        <w:separator/>
      </w:r>
    </w:p>
  </w:footnote>
  <w:footnote w:type="continuationSeparator" w:id="0">
    <w:p w14:paraId="71DB8F98" w14:textId="77777777" w:rsidR="00E35816" w:rsidRDefault="00E35816">
      <w:r>
        <w:continuationSeparator/>
      </w:r>
    </w:p>
  </w:footnote>
  <w:footnote w:id="1">
    <w:p w14:paraId="5824ECF3" w14:textId="3C586678" w:rsidR="00E35816" w:rsidRPr="00B93DE6" w:rsidRDefault="00E35816"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E35816" w:rsidRPr="00B93DE6" w:rsidRDefault="00E35816"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E35816" w:rsidRPr="00B93DE6" w:rsidRDefault="00E35816"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E35816" w:rsidRPr="00B93DE6" w:rsidRDefault="00E35816"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E35816" w:rsidRPr="00B93DE6" w:rsidRDefault="00E35816" w:rsidP="00CF61C4">
      <w:pPr>
        <w:pStyle w:val="FootnoteText"/>
        <w:jc w:val="both"/>
        <w:rPr>
          <w:sz w:val="14"/>
          <w:szCs w:val="14"/>
        </w:rPr>
      </w:pPr>
      <w:r w:rsidRPr="006F348F">
        <w:rPr>
          <w:rStyle w:val="FootnoteReference"/>
        </w:rPr>
        <w:footnoteRef/>
      </w:r>
      <w:r w:rsidRPr="00B93DE6">
        <w:rPr>
          <w:rStyle w:val="FootnoteReference"/>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E35816" w:rsidRDefault="00E35816" w:rsidP="00CF61C4">
      <w:pPr>
        <w:pStyle w:val="FootnoteText"/>
        <w:jc w:val="both"/>
      </w:pPr>
      <w:r w:rsidRPr="006F348F">
        <w:rPr>
          <w:rStyle w:val="FootnoteReference"/>
        </w:rPr>
        <w:footnoteRef/>
      </w:r>
      <w:r w:rsidRPr="00B93DE6">
        <w:rPr>
          <w:rStyle w:val="FootnoteReference"/>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25BE"/>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268B"/>
    <w:rsid w:val="005E3C6F"/>
    <w:rsid w:val="005E7AB1"/>
    <w:rsid w:val="005F02AD"/>
    <w:rsid w:val="005F4614"/>
    <w:rsid w:val="005F76A4"/>
    <w:rsid w:val="006003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C3521"/>
    <w:rsid w:val="008D01A7"/>
    <w:rsid w:val="008D24BF"/>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B107E"/>
    <w:rsid w:val="00CB3D1B"/>
    <w:rsid w:val="00CB4A5E"/>
    <w:rsid w:val="00CB4C73"/>
    <w:rsid w:val="00CB6D9D"/>
    <w:rsid w:val="00CC5E28"/>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82D8EB3-FA81-6942-AE4B-6EB9E7C66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11864</TotalTime>
  <Pages>26</Pages>
  <Words>10552</Words>
  <Characters>60148</Characters>
  <Application>Microsoft Macintosh Word</Application>
  <DocSecurity>0</DocSecurity>
  <Lines>501</Lines>
  <Paragraphs>141</Paragraphs>
  <ScaleCrop>false</ScaleCrop>
  <Company>Stockholms universitetsbibliotek</Company>
  <LinksUpToDate>false</LinksUpToDate>
  <CharactersWithSpaces>70559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326</cp:revision>
  <cp:lastPrinted>2010-07-05T09:46:00Z</cp:lastPrinted>
  <dcterms:created xsi:type="dcterms:W3CDTF">2018-05-01T11:24:00Z</dcterms:created>
  <dcterms:modified xsi:type="dcterms:W3CDTF">2018-10-16T13:38:00Z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