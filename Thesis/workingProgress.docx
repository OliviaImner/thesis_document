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606DD" w:rsidRDefault="006606DD">
                            <w:pPr>
                              <w:pStyle w:val="Frontpagetext"/>
                              <w:rPr>
                                <w:sz w:val="28"/>
                                <w:szCs w:val="28"/>
                              </w:rPr>
                            </w:pPr>
                            <w:r>
                              <w:rPr>
                                <w:sz w:val="28"/>
                                <w:szCs w:val="28"/>
                              </w:rPr>
                              <w:t xml:space="preserve">Institutionen för data- </w:t>
                            </w:r>
                            <w:r>
                              <w:rPr>
                                <w:sz w:val="28"/>
                                <w:szCs w:val="28"/>
                              </w:rPr>
                              <w:br/>
                              <w:t>och systemvetenskap</w:t>
                            </w:r>
                          </w:p>
                          <w:p w14:paraId="0DD0DA7D" w14:textId="77777777" w:rsidR="006606DD" w:rsidRDefault="006606DD">
                            <w:pPr>
                              <w:pStyle w:val="TextBox"/>
                            </w:pPr>
                            <w:r>
                              <w:t xml:space="preserve">Examensarbete 15 </w:t>
                            </w:r>
                            <w:proofErr w:type="spellStart"/>
                            <w:r>
                              <w:t>hp</w:t>
                            </w:r>
                            <w:proofErr w:type="spellEnd"/>
                          </w:p>
                          <w:p w14:paraId="205AAAC7" w14:textId="77777777" w:rsidR="006606DD" w:rsidRDefault="006606DD">
                            <w:pPr>
                              <w:pStyle w:val="TextBox"/>
                            </w:pPr>
                            <w:r>
                              <w:t>Data- och systemvetenskap</w:t>
                            </w:r>
                          </w:p>
                          <w:p w14:paraId="51566511" w14:textId="77777777" w:rsidR="006606DD" w:rsidRDefault="006606DD">
                            <w:pPr>
                              <w:pStyle w:val="Textruta"/>
                            </w:pPr>
                            <w:r>
                              <w:t xml:space="preserve">Kurs- eller utbildningsprogram (180 </w:t>
                            </w:r>
                            <w:proofErr w:type="spellStart"/>
                            <w:r>
                              <w:t>hp</w:t>
                            </w:r>
                            <w:proofErr w:type="spellEnd"/>
                            <w:r>
                              <w:t xml:space="preserve">) </w:t>
                            </w:r>
                          </w:p>
                          <w:p w14:paraId="7A700FAB" w14:textId="77777777" w:rsidR="006606DD" w:rsidRDefault="006606DD">
                            <w:pPr>
                              <w:pStyle w:val="Textruta"/>
                            </w:pPr>
                            <w:r>
                              <w:t>Höst-/Vårterminen 2018</w:t>
                            </w:r>
                          </w:p>
                          <w:p w14:paraId="381612CD" w14:textId="77777777" w:rsidR="006606DD" w:rsidRDefault="006606DD">
                            <w:pPr>
                              <w:pStyle w:val="Textruta"/>
                            </w:pPr>
                            <w:r>
                              <w:t>Handledare: Robert Ramberg</w:t>
                            </w:r>
                          </w:p>
                          <w:p w14:paraId="41DC09BB" w14:textId="77777777" w:rsidR="006606DD" w:rsidRDefault="006606DD">
                            <w:pPr>
                              <w:pStyle w:val="Textruta"/>
                            </w:pPr>
                            <w:r>
                              <w:t>Granskare: Förnamn Efternamn</w:t>
                            </w:r>
                          </w:p>
                          <w:p w14:paraId="316E1ACF" w14:textId="77777777" w:rsidR="006606DD" w:rsidRDefault="006606DD">
                            <w:pPr>
                              <w:pStyle w:val="Textruta"/>
                              <w:rPr>
                                <w:lang w:val="en-US"/>
                              </w:rPr>
                            </w:pPr>
                            <w:r>
                              <w:rPr>
                                <w:lang w:val="en-US"/>
                              </w:rPr>
                              <w:t>English title: Evaluation of pedagogical models as a platform for the refinement of courses at the e-learning company Grade</w:t>
                            </w:r>
                          </w:p>
                          <w:p w14:paraId="680742CD" w14:textId="77777777" w:rsidR="006606DD" w:rsidRDefault="006606D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commentRangeStart w:id="9"/>
      <w:r w:rsidR="00D7649D">
        <w:rPr>
          <w:szCs w:val="22"/>
        </w:rPr>
        <w:lastRenderedPageBreak/>
        <w:t>S</w:t>
      </w:r>
      <w:r w:rsidR="00116196">
        <w:rPr>
          <w:szCs w:val="22"/>
        </w:rPr>
        <w:t>toryline som utspe</w:t>
      </w:r>
      <w:r w:rsidR="00D7649D">
        <w:rPr>
          <w:szCs w:val="22"/>
        </w:rPr>
        <w:t>lar sig som en form av Powerpoint presentation</w:t>
      </w:r>
      <w:commentRangeEnd w:id="9"/>
      <w:r w:rsidR="00A74157">
        <w:rPr>
          <w:rStyle w:val="Kommentarsreferens"/>
          <w:rFonts w:eastAsiaTheme="minorHAnsi" w:cstheme="minorBidi"/>
          <w:lang w:eastAsia="en-US"/>
        </w:rPr>
        <w:commentReference w:id="9"/>
      </w:r>
      <w:r w:rsidR="00D7649D">
        <w:rPr>
          <w:szCs w:val="22"/>
        </w:rPr>
        <w:t xml:space="preserve">.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0" w:name="_Toc391456181"/>
      <w:bookmarkStart w:id="11" w:name="_Toc394248555"/>
      <w:bookmarkEnd w:id="10"/>
      <w:r>
        <w:lastRenderedPageBreak/>
        <w:t>Metod</w:t>
      </w:r>
      <w:bookmarkEnd w:id="11"/>
    </w:p>
    <w:p w14:paraId="4F1EA438" w14:textId="77777777" w:rsidR="00D45847" w:rsidRPr="004E58AD" w:rsidRDefault="00850895" w:rsidP="009F3187">
      <w:pPr>
        <w:pStyle w:val="Heading31"/>
        <w:numPr>
          <w:ilvl w:val="0"/>
          <w:numId w:val="0"/>
        </w:numPr>
      </w:pPr>
      <w:bookmarkStart w:id="12" w:name="_Toc391456182"/>
      <w:bookmarkStart w:id="13" w:name="_Toc394248556"/>
      <w:bookmarkEnd w:id="12"/>
      <w:r w:rsidRPr="004E58AD">
        <w:t>Intervjun</w:t>
      </w:r>
      <w:bookmarkEnd w:id="13"/>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4"/>
      <w:r>
        <w:t>m</w:t>
      </w:r>
      <w:r w:rsidR="003B5EB1">
        <w:t>odellernas</w:t>
      </w:r>
      <w:r>
        <w:t xml:space="preserve"> </w:t>
      </w:r>
      <w:r w:rsidR="006601B2">
        <w:t xml:space="preserve">faser och </w:t>
      </w:r>
      <w:r>
        <w:t xml:space="preserve">element </w:t>
      </w:r>
      <w:commentRangeEnd w:id="14"/>
      <w:r w:rsidR="00622CDA">
        <w:rPr>
          <w:rStyle w:val="Kommentarsreferens"/>
        </w:rPr>
        <w:commentReference w:id="14"/>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5"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6"/>
      <w:r w:rsidR="00633E89">
        <w:t>.</w:t>
      </w:r>
      <w:commentRangeEnd w:id="16"/>
      <w:r w:rsidR="00673314">
        <w:rPr>
          <w:rStyle w:val="Kommentarsreferens"/>
        </w:rPr>
        <w:commentReference w:id="16"/>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9" w:name="_Toc391456184"/>
      <w:bookmarkStart w:id="20" w:name="_Toc394248558"/>
      <w:bookmarkEnd w:id="19"/>
      <w:r>
        <w:lastRenderedPageBreak/>
        <w:t>Resultat</w:t>
      </w:r>
      <w:bookmarkEnd w:id="20"/>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4ABBB18B"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 xml:space="preserve">dentifieringsnummer </w:t>
      </w:r>
      <w:r w:rsidR="0093589A" w:rsidRPr="00C05B0F">
        <w:rPr>
          <w:i w:val="0"/>
          <w:strike/>
        </w:rPr>
        <w:t>och som</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8346322" w:rsidR="00BA62A8" w:rsidRDefault="00213FB2">
      <w:pPr>
        <w:pStyle w:val="Brdtext"/>
        <w:spacing w:line="600" w:lineRule="auto"/>
      </w:pPr>
      <w:r>
        <w:t>En evaluering gjordes på</w:t>
      </w:r>
      <w:r w:rsidR="00E31E16">
        <w:t xml:space="preserve"> </w:t>
      </w:r>
      <w:r w:rsidR="00C44EB7">
        <w:rPr>
          <w:rStyle w:val="Kommentarsreferens"/>
          <w:rFonts w:eastAsiaTheme="minorHAnsi" w:cstheme="minorBidi"/>
          <w:lang w:eastAsia="en-US"/>
        </w:rPr>
        <w:commentReference w:id="31"/>
      </w:r>
      <w:r w:rsidR="004A010C">
        <w:t xml:space="preserve">4 av </w:t>
      </w:r>
      <w:r>
        <w:t>Grades</w:t>
      </w:r>
      <w:r w:rsidR="004A010C">
        <w:t xml:space="preserve"> tidigare </w:t>
      </w:r>
      <w:r>
        <w:t>e-</w:t>
      </w:r>
      <w:r w:rsidR="004A010C">
        <w:t>kurser som var nyligen designade under 2017 (KS Strålskydd, PT Strålsäkerhet, RCC, Telia GDPR)</w:t>
      </w:r>
      <w:r w:rsidR="00850895">
        <w:t xml:space="preserve"> enligt DIM’s ramverk. </w:t>
      </w:r>
      <w:r w:rsidR="00D000E0">
        <w:t>Först sammanfattade vi DIM’s faser och element (Bilaga 1) för att sedan sammanställa påståenden (Bilaga 3)</w:t>
      </w:r>
      <w:r w:rsidR="00850895">
        <w:t xml:space="preserve"> som motsvarade modellens innehåll, </w:t>
      </w:r>
      <w:r w:rsidR="009A0EF4">
        <w:t>och</w:t>
      </w:r>
      <w:r w:rsidR="00850895">
        <w:t xml:space="preserve"> därefter kunna utvärdera kurserna. </w:t>
      </w:r>
    </w:p>
    <w:p w14:paraId="5D4A30B3" w14:textId="2C068286"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a).</w:t>
      </w:r>
      <w:r w:rsidR="00213FB2">
        <w:t xml:space="preserve"> </w:t>
      </w:r>
      <w:r w:rsidR="005E268B">
        <w:t>Nästa steg var att</w:t>
      </w:r>
      <w:r w:rsidR="00213FB2">
        <w:t xml:space="preserve"> få en bättre förståelse av</w:t>
      </w:r>
      <w:r w:rsidR="009A0EF4">
        <w:t xml:space="preserve"> </w:t>
      </w:r>
      <w:commentRangeStart w:id="32"/>
      <w:r w:rsidR="00A63C4E">
        <w:t>DIM</w:t>
      </w:r>
      <w:r w:rsidR="00BA62A8">
        <w:t xml:space="preserve">’s faser </w:t>
      </w:r>
      <w:r w:rsidR="00A31199">
        <w:t>och en analys gjordes av</w:t>
      </w:r>
      <w:r w:rsidR="005E268B">
        <w:t xml:space="preserve"> </w:t>
      </w:r>
      <w:r w:rsidR="00213FB2">
        <w:t>modellens</w:t>
      </w:r>
      <w:r w:rsidR="00BA62A8">
        <w:t xml:space="preserve"> underliggande element</w:t>
      </w:r>
      <w:r w:rsidR="00A31199">
        <w:t xml:space="preserve">. Analysen resulterade i att DIM’s </w:t>
      </w:r>
      <w:r w:rsidR="005E268B">
        <w:t xml:space="preserve">bestämda instruktioner </w:t>
      </w:r>
      <w:r w:rsidR="00A31199">
        <w:t>gick att använda som en mall för att kunna evaluera Grade e-kurser. Vi bestämde att evalueringen</w:t>
      </w:r>
      <w:r w:rsidR="005E268B">
        <w:t xml:space="preserve"> skulle </w:t>
      </w:r>
      <w:r w:rsidR="00A31199">
        <w:t xml:space="preserve">bestå av att </w:t>
      </w:r>
      <w:r w:rsidR="005E268B">
        <w:t>v</w:t>
      </w:r>
      <w:r w:rsidR="004C23B4">
        <w:t>arje D</w:t>
      </w:r>
      <w:r w:rsidR="00A31199">
        <w:t xml:space="preserve">IM element blir </w:t>
      </w:r>
      <w:r w:rsidR="004C23B4">
        <w:t>tilldelad</w:t>
      </w:r>
      <w:r w:rsidR="00764107">
        <w:t xml:space="preserve"> poäng beroende på hur </w:t>
      </w:r>
      <w:r w:rsidR="00572E06">
        <w:t>stark</w:t>
      </w:r>
      <w:r w:rsidR="00764107">
        <w:t xml:space="preserve"> eller </w:t>
      </w:r>
      <w:r w:rsidR="00572E06">
        <w:t xml:space="preserve">svag </w:t>
      </w:r>
      <w:r w:rsidR="00764107">
        <w:t xml:space="preserve">den </w:t>
      </w:r>
      <w:r w:rsidR="00BA62A8">
        <w:t>uppvisade</w:t>
      </w:r>
      <w:r w:rsidR="00764107">
        <w:t xml:space="preserve"> att vara</w:t>
      </w:r>
      <w:r w:rsidR="00BA62A8">
        <w:t xml:space="preserve"> i Grades tidigare kurser</w:t>
      </w:r>
      <w:commentRangeEnd w:id="32"/>
      <w:r w:rsidR="00C44EB7">
        <w:rPr>
          <w:rStyle w:val="Kommentarsreferens"/>
          <w:rFonts w:eastAsiaTheme="minorHAnsi" w:cstheme="minorBidi"/>
          <w:lang w:eastAsia="en-US"/>
        </w:rPr>
        <w:commentReference w:id="32"/>
      </w:r>
      <w:r>
        <w:t xml:space="preserve">. I </w:t>
      </w:r>
      <w:r>
        <w:rPr>
          <w:i/>
        </w:rPr>
        <w:t>Presentations</w:t>
      </w:r>
      <w:r>
        <w:t xml:space="preserve"> fasen visade elementet </w:t>
      </w:r>
      <w:r w:rsidRPr="00A63C4E">
        <w:rPr>
          <w:i/>
        </w:rPr>
        <w:t>Förståelse</w:t>
      </w:r>
      <w:r>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t xml:space="preserve">(Figur 2b). </w:t>
      </w:r>
      <w:r>
        <w:rPr>
          <w:i/>
        </w:rPr>
        <w:t>Praktik</w:t>
      </w:r>
      <w:r>
        <w:t xml:space="preserve"> fasen visade att elementet </w:t>
      </w:r>
      <w:r>
        <w:rPr>
          <w:i/>
        </w:rPr>
        <w:t>Självständiga övningar</w:t>
      </w:r>
      <w:r>
        <w:t xml:space="preserve"> och </w:t>
      </w:r>
      <w:r>
        <w:rPr>
          <w:i/>
        </w:rPr>
        <w:t>Periodisk Övervakning</w:t>
      </w:r>
      <w:r>
        <w:t xml:space="preserve"> utgav ett enhetligt resultat </w:t>
      </w:r>
      <w:r w:rsidR="00BA62A8">
        <w:t xml:space="preserve">jämfört med </w:t>
      </w:r>
      <w:r w:rsidR="00BA62A8">
        <w:rPr>
          <w:i/>
        </w:rPr>
        <w:t xml:space="preserve">Guidning </w:t>
      </w:r>
      <w:r>
        <w:t>(medelpoäng = 2</w:t>
      </w:r>
      <w:r w:rsidR="00BA62A8">
        <w:t>, och 4,5</w:t>
      </w:r>
      <w:r>
        <w:t xml:space="preserve">) (Figur 2b). </w:t>
      </w:r>
      <w:r>
        <w:rPr>
          <w:i/>
        </w:rPr>
        <w:t>Bedömning och Utvärderings</w:t>
      </w:r>
      <w:r>
        <w:t xml:space="preserve"> fasen </w:t>
      </w:r>
      <w:r w:rsidR="00F57D86">
        <w:t>fick</w:t>
      </w:r>
      <w:commentRangeStart w:id="33"/>
      <w:r>
        <w:t xml:space="preserve"> </w:t>
      </w:r>
      <w:commentRangeEnd w:id="33"/>
      <w:r w:rsidR="00C44EB7">
        <w:rPr>
          <w:rStyle w:val="Kommentarsreferens"/>
          <w:rFonts w:eastAsiaTheme="minorHAnsi" w:cstheme="minorBidi"/>
          <w:lang w:eastAsia="en-US"/>
        </w:rPr>
        <w:commentReference w:id="33"/>
      </w:r>
      <w:r>
        <w:t xml:space="preserve">den lägsta </w:t>
      </w:r>
      <w:r w:rsidR="00971948">
        <w:t>medel</w:t>
      </w:r>
      <w:r>
        <w:t>poän</w:t>
      </w:r>
      <w:r w:rsidR="00971948">
        <w:t xml:space="preserve">gen jämfört med alla </w:t>
      </w:r>
      <w:r>
        <w:t xml:space="preserve">DIM </w:t>
      </w:r>
      <w:r w:rsidR="00971948">
        <w:t xml:space="preserve">faser. Båda elementen som inkluderades i fasen, elementet </w:t>
      </w:r>
      <w:r>
        <w:rPr>
          <w:i/>
        </w:rPr>
        <w:t>Validering</w:t>
      </w:r>
      <w:r>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t xml:space="preserve">. </w:t>
      </w:r>
      <w:r>
        <w:rPr>
          <w:i/>
        </w:rPr>
        <w:t>Övervakning och Återkoppling</w:t>
      </w:r>
      <w:r>
        <w:t xml:space="preserve"> fasen innehåller elementet </w:t>
      </w:r>
      <w:r>
        <w:rPr>
          <w:i/>
        </w:rPr>
        <w:t>Ledtrådar och Uppmaningar</w:t>
      </w:r>
      <w:r>
        <w:t xml:space="preserve"> och resulterade med ett lågt resultat (medelpoäng = 0,6), däremot </w:t>
      </w:r>
      <w:r w:rsidR="00971948">
        <w:t>fasens medelvärde räddar</w:t>
      </w:r>
      <w:r>
        <w:t xml:space="preserve"> fasen av att elementet </w:t>
      </w:r>
      <w:r>
        <w:rPr>
          <w:i/>
        </w:rPr>
        <w:t>Support</w:t>
      </w:r>
      <w:r>
        <w:t xml:space="preserve"> har ett så högt resultat (medelpoäng = 3,8). Det betyder dock inte att elementet </w:t>
      </w:r>
      <w:r>
        <w:rPr>
          <w:i/>
        </w:rPr>
        <w:t>Ledtrådar och Uppmaningar</w:t>
      </w:r>
      <w:r>
        <w:t xml:space="preserve"> </w:t>
      </w:r>
      <w:r w:rsidR="00971948">
        <w:t>inte skulle gynnas av</w:t>
      </w:r>
      <w:r>
        <w:t xml:space="preserve"> uppmärksamhet. </w:t>
      </w:r>
      <w:commentRangeStart w:id="34"/>
      <w:r>
        <w:t xml:space="preserve">Sammanfattningsvis </w:t>
      </w:r>
      <w:r w:rsidR="00971948">
        <w:t>ger</w:t>
      </w:r>
      <w:r>
        <w:t xml:space="preserve"> resultatet </w:t>
      </w:r>
      <w:r w:rsidR="00EB3A4E">
        <w:t>från denna analys en bild över vilka</w:t>
      </w:r>
      <w:r w:rsidR="00971948">
        <w:t xml:space="preserve"> del</w:t>
      </w:r>
      <w:r w:rsidR="00EB3A4E">
        <w:t>ar</w:t>
      </w:r>
      <w:r w:rsidR="00971948">
        <w:t xml:space="preserve"> av kursen som skul</w:t>
      </w:r>
      <w:r w:rsidR="00EB3A4E">
        <w:t xml:space="preserve">le kunna förbättras enligt DIM. Framförallt kan elementet </w:t>
      </w:r>
      <w:r w:rsidR="00EB3A4E" w:rsidRPr="00EB3A4E">
        <w:rPr>
          <w:i/>
        </w:rPr>
        <w:t>Validering</w:t>
      </w:r>
      <w:r w:rsidR="00EB3A4E">
        <w:t xml:space="preserve"> i </w:t>
      </w:r>
      <w:r w:rsidR="00EB3A4E">
        <w:rPr>
          <w:i/>
        </w:rPr>
        <w:t>Bedömning och U</w:t>
      </w:r>
      <w:r w:rsidR="00EB3A4E" w:rsidRPr="00EB3A4E">
        <w:rPr>
          <w:i/>
        </w:rPr>
        <w:t>tvärderings</w:t>
      </w:r>
      <w:r w:rsidR="00EB3A4E">
        <w:t xml:space="preserve"> fasen läggas mer fokus på och </w:t>
      </w:r>
      <w:r w:rsidR="00EB3A4E">
        <w:rPr>
          <w:i/>
        </w:rPr>
        <w:t>Ledtrådar och Uppmaningar</w:t>
      </w:r>
      <w:r w:rsidR="00EB3A4E">
        <w:t xml:space="preserve"> i </w:t>
      </w:r>
      <w:r w:rsidR="00EB3A4E">
        <w:rPr>
          <w:i/>
        </w:rPr>
        <w:t xml:space="preserve">Övervakning och </w:t>
      </w:r>
      <w:r w:rsidR="00572E06">
        <w:rPr>
          <w:i/>
        </w:rPr>
        <w:t>Återkoppling</w:t>
      </w:r>
      <w:r w:rsidR="00572E06">
        <w:t xml:space="preserve"> fasen arbetas med mer för att</w:t>
      </w:r>
      <w:r w:rsidR="00D042B9">
        <w:t xml:space="preserve"> få möjlighet att</w:t>
      </w:r>
      <w:r w:rsidR="00572E06">
        <w:t xml:space="preserve"> </w:t>
      </w:r>
      <w:r w:rsidR="00D042B9">
        <w:t>fullfölja pedagogiken som DIM omfattar</w:t>
      </w:r>
      <w:r w:rsidR="00572E06">
        <w:t xml:space="preserve">. </w:t>
      </w:r>
      <w:commentRangeEnd w:id="34"/>
      <w:r w:rsidR="00C44EB7">
        <w:rPr>
          <w:rStyle w:val="Kommentarsreferens"/>
          <w:rFonts w:eastAsiaTheme="minorHAnsi" w:cstheme="minorBidi"/>
          <w:lang w:eastAsia="en-US"/>
        </w:rPr>
        <w:commentReference w:id="34"/>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5"/>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3BCA3059" w:rsidR="00D45847" w:rsidRPr="004E58AD" w:rsidRDefault="005D0C05" w:rsidP="004E58AD">
      <w:pPr>
        <w:pStyle w:val="Brdtext"/>
        <w:spacing w:line="600" w:lineRule="auto"/>
        <w:rPr>
          <w:ins w:id="36" w:author="Olivia Imner" w:date="2018-07-07T12:55:00Z"/>
        </w:rPr>
      </w:pPr>
      <w:r>
        <w:t xml:space="preserve">Vi valde att titta på varje individuell kurs som evaluerades för att </w:t>
      </w:r>
      <w:r w:rsidR="007C3EE4">
        <w:t>bedöma</w:t>
      </w:r>
      <w:r>
        <w:t xml:space="preserve"> hur DIM faser varierade sig mellan kurserna och förslå </w:t>
      </w:r>
      <w:r w:rsidR="007C3EE4">
        <w:t>vilka faser de behöver arbete mer med för att uppfylla DIM’s omfattning</w:t>
      </w:r>
      <w:r>
        <w:t xml:space="preserve"> inför </w:t>
      </w:r>
      <w:r w:rsidR="007C3EE4">
        <w:t>kommande kurser.</w:t>
      </w:r>
      <w:r>
        <w:t xml:space="preserve"> </w:t>
      </w:r>
      <w:r w:rsidR="007C3EE4">
        <w:t xml:space="preserve">Kurserna granskades genom hur de presterade i respektive DIM fas och </w:t>
      </w:r>
      <w:r w:rsidR="00C42A9D">
        <w:t>bedömdes med hur starkt eller svagt faserna påvisade att vara i varje enskild kurs</w:t>
      </w:r>
      <w:commentRangeStart w:id="37"/>
      <w:r w:rsidR="00951E2F">
        <w:t xml:space="preserve"> </w:t>
      </w:r>
      <w:commentRangeEnd w:id="37"/>
      <w:r w:rsidR="00E44B3C">
        <w:rPr>
          <w:rStyle w:val="Kommentarsreferens"/>
          <w:rFonts w:eastAsiaTheme="minorHAnsi" w:cstheme="minorBidi"/>
          <w:lang w:eastAsia="en-US"/>
        </w:rPr>
        <w:commentReference w:id="37"/>
      </w:r>
      <w:r w:rsidR="00C42A9D">
        <w:t>.</w:t>
      </w:r>
      <w:r w:rsidR="00850895">
        <w:t xml:space="preserve"> Resultatet visar att spridningen mellan poäng och respektive kurs har en </w:t>
      </w:r>
      <w:r w:rsidR="00F67766">
        <w:t xml:space="preserve">medel </w:t>
      </w:r>
      <w:r w:rsidR="00850895">
        <w:t xml:space="preserve">differens på cirka 0,5 poäng (Figur 3a). Det </w:t>
      </w:r>
      <w:r w:rsidR="00BA7F7A">
        <w:t>visar att varje individuell kurs har liknade pedagogisk riktning och Grade arbetar ungefär på samma sätt igenom alla sina kurser. Det kan ge ett</w:t>
      </w:r>
      <w:commentRangeStart w:id="38"/>
      <w:r w:rsidR="00D7649D">
        <w:t xml:space="preserve"> utrymme </w:t>
      </w:r>
      <w:r w:rsidR="00BA7F7A">
        <w:t>för</w:t>
      </w:r>
      <w:r w:rsidR="00D7649D">
        <w:t xml:space="preserve"> förbättring i </w:t>
      </w:r>
      <w:r w:rsidR="006E30FA">
        <w:t>Grade</w:t>
      </w:r>
      <w:r w:rsidR="004E58AD">
        <w:t>s</w:t>
      </w:r>
      <w:r w:rsidR="006E30FA">
        <w:t xml:space="preserve"> pedagogiska standard </w:t>
      </w:r>
      <w:r w:rsidR="006606DD">
        <w:t xml:space="preserve">och att få </w:t>
      </w:r>
      <w:r w:rsidR="006E30FA">
        <w:t>DIM</w:t>
      </w:r>
      <w:r w:rsidR="006606DD">
        <w:t xml:space="preserve"> tillämpat i deras </w:t>
      </w:r>
      <w:commentRangeEnd w:id="38"/>
      <w:r w:rsidR="006606DD">
        <w:t>arbetsform</w:t>
      </w:r>
      <w:r w:rsidR="00850895">
        <w:commentReference w:id="38"/>
      </w:r>
      <w:r w:rsidR="006606DD">
        <w:t>.</w:t>
      </w:r>
      <w:r w:rsidR="00850895">
        <w:t xml:space="preserve"> </w:t>
      </w:r>
      <w:r w:rsidR="006606DD">
        <w:t>I takt med att k</w:t>
      </w:r>
      <w:r w:rsidR="00850895">
        <w:t xml:space="preserve">urserna uppvisar att ha </w:t>
      </w:r>
      <w:r w:rsidR="006606DD">
        <w:t>likvärdigt</w:t>
      </w:r>
      <w:r w:rsidR="00850895">
        <w:t xml:space="preserve"> </w:t>
      </w:r>
      <w:commentRangeStart w:id="39"/>
      <w:r w:rsidR="00850895">
        <w:t>resultat</w:t>
      </w:r>
      <w:r w:rsidR="006606DD">
        <w:t xml:space="preserve"> kan det ge möjligheter</w:t>
      </w:r>
      <w:r w:rsidR="00850895">
        <w:t xml:space="preserve"> </w:t>
      </w:r>
      <w:commentRangeEnd w:id="39"/>
      <w:r w:rsidR="00E44B3C">
        <w:rPr>
          <w:rStyle w:val="Kommentarsreferens"/>
          <w:rFonts w:eastAsiaTheme="minorHAnsi" w:cstheme="minorBidi"/>
          <w:lang w:eastAsia="en-US"/>
        </w:rPr>
        <w:commentReference w:id="39"/>
      </w:r>
      <w:r w:rsidR="00850895">
        <w:t xml:space="preserve">till att utförligare visa hur </w:t>
      </w:r>
      <w:r w:rsidR="006606DD">
        <w:t xml:space="preserve">evalueringens poäng blev tilldelad i DIM’s faser </w:t>
      </w:r>
      <w:r w:rsidR="00E44B3C">
        <w:rPr>
          <w:rStyle w:val="Kommentarsreferens"/>
          <w:rFonts w:eastAsiaTheme="minorHAnsi" w:cstheme="minorBidi"/>
          <w:lang w:eastAsia="en-US"/>
        </w:rPr>
        <w:commentReference w:id="40"/>
      </w:r>
      <w:r w:rsidR="00850895">
        <w:t xml:space="preserve">(Figur 3b). </w:t>
      </w:r>
      <w:r w:rsidR="00257DD5">
        <w:t xml:space="preserve">Kurserna </w:t>
      </w:r>
      <w:commentRangeStart w:id="41"/>
      <w:commentRangeStart w:id="42"/>
      <w:r w:rsidR="00850895">
        <w:t>K</w:t>
      </w:r>
      <w:r w:rsidR="00257DD5">
        <w:t>S Strålskydd och Telia GDPR visar ett bättre resultat än</w:t>
      </w:r>
      <w:r w:rsidR="00850895">
        <w:t xml:space="preserve"> </w:t>
      </w:r>
      <w:commentRangeEnd w:id="41"/>
      <w:r w:rsidR="00E44B3C">
        <w:rPr>
          <w:rStyle w:val="Kommentarsreferens"/>
          <w:rFonts w:eastAsiaTheme="minorHAnsi" w:cstheme="minorBidi"/>
          <w:lang w:eastAsia="en-US"/>
        </w:rPr>
        <w:commentReference w:id="41"/>
      </w:r>
      <w:r w:rsidR="004A62A2">
        <w:t>majoriteten av</w:t>
      </w:r>
      <w:r w:rsidR="00850895">
        <w:t xml:space="preserve"> DIM’s faser och kan ge möjligen ge anvisningar på hur Grade ska börja arbeta med </w:t>
      </w:r>
      <w:r w:rsidR="00850895" w:rsidRPr="00257DD5">
        <w:rPr>
          <w:i/>
        </w:rPr>
        <w:t xml:space="preserve">Bedömning och </w:t>
      </w:r>
      <w:r w:rsidR="00850895" w:rsidRPr="00257DD5">
        <w:rPr>
          <w:i/>
        </w:rPr>
        <w:lastRenderedPageBreak/>
        <w:t xml:space="preserve">Utvärderings </w:t>
      </w:r>
      <w:r w:rsidR="00850895">
        <w:t xml:space="preserve">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3" w:name="_Toc489811950"/>
      <w:bookmarkStart w:id="44" w:name="_Ref489810823"/>
      <w:commentRangeEnd w:id="42"/>
      <w:r w:rsidR="00E44B3C">
        <w:rPr>
          <w:rStyle w:val="Kommentarsreferens"/>
          <w:rFonts w:eastAsiaTheme="minorHAnsi" w:cstheme="minorBidi"/>
          <w:lang w:eastAsia="en-US"/>
        </w:rPr>
        <w:commentReference w:id="42"/>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3"/>
      <w:bookmarkEnd w:id="44"/>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45" w:name="_Toc391456185"/>
      <w:bookmarkStart w:id="46" w:name="_Toc394248559"/>
      <w:bookmarkEnd w:id="45"/>
      <w:commentRangeStart w:id="47"/>
      <w:r w:rsidRPr="004E58AD">
        <w:lastRenderedPageBreak/>
        <w:t>Diskussion</w:t>
      </w:r>
      <w:bookmarkEnd w:id="46"/>
      <w:commentRangeEnd w:id="47"/>
      <w:r w:rsidR="009C0163">
        <w:rPr>
          <w:rStyle w:val="Kommentarsreferens"/>
          <w:rFonts w:ascii="Times New Roman" w:eastAsiaTheme="minorHAnsi" w:hAnsi="Times New Roman" w:cstheme="minorBidi"/>
          <w:bCs w:val="0"/>
          <w:color w:val="auto"/>
        </w:rPr>
        <w:commentReference w:id="47"/>
      </w:r>
    </w:p>
    <w:p w14:paraId="0D0045B6" w14:textId="77777777" w:rsidR="009C0163" w:rsidRDefault="00850895">
      <w:pPr>
        <w:pStyle w:val="Brdtext"/>
        <w:spacing w:line="600" w:lineRule="auto"/>
        <w:rPr>
          <w:ins w:id="48" w:author="Jason Serviss" w:date="2018-09-11T18:24:00Z"/>
        </w:rPr>
      </w:pPr>
      <w:commentRangeStart w:id="49"/>
      <w:r>
        <w:t>Syftet med denna studie var att undersöka vilken pedagogiskt perspektiv de innefattar på Grade och hitta en pedagogisk modell för att bli tydligt strukturerad</w:t>
      </w:r>
      <w:r w:rsidR="00915D89">
        <w:t xml:space="preserve">e i deras produktion av kurser. </w:t>
      </w:r>
      <w:commentRangeEnd w:id="49"/>
      <w:r w:rsidR="00E44B3C">
        <w:rPr>
          <w:rStyle w:val="Kommentarsreferens"/>
          <w:rFonts w:eastAsiaTheme="minorHAnsi" w:cstheme="minorBidi"/>
          <w:lang w:eastAsia="en-US"/>
        </w:rPr>
        <w:commentReference w:id="49"/>
      </w:r>
      <w:commentRangeStart w:id="50"/>
      <w:r w:rsidR="00915D89">
        <w:t>Därefter u</w:t>
      </w:r>
      <w:r>
        <w:t>tvärdera hur modellen skulle fungera i dagsläget genom att förstå vilka delar av kurser de ska lägga pedagogisk fokus på.</w:t>
      </w:r>
      <w:commentRangeEnd w:id="50"/>
      <w:r w:rsidR="009C0163">
        <w:rPr>
          <w:rStyle w:val="Kommentarsreferens"/>
          <w:rFonts w:eastAsiaTheme="minorHAnsi" w:cstheme="minorBidi"/>
          <w:lang w:eastAsia="en-US"/>
        </w:rPr>
        <w:commentReference w:id="50"/>
      </w:r>
      <w:r>
        <w:t xml:space="preserve"> </w:t>
      </w:r>
      <w:commentRangeStart w:id="51"/>
      <w:r>
        <w:t>Resultatet visar att Grades pedagogiska ansats övervägs att passa in i ett associativt perspektiv, tillsammans med</w:t>
      </w:r>
      <w:r w:rsidR="00E53EBC">
        <w:t xml:space="preserve"> en pedagogisk modell som DIM</w:t>
      </w:r>
      <w:commentRangeEnd w:id="51"/>
      <w:r w:rsidR="009C0163">
        <w:rPr>
          <w:rStyle w:val="Kommentarsreferens"/>
          <w:rFonts w:eastAsiaTheme="minorHAnsi" w:cstheme="minorBidi"/>
          <w:lang w:eastAsia="en-US"/>
        </w:rPr>
        <w:commentReference w:id="51"/>
      </w:r>
      <w:r w:rsidR="00E53EBC">
        <w:t xml:space="preserve">. </w:t>
      </w:r>
    </w:p>
    <w:p w14:paraId="49E8E4D9" w14:textId="77777777" w:rsidR="009C0163" w:rsidRDefault="009C0163">
      <w:pPr>
        <w:pStyle w:val="Brdtext"/>
        <w:spacing w:line="600" w:lineRule="auto"/>
        <w:rPr>
          <w:ins w:id="53" w:author="Jason Serviss" w:date="2018-09-11T18:24:00Z"/>
        </w:rPr>
      </w:pPr>
    </w:p>
    <w:p w14:paraId="758DFAAC" w14:textId="5E7F04D2" w:rsidR="00654CAB" w:rsidRDefault="00E56D30">
      <w:pPr>
        <w:pStyle w:val="Brdtext"/>
        <w:spacing w:line="600" w:lineRule="auto"/>
      </w:pPr>
      <w:r>
        <w:t xml:space="preserve">Utifrån resultatet har det </w:t>
      </w:r>
      <w:r w:rsidR="00B31D7F">
        <w:t>också</w:t>
      </w:r>
      <w:r>
        <w:t xml:space="preserve"> framkommit att det finns visa faktorer som kan göras annorlunda i kommande utvärderingar. </w:t>
      </w:r>
      <w:commentRangeStart w:id="54"/>
      <w:r w:rsidR="00AE0EFD">
        <w:t>Även</w:t>
      </w:r>
      <w:commentRangeEnd w:id="54"/>
      <w:r w:rsidR="00B52F86">
        <w:rPr>
          <w:rStyle w:val="Kommentarsreferens"/>
          <w:rFonts w:eastAsiaTheme="minorHAnsi" w:cstheme="minorBidi"/>
          <w:lang w:eastAsia="en-US"/>
        </w:rPr>
        <w:commentReference w:id="54"/>
      </w:r>
      <w:r w:rsidR="00AE0EFD">
        <w:t xml:space="preserve"> om vi har funnit att DIM fungerar bra med Grade nuvarande pedagogik beroende på EIF’s specifika krav kan det vara nödvändigt att anta andra modeller för att uppfylla sådana krav. </w:t>
      </w:r>
      <w:r>
        <w:t xml:space="preserve">Det </w:t>
      </w:r>
      <w:r w:rsidR="00EB1E68">
        <w:t xml:space="preserve">kan arbetas vidare med det </w:t>
      </w:r>
      <w:r>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p>
    <w:p w14:paraId="527747D9" w14:textId="7E20F2FD" w:rsidR="004609DA" w:rsidRDefault="004609DA" w:rsidP="004609DA">
      <w:pPr>
        <w:pStyle w:val="Brd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rdtext"/>
        <w:spacing w:line="600" w:lineRule="auto"/>
      </w:pPr>
    </w:p>
    <w:p w14:paraId="157A4F95" w14:textId="77777777" w:rsidR="00FB7215" w:rsidRDefault="00FB7215">
      <w:pPr>
        <w:pStyle w:val="Brdtext"/>
        <w:spacing w:line="600" w:lineRule="auto"/>
      </w:pPr>
    </w:p>
    <w:p w14:paraId="6464CE05" w14:textId="438693F5" w:rsidR="00D45847" w:rsidRPr="00B52F86" w:rsidRDefault="00D71CDE">
      <w:pPr>
        <w:pStyle w:val="Brdtext"/>
        <w:spacing w:line="600" w:lineRule="auto"/>
        <w:rPr>
          <w:szCs w:val="22"/>
        </w:rPr>
      </w:pPr>
      <w:commentRangeStart w:id="55"/>
      <w:r>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55"/>
      <w:r>
        <w:rPr>
          <w:rStyle w:val="Kommentarsreferens"/>
        </w:rPr>
        <w:commentReference w:id="55"/>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56" w:name="_Toc391456186"/>
      <w:bookmarkStart w:id="57" w:name="_Toc394248560"/>
      <w:bookmarkEnd w:id="56"/>
      <w:r w:rsidRPr="004E58AD">
        <w:lastRenderedPageBreak/>
        <w:t>Referenser</w:t>
      </w:r>
      <w:bookmarkEnd w:id="57"/>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A7415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A7415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A7415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A7415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A7415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58" w:name="__Fieldmark__1067_823957682"/>
      <w:bookmarkStart w:id="59" w:name="__Fieldmark__744_3764101930"/>
      <w:bookmarkStart w:id="60" w:name="__Fieldmark__1179_1934263386"/>
      <w:bookmarkEnd w:id="58"/>
      <w:bookmarkEnd w:id="59"/>
      <w:bookmarkEnd w:id="60"/>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1" w:name="_Toc391456187"/>
      <w:bookmarkStart w:id="62" w:name="_Toc394248561"/>
      <w:bookmarkEnd w:id="61"/>
      <w:r w:rsidRPr="009F3187">
        <w:lastRenderedPageBreak/>
        <w:t>Bilagor</w:t>
      </w:r>
      <w:bookmarkEnd w:id="6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63"/>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64" w:name="_Toc391456188"/>
      <w:bookmarkEnd w:id="64"/>
      <w:commentRangeStart w:id="65"/>
      <w:r w:rsidRPr="00D01DE3">
        <w:rPr>
          <w:rStyle w:val="Starkbetoning"/>
          <w:color w:val="00000A"/>
        </w:rPr>
        <w:lastRenderedPageBreak/>
        <w:t xml:space="preserve">Inledning </w:t>
      </w:r>
      <w:commentRangeEnd w:id="65"/>
      <w:r w:rsidR="00673314">
        <w:rPr>
          <w:rStyle w:val="Kommentarsreferens"/>
        </w:rPr>
        <w:commentReference w:id="65"/>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66"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67"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68"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69"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0"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1"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72"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73"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74"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75"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76"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77"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78"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79"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0"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1"/>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82" w:name="_Toc391456189"/>
      <w:bookmarkEnd w:id="82"/>
    </w:p>
    <w:p w14:paraId="5045D8EB" w14:textId="77777777" w:rsidR="00D12CAD" w:rsidRDefault="00D12CAD">
      <w:pPr>
        <w:rPr>
          <w:ins w:id="83"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84"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6606DD" w:rsidRDefault="006606DD">
      <w:pPr>
        <w:pStyle w:val="Kommentarer"/>
      </w:pPr>
      <w:r>
        <w:rPr>
          <w:rStyle w:val="Kommentarsreferens"/>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r>
        <w:br/>
        <w:t xml:space="preserve">Ta </w:t>
      </w:r>
      <w:proofErr w:type="gramStart"/>
      <w:r>
        <w:t>bort ?</w:t>
      </w:r>
      <w:proofErr w:type="gramEnd"/>
      <w:r>
        <w:t>/</w:t>
      </w:r>
      <w:proofErr w:type="spellStart"/>
      <w:r>
        <w:t>olivia</w:t>
      </w:r>
      <w:proofErr w:type="spellEnd"/>
    </w:p>
  </w:comment>
  <w:comment w:id="9" w:author="Olivia Imner" w:date="2018-09-13T09:02:00Z" w:initials="OI">
    <w:p w14:paraId="26BD8914" w14:textId="58D350EE" w:rsidR="006606DD" w:rsidRDefault="006606DD">
      <w:pPr>
        <w:pStyle w:val="Kommentarer"/>
      </w:pPr>
      <w:r>
        <w:rPr>
          <w:rStyle w:val="Kommentarsreferens"/>
        </w:rPr>
        <w:annotationRef/>
      </w:r>
      <w:r>
        <w:t>Ska jag ha med det här exemplet tycker du?</w:t>
      </w:r>
    </w:p>
  </w:comment>
  <w:comment w:id="14" w:author="Jason Serviss" w:date="2018-09-09T09:10:00Z" w:initials="JS">
    <w:p w14:paraId="0CDB43D4" w14:textId="08BB6893" w:rsidR="006606DD" w:rsidRDefault="006606DD"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58995C78" w14:textId="0E7D4B8D" w:rsidR="006606DD" w:rsidRDefault="006606DD">
      <w:pPr>
        <w:pStyle w:val="Kommentarer"/>
      </w:pPr>
    </w:p>
  </w:comment>
  <w:comment w:id="16" w:author="Jason Serviss" w:date="2018-09-13T09:24:00Z" w:initials="JS">
    <w:p w14:paraId="0EC8A166" w14:textId="4D70C8D0" w:rsidR="006606DD" w:rsidRPr="00C05B0F" w:rsidRDefault="006606DD">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1" w:author="Olivia Imner" w:date="2018-09-09T09:11:00Z" w:initials="OI">
    <w:p w14:paraId="2F534D75" w14:textId="07960E8B" w:rsidR="006606DD" w:rsidRDefault="006606DD">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6606DD" w:rsidRDefault="006606DD">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6606DD" w:rsidRDefault="006606DD">
      <w:pPr>
        <w:pStyle w:val="Kommentarer"/>
      </w:pPr>
      <w:r>
        <w:rPr>
          <w:rStyle w:val="Kommentarsreferens"/>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 ok</w:t>
      </w:r>
    </w:p>
  </w:comment>
  <w:comment w:id="25" w:author="Jason Serviss" w:date="2018-09-09T09:50:00Z" w:initials="JS">
    <w:p w14:paraId="1F0105B4" w14:textId="704A523C" w:rsidR="006606DD" w:rsidRDefault="006606DD">
      <w:pPr>
        <w:pStyle w:val="Kommentarer"/>
      </w:pPr>
      <w:ins w:id="26" w:author="Jason Serviss" w:date="2018-09-02T14:52:00Z">
        <w:r>
          <w:rPr>
            <w:rStyle w:val="Kommentarsreferens"/>
          </w:rPr>
          <w:annotationRef/>
        </w:r>
      </w:ins>
      <w:r>
        <w:t xml:space="preserve">I </w:t>
      </w:r>
      <w:proofErr w:type="spellStart"/>
      <w:r>
        <w:t>am</w:t>
      </w:r>
      <w:proofErr w:type="spellEnd"/>
      <w:r>
        <w:t xml:space="preserve"> not </w:t>
      </w:r>
      <w:proofErr w:type="gramStart"/>
      <w:r>
        <w:t>100%</w:t>
      </w:r>
      <w:proofErr w:type="gramEnd"/>
      <w:r>
        <w:t xml:space="preserve">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but</w:t>
      </w:r>
      <w:proofErr w:type="spellEnd"/>
      <w:r>
        <w:t xml:space="preserve"> it  is a </w:t>
      </w:r>
      <w:proofErr w:type="spellStart"/>
      <w:r>
        <w:t>rough</w:t>
      </w:r>
      <w:proofErr w:type="spellEnd"/>
      <w:r>
        <w:t xml:space="preserve"> </w:t>
      </w:r>
      <w:proofErr w:type="spellStart"/>
      <w:r>
        <w:t>idea</w:t>
      </w:r>
      <w:proofErr w:type="spellEnd"/>
      <w:r>
        <w:t xml:space="preserve"> </w:t>
      </w:r>
      <w:proofErr w:type="spellStart"/>
      <w:r>
        <w:t>of</w:t>
      </w:r>
      <w:proofErr w:type="spellEnd"/>
      <w:r>
        <w:t xml:space="preserve"> </w:t>
      </w:r>
      <w:proofErr w:type="spellStart"/>
      <w:r>
        <w:t>what</w:t>
      </w:r>
      <w:proofErr w:type="spellEnd"/>
      <w:r>
        <w:t xml:space="preserve"> I </w:t>
      </w:r>
      <w:proofErr w:type="spellStart"/>
      <w:r>
        <w:t>think</w:t>
      </w:r>
      <w:proofErr w:type="spellEnd"/>
      <w:r>
        <w:t xml:space="preserve"> </w:t>
      </w:r>
      <w:proofErr w:type="spellStart"/>
      <w:r>
        <w:t>should</w:t>
      </w:r>
      <w:proofErr w:type="spellEnd"/>
      <w:r>
        <w:t xml:space="preserve"> be </w:t>
      </w:r>
      <w:proofErr w:type="spellStart"/>
      <w:r>
        <w:t>here</w:t>
      </w:r>
      <w:proofErr w:type="spellEnd"/>
      <w:r>
        <w:t>. OK</w:t>
      </w:r>
    </w:p>
  </w:comment>
  <w:comment w:id="27" w:author="Olivia Imner" w:date="2018-09-09T15:59:00Z" w:initials="OI">
    <w:p w14:paraId="19309899" w14:textId="7F5D87C7" w:rsidR="006606DD" w:rsidRDefault="006606DD">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6606DD" w:rsidRDefault="006606DD">
      <w:pPr>
        <w:pStyle w:val="Kommentarer"/>
      </w:pPr>
      <w:r>
        <w:rPr>
          <w:rStyle w:val="Kommentarsreferens"/>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 </w:t>
      </w:r>
      <w:proofErr w:type="spellStart"/>
      <w:r>
        <w:t>Fixed</w:t>
      </w:r>
      <w:proofErr w:type="spellEnd"/>
      <w:r>
        <w:t xml:space="preserve"> </w:t>
      </w:r>
    </w:p>
  </w:comment>
  <w:comment w:id="31" w:author="Jason Serviss" w:date="2018-09-11T18:00:00Z" w:initials="JS">
    <w:p w14:paraId="0A682B11" w14:textId="5E024246" w:rsidR="006606DD" w:rsidRDefault="006606DD">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w:t>
      </w:r>
    </w:p>
  </w:comment>
  <w:comment w:id="32" w:author="Jason Serviss" w:date="2018-09-14T08:12:00Z" w:initials="JS">
    <w:p w14:paraId="17B56B46" w14:textId="4F2D76D7" w:rsidR="006606DD" w:rsidRDefault="006606DD">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w:t>
      </w:r>
      <w:proofErr w:type="spellStart"/>
      <w:r>
        <w:t>needs</w:t>
      </w:r>
      <w:proofErr w:type="spellEnd"/>
      <w:r>
        <w:t xml:space="preserve"> </w:t>
      </w:r>
      <w:proofErr w:type="spellStart"/>
      <w:r>
        <w:t>to</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Next</w:t>
      </w:r>
      <w:proofErr w:type="spellEnd"/>
      <w:r>
        <w:t xml:space="preserve">, in order </w:t>
      </w:r>
      <w:proofErr w:type="spellStart"/>
      <w:r>
        <w:t>to</w:t>
      </w:r>
      <w:proofErr w:type="spellEnd"/>
      <w:r>
        <w:t xml:space="preserve"> get a </w:t>
      </w:r>
      <w:proofErr w:type="spellStart"/>
      <w:r>
        <w:t>better</w:t>
      </w:r>
      <w:proofErr w:type="spellEnd"/>
      <w:r>
        <w:t xml:space="preserve"> </w:t>
      </w:r>
      <w:proofErr w:type="spellStart"/>
      <w:r>
        <w:t>understanding</w:t>
      </w:r>
      <w:proofErr w:type="spellEnd"/>
      <w:r>
        <w:t xml:space="preserve"> av… To do </w:t>
      </w:r>
      <w:proofErr w:type="spellStart"/>
      <w:r>
        <w:t>this</w:t>
      </w:r>
      <w:proofErr w:type="spellEnd"/>
      <w:r>
        <w:t xml:space="preserve"> </w:t>
      </w:r>
      <w:proofErr w:type="spellStart"/>
      <w:r>
        <w:t>we</w:t>
      </w:r>
      <w:proofErr w:type="spellEnd"/>
      <w:r>
        <w:t xml:space="preserve"> </w:t>
      </w:r>
      <w:proofErr w:type="spellStart"/>
      <w:r>
        <w:t>analyzed</w:t>
      </w:r>
      <w:proofErr w:type="spellEnd"/>
      <w:r>
        <w:t>…</w:t>
      </w:r>
      <w:proofErr w:type="gramStart"/>
      <w:r>
        <w:t xml:space="preserve">”  </w:t>
      </w:r>
      <w:r w:rsidRPr="00F57D86">
        <w:rPr>
          <w:color w:val="FFFFFF" w:themeColor="background1"/>
        </w:rPr>
        <w:t>Något</w:t>
      </w:r>
      <w:proofErr w:type="gramEnd"/>
      <w:r w:rsidRPr="00F57D86">
        <w:rPr>
          <w:color w:val="FFFFFF" w:themeColor="background1"/>
        </w:rPr>
        <w:t xml:space="preserve"> sånt?</w:t>
      </w:r>
      <w:r>
        <w:t xml:space="preserve"> </w:t>
      </w:r>
    </w:p>
  </w:comment>
  <w:comment w:id="33" w:author="Jason Serviss" w:date="2018-09-14T08:13:00Z" w:initials="JS">
    <w:p w14:paraId="40635D2C" w14:textId="1B101909" w:rsidR="006606DD" w:rsidRPr="00F57D86" w:rsidRDefault="006606DD">
      <w:pPr>
        <w:pStyle w:val="Kommentarer"/>
        <w:rPr>
          <w:color w:val="FFFFFF" w:themeColor="background1"/>
        </w:rPr>
      </w:pPr>
      <w:r>
        <w:rPr>
          <w:rStyle w:val="Kommentarsreferens"/>
        </w:rPr>
        <w:annotationRef/>
      </w:r>
      <w:proofErr w:type="spellStart"/>
      <w:r>
        <w:t>Grammar</w:t>
      </w:r>
      <w:proofErr w:type="spellEnd"/>
      <w:r>
        <w:t xml:space="preserve"> </w:t>
      </w:r>
      <w:proofErr w:type="spellStart"/>
      <w:r>
        <w:rPr>
          <w:color w:val="FFFFFF" w:themeColor="background1"/>
        </w:rPr>
        <w:t>fixed</w:t>
      </w:r>
      <w:proofErr w:type="spellEnd"/>
    </w:p>
  </w:comment>
  <w:comment w:id="34" w:author="Jason Serviss" w:date="2018-09-11T18:09:00Z" w:initials="JS">
    <w:p w14:paraId="2DBFCE0A" w14:textId="56484753" w:rsidR="006606DD" w:rsidRDefault="006606DD">
      <w:pPr>
        <w:pStyle w:val="Kommentarer"/>
      </w:pPr>
      <w:r>
        <w:rPr>
          <w:rStyle w:val="Kommentarsreferens"/>
        </w:rPr>
        <w:annotationRef/>
      </w:r>
      <w:r>
        <w:t xml:space="preserve">It </w:t>
      </w:r>
      <w:proofErr w:type="spellStart"/>
      <w:r>
        <w:t>would</w:t>
      </w:r>
      <w:proofErr w:type="spellEnd"/>
      <w:r>
        <w:t xml:space="preserve"> </w:t>
      </w:r>
      <w:proofErr w:type="spellStart"/>
      <w:r>
        <w:t>probably</w:t>
      </w:r>
      <w:proofErr w:type="spellEnd"/>
      <w:r>
        <w:t xml:space="preserve"> be </w:t>
      </w:r>
      <w:proofErr w:type="spellStart"/>
      <w:r>
        <w:t>good</w:t>
      </w:r>
      <w:proofErr w:type="spellEnd"/>
      <w:r>
        <w:t xml:space="preserve"> </w:t>
      </w:r>
      <w:proofErr w:type="spellStart"/>
      <w:r>
        <w:t>to</w:t>
      </w:r>
      <w:proofErr w:type="spellEnd"/>
      <w:r>
        <w:t xml:space="preserve"> try </w:t>
      </w:r>
      <w:proofErr w:type="spellStart"/>
      <w:r>
        <w:t>to</w:t>
      </w:r>
      <w:proofErr w:type="spellEnd"/>
      <w:r>
        <w:t xml:space="preserve"> </w:t>
      </w:r>
      <w:proofErr w:type="spellStart"/>
      <w:r>
        <w:t>draw</w:t>
      </w:r>
      <w:proofErr w:type="spellEnd"/>
      <w:r>
        <w:t xml:space="preserve"> a bit </w:t>
      </w:r>
      <w:proofErr w:type="spellStart"/>
      <w:r>
        <w:t>more</w:t>
      </w:r>
      <w:proofErr w:type="spellEnd"/>
      <w:r>
        <w:t xml:space="preserve"> </w:t>
      </w:r>
      <w:proofErr w:type="spellStart"/>
      <w:r>
        <w:t>conclusions</w:t>
      </w:r>
      <w:proofErr w:type="spellEnd"/>
      <w:r>
        <w:t xml:space="preserve"> from </w:t>
      </w:r>
      <w:proofErr w:type="spellStart"/>
      <w:r>
        <w:t>Figure</w:t>
      </w:r>
      <w:proofErr w:type="spellEnd"/>
      <w:r>
        <w:t xml:space="preserve"> 2B </w:t>
      </w:r>
      <w:proofErr w:type="spellStart"/>
      <w:r>
        <w:t>wither</w:t>
      </w:r>
      <w:proofErr w:type="spellEnd"/>
      <w:r>
        <w:t xml:space="preserve"> </w:t>
      </w:r>
      <w:proofErr w:type="spellStart"/>
      <w:r>
        <w:t>here</w:t>
      </w:r>
      <w:proofErr w:type="spellEnd"/>
      <w:r>
        <w:t xml:space="preserve">, at the end </w:t>
      </w:r>
      <w:proofErr w:type="spellStart"/>
      <w:r>
        <w:t>of</w:t>
      </w:r>
      <w:proofErr w:type="spellEnd"/>
      <w:r>
        <w:t xml:space="preserve"> the </w:t>
      </w:r>
      <w:proofErr w:type="spellStart"/>
      <w:r>
        <w:t>paragraph</w:t>
      </w:r>
      <w:proofErr w:type="spellEnd"/>
      <w:r>
        <w:t xml:space="preserve">, or </w:t>
      </w:r>
      <w:proofErr w:type="spellStart"/>
      <w:r>
        <w:t>after</w:t>
      </w:r>
      <w:proofErr w:type="spellEnd"/>
      <w:r>
        <w:t xml:space="preserve">/in </w:t>
      </w:r>
      <w:proofErr w:type="spellStart"/>
      <w:r>
        <w:t>each</w:t>
      </w:r>
      <w:proofErr w:type="spellEnd"/>
      <w:r>
        <w:t xml:space="preserve"> </w:t>
      </w:r>
      <w:proofErr w:type="spellStart"/>
      <w:r>
        <w:t>sentance</w:t>
      </w:r>
      <w:proofErr w:type="spellEnd"/>
      <w:r>
        <w:t xml:space="preserve"> </w:t>
      </w:r>
      <w:proofErr w:type="spellStart"/>
      <w:r>
        <w:t>that</w:t>
      </w:r>
      <w:proofErr w:type="spellEnd"/>
      <w:r>
        <w:t xml:space="preserve"> presents the </w:t>
      </w:r>
      <w:proofErr w:type="spellStart"/>
      <w:r>
        <w:t>result</w:t>
      </w:r>
      <w:proofErr w:type="spellEnd"/>
      <w:r>
        <w:t xml:space="preserve"> </w:t>
      </w:r>
      <w:proofErr w:type="spellStart"/>
      <w:r>
        <w:t>when</w:t>
      </w:r>
      <w:proofErr w:type="spellEnd"/>
      <w:r>
        <w:t xml:space="preserve"> </w:t>
      </w:r>
      <w:proofErr w:type="spellStart"/>
      <w:r>
        <w:t>possible</w:t>
      </w:r>
      <w:proofErr w:type="spellEnd"/>
      <w:r>
        <w:t>.</w:t>
      </w:r>
    </w:p>
  </w:comment>
  <w:comment w:id="35" w:author="Unknown Author" w:date="2018-07-25T15:56:00Z" w:initials="">
    <w:p w14:paraId="49A8A583" w14:textId="32CE9B39" w:rsidR="006606DD" w:rsidRDefault="006606DD">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37" w:author="Jason Serviss" w:date="2018-09-14T09:55:00Z" w:initials="JS">
    <w:p w14:paraId="2DF54E64" w14:textId="2A4B7755" w:rsidR="006606DD" w:rsidRDefault="006606DD">
      <w:pPr>
        <w:pStyle w:val="Kommentarer"/>
      </w:pPr>
      <w:r>
        <w:rPr>
          <w:rStyle w:val="Kommentarsreferens"/>
        </w:rPr>
        <w:annotationRef/>
      </w:r>
      <w:r>
        <w:t xml:space="preserve">Still not happy </w:t>
      </w:r>
      <w:proofErr w:type="spellStart"/>
      <w:r>
        <w:t>with</w:t>
      </w:r>
      <w:proofErr w:type="spellEnd"/>
      <w:r>
        <w:t xml:space="preserve"> </w:t>
      </w:r>
      <w:proofErr w:type="spellStart"/>
      <w:r>
        <w:t>this</w:t>
      </w:r>
      <w:proofErr w:type="spellEnd"/>
      <w:r>
        <w:t xml:space="preserve">. The </w:t>
      </w:r>
      <w:proofErr w:type="spellStart"/>
      <w:r>
        <w:t>reader</w:t>
      </w:r>
      <w:proofErr w:type="spellEnd"/>
      <w:r>
        <w:t xml:space="preserve"> </w:t>
      </w:r>
      <w:proofErr w:type="spellStart"/>
      <w:r>
        <w:t>already</w:t>
      </w:r>
      <w:proofErr w:type="spellEnd"/>
      <w:r>
        <w:t xml:space="preserve"> </w:t>
      </w:r>
      <w:proofErr w:type="spellStart"/>
      <w:r>
        <w:t>knows</w:t>
      </w:r>
      <w:proofErr w:type="spellEnd"/>
      <w:r>
        <w:t xml:space="preserve"> </w:t>
      </w:r>
      <w:proofErr w:type="spellStart"/>
      <w:r>
        <w:t>you</w:t>
      </w:r>
      <w:proofErr w:type="spellEnd"/>
      <w:r>
        <w:t xml:space="preserve"> </w:t>
      </w:r>
      <w:proofErr w:type="spellStart"/>
      <w:r>
        <w:t>did</w:t>
      </w:r>
      <w:proofErr w:type="spellEnd"/>
      <w:r>
        <w:t xml:space="preserve"> an ”</w:t>
      </w:r>
      <w:proofErr w:type="gramStart"/>
      <w:r>
        <w:t>utvärdering” .</w:t>
      </w:r>
      <w:proofErr w:type="gramEnd"/>
      <w:r>
        <w:t xml:space="preserve"> </w:t>
      </w:r>
      <w:proofErr w:type="spellStart"/>
      <w:r>
        <w:t>What</w:t>
      </w:r>
      <w:proofErr w:type="spellEnd"/>
      <w:r>
        <w:t xml:space="preserve"> </w:t>
      </w:r>
      <w:proofErr w:type="spellStart"/>
      <w:r>
        <w:t>he</w:t>
      </w:r>
      <w:proofErr w:type="spellEnd"/>
      <w:r>
        <w:t xml:space="preserve"> </w:t>
      </w:r>
      <w:proofErr w:type="spellStart"/>
      <w:r>
        <w:t>does</w:t>
      </w:r>
      <w:proofErr w:type="spellEnd"/>
      <w:r>
        <w:t xml:space="preserve"> not </w:t>
      </w:r>
      <w:proofErr w:type="spellStart"/>
      <w:r>
        <w:t>know</w:t>
      </w:r>
      <w:proofErr w:type="spellEnd"/>
      <w:r>
        <w:t xml:space="preserve"> is </w:t>
      </w:r>
      <w:proofErr w:type="spellStart"/>
      <w:r>
        <w:t>why</w:t>
      </w:r>
      <w:proofErr w:type="spellEnd"/>
      <w:r>
        <w:t xml:space="preserve">, </w:t>
      </w:r>
      <w:proofErr w:type="spellStart"/>
      <w:r>
        <w:t>what</w:t>
      </w:r>
      <w:proofErr w:type="spellEnd"/>
      <w:r>
        <w:t xml:space="preserve">, </w:t>
      </w:r>
      <w:proofErr w:type="spellStart"/>
      <w:r>
        <w:t>how</w:t>
      </w:r>
      <w:proofErr w:type="spellEnd"/>
      <w:r>
        <w:t xml:space="preserve">, </w:t>
      </w:r>
      <w:proofErr w:type="spellStart"/>
      <w:r>
        <w:t>you</w:t>
      </w:r>
      <w:proofErr w:type="spellEnd"/>
      <w:r>
        <w:t xml:space="preserve"> </w:t>
      </w:r>
      <w:proofErr w:type="spellStart"/>
      <w:r>
        <w:t>did</w:t>
      </w:r>
      <w:proofErr w:type="spellEnd"/>
      <w:r>
        <w:t xml:space="preserve"> the </w:t>
      </w:r>
      <w:proofErr w:type="spellStart"/>
      <w:r>
        <w:t>next</w:t>
      </w:r>
      <w:proofErr w:type="spellEnd"/>
      <w:r>
        <w:t xml:space="preserve"> </w:t>
      </w:r>
      <w:proofErr w:type="spellStart"/>
      <w:r>
        <w:t>results</w:t>
      </w:r>
      <w:proofErr w:type="spellEnd"/>
      <w:r>
        <w:t>/</w:t>
      </w:r>
      <w:proofErr w:type="spellStart"/>
      <w:r>
        <w:t>analysis</w:t>
      </w:r>
      <w:proofErr w:type="spellEnd"/>
      <w:r>
        <w:t xml:space="preserve"> </w:t>
      </w:r>
      <w:proofErr w:type="spellStart"/>
      <w:r>
        <w:t>you</w:t>
      </w:r>
      <w:proofErr w:type="spellEnd"/>
      <w:r>
        <w:t xml:space="preserve"> </w:t>
      </w:r>
      <w:proofErr w:type="spellStart"/>
      <w:r>
        <w:t>are</w:t>
      </w:r>
      <w:proofErr w:type="spellEnd"/>
      <w:r>
        <w:t xml:space="preserve"> going </w:t>
      </w:r>
      <w:proofErr w:type="spellStart"/>
      <w:r>
        <w:t>to</w:t>
      </w:r>
      <w:proofErr w:type="spellEnd"/>
      <w:r>
        <w:t xml:space="preserve"> present, i.e. </w:t>
      </w:r>
      <w:proofErr w:type="spellStart"/>
      <w:r>
        <w:t>Figure</w:t>
      </w:r>
      <w:proofErr w:type="spellEnd"/>
      <w:r>
        <w:t xml:space="preserve"> 3. </w:t>
      </w:r>
      <w:proofErr w:type="spellStart"/>
      <w:r w:rsidRPr="00C42A9D">
        <w:rPr>
          <w:color w:val="FFFFFF" w:themeColor="background1"/>
        </w:rPr>
        <w:t>Better</w:t>
      </w:r>
      <w:proofErr w:type="spellEnd"/>
      <w:r>
        <w:t>?</w:t>
      </w:r>
    </w:p>
  </w:comment>
  <w:comment w:id="38" w:author="Unknown Author" w:date="2018-09-11T18:14:00Z" w:initials="">
    <w:p w14:paraId="7CE29665" w14:textId="0FF1D267" w:rsidR="006606DD" w:rsidRPr="00E44B3C" w:rsidRDefault="006606DD">
      <w:pPr>
        <w:rPr>
          <w:color w:val="FFFFFF" w:themeColor="background1"/>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r>
        <w:rPr>
          <w:rFonts w:asciiTheme="minorHAnsi" w:hAnsiTheme="minorHAnsi"/>
          <w:color w:val="FF0000"/>
          <w:sz w:val="20"/>
        </w:rPr>
        <w:t xml:space="preserve"> </w:t>
      </w:r>
      <w:r>
        <w:rPr>
          <w:rFonts w:asciiTheme="minorHAnsi" w:hAnsiTheme="minorHAnsi"/>
          <w:color w:val="FFFFFF" w:themeColor="background1"/>
          <w:sz w:val="20"/>
        </w:rPr>
        <w:t xml:space="preserve">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re-read my </w:t>
      </w:r>
      <w:proofErr w:type="spellStart"/>
      <w:r>
        <w:rPr>
          <w:rFonts w:asciiTheme="minorHAnsi" w:hAnsiTheme="minorHAnsi"/>
          <w:color w:val="FFFFFF" w:themeColor="background1"/>
          <w:sz w:val="20"/>
        </w:rPr>
        <w:t>previous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w:t>
      </w:r>
      <w:proofErr w:type="spellEnd"/>
      <w:r>
        <w:rPr>
          <w:rFonts w:asciiTheme="minorHAnsi" w:hAnsiTheme="minorHAnsi"/>
          <w:color w:val="FFFFFF" w:themeColor="background1"/>
          <w:sz w:val="20"/>
        </w:rPr>
        <w:t xml:space="preserve"> and try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w:t>
      </w:r>
      <w:proofErr w:type="spellStart"/>
      <w:r>
        <w:rPr>
          <w:rFonts w:asciiTheme="minorHAnsi" w:hAnsiTheme="minorHAnsi"/>
          <w:color w:val="FFFFFF" w:themeColor="background1"/>
          <w:sz w:val="20"/>
        </w:rPr>
        <w:t>write</w:t>
      </w:r>
      <w:proofErr w:type="spellEnd"/>
      <w:r>
        <w:rPr>
          <w:rFonts w:asciiTheme="minorHAnsi" w:hAnsiTheme="minorHAnsi"/>
          <w:color w:val="FFFFFF" w:themeColor="background1"/>
          <w:sz w:val="20"/>
        </w:rPr>
        <w:t xml:space="preserve"> </w:t>
      </w:r>
      <w:proofErr w:type="spellStart"/>
      <w:proofErr w:type="gram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according</w:t>
      </w:r>
      <w:proofErr w:type="spellEnd"/>
      <w:proofErr w:type="gram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had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commented</w:t>
      </w:r>
      <w:proofErr w:type="spellEnd"/>
      <w:r>
        <w:rPr>
          <w:rFonts w:asciiTheme="minorHAnsi" w:hAnsiTheme="minorHAnsi"/>
          <w:color w:val="FFFFFF" w:themeColor="background1"/>
          <w:sz w:val="20"/>
        </w:rPr>
        <w:t>.</w:t>
      </w:r>
    </w:p>
  </w:comment>
  <w:comment w:id="39" w:author="Jason Serviss" w:date="2018-09-14T10:13:00Z" w:initials="JS">
    <w:p w14:paraId="4B2160C1" w14:textId="524AD6FA" w:rsidR="006606DD" w:rsidRDefault="006606DD">
      <w:pPr>
        <w:pStyle w:val="Kommentarer"/>
      </w:pPr>
      <w:r>
        <w:rPr>
          <w:rStyle w:val="Kommentarsreferens"/>
        </w:rPr>
        <w:annotationRef/>
      </w:r>
      <w:proofErr w:type="spellStart"/>
      <w:r>
        <w:t>Grammar</w:t>
      </w:r>
      <w:proofErr w:type="spellEnd"/>
      <w:r>
        <w:t xml:space="preserve"> </w:t>
      </w:r>
      <w:proofErr w:type="spellStart"/>
      <w:r>
        <w:t>Fixed</w:t>
      </w:r>
      <w:proofErr w:type="spellEnd"/>
    </w:p>
  </w:comment>
  <w:comment w:id="40" w:author="Jason Serviss" w:date="2018-09-14T10:13:00Z" w:initials="JS">
    <w:p w14:paraId="515B8339" w14:textId="5090DE26" w:rsidR="006606DD" w:rsidRDefault="006606DD">
      <w:pPr>
        <w:pStyle w:val="Kommentarer"/>
      </w:pPr>
      <w:r>
        <w:rPr>
          <w:rStyle w:val="Kommentarsreferens"/>
        </w:rPr>
        <w:annotationRef/>
      </w:r>
      <w:proofErr w:type="spellStart"/>
      <w:r w:rsidR="00257DD5">
        <w:t>G</w:t>
      </w:r>
      <w:r>
        <w:t>rammar</w:t>
      </w:r>
      <w:proofErr w:type="spellEnd"/>
      <w:r w:rsidR="00257DD5">
        <w:t xml:space="preserve"> </w:t>
      </w:r>
      <w:proofErr w:type="spellStart"/>
      <w:r w:rsidR="00257DD5">
        <w:t>Fixed</w:t>
      </w:r>
      <w:proofErr w:type="spellEnd"/>
      <w:r w:rsidR="00257DD5">
        <w:t xml:space="preserve"> </w:t>
      </w:r>
    </w:p>
  </w:comment>
  <w:comment w:id="41" w:author="Jason Serviss" w:date="2018-09-11T18:15:00Z" w:initials="JS">
    <w:p w14:paraId="32F4F55F" w14:textId="1B06BBF0" w:rsidR="006606DD" w:rsidRDefault="006606DD">
      <w:pPr>
        <w:pStyle w:val="Kommentarer"/>
      </w:pPr>
      <w:r>
        <w:rPr>
          <w:rStyle w:val="Kommentarsreferens"/>
        </w:rPr>
        <w:annotationRef/>
      </w:r>
      <w:proofErr w:type="spellStart"/>
      <w:r>
        <w:t>grammar</w:t>
      </w:r>
      <w:proofErr w:type="spellEnd"/>
    </w:p>
  </w:comment>
  <w:comment w:id="42" w:author="Jason Serviss" w:date="2018-09-11T18:18:00Z" w:initials="JS">
    <w:p w14:paraId="614FF8B9" w14:textId="7D6AC462" w:rsidR="006606DD" w:rsidRDefault="006606DD">
      <w:pPr>
        <w:pStyle w:val="Kommentarer"/>
      </w:pPr>
      <w:r>
        <w:rPr>
          <w:rStyle w:val="Kommentarsreferens"/>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w:t>
      </w:r>
    </w:p>
  </w:comment>
  <w:comment w:id="47" w:author="Jason Serviss" w:date="2018-09-11T18:30:00Z" w:initials="JS">
    <w:p w14:paraId="59D705C9" w14:textId="5370DB3C" w:rsidR="006606DD" w:rsidRDefault="006606DD">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i.e. 1 for </w:t>
      </w:r>
      <w:proofErr w:type="spellStart"/>
      <w:r>
        <w:t>interview</w:t>
      </w:r>
      <w:proofErr w:type="spellEnd"/>
      <w:r>
        <w:t xml:space="preserve"> and </w:t>
      </w:r>
      <w:proofErr w:type="spellStart"/>
      <w:r>
        <w:t>one</w:t>
      </w:r>
      <w:proofErr w:type="spellEnd"/>
      <w:r>
        <w:t xml:space="preserve"> for </w:t>
      </w:r>
      <w:proofErr w:type="spellStart"/>
      <w:r>
        <w:t>evaluation</w:t>
      </w:r>
      <w:proofErr w:type="spellEnd"/>
      <w:r>
        <w:t xml:space="preserve">, </w:t>
      </w:r>
      <w:proofErr w:type="spellStart"/>
      <w:r>
        <w:t>where</w:t>
      </w:r>
      <w:proofErr w:type="spellEnd"/>
      <w:r>
        <w:t xml:space="preserve"> </w:t>
      </w:r>
      <w:proofErr w:type="spellStart"/>
      <w:r>
        <w:t>you</w:t>
      </w:r>
      <w:proofErr w:type="spellEnd"/>
      <w:r>
        <w:t xml:space="preserve"> </w:t>
      </w:r>
      <w:proofErr w:type="spellStart"/>
      <w:r>
        <w:t>ddiscuss</w:t>
      </w:r>
      <w:proofErr w:type="spellEnd"/>
      <w:r>
        <w:t xml:space="preserve"> the </w:t>
      </w:r>
      <w:proofErr w:type="spellStart"/>
      <w:r>
        <w:t>result</w:t>
      </w:r>
      <w:proofErr w:type="spellEnd"/>
      <w:r>
        <w:t xml:space="preserve"> </w:t>
      </w:r>
      <w:proofErr w:type="spellStart"/>
      <w:r>
        <w:t>further</w:t>
      </w:r>
      <w:proofErr w:type="spellEnd"/>
      <w:r>
        <w:t xml:space="preserve">, </w:t>
      </w:r>
      <w:proofErr w:type="spellStart"/>
      <w:r>
        <w:t>take</w:t>
      </w:r>
      <w:proofErr w:type="spellEnd"/>
      <w:r>
        <w:t xml:space="preserve"> </w:t>
      </w:r>
      <w:proofErr w:type="spellStart"/>
      <w:r>
        <w:t>up</w:t>
      </w:r>
      <w:proofErr w:type="spellEnd"/>
      <w:r>
        <w:t xml:space="preserve"> </w:t>
      </w:r>
      <w:proofErr w:type="spellStart"/>
      <w:r>
        <w:t>additional</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discussed</w:t>
      </w:r>
      <w:proofErr w:type="spellEnd"/>
      <w:r>
        <w:t xml:space="preserve">, ”brister” in the </w:t>
      </w:r>
      <w:proofErr w:type="spellStart"/>
      <w:r>
        <w:t>procurment</w:t>
      </w:r>
      <w:proofErr w:type="spellEnd"/>
      <w:r>
        <w:t xml:space="preserve"> </w:t>
      </w:r>
      <w:proofErr w:type="spellStart"/>
      <w:r>
        <w:t>of</w:t>
      </w:r>
      <w:proofErr w:type="spellEnd"/>
      <w:r>
        <w:t xml:space="preserve"> the </w:t>
      </w:r>
      <w:proofErr w:type="spellStart"/>
      <w:r>
        <w:t>results</w:t>
      </w:r>
      <w:proofErr w:type="spellEnd"/>
      <w:r>
        <w:t xml:space="preserve"> or </w:t>
      </w:r>
      <w:proofErr w:type="spellStart"/>
      <w:r>
        <w:t>study</w:t>
      </w:r>
      <w:proofErr w:type="spellEnd"/>
      <w:r>
        <w:t xml:space="preserve"> design, mm. </w:t>
      </w:r>
      <w:proofErr w:type="spellStart"/>
      <w:r>
        <w:t>Finally</w:t>
      </w:r>
      <w:proofErr w:type="spellEnd"/>
      <w:r>
        <w:t xml:space="preserve">, in the last </w:t>
      </w:r>
      <w:proofErr w:type="spellStart"/>
      <w:r>
        <w:t>paragraph</w:t>
      </w:r>
      <w:proofErr w:type="spellEnd"/>
      <w:r>
        <w:t xml:space="preserve">, </w:t>
      </w:r>
      <w:proofErr w:type="spellStart"/>
      <w:r>
        <w:t>you</w:t>
      </w:r>
      <w:proofErr w:type="spellEnd"/>
      <w:r>
        <w:t xml:space="preserve"> </w:t>
      </w:r>
      <w:proofErr w:type="spellStart"/>
      <w:r>
        <w:t>whould</w:t>
      </w:r>
      <w:proofErr w:type="spellEnd"/>
      <w:r>
        <w:t xml:space="preserve"> </w:t>
      </w:r>
      <w:proofErr w:type="spellStart"/>
      <w:r>
        <w:t>bring</w:t>
      </w:r>
      <w:proofErr w:type="spellEnd"/>
      <w:r>
        <w:t xml:space="preserve"> </w:t>
      </w:r>
      <w:proofErr w:type="spellStart"/>
      <w:r>
        <w:t>up</w:t>
      </w:r>
      <w:proofErr w:type="spellEnd"/>
      <w:r>
        <w:t xml:space="preserve"> </w:t>
      </w:r>
      <w:proofErr w:type="spellStart"/>
      <w:r>
        <w:t>future</w:t>
      </w:r>
      <w:proofErr w:type="spellEnd"/>
      <w:r>
        <w:t xml:space="preserve"> </w:t>
      </w:r>
      <w:proofErr w:type="spellStart"/>
      <w:r>
        <w:t>perspectives</w:t>
      </w:r>
      <w:proofErr w:type="spellEnd"/>
      <w:r>
        <w:t xml:space="preserve"> and </w:t>
      </w:r>
      <w:proofErr w:type="spellStart"/>
      <w:r>
        <w:t>highlight</w:t>
      </w:r>
      <w:proofErr w:type="spellEnd"/>
      <w:r>
        <w:t xml:space="preserve"> </w:t>
      </w:r>
      <w:proofErr w:type="spellStart"/>
      <w:r>
        <w:t>how</w:t>
      </w:r>
      <w:proofErr w:type="spellEnd"/>
      <w:r>
        <w:t xml:space="preserve"> </w:t>
      </w:r>
      <w:proofErr w:type="spellStart"/>
      <w:r>
        <w:t>additional</w:t>
      </w:r>
      <w:proofErr w:type="spellEnd"/>
      <w:r>
        <w:t xml:space="preserve"> research </w:t>
      </w:r>
      <w:proofErr w:type="spellStart"/>
      <w:r>
        <w:t>could</w:t>
      </w:r>
      <w:proofErr w:type="spellEnd"/>
      <w:r>
        <w:t xml:space="preserve"> be </w:t>
      </w:r>
      <w:proofErr w:type="spellStart"/>
      <w:r>
        <w:t>preformed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In the last </w:t>
      </w:r>
      <w:proofErr w:type="spellStart"/>
      <w:r>
        <w:t>sentance</w:t>
      </w:r>
      <w:proofErr w:type="spellEnd"/>
      <w:r>
        <w:t xml:space="preserve"> </w:t>
      </w:r>
      <w:proofErr w:type="spellStart"/>
      <w:r>
        <w:t>of</w:t>
      </w:r>
      <w:proofErr w:type="spellEnd"/>
      <w:r>
        <w:t xml:space="preserve"> the last </w:t>
      </w:r>
      <w:proofErr w:type="spellStart"/>
      <w:r>
        <w:t>paragraph</w:t>
      </w:r>
      <w:proofErr w:type="spellEnd"/>
      <w:r>
        <w:t xml:space="preserve"> </w:t>
      </w:r>
      <w:proofErr w:type="spellStart"/>
      <w:r>
        <w:t>you</w:t>
      </w:r>
      <w:proofErr w:type="spellEnd"/>
      <w:r>
        <w:t xml:space="preserve">, </w:t>
      </w:r>
      <w:proofErr w:type="spellStart"/>
      <w:r>
        <w:t>again</w:t>
      </w:r>
      <w:proofErr w:type="spellEnd"/>
      <w:r>
        <w:t xml:space="preserve">, </w:t>
      </w:r>
      <w:proofErr w:type="spellStart"/>
      <w:r>
        <w:t>summarize</w:t>
      </w:r>
      <w:proofErr w:type="spellEnd"/>
      <w:r>
        <w:t xml:space="preserve"> the </w:t>
      </w:r>
      <w:proofErr w:type="spellStart"/>
      <w:r>
        <w:t>reaearch</w:t>
      </w:r>
      <w:proofErr w:type="spellEnd"/>
      <w:r>
        <w:t xml:space="preserve"> </w:t>
      </w:r>
      <w:proofErr w:type="spellStart"/>
      <w:r>
        <w:t>result</w:t>
      </w:r>
      <w:proofErr w:type="spellEnd"/>
      <w:r>
        <w:t xml:space="preserve"> and </w:t>
      </w:r>
      <w:proofErr w:type="spellStart"/>
      <w:r>
        <w:t>its</w:t>
      </w:r>
      <w:proofErr w:type="spellEnd"/>
      <w:r>
        <w:t xml:space="preserve"> </w:t>
      </w:r>
      <w:proofErr w:type="spellStart"/>
      <w:r>
        <w:t>importance</w:t>
      </w:r>
      <w:proofErr w:type="spellEnd"/>
      <w:r>
        <w:t xml:space="preserve"> in a </w:t>
      </w:r>
      <w:proofErr w:type="spellStart"/>
      <w:r>
        <w:t>broader</w:t>
      </w:r>
      <w:proofErr w:type="spellEnd"/>
      <w:r>
        <w:t xml:space="preserve"> </w:t>
      </w:r>
      <w:proofErr w:type="spellStart"/>
      <w:r>
        <w:t>context</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want</w:t>
      </w:r>
      <w:proofErr w:type="spellEnd"/>
      <w:r>
        <w:t xml:space="preserve"> the </w:t>
      </w:r>
      <w:proofErr w:type="spellStart"/>
      <w:r>
        <w:t>ddiscussion</w:t>
      </w:r>
      <w:proofErr w:type="spellEnd"/>
      <w:r>
        <w:t xml:space="preserve"> </w:t>
      </w:r>
      <w:proofErr w:type="spellStart"/>
      <w:r>
        <w:t>writing</w:t>
      </w:r>
      <w:proofErr w:type="spellEnd"/>
      <w:r>
        <w:t xml:space="preserve"> </w:t>
      </w:r>
      <w:proofErr w:type="spellStart"/>
      <w:r>
        <w:t>to</w:t>
      </w:r>
      <w:proofErr w:type="spellEnd"/>
      <w:r>
        <w:t xml:space="preserve"> </w:t>
      </w:r>
      <w:proofErr w:type="spellStart"/>
      <w:r>
        <w:t>take</w:t>
      </w:r>
      <w:proofErr w:type="spellEnd"/>
      <w:r>
        <w:t xml:space="preserve"> </w:t>
      </w:r>
      <w:proofErr w:type="spellStart"/>
      <w:r>
        <w:t>another</w:t>
      </w:r>
      <w:proofErr w:type="spellEnd"/>
      <w:r>
        <w:t xml:space="preserve"> 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way.</w:t>
      </w:r>
    </w:p>
  </w:comment>
  <w:comment w:id="49" w:author="Jason Serviss" w:date="2018-09-11T18:19:00Z" w:initials="JS">
    <w:p w14:paraId="03FCE169" w14:textId="5F7A22FC" w:rsidR="006606DD" w:rsidRDefault="006606DD">
      <w:pPr>
        <w:pStyle w:val="Kommentarer"/>
      </w:pPr>
      <w:r>
        <w:rPr>
          <w:rStyle w:val="Kommentarsreferens"/>
        </w:rPr>
        <w:annotationRef/>
      </w:r>
      <w:r>
        <w:t xml:space="preserve">Not </w:t>
      </w:r>
      <w:proofErr w:type="spellStart"/>
      <w:r>
        <w:t>correct</w:t>
      </w:r>
      <w:proofErr w:type="spellEnd"/>
      <w:r>
        <w:t>/</w:t>
      </w:r>
      <w:proofErr w:type="spellStart"/>
      <w:r>
        <w:t>specific</w:t>
      </w:r>
      <w:proofErr w:type="spellEnd"/>
      <w:r>
        <w:t xml:space="preserve"> </w:t>
      </w:r>
      <w:proofErr w:type="spellStart"/>
      <w:r>
        <w:t>enough</w:t>
      </w:r>
      <w:proofErr w:type="spellEnd"/>
      <w:r>
        <w:t>.</w:t>
      </w:r>
    </w:p>
  </w:comment>
  <w:comment w:id="50" w:author="Jason Serviss" w:date="2018-09-11T18:20:00Z" w:initials="JS">
    <w:p w14:paraId="63A29D14" w14:textId="054E77C3" w:rsidR="006606DD" w:rsidRDefault="006606DD">
      <w:pPr>
        <w:pStyle w:val="Kommentarer"/>
      </w:pPr>
      <w:r>
        <w:rPr>
          <w:rStyle w:val="Kommentarsreferens"/>
        </w:rPr>
        <w:annotationRef/>
      </w:r>
      <w:r>
        <w:t xml:space="preserve">Same </w:t>
      </w:r>
      <w:proofErr w:type="spellStart"/>
      <w:r>
        <w:t>comment</w:t>
      </w:r>
      <w:proofErr w:type="spellEnd"/>
      <w:r>
        <w:t xml:space="preserve"> as </w:t>
      </w:r>
      <w:proofErr w:type="spellStart"/>
      <w:r>
        <w:t>above</w:t>
      </w:r>
      <w:proofErr w:type="spellEnd"/>
      <w:r>
        <w:t xml:space="preserve">. </w:t>
      </w:r>
      <w:proofErr w:type="spellStart"/>
      <w:r>
        <w:t>Whenever</w:t>
      </w:r>
      <w:proofErr w:type="spellEnd"/>
      <w:r>
        <w:t xml:space="preserve"> the ”syfte” </w:t>
      </w:r>
      <w:proofErr w:type="spellStart"/>
      <w:r>
        <w:t>of</w:t>
      </w:r>
      <w:proofErr w:type="spellEnd"/>
      <w:r>
        <w:t xml:space="preserve"> the </w:t>
      </w:r>
      <w:proofErr w:type="spellStart"/>
      <w:r>
        <w:t>study</w:t>
      </w:r>
      <w:proofErr w:type="spellEnd"/>
      <w:r>
        <w:t xml:space="preserve"> is </w:t>
      </w:r>
      <w:proofErr w:type="spellStart"/>
      <w:r>
        <w:t>stated</w:t>
      </w:r>
      <w:proofErr w:type="spellEnd"/>
      <w:r>
        <w:t xml:space="preserve"> it has </w:t>
      </w:r>
      <w:proofErr w:type="spellStart"/>
      <w:r>
        <w:t>to</w:t>
      </w:r>
      <w:proofErr w:type="spellEnd"/>
      <w:r>
        <w:t xml:space="preserve"> be </w:t>
      </w:r>
      <w:proofErr w:type="gramStart"/>
      <w:r>
        <w:t>100%</w:t>
      </w:r>
      <w:proofErr w:type="gramEnd"/>
      <w:r>
        <w:t xml:space="preserve"> </w:t>
      </w:r>
      <w:proofErr w:type="spellStart"/>
      <w:r>
        <w:t>accurate</w:t>
      </w:r>
      <w:proofErr w:type="spellEnd"/>
      <w:r>
        <w:t>!</w:t>
      </w:r>
    </w:p>
  </w:comment>
  <w:comment w:id="51" w:author="Jason Serviss" w:date="2018-09-11T18:21:00Z" w:initials="JS">
    <w:p w14:paraId="2E553242" w14:textId="634E9C82" w:rsidR="006606DD" w:rsidRDefault="006606DD">
      <w:pPr>
        <w:pStyle w:val="Kommentarer"/>
      </w:pPr>
      <w:r>
        <w:rPr>
          <w:rStyle w:val="Kommentarsreferens"/>
        </w:rPr>
        <w:annotationRef/>
      </w:r>
      <w:bookmarkStart w:id="52" w:name="_GoBack"/>
      <w:bookmarkEnd w:id="52"/>
      <w:r>
        <w:t>To general.</w:t>
      </w:r>
    </w:p>
  </w:comment>
  <w:comment w:id="54" w:author="Olivia Imner" w:date="2018-09-11T13:15:00Z" w:initials="OI">
    <w:p w14:paraId="7EC61131" w14:textId="58EBAF06" w:rsidR="006606DD" w:rsidRPr="00B52F86" w:rsidRDefault="006606DD"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55" w:author="Jason Serviss" w:date="2018-09-11T14:46:00Z" w:initials="JS">
    <w:p w14:paraId="5F3246B0" w14:textId="77777777" w:rsidR="006606DD" w:rsidRDefault="006606DD" w:rsidP="00D71CDE">
      <w:pPr>
        <w:pStyle w:val="Kommentarer"/>
      </w:pPr>
      <w:r>
        <w:rPr>
          <w:rStyle w:val="Kommentarsreferens"/>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p w14:paraId="584D2CFD" w14:textId="77777777" w:rsidR="006606DD" w:rsidRDefault="006606DD" w:rsidP="00D71CDE">
      <w:pPr>
        <w:pStyle w:val="Kommentarer"/>
      </w:pPr>
    </w:p>
    <w:p w14:paraId="23C3C54C" w14:textId="57C85BC1" w:rsidR="006606DD" w:rsidRPr="00D338A7" w:rsidRDefault="006606DD" w:rsidP="00D71CDE">
      <w:pPr>
        <w:pStyle w:val="Kommentarer"/>
      </w:pPr>
      <w:r>
        <w:t>Tidigare kommentar beskriver detta stycke.</w:t>
      </w:r>
    </w:p>
  </w:comment>
  <w:comment w:id="63" w:author="Unknown Author" w:date="2018-09-09T08:01:00Z" w:initials="">
    <w:p w14:paraId="4778FD34" w14:textId="1B8703F5" w:rsidR="006606DD" w:rsidRDefault="006606DD">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65" w:author="Jason Serviss" w:date="2018-09-11T17:50:00Z" w:initials="JS">
    <w:p w14:paraId="1E64CC6F" w14:textId="4C3FCAFD" w:rsidR="006606DD" w:rsidRDefault="006606DD">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81" w:author="Olivia Imner" w:date="2018-07-25T08:06:00Z" w:initials="OI">
    <w:p w14:paraId="44A6F018" w14:textId="181ED00E" w:rsidR="006606DD" w:rsidRDefault="006606DD">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606DD" w:rsidRDefault="006606DD">
      <w:r>
        <w:separator/>
      </w:r>
    </w:p>
  </w:endnote>
  <w:endnote w:type="continuationSeparator" w:id="0">
    <w:p w14:paraId="4F768654" w14:textId="77777777" w:rsidR="006606DD" w:rsidRDefault="0066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606DD" w:rsidRDefault="006606D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606DD" w:rsidRDefault="006606D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6606DD" w:rsidRDefault="006606DD">
        <w:pPr>
          <w:pStyle w:val="Footer1"/>
          <w:jc w:val="center"/>
        </w:pPr>
        <w:r>
          <w:fldChar w:fldCharType="begin"/>
        </w:r>
        <w:r>
          <w:instrText>PAGE</w:instrText>
        </w:r>
        <w:r>
          <w:fldChar w:fldCharType="separate"/>
        </w:r>
        <w:r w:rsidR="00257DD5">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6606DD" w:rsidRDefault="006606DD">
        <w:pPr>
          <w:pStyle w:val="Footer1"/>
          <w:jc w:val="center"/>
        </w:pPr>
        <w:r>
          <w:fldChar w:fldCharType="begin"/>
        </w:r>
        <w:r>
          <w:instrText>PAGE</w:instrText>
        </w:r>
        <w:r>
          <w:fldChar w:fldCharType="separate"/>
        </w:r>
        <w:r w:rsidR="00257DD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606DD" w:rsidRDefault="006606DD">
      <w:r>
        <w:separator/>
      </w:r>
    </w:p>
  </w:footnote>
  <w:footnote w:type="continuationSeparator" w:id="0">
    <w:p w14:paraId="71DB8F98" w14:textId="77777777" w:rsidR="006606DD" w:rsidRDefault="006606DD">
      <w:r>
        <w:continuationSeparator/>
      </w:r>
    </w:p>
  </w:footnote>
  <w:footnote w:id="1">
    <w:p w14:paraId="5824ECF3" w14:textId="3C586678" w:rsidR="006606DD" w:rsidRDefault="006606DD">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6606DD" w:rsidRDefault="006606DD">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6606DD" w:rsidRDefault="006606DD">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6606DD" w:rsidRDefault="006606DD">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6606DD" w:rsidRDefault="006606DD">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6606DD" w:rsidRDefault="006606DD"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87DFC"/>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6757F"/>
    <w:rsid w:val="0019256B"/>
    <w:rsid w:val="001A09C0"/>
    <w:rsid w:val="001B244D"/>
    <w:rsid w:val="001D31E9"/>
    <w:rsid w:val="001E3C88"/>
    <w:rsid w:val="001E60E6"/>
    <w:rsid w:val="001F2C9C"/>
    <w:rsid w:val="00205671"/>
    <w:rsid w:val="00213FB2"/>
    <w:rsid w:val="00216DDF"/>
    <w:rsid w:val="00233434"/>
    <w:rsid w:val="00235908"/>
    <w:rsid w:val="00242648"/>
    <w:rsid w:val="002427A4"/>
    <w:rsid w:val="00257DD5"/>
    <w:rsid w:val="00286D84"/>
    <w:rsid w:val="002B2E86"/>
    <w:rsid w:val="002B4A17"/>
    <w:rsid w:val="002C6BFF"/>
    <w:rsid w:val="002D30EE"/>
    <w:rsid w:val="002D38C1"/>
    <w:rsid w:val="002E792E"/>
    <w:rsid w:val="00305460"/>
    <w:rsid w:val="00305D18"/>
    <w:rsid w:val="00313701"/>
    <w:rsid w:val="003148A7"/>
    <w:rsid w:val="003405AE"/>
    <w:rsid w:val="0034079D"/>
    <w:rsid w:val="00341BB8"/>
    <w:rsid w:val="0035370A"/>
    <w:rsid w:val="00355C23"/>
    <w:rsid w:val="00363562"/>
    <w:rsid w:val="00384E49"/>
    <w:rsid w:val="00391CE8"/>
    <w:rsid w:val="003A2801"/>
    <w:rsid w:val="003B5EB1"/>
    <w:rsid w:val="003C06CF"/>
    <w:rsid w:val="003D1A09"/>
    <w:rsid w:val="003E735C"/>
    <w:rsid w:val="003F3E31"/>
    <w:rsid w:val="003F797E"/>
    <w:rsid w:val="00401324"/>
    <w:rsid w:val="00411F1C"/>
    <w:rsid w:val="00413AFC"/>
    <w:rsid w:val="00424D19"/>
    <w:rsid w:val="00425275"/>
    <w:rsid w:val="004317DB"/>
    <w:rsid w:val="00460759"/>
    <w:rsid w:val="004609DA"/>
    <w:rsid w:val="004642EB"/>
    <w:rsid w:val="0047515C"/>
    <w:rsid w:val="004A010C"/>
    <w:rsid w:val="004A07F5"/>
    <w:rsid w:val="004A08DF"/>
    <w:rsid w:val="004A5707"/>
    <w:rsid w:val="004A62A2"/>
    <w:rsid w:val="004B0686"/>
    <w:rsid w:val="004B4647"/>
    <w:rsid w:val="004C23B4"/>
    <w:rsid w:val="004E58AD"/>
    <w:rsid w:val="005078DE"/>
    <w:rsid w:val="00514027"/>
    <w:rsid w:val="00526AA1"/>
    <w:rsid w:val="005271EF"/>
    <w:rsid w:val="00535A60"/>
    <w:rsid w:val="00536530"/>
    <w:rsid w:val="00542B84"/>
    <w:rsid w:val="00560FF4"/>
    <w:rsid w:val="00561526"/>
    <w:rsid w:val="00567A32"/>
    <w:rsid w:val="00572832"/>
    <w:rsid w:val="00572E06"/>
    <w:rsid w:val="0058177A"/>
    <w:rsid w:val="0059226E"/>
    <w:rsid w:val="005A039A"/>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6AD5"/>
    <w:rsid w:val="00652AE0"/>
    <w:rsid w:val="00654CAB"/>
    <w:rsid w:val="00655118"/>
    <w:rsid w:val="006601B2"/>
    <w:rsid w:val="006606DD"/>
    <w:rsid w:val="006725C3"/>
    <w:rsid w:val="00673314"/>
    <w:rsid w:val="00682622"/>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95CC9"/>
    <w:rsid w:val="007B0B4F"/>
    <w:rsid w:val="007B2AC7"/>
    <w:rsid w:val="007C00B3"/>
    <w:rsid w:val="007C15AA"/>
    <w:rsid w:val="007C1638"/>
    <w:rsid w:val="007C3EE4"/>
    <w:rsid w:val="007C474C"/>
    <w:rsid w:val="007F5A31"/>
    <w:rsid w:val="00811153"/>
    <w:rsid w:val="00814553"/>
    <w:rsid w:val="0082040C"/>
    <w:rsid w:val="00824AFB"/>
    <w:rsid w:val="008264C6"/>
    <w:rsid w:val="00830D00"/>
    <w:rsid w:val="00840367"/>
    <w:rsid w:val="00850895"/>
    <w:rsid w:val="00860782"/>
    <w:rsid w:val="00860CFB"/>
    <w:rsid w:val="008709DF"/>
    <w:rsid w:val="0088501B"/>
    <w:rsid w:val="00890D21"/>
    <w:rsid w:val="00891A2E"/>
    <w:rsid w:val="008928B6"/>
    <w:rsid w:val="008A67A7"/>
    <w:rsid w:val="008A6C94"/>
    <w:rsid w:val="008C3521"/>
    <w:rsid w:val="008E34C7"/>
    <w:rsid w:val="008E6FE9"/>
    <w:rsid w:val="00902AF6"/>
    <w:rsid w:val="00904282"/>
    <w:rsid w:val="00905DB0"/>
    <w:rsid w:val="00907F5F"/>
    <w:rsid w:val="00915D89"/>
    <w:rsid w:val="009306F9"/>
    <w:rsid w:val="0093589A"/>
    <w:rsid w:val="00937404"/>
    <w:rsid w:val="0095154D"/>
    <w:rsid w:val="00951E2F"/>
    <w:rsid w:val="00953C45"/>
    <w:rsid w:val="009562B9"/>
    <w:rsid w:val="00960F14"/>
    <w:rsid w:val="00964625"/>
    <w:rsid w:val="00964904"/>
    <w:rsid w:val="00971948"/>
    <w:rsid w:val="00976A0C"/>
    <w:rsid w:val="00980817"/>
    <w:rsid w:val="00984248"/>
    <w:rsid w:val="009853E3"/>
    <w:rsid w:val="009A0EF4"/>
    <w:rsid w:val="009A5435"/>
    <w:rsid w:val="009B5FD4"/>
    <w:rsid w:val="009C0163"/>
    <w:rsid w:val="009D10D5"/>
    <w:rsid w:val="009D7AA6"/>
    <w:rsid w:val="009D7B5B"/>
    <w:rsid w:val="009F3187"/>
    <w:rsid w:val="009F664E"/>
    <w:rsid w:val="00A06326"/>
    <w:rsid w:val="00A10B06"/>
    <w:rsid w:val="00A17D89"/>
    <w:rsid w:val="00A31199"/>
    <w:rsid w:val="00A44A23"/>
    <w:rsid w:val="00A46B98"/>
    <w:rsid w:val="00A53F62"/>
    <w:rsid w:val="00A54A9F"/>
    <w:rsid w:val="00A62911"/>
    <w:rsid w:val="00A63576"/>
    <w:rsid w:val="00A63C4E"/>
    <w:rsid w:val="00A713D9"/>
    <w:rsid w:val="00A74157"/>
    <w:rsid w:val="00A80803"/>
    <w:rsid w:val="00A81DE8"/>
    <w:rsid w:val="00A85A1E"/>
    <w:rsid w:val="00A87BB7"/>
    <w:rsid w:val="00A9040C"/>
    <w:rsid w:val="00A958E8"/>
    <w:rsid w:val="00AB7099"/>
    <w:rsid w:val="00AC7B85"/>
    <w:rsid w:val="00AD2787"/>
    <w:rsid w:val="00AE0EFD"/>
    <w:rsid w:val="00AF577B"/>
    <w:rsid w:val="00B06ECC"/>
    <w:rsid w:val="00B17BFA"/>
    <w:rsid w:val="00B31D7F"/>
    <w:rsid w:val="00B32D13"/>
    <w:rsid w:val="00B40FE4"/>
    <w:rsid w:val="00B41458"/>
    <w:rsid w:val="00B467DC"/>
    <w:rsid w:val="00B52F86"/>
    <w:rsid w:val="00B61255"/>
    <w:rsid w:val="00B95069"/>
    <w:rsid w:val="00BA0F17"/>
    <w:rsid w:val="00BA62A8"/>
    <w:rsid w:val="00BA7F7A"/>
    <w:rsid w:val="00BB2BBD"/>
    <w:rsid w:val="00BC418D"/>
    <w:rsid w:val="00BC47D8"/>
    <w:rsid w:val="00C00002"/>
    <w:rsid w:val="00C05B0F"/>
    <w:rsid w:val="00C27CAF"/>
    <w:rsid w:val="00C363DF"/>
    <w:rsid w:val="00C37647"/>
    <w:rsid w:val="00C409E3"/>
    <w:rsid w:val="00C42A9D"/>
    <w:rsid w:val="00C44EB7"/>
    <w:rsid w:val="00C45585"/>
    <w:rsid w:val="00C51B02"/>
    <w:rsid w:val="00C565B9"/>
    <w:rsid w:val="00C869D0"/>
    <w:rsid w:val="00C9446B"/>
    <w:rsid w:val="00CB107E"/>
    <w:rsid w:val="00CB3D1B"/>
    <w:rsid w:val="00CB4A5E"/>
    <w:rsid w:val="00CB6D9D"/>
    <w:rsid w:val="00CD3F49"/>
    <w:rsid w:val="00CF0BE6"/>
    <w:rsid w:val="00CF170C"/>
    <w:rsid w:val="00D000E0"/>
    <w:rsid w:val="00D01DE3"/>
    <w:rsid w:val="00D02663"/>
    <w:rsid w:val="00D042B9"/>
    <w:rsid w:val="00D12CAD"/>
    <w:rsid w:val="00D26629"/>
    <w:rsid w:val="00D338A7"/>
    <w:rsid w:val="00D37BCF"/>
    <w:rsid w:val="00D43553"/>
    <w:rsid w:val="00D43E6B"/>
    <w:rsid w:val="00D44F9D"/>
    <w:rsid w:val="00D45847"/>
    <w:rsid w:val="00D54FB0"/>
    <w:rsid w:val="00D65AF9"/>
    <w:rsid w:val="00D71CDE"/>
    <w:rsid w:val="00D73501"/>
    <w:rsid w:val="00D74144"/>
    <w:rsid w:val="00D74BFF"/>
    <w:rsid w:val="00D7649D"/>
    <w:rsid w:val="00D83AD0"/>
    <w:rsid w:val="00D863D2"/>
    <w:rsid w:val="00D924A7"/>
    <w:rsid w:val="00D939B2"/>
    <w:rsid w:val="00DB4ED3"/>
    <w:rsid w:val="00DD12F3"/>
    <w:rsid w:val="00E040F7"/>
    <w:rsid w:val="00E05F45"/>
    <w:rsid w:val="00E2103E"/>
    <w:rsid w:val="00E31E16"/>
    <w:rsid w:val="00E44B3C"/>
    <w:rsid w:val="00E53EBC"/>
    <w:rsid w:val="00E56D30"/>
    <w:rsid w:val="00E604B2"/>
    <w:rsid w:val="00E64381"/>
    <w:rsid w:val="00E70FC4"/>
    <w:rsid w:val="00E7141B"/>
    <w:rsid w:val="00E8385A"/>
    <w:rsid w:val="00EA7A8A"/>
    <w:rsid w:val="00EB1E68"/>
    <w:rsid w:val="00EB3A4E"/>
    <w:rsid w:val="00EB433D"/>
    <w:rsid w:val="00EF56C7"/>
    <w:rsid w:val="00F1559D"/>
    <w:rsid w:val="00F16CB6"/>
    <w:rsid w:val="00F24A19"/>
    <w:rsid w:val="00F36D89"/>
    <w:rsid w:val="00F5225C"/>
    <w:rsid w:val="00F57D86"/>
    <w:rsid w:val="00F611BE"/>
    <w:rsid w:val="00F628A3"/>
    <w:rsid w:val="00F6776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A5271-E16E-CA4D-9004-1F2C93541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8997</TotalTime>
  <Pages>27</Pages>
  <Words>6744</Words>
  <Characters>35749</Characters>
  <Application>Microsoft Macintosh Word</Application>
  <DocSecurity>0</DocSecurity>
  <Lines>297</Lines>
  <Paragraphs>84</Paragraphs>
  <ScaleCrop>false</ScaleCrop>
  <Company>Stockholms universitetsbibliotek</Company>
  <LinksUpToDate>false</LinksUpToDate>
  <CharactersWithSpaces>42409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223</cp:revision>
  <cp:lastPrinted>2010-07-05T09:46:00Z</cp:lastPrinted>
  <dcterms:created xsi:type="dcterms:W3CDTF">2018-05-01T11:24:00Z</dcterms:created>
  <dcterms:modified xsi:type="dcterms:W3CDTF">2018-09-14T08:17:00Z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