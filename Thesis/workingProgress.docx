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8C25C4" w:rsidRDefault="008C25C4">
                            <w:pPr>
                              <w:pStyle w:val="Frontpagetext"/>
                              <w:rPr>
                                <w:sz w:val="28"/>
                                <w:szCs w:val="28"/>
                              </w:rPr>
                            </w:pPr>
                            <w:r>
                              <w:rPr>
                                <w:sz w:val="28"/>
                                <w:szCs w:val="28"/>
                              </w:rPr>
                              <w:t xml:space="preserve">Institutionen för data- </w:t>
                            </w:r>
                            <w:r>
                              <w:rPr>
                                <w:sz w:val="28"/>
                                <w:szCs w:val="28"/>
                              </w:rPr>
                              <w:br/>
                              <w:t>och systemvetenskap</w:t>
                            </w:r>
                          </w:p>
                          <w:p w14:paraId="21008D57" w14:textId="77777777" w:rsidR="008C25C4" w:rsidRDefault="008C25C4">
                            <w:pPr>
                              <w:pStyle w:val="TextBox"/>
                            </w:pPr>
                            <w:r>
                              <w:t>Examensarbete 15 hp</w:t>
                            </w:r>
                          </w:p>
                          <w:p w14:paraId="2D3B0033" w14:textId="77777777" w:rsidR="008C25C4" w:rsidRDefault="008C25C4">
                            <w:pPr>
                              <w:pStyle w:val="TextBox"/>
                            </w:pPr>
                            <w:r>
                              <w:t>Data- och systemvetenskap</w:t>
                            </w:r>
                          </w:p>
                          <w:p w14:paraId="4B8363D7" w14:textId="77777777" w:rsidR="008C25C4" w:rsidRDefault="008C25C4">
                            <w:pPr>
                              <w:pStyle w:val="Textruta"/>
                            </w:pPr>
                            <w:r>
                              <w:t xml:space="preserve">Kurs- eller utbildningsprogram (180 hp) </w:t>
                            </w:r>
                          </w:p>
                          <w:p w14:paraId="0A9A1B9B" w14:textId="77777777" w:rsidR="008C25C4" w:rsidRDefault="008C25C4">
                            <w:pPr>
                              <w:pStyle w:val="Textruta"/>
                            </w:pPr>
                            <w:r>
                              <w:t>Höst-/Vårterminen 2018</w:t>
                            </w:r>
                          </w:p>
                          <w:p w14:paraId="5521BD62" w14:textId="77777777" w:rsidR="008C25C4" w:rsidRDefault="008C25C4">
                            <w:pPr>
                              <w:pStyle w:val="Textruta"/>
                            </w:pPr>
                            <w:r>
                              <w:t>Handledare: Robert Ramberg</w:t>
                            </w:r>
                          </w:p>
                          <w:p w14:paraId="0A6B3BA9" w14:textId="77777777" w:rsidR="008C25C4" w:rsidRDefault="008C25C4">
                            <w:pPr>
                              <w:pStyle w:val="Textruta"/>
                            </w:pPr>
                            <w:r>
                              <w:t>Granskare: Förnamn Efternamn</w:t>
                            </w:r>
                          </w:p>
                          <w:p w14:paraId="4EDC7AD1" w14:textId="77777777" w:rsidR="008C25C4" w:rsidRDefault="008C25C4">
                            <w:pPr>
                              <w:pStyle w:val="Textruta"/>
                              <w:rPr>
                                <w:lang w:val="en-US"/>
                              </w:rPr>
                            </w:pPr>
                            <w:r>
                              <w:rPr>
                                <w:lang w:val="en-US"/>
                              </w:rPr>
                              <w:t>English title: Evaluation of pedagogical models as a platform for the refinement of courses at the e-learning company Grade</w:t>
                            </w:r>
                          </w:p>
                          <w:p w14:paraId="7B607525" w14:textId="77777777" w:rsidR="008C25C4" w:rsidRDefault="008C25C4">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8C25C4" w:rsidRDefault="008C25C4">
                      <w:pPr>
                        <w:pStyle w:val="Frontpagetext"/>
                        <w:rPr>
                          <w:sz w:val="28"/>
                          <w:szCs w:val="28"/>
                        </w:rPr>
                      </w:pPr>
                      <w:r>
                        <w:rPr>
                          <w:sz w:val="28"/>
                          <w:szCs w:val="28"/>
                        </w:rPr>
                        <w:t xml:space="preserve">Institutionen för data- </w:t>
                      </w:r>
                      <w:r>
                        <w:rPr>
                          <w:sz w:val="28"/>
                          <w:szCs w:val="28"/>
                        </w:rPr>
                        <w:br/>
                        <w:t>och systemvetenskap</w:t>
                      </w:r>
                    </w:p>
                    <w:p w14:paraId="21008D57" w14:textId="77777777" w:rsidR="008C25C4" w:rsidRDefault="008C25C4">
                      <w:pPr>
                        <w:pStyle w:val="TextBox"/>
                      </w:pPr>
                      <w:r>
                        <w:t>Examensarbete 15 hp</w:t>
                      </w:r>
                    </w:p>
                    <w:p w14:paraId="2D3B0033" w14:textId="77777777" w:rsidR="008C25C4" w:rsidRDefault="008C25C4">
                      <w:pPr>
                        <w:pStyle w:val="TextBox"/>
                      </w:pPr>
                      <w:r>
                        <w:t>Data- och systemvetenskap</w:t>
                      </w:r>
                    </w:p>
                    <w:p w14:paraId="4B8363D7" w14:textId="77777777" w:rsidR="008C25C4" w:rsidRDefault="008C25C4">
                      <w:pPr>
                        <w:pStyle w:val="Textruta"/>
                      </w:pPr>
                      <w:r>
                        <w:t xml:space="preserve">Kurs- eller utbildningsprogram (180 hp) </w:t>
                      </w:r>
                    </w:p>
                    <w:p w14:paraId="0A9A1B9B" w14:textId="77777777" w:rsidR="008C25C4" w:rsidRDefault="008C25C4">
                      <w:pPr>
                        <w:pStyle w:val="Textruta"/>
                      </w:pPr>
                      <w:r>
                        <w:t>Höst-/Vårterminen 2018</w:t>
                      </w:r>
                    </w:p>
                    <w:p w14:paraId="5521BD62" w14:textId="77777777" w:rsidR="008C25C4" w:rsidRDefault="008C25C4">
                      <w:pPr>
                        <w:pStyle w:val="Textruta"/>
                      </w:pPr>
                      <w:r>
                        <w:t>Handledare: Robert Ramberg</w:t>
                      </w:r>
                    </w:p>
                    <w:p w14:paraId="0A6B3BA9" w14:textId="77777777" w:rsidR="008C25C4" w:rsidRDefault="008C25C4">
                      <w:pPr>
                        <w:pStyle w:val="Textruta"/>
                      </w:pPr>
                      <w:r>
                        <w:t>Granskare: Förnamn Efternamn</w:t>
                      </w:r>
                    </w:p>
                    <w:p w14:paraId="4EDC7AD1" w14:textId="77777777" w:rsidR="008C25C4" w:rsidRDefault="008C25C4">
                      <w:pPr>
                        <w:pStyle w:val="Textruta"/>
                        <w:rPr>
                          <w:lang w:val="en-US"/>
                        </w:rPr>
                      </w:pPr>
                      <w:r>
                        <w:rPr>
                          <w:lang w:val="en-US"/>
                        </w:rPr>
                        <w:t>English title: Evaluation of pedagogical models as a platform for the refinement of courses at the e-learning company Grade</w:t>
                      </w:r>
                    </w:p>
                    <w:p w14:paraId="7B607525" w14:textId="77777777" w:rsidR="008C25C4" w:rsidRDefault="008C25C4">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rd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rdtext"/>
      </w:pPr>
      <w:r>
        <w:t>Skrivs i relevansordning.</w:t>
      </w:r>
    </w:p>
    <w:p w14:paraId="687F5E65" w14:textId="77777777" w:rsidR="00825704" w:rsidRDefault="00825704">
      <w:pPr>
        <w:pStyle w:val="Brdtext"/>
      </w:pPr>
    </w:p>
    <w:p w14:paraId="79553E2D" w14:textId="77777777" w:rsidR="00825704" w:rsidRDefault="00825704">
      <w:pPr>
        <w:pStyle w:val="Brd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rd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B43996">
      <w:pPr>
        <w:pStyle w:val="Figurfrteckning"/>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rdtext"/>
        <w:rPr>
          <w:color w:val="B41723"/>
        </w:rPr>
      </w:pPr>
      <w:r>
        <w:rPr>
          <w:color w:val="B41723"/>
        </w:rPr>
        <w:t>Abstract: …Some sentances defining e-learning and indicating its growing utilization… I takt med ökade användning av e-learning har forskning av pedagogik modeler anpassade för e-kurser också utvecklats och används ofta hos ELC som en plattform att bygga kurspedagogiken på. Working from a pedagogic model specifically designed for e-learning provides a strong framework from which to further build the e-learning course according to the needs of the company for which the course is designed. Furthermore, it provides specific goals which, in hindsight, can be effectivley evaluated by the course designing company to provide concreate information regarding the quality of the delievered product. In this study we…</w:t>
      </w:r>
    </w:p>
    <w:p w14:paraId="14EF83B6" w14:textId="77777777" w:rsidR="00825704" w:rsidRDefault="00825704">
      <w:pPr>
        <w:pStyle w:val="Brdtext"/>
        <w:rPr>
          <w:rFonts w:ascii="Verdana" w:hAnsi="Verdana"/>
          <w:sz w:val="24"/>
        </w:rPr>
      </w:pPr>
    </w:p>
    <w:p w14:paraId="439C8FEB" w14:textId="77777777" w:rsidR="00825704" w:rsidRDefault="00747957">
      <w:pPr>
        <w:pStyle w:val="Brdtext"/>
        <w:rPr>
          <w:rFonts w:ascii="Verdana" w:hAnsi="Verdana"/>
          <w:sz w:val="28"/>
          <w:szCs w:val="28"/>
        </w:rPr>
      </w:pPr>
      <w:r>
        <w:rPr>
          <w:rFonts w:ascii="Verdana" w:hAnsi="Verdana"/>
          <w:sz w:val="24"/>
        </w:rPr>
        <w:t>Bakgrund</w:t>
      </w:r>
    </w:p>
    <w:p w14:paraId="684A0A0D" w14:textId="77777777" w:rsidR="00825704" w:rsidRDefault="00825704">
      <w:pPr>
        <w:pStyle w:val="Brdtext"/>
      </w:pPr>
    </w:p>
    <w:p w14:paraId="7B709333" w14:textId="77777777" w:rsidR="00825704" w:rsidRDefault="00747957">
      <w:pPr>
        <w:pStyle w:val="Brd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rdtext"/>
        <w:rPr>
          <w:rFonts w:ascii="Verdana" w:hAnsi="Verdana"/>
          <w:sz w:val="24"/>
        </w:rPr>
      </w:pPr>
    </w:p>
    <w:p w14:paraId="4337F770" w14:textId="77777777" w:rsidR="00825704" w:rsidRDefault="00747957">
      <w:pPr>
        <w:pStyle w:val="Brd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rdtext"/>
      </w:pPr>
    </w:p>
    <w:p w14:paraId="65B6B734" w14:textId="77777777" w:rsidR="00825704" w:rsidRDefault="00747957">
      <w:pPr>
        <w:pStyle w:val="Brd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rdtext"/>
      </w:pPr>
    </w:p>
    <w:p w14:paraId="3BC31263" w14:textId="77777777" w:rsidR="00825704" w:rsidRDefault="00747957">
      <w:pPr>
        <w:pStyle w:val="Brd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rdtext"/>
      </w:pPr>
    </w:p>
    <w:p w14:paraId="0D3B87EF" w14:textId="77777777" w:rsidR="00825704" w:rsidRDefault="00747957">
      <w:pPr>
        <w:pStyle w:val="Brd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rd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Beskrivning"/>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rdtext"/>
      </w:pPr>
    </w:p>
    <w:p w14:paraId="075AB577" w14:textId="77777777" w:rsidR="00825704" w:rsidRDefault="00747957">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företag som är ute efter att utbilda sin personal med användandet av e-learning-based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Storyline,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rdtext"/>
        <w:spacing w:line="600" w:lineRule="auto"/>
        <w:rPr>
          <w:szCs w:val="22"/>
        </w:rPr>
      </w:pPr>
      <w:r>
        <w:rPr>
          <w:szCs w:val="22"/>
        </w:rPr>
        <w:t xml:space="preserve">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(Dabbagh, 2005). Det finns pedagogiska modeller som är används mycket inom e-lärandet och hjälper ELF att utnyttja sina kunskaper och redskap för att främja meningsfull kunskapsförvärv (Dabbagh,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 xml:space="preserve">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(Pange and Pange,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(Yeh, 2009; Kauchak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(Yeh, 2009). Modellen fokuserar på att studenten presenteras ett problem och ska lösa det självständigt med hjälp av en tydlig design ska samt studenten frivilligt vilja upptäcka lärandet (Yeh, 2009). Det sociokulturella perspektivet handlar om att delta i socialt för att lära sig, till exempel görs det ofta i form av små studentgrupper för att skaffa kunskaper gemensamt. Målet är att förstå hur meningsfullt innehållet är för lärandet (Brodie,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rdtext"/>
        <w:rPr>
          <w:rFonts w:eastAsiaTheme="minorHAnsi"/>
          <w:lang w:eastAsia="en-US"/>
        </w:rPr>
      </w:pPr>
    </w:p>
    <w:p w14:paraId="401F8C53" w14:textId="77777777" w:rsidR="00825704" w:rsidRDefault="00747957">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45D0CB79" w:rsidR="00825704" w:rsidRDefault="00747957">
      <w:pPr>
        <w:pStyle w:val="Brdtext"/>
        <w:spacing w:line="600" w:lineRule="auto"/>
      </w:pPr>
      <w:r>
        <w:rPr>
          <w:szCs w:val="22"/>
        </w:rPr>
        <w:lastRenderedPageBreak/>
        <w:t>För nuvarande anpassar Grade sina e-</w:t>
      </w:r>
      <w:r w:rsidR="001A59A3">
        <w:rPr>
          <w:szCs w:val="22"/>
        </w:rPr>
        <w:t xml:space="preserve">kurser efter vad EIF kräver och </w:t>
      </w:r>
      <w:r w:rsidR="001367ED">
        <w:rPr>
          <w:szCs w:val="22"/>
        </w:rPr>
        <w:t xml:space="preserve">arbetar genom att använda </w:t>
      </w:r>
      <w:r>
        <w:rPr>
          <w:szCs w:val="22"/>
        </w:rPr>
        <w:t>ett antal</w:t>
      </w:r>
      <w:r w:rsidR="007709E2">
        <w:rPr>
          <w:szCs w:val="22"/>
        </w:rPr>
        <w:t xml:space="preserve"> </w:t>
      </w:r>
      <w:r w:rsidR="00EA06BC">
        <w:rPr>
          <w:szCs w:val="22"/>
        </w:rPr>
        <w:t xml:space="preserve">pedagogiska </w:t>
      </w:r>
      <w:r>
        <w:rPr>
          <w:szCs w:val="22"/>
        </w:rPr>
        <w:t>riktlinjer</w:t>
      </w:r>
      <w:commentRangeStart w:id="3"/>
      <w:r>
        <w:rPr>
          <w:szCs w:val="22"/>
        </w:rPr>
        <w:t>.</w:t>
      </w:r>
      <w:commentRangeEnd w:id="3"/>
      <w:r>
        <w:commentReference w:id="3"/>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 xml:space="preserve">de två andra perspektivens respektive modeller.  DIM resultaten tyder på att den </w:t>
      </w:r>
      <w:r w:rsidR="00EA06BC">
        <w:rPr>
          <w:szCs w:val="22"/>
        </w:rPr>
        <w:t xml:space="preserve">modell </w:t>
      </w:r>
      <w:r>
        <w:rPr>
          <w:szCs w:val="22"/>
        </w:rPr>
        <w:t>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r>
        <w:rPr>
          <w:szCs w:val="22"/>
        </w:rPr>
        <w:t xml:space="preserve"> 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rd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4" w:name="_Toc391456181"/>
      <w:bookmarkEnd w:id="4"/>
      <w:r>
        <w:rPr>
          <w:lang w:val="sv-SE"/>
        </w:rPr>
        <w:lastRenderedPageBreak/>
        <w:t>Metod</w:t>
      </w:r>
    </w:p>
    <w:p w14:paraId="2E045475" w14:textId="77777777" w:rsidR="00825704" w:rsidRDefault="00747957">
      <w:pPr>
        <w:pStyle w:val="Heading21"/>
        <w:numPr>
          <w:ilvl w:val="1"/>
          <w:numId w:val="2"/>
        </w:numPr>
      </w:pPr>
      <w:bookmarkStart w:id="5" w:name="_Toc391456182"/>
      <w:bookmarkEnd w:id="5"/>
      <w:r>
        <w:t>Intervjun</w:t>
      </w:r>
    </w:p>
    <w:p w14:paraId="1CC30696" w14:textId="77777777" w:rsidR="00655899" w:rsidRDefault="00655899" w:rsidP="00655899">
      <w:pPr>
        <w:tabs>
          <w:tab w:val="left" w:pos="1134"/>
        </w:tabs>
        <w:spacing w:line="600" w:lineRule="auto"/>
        <w:rPr>
          <w:rFonts w:cs="Times New Roman"/>
        </w:rPr>
      </w:pPr>
    </w:p>
    <w:p w14:paraId="1CE4CF56" w14:textId="66740EA1" w:rsidR="00227BC5" w:rsidRPr="00BE6D9D" w:rsidRDefault="00655899" w:rsidP="00986A77">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w:t>
      </w:r>
      <w:r w:rsidR="00E514CE">
        <w:rPr>
          <w:rFonts w:cs="Times New Roman"/>
        </w:rPr>
        <w:t>Tre pedagogiska perspektiv ino</w:t>
      </w:r>
      <w:r w:rsidR="00933601">
        <w:rPr>
          <w:rFonts w:cs="Times New Roman"/>
        </w:rPr>
        <w:t>m lärandet</w:t>
      </w:r>
      <w:r w:rsidR="008D05DF">
        <w:rPr>
          <w:rFonts w:cs="Times New Roman"/>
        </w:rPr>
        <w:t xml:space="preserve">, </w:t>
      </w:r>
      <w:r w:rsidR="008D05DF">
        <w:rPr>
          <w:rFonts w:eastAsia="Times New Roman" w:cs="Times New Roman"/>
          <w:lang w:eastAsia="sv-SE"/>
        </w:rPr>
        <w:t>associativ, konstruktivism, sociokulturellt,</w:t>
      </w:r>
      <w:r w:rsidR="00933601">
        <w:rPr>
          <w:rFonts w:cs="Times New Roman"/>
        </w:rPr>
        <w:t xml:space="preserve"> har tidigare beskrivits</w:t>
      </w:r>
      <w:r w:rsidR="00E514CE">
        <w:rPr>
          <w:rFonts w:cs="Times New Roman"/>
        </w:rPr>
        <w:t xml:space="preserve"> och </w:t>
      </w:r>
      <w:commentRangeStart w:id="6"/>
      <w:r w:rsidR="00933601">
        <w:rPr>
          <w:rFonts w:cs="Times New Roman"/>
        </w:rPr>
        <w:t>redogjorts med</w:t>
      </w:r>
      <w:r w:rsidR="00E514CE">
        <w:rPr>
          <w:rFonts w:cs="Times New Roman"/>
        </w:rPr>
        <w:t xml:space="preserve"> 17 olika modeller</w:t>
      </w:r>
      <w:commentRangeEnd w:id="6"/>
      <w:r w:rsidR="008D05DF">
        <w:rPr>
          <w:rStyle w:val="Kommentarsreferens"/>
        </w:rPr>
        <w:commentReference w:id="6"/>
      </w:r>
      <w:r w:rsidR="00E514CE">
        <w:rPr>
          <w:rFonts w:cs="Times New Roman"/>
        </w:rPr>
        <w:t xml:space="preserve"> </w:t>
      </w:r>
      <w:r w:rsidR="002B3900">
        <w:rPr>
          <w:rFonts w:cs="Times New Roman"/>
        </w:rPr>
        <w:t xml:space="preserve">som passar för e-lärande </w:t>
      </w:r>
      <w:r w:rsidR="00E514CE">
        <w:rPr>
          <w:rFonts w:cs="Times New Roman"/>
        </w:rPr>
        <w:t>inom perspektiv</w:t>
      </w:r>
      <w:r w:rsidR="00933601">
        <w:rPr>
          <w:rFonts w:cs="Times New Roman"/>
        </w:rPr>
        <w:t>en</w:t>
      </w:r>
      <w:r w:rsidR="00E514CE">
        <w:rPr>
          <w:rFonts w:cs="Times New Roman"/>
        </w:rPr>
        <w:t xml:space="preserve"> </w:t>
      </w:r>
      <w:r w:rsidR="00E514CE">
        <w:t>(Conole (2010), Mayes &amp; Freitas (2004))</w:t>
      </w:r>
      <w:r>
        <w:t xml:space="preserve">.  Vi utnyttjade </w:t>
      </w:r>
      <w:r w:rsidR="00820DBA">
        <w:t>detta upplägg</w:t>
      </w:r>
      <w:r w:rsidR="00E514CE">
        <w:t xml:space="preserve"> </w:t>
      </w:r>
      <w:r>
        <w:t xml:space="preserve">för att </w:t>
      </w:r>
      <w:r w:rsidR="002B3900">
        <w:t xml:space="preserve">sammanfatta </w:t>
      </w:r>
      <w:r>
        <w:t>de pedagogiska perspektiven och modellerna för att därefter välja en representativ modell från varje perspektiv.</w:t>
      </w:r>
      <w:r w:rsidR="00241D3C">
        <w:t xml:space="preserve"> När representativa modeller valdes tog vi hänsyn till hur representativa de var för perspektiven genom att jämföra modell kriteriet och uteslutande modeller där kriteriet skiljde sig markant från andra modeller i perspektivet.</w:t>
      </w:r>
      <w:r>
        <w:t xml:space="preserve"> </w:t>
      </w:r>
      <w:commentRangeStart w:id="7"/>
      <w:del w:id="8" w:author="Olivia Imner" w:date="2018-07-15T11:36:00Z">
        <w:r w:rsidR="00276242" w:rsidRPr="00B31BFD" w:rsidDel="0051165E">
          <w:rPr>
            <w:color w:val="FF0000"/>
          </w:rPr>
          <w:delText xml:space="preserve">För att få fram vilken enskild modell som skulle representera </w:delText>
        </w:r>
        <w:r w:rsidR="00820DBA" w:rsidRPr="00B31BFD" w:rsidDel="0051165E">
          <w:rPr>
            <w:color w:val="FF0000"/>
          </w:rPr>
          <w:delText>respektive</w:delText>
        </w:r>
        <w:r w:rsidR="00276242" w:rsidRPr="00B31BFD" w:rsidDel="0051165E">
          <w:rPr>
            <w:color w:val="FF0000"/>
          </w:rPr>
          <w:delText xml:space="preserve"> </w:delText>
        </w:r>
        <w:r w:rsidR="00820DBA" w:rsidRPr="00B31BFD" w:rsidDel="0051165E">
          <w:rPr>
            <w:color w:val="FF0000"/>
          </w:rPr>
          <w:delText>perspektiv</w:delText>
        </w:r>
        <w:r w:rsidR="008F4EBE" w:rsidRPr="00B31BFD" w:rsidDel="0051165E">
          <w:rPr>
            <w:color w:val="FF0000"/>
          </w:rPr>
          <w:delText>, analyserades instruktionerna för at</w:delText>
        </w:r>
        <w:r w:rsidR="004F7F6B" w:rsidRPr="00B31BFD" w:rsidDel="0051165E">
          <w:rPr>
            <w:color w:val="FF0000"/>
          </w:rPr>
          <w:delText>t praktiskt använda modellerna och undersöka hur väl den passade in för att uppnå perspektivens grunder.</w:delText>
        </w:r>
        <w:commentRangeEnd w:id="7"/>
        <w:r w:rsidR="008D05DF" w:rsidDel="0051165E">
          <w:rPr>
            <w:rStyle w:val="Kommentarsreferens"/>
          </w:rPr>
          <w:commentReference w:id="7"/>
        </w:r>
        <w:r w:rsidR="004F7F6B" w:rsidRPr="00B31BFD" w:rsidDel="0051165E">
          <w:rPr>
            <w:color w:val="FF0000"/>
          </w:rPr>
          <w:delText xml:space="preserve"> </w:delText>
        </w:r>
      </w:del>
      <w:commentRangeStart w:id="9"/>
      <w:r w:rsidR="00804A02">
        <w:t xml:space="preserve">Sedan </w:t>
      </w:r>
      <w:r w:rsidR="00241D3C">
        <w:t xml:space="preserve">tog vi hänsyn till kriterium från </w:t>
      </w:r>
      <w:r w:rsidR="00804A02">
        <w:t xml:space="preserve">Grade </w:t>
      </w:r>
      <w:r w:rsidR="00241D3C">
        <w:t xml:space="preserve">som skulle omedelbart göra vissa modeller olämpliga att använda. </w:t>
      </w:r>
      <w:r w:rsidR="00B30C83">
        <w:t>Dessa kriterier</w:t>
      </w:r>
      <w:r w:rsidR="00241D3C">
        <w:t xml:space="preserve"> var, till exempel, modeller som hindrar arbetet med ett stort </w:t>
      </w:r>
      <w:r>
        <w:t>nätverk med diverse verksamhetsområden</w:t>
      </w:r>
      <w:r w:rsidR="0051165E">
        <w:t xml:space="preserve"> eller modeller som </w:t>
      </w:r>
      <w:r>
        <w:t xml:space="preserve">kräver </w:t>
      </w:r>
      <w:r w:rsidR="0051165E">
        <w:t>ett djupgående förståelse av bakomliggande material eller målgruppen.</w:t>
      </w:r>
      <w:r w:rsidR="00B66D8C">
        <w:t xml:space="preserve">. </w:t>
      </w:r>
      <w:commentRangeEnd w:id="9"/>
      <w:r w:rsidR="008D05DF">
        <w:rPr>
          <w:rStyle w:val="Kommentarsreferens"/>
        </w:rPr>
        <w:commentReference w:id="9"/>
      </w:r>
      <w:r w:rsidR="00B66D8C">
        <w:t>Baserat på kriteri</w:t>
      </w:r>
      <w:r w:rsidR="00804A02">
        <w:t xml:space="preserve">erna valde vi </w:t>
      </w:r>
      <w:r>
        <w:t xml:space="preserve">DIM, ATM, KLM </w:t>
      </w:r>
      <w:r w:rsidR="00AE338D">
        <w:t xml:space="preserve">modellerna </w:t>
      </w:r>
      <w:r>
        <w:t xml:space="preserve">från </w:t>
      </w:r>
      <w:r w:rsidR="00AE338D">
        <w:t>vartdera</w:t>
      </w:r>
      <w:r w:rsidR="00F72CAA">
        <w:t xml:space="preserve"> </w:t>
      </w:r>
      <w:r w:rsidR="00AE338D">
        <w:rPr>
          <w:rFonts w:eastAsia="Times New Roman" w:cs="Times New Roman"/>
          <w:lang w:eastAsia="sv-SE"/>
        </w:rPr>
        <w:t xml:space="preserve">perspektivet </w:t>
      </w:r>
      <w:r>
        <w:rPr>
          <w:rFonts w:eastAsia="Times New Roman" w:cs="Times New Roman"/>
          <w:lang w:eastAsia="sv-SE"/>
        </w:rPr>
        <w:t>associativ, konstruktivism, och sociokulturellt</w:t>
      </w:r>
      <w:r w:rsidR="00AE338D">
        <w:rPr>
          <w:rFonts w:eastAsia="Times New Roman" w:cs="Times New Roman"/>
          <w:lang w:eastAsia="sv-SE"/>
        </w:rPr>
        <w:t>, respektive</w:t>
      </w:r>
      <w:r>
        <w:rPr>
          <w:rFonts w:eastAsia="Times New Roman" w:cs="Times New Roman"/>
          <w:lang w:eastAsia="sv-SE"/>
        </w:rPr>
        <w:t>.</w:t>
      </w:r>
      <w:r w:rsidR="004F7F6B">
        <w:rPr>
          <w:rFonts w:eastAsia="Times New Roman" w:cs="Times New Roman"/>
          <w:lang w:eastAsia="sv-SE"/>
        </w:rPr>
        <w:t xml:space="preserve"> Slutligen </w:t>
      </w:r>
      <w:r w:rsidR="003B1CEA">
        <w:rPr>
          <w:rFonts w:eastAsia="Times New Roman" w:cs="Times New Roman"/>
          <w:lang w:eastAsia="sv-SE"/>
        </w:rPr>
        <w:t>utnyttjades</w:t>
      </w:r>
      <w:r>
        <w:rPr>
          <w:rFonts w:eastAsia="Times New Roman" w:cs="Times New Roman"/>
          <w:lang w:eastAsia="sv-SE"/>
        </w:rPr>
        <w:t xml:space="preserve"> </w:t>
      </w:r>
      <w:r>
        <w:t xml:space="preserve">Conole (2010), och Mayes och Freitas (2004) studier för att analysera och sammanställa modellerna </w:t>
      </w:r>
      <w:r w:rsidR="00F72E8A">
        <w:t xml:space="preserve">i form av en </w:t>
      </w:r>
      <w:r>
        <w:t xml:space="preserve">förklarande </w:t>
      </w:r>
      <w:r w:rsidR="004F7F6B">
        <w:t>faktauppställning</w:t>
      </w:r>
      <w:r w:rsidR="003B1CEA">
        <w:t xml:space="preserve"> (</w:t>
      </w:r>
      <w:r w:rsidR="00B30C83">
        <w:t>Bilaga</w:t>
      </w:r>
      <w:r w:rsidR="003B1CEA">
        <w:t xml:space="preserve"> 1)</w:t>
      </w:r>
      <w:r w:rsidR="00163545">
        <w:t xml:space="preserve">. </w:t>
      </w:r>
      <w:r w:rsidR="00AE338D">
        <w:t>Målet med t</w:t>
      </w:r>
      <w:r w:rsidR="00163545">
        <w:t xml:space="preserve">abellen </w:t>
      </w:r>
      <w:r w:rsidR="00AE338D">
        <w:t>var att sammanfatta alla modell</w:t>
      </w:r>
      <w:r>
        <w:t>faser</w:t>
      </w:r>
      <w:r w:rsidR="003B1CEA">
        <w:t xml:space="preserve"> och element</w:t>
      </w:r>
      <w:r w:rsidR="00163545">
        <w:t xml:space="preserve"> </w:t>
      </w:r>
      <w:r w:rsidR="00AE338D">
        <w:t>på ett</w:t>
      </w:r>
      <w:r w:rsidR="00163545">
        <w:t xml:space="preserve"> </w:t>
      </w:r>
      <w:r w:rsidR="00121C55">
        <w:t>jämförbart</w:t>
      </w:r>
      <w:r w:rsidR="00AE338D">
        <w:t xml:space="preserve"> sätt</w:t>
      </w:r>
      <w:r w:rsidR="00163545">
        <w:t xml:space="preserve"> </w:t>
      </w:r>
      <w:r w:rsidR="003B1CEA">
        <w:t>där de motsvara</w:t>
      </w:r>
      <w:r w:rsidR="00227BC5">
        <w:t xml:space="preserve"> varandr</w:t>
      </w:r>
      <w:r w:rsidR="003B1CEA">
        <w:t>a</w:t>
      </w:r>
      <w:r w:rsidR="00AE338D">
        <w:t xml:space="preserve"> i en så stor utsträckning som möjligt</w:t>
      </w:r>
      <w:r>
        <w:t xml:space="preserve">. </w:t>
      </w:r>
      <w:r w:rsidR="00637801">
        <w:t xml:space="preserve">Genom att använda tabellen kunde vi </w:t>
      </w:r>
      <w:r w:rsidR="00AE338D">
        <w:t xml:space="preserve">sedan </w:t>
      </w:r>
      <w:r w:rsidR="00637801">
        <w:lastRenderedPageBreak/>
        <w:t>skapa påståenden för intervjun</w:t>
      </w:r>
      <w:r w:rsidR="00AE338D">
        <w:t xml:space="preserve"> som täcker v</w:t>
      </w:r>
      <w:r w:rsidR="00121C55">
        <w:t>a</w:t>
      </w:r>
      <w:r w:rsidR="00AE338D">
        <w:t xml:space="preserve">rje modell </w:t>
      </w:r>
      <w:r w:rsidR="00121C55">
        <w:t>fas</w:t>
      </w:r>
      <w:r w:rsidR="00AE338D">
        <w:t xml:space="preserve"> och element. Detta resulterade i</w:t>
      </w:r>
      <w:r w:rsidR="00637801">
        <w:t xml:space="preserve"> mellan 2-4 påståenden per </w:t>
      </w:r>
      <w:r w:rsidR="00AD10EB">
        <w:t>element</w:t>
      </w:r>
      <w:r w:rsidR="00637801">
        <w:t xml:space="preserve">. </w:t>
      </w:r>
      <w:r w:rsidR="00BE6D9D">
        <w:t>P</w:t>
      </w:r>
      <w:r w:rsidR="00637801">
        <w:t>åståendena</w:t>
      </w:r>
      <w:r w:rsidR="00BE6D9D">
        <w:t xml:space="preserve"> i intervjun</w:t>
      </w:r>
      <w:r w:rsidR="00637801">
        <w:t xml:space="preserve"> var designade till att bli</w:t>
      </w:r>
      <w:r w:rsidR="00BE6D9D">
        <w:t xml:space="preserve"> bedömd på en skala mellan </w:t>
      </w:r>
      <w:commentRangeStart w:id="10"/>
      <w:r w:rsidR="00BE6D9D">
        <w:t xml:space="preserve">1-5 </w:t>
      </w:r>
      <w:commentRangeEnd w:id="10"/>
      <w:r w:rsidR="003E410F">
        <w:rPr>
          <w:rStyle w:val="Kommentarsreferens"/>
        </w:rPr>
        <w:commentReference w:id="10"/>
      </w:r>
      <w:r w:rsidR="00121C55">
        <w:t xml:space="preserve">, där 1 </w:t>
      </w:r>
      <w:r w:rsidR="00AD10EB">
        <w:t xml:space="preserve">motsvarar instämmer inte alls och 5 motsvarar instämmer helt </w:t>
      </w:r>
      <w:r w:rsidR="00BE6D9D">
        <w:t>(Bilaga 1) och passade för att ta reda på</w:t>
      </w:r>
      <w:r w:rsidR="00227BC5">
        <w:t xml:space="preserve"> Grade outsagda riktlinjer. </w:t>
      </w:r>
      <w:r w:rsidR="00905CDF">
        <w:t xml:space="preserve">Poängen från intervju sammanställdes och </w:t>
      </w:r>
      <w:r w:rsidR="00905CDF">
        <w:rPr>
          <w:rFonts w:eastAsia="Times New Roman" w:cs="Times New Roman"/>
          <w:lang w:eastAsia="sv-SE"/>
        </w:rPr>
        <w:t xml:space="preserve">beroende </w:t>
      </w:r>
      <w:r w:rsidR="00BE6D9D">
        <w:rPr>
          <w:rFonts w:eastAsia="Times New Roman" w:cs="Times New Roman"/>
          <w:lang w:eastAsia="sv-SE"/>
        </w:rPr>
        <w:t>det högsta genomsnittliga värdet</w:t>
      </w:r>
      <w:r w:rsidR="00905CDF">
        <w:rPr>
          <w:rFonts w:eastAsia="Times New Roman" w:cs="Times New Roman"/>
          <w:lang w:eastAsia="sv-SE"/>
        </w:rPr>
        <w:t xml:space="preserve"> som utdelades från påståendena har </w:t>
      </w:r>
      <w:r w:rsidR="00AD10EB">
        <w:rPr>
          <w:rFonts w:eastAsia="Times New Roman" w:cs="Times New Roman"/>
          <w:lang w:eastAsia="sv-SE"/>
        </w:rPr>
        <w:t xml:space="preserve">det mest passande pedagogiska perspektivet och </w:t>
      </w:r>
      <w:commentRangeStart w:id="11"/>
      <w:r w:rsidR="00905CDF">
        <w:rPr>
          <w:rFonts w:eastAsia="Times New Roman" w:cs="Times New Roman"/>
          <w:lang w:eastAsia="sv-SE"/>
        </w:rPr>
        <w:t>en pe</w:t>
      </w:r>
      <w:r w:rsidR="001C3B4B">
        <w:rPr>
          <w:rFonts w:eastAsia="Times New Roman" w:cs="Times New Roman"/>
          <w:lang w:eastAsia="sv-SE"/>
        </w:rPr>
        <w:t>dagogisk modell utsetts för att få reda på</w:t>
      </w:r>
      <w:r w:rsidR="00AD10EB">
        <w:rPr>
          <w:rFonts w:eastAsia="Times New Roman" w:cs="Times New Roman"/>
          <w:lang w:eastAsia="sv-SE"/>
        </w:rPr>
        <w:t xml:space="preserve"> vilken pedagogisk ansats Grade innehar</w:t>
      </w:r>
      <w:r w:rsidR="00905CDF">
        <w:rPr>
          <w:rFonts w:eastAsia="Times New Roman" w:cs="Times New Roman"/>
          <w:lang w:eastAsia="sv-SE"/>
        </w:rPr>
        <w:t>.</w:t>
      </w:r>
      <w:commentRangeEnd w:id="11"/>
      <w:r w:rsidR="009231B0">
        <w:rPr>
          <w:rStyle w:val="Kommentarsreferens"/>
        </w:rPr>
        <w:commentReference w:id="11"/>
      </w:r>
    </w:p>
    <w:p w14:paraId="1B33053F" w14:textId="77777777" w:rsidR="00825704" w:rsidRDefault="00747957">
      <w:pPr>
        <w:pStyle w:val="Heading21"/>
        <w:numPr>
          <w:ilvl w:val="1"/>
          <w:numId w:val="2"/>
        </w:numPr>
      </w:pPr>
      <w:bookmarkStart w:id="12" w:name="_Toc391456183"/>
      <w:r>
        <w:t>Utvärdering</w:t>
      </w:r>
      <w:bookmarkEnd w:id="12"/>
      <w:r>
        <w:t xml:space="preserve"> </w:t>
      </w:r>
    </w:p>
    <w:p w14:paraId="0F5CFB5C" w14:textId="77777777" w:rsidR="00825704" w:rsidRDefault="00825704">
      <w:pPr>
        <w:tabs>
          <w:tab w:val="left" w:pos="1134"/>
        </w:tabs>
        <w:spacing w:line="480" w:lineRule="auto"/>
        <w:rPr>
          <w:rFonts w:cs="Times New Roman"/>
        </w:rPr>
      </w:pPr>
    </w:p>
    <w:p w14:paraId="7D23B81C" w14:textId="5E7A7852" w:rsidR="00825704" w:rsidRDefault="00A276C0">
      <w:pPr>
        <w:tabs>
          <w:tab w:val="left" w:pos="1134"/>
        </w:tabs>
        <w:spacing w:line="600" w:lineRule="auto"/>
        <w:rPr>
          <w:rFonts w:eastAsia="Times New Roman" w:cs="Times New Roman"/>
          <w:lang w:eastAsia="sv-SE"/>
        </w:rPr>
      </w:pPr>
      <w:commentRangeStart w:id="13"/>
      <w:r>
        <w:rPr>
          <w:rFonts w:eastAsia="Times New Roman" w:cs="Times New Roman"/>
          <w:lang w:eastAsia="sv-SE"/>
        </w:rPr>
        <w:t xml:space="preserve">Målet med att utvärdera </w:t>
      </w:r>
      <w:r w:rsidR="001C3B4B">
        <w:rPr>
          <w:rFonts w:eastAsia="Times New Roman" w:cs="Times New Roman"/>
          <w:lang w:eastAsia="sv-SE"/>
        </w:rPr>
        <w:t xml:space="preserve">fyra e-kurser </w:t>
      </w:r>
      <w:r w:rsidR="00061989">
        <w:rPr>
          <w:rFonts w:eastAsia="Times New Roman" w:cs="Times New Roman"/>
          <w:lang w:eastAsia="sv-SE"/>
        </w:rPr>
        <w:t>hade skälet</w:t>
      </w:r>
      <w:r>
        <w:rPr>
          <w:rFonts w:eastAsia="Times New Roman" w:cs="Times New Roman"/>
          <w:lang w:eastAsia="sv-SE"/>
        </w:rPr>
        <w:t xml:space="preserve"> </w:t>
      </w:r>
      <w:r w:rsidR="00A9420D">
        <w:rPr>
          <w:rFonts w:eastAsia="Times New Roman" w:cs="Times New Roman"/>
          <w:lang w:eastAsia="sv-SE"/>
        </w:rPr>
        <w:t xml:space="preserve">till </w:t>
      </w:r>
      <w:r>
        <w:rPr>
          <w:rFonts w:eastAsia="Times New Roman" w:cs="Times New Roman"/>
          <w:lang w:eastAsia="sv-SE"/>
        </w:rPr>
        <w:t xml:space="preserve">att </w:t>
      </w:r>
      <w:r w:rsidR="00A9420D">
        <w:rPr>
          <w:rFonts w:eastAsia="Times New Roman" w:cs="Times New Roman"/>
          <w:lang w:eastAsia="sv-SE"/>
        </w:rPr>
        <w:t>evaluera</w:t>
      </w:r>
      <w:r w:rsidR="005715B4">
        <w:rPr>
          <w:rFonts w:eastAsia="Times New Roman" w:cs="Times New Roman"/>
          <w:lang w:eastAsia="sv-SE"/>
        </w:rPr>
        <w:t xml:space="preserve"> </w:t>
      </w:r>
      <w:r w:rsidR="00A9420D">
        <w:rPr>
          <w:rFonts w:eastAsia="Times New Roman" w:cs="Times New Roman"/>
          <w:lang w:eastAsia="sv-SE"/>
        </w:rPr>
        <w:t xml:space="preserve">kvalitén av </w:t>
      </w:r>
      <w:r w:rsidR="005715B4">
        <w:rPr>
          <w:rFonts w:eastAsia="Times New Roman" w:cs="Times New Roman"/>
          <w:lang w:eastAsia="sv-SE"/>
        </w:rPr>
        <w:t xml:space="preserve">kurserna </w:t>
      </w:r>
      <w:r w:rsidR="00A9420D">
        <w:rPr>
          <w:rFonts w:eastAsia="Times New Roman" w:cs="Times New Roman"/>
          <w:lang w:eastAsia="sv-SE"/>
        </w:rPr>
        <w:t xml:space="preserve">och </w:t>
      </w:r>
      <w:r w:rsidR="001C3B4B">
        <w:rPr>
          <w:rFonts w:eastAsia="Times New Roman" w:cs="Times New Roman"/>
          <w:lang w:eastAsia="sv-SE"/>
        </w:rPr>
        <w:t xml:space="preserve">om en </w:t>
      </w:r>
      <w:r w:rsidR="005715B4">
        <w:rPr>
          <w:rFonts w:eastAsia="Times New Roman" w:cs="Times New Roman"/>
          <w:lang w:eastAsia="sv-SE"/>
        </w:rPr>
        <w:t xml:space="preserve">implementation av </w:t>
      </w:r>
      <w:r w:rsidR="00BE6D9D">
        <w:rPr>
          <w:rFonts w:eastAsia="Times New Roman" w:cs="Times New Roman"/>
          <w:lang w:eastAsia="sv-SE"/>
        </w:rPr>
        <w:t>DIM</w:t>
      </w:r>
      <w:r w:rsidR="001C3B4B">
        <w:rPr>
          <w:rFonts w:eastAsia="Times New Roman" w:cs="Times New Roman"/>
          <w:lang w:eastAsia="sv-SE"/>
        </w:rPr>
        <w:t xml:space="preserve"> skulle ske</w:t>
      </w:r>
      <w:r w:rsidR="005715B4">
        <w:rPr>
          <w:rFonts w:eastAsia="Times New Roman" w:cs="Times New Roman"/>
          <w:lang w:eastAsia="sv-SE"/>
        </w:rPr>
        <w:t xml:space="preserve">. </w:t>
      </w:r>
      <w:commentRangeEnd w:id="13"/>
      <w:r w:rsidR="005B5632">
        <w:rPr>
          <w:rStyle w:val="Kommentarsreferens"/>
        </w:rPr>
        <w:commentReference w:id="13"/>
      </w:r>
      <w:r w:rsidR="001C3B4B">
        <w:rPr>
          <w:rFonts w:eastAsia="Times New Roman" w:cs="Times New Roman"/>
          <w:lang w:eastAsia="sv-SE"/>
        </w:rPr>
        <w:t xml:space="preserve">  Vi summerade</w:t>
      </w:r>
      <w:commentRangeStart w:id="14"/>
      <w:r w:rsidR="00BE6D9D">
        <w:rPr>
          <w:rFonts w:eastAsia="Times New Roman" w:cs="Times New Roman"/>
          <w:lang w:eastAsia="sv-SE"/>
        </w:rPr>
        <w:t xml:space="preserve"> </w:t>
      </w:r>
      <w:commentRangeEnd w:id="14"/>
      <w:r w:rsidR="005B5632">
        <w:rPr>
          <w:rStyle w:val="Kommentarsreferens"/>
        </w:rPr>
        <w:commentReference w:id="14"/>
      </w:r>
      <w:r w:rsidR="001C3B4B">
        <w:rPr>
          <w:rFonts w:eastAsia="Times New Roman" w:cs="Times New Roman"/>
          <w:lang w:eastAsia="sv-SE"/>
        </w:rPr>
        <w:t xml:space="preserve">det viktigaste </w:t>
      </w:r>
      <w:r w:rsidR="00DA0CAF">
        <w:rPr>
          <w:rFonts w:eastAsia="Times New Roman" w:cs="Times New Roman"/>
          <w:lang w:eastAsia="sv-SE"/>
        </w:rPr>
        <w:t>angående DIM för att kunna sammanställa</w:t>
      </w:r>
      <w:r w:rsidR="00BE6D9D">
        <w:rPr>
          <w:rFonts w:eastAsia="Times New Roman" w:cs="Times New Roman"/>
          <w:lang w:eastAsia="sv-SE"/>
        </w:rPr>
        <w:t xml:space="preserve"> </w:t>
      </w:r>
      <w:r w:rsidR="00DA0CAF">
        <w:rPr>
          <w:rFonts w:eastAsia="Times New Roman" w:cs="Times New Roman"/>
          <w:lang w:eastAsia="sv-SE"/>
        </w:rPr>
        <w:t>modell</w:t>
      </w:r>
      <w:r w:rsidR="000270D5">
        <w:rPr>
          <w:rFonts w:eastAsia="Times New Roman" w:cs="Times New Roman"/>
          <w:lang w:eastAsia="sv-SE"/>
        </w:rPr>
        <w:t xml:space="preserve">elementen </w:t>
      </w:r>
      <w:r w:rsidR="00DA0CAF">
        <w:rPr>
          <w:rFonts w:eastAsia="Times New Roman" w:cs="Times New Roman"/>
          <w:lang w:eastAsia="sv-SE"/>
        </w:rPr>
        <w:t>och använda det</w:t>
      </w:r>
      <w:r w:rsidR="000270D5">
        <w:rPr>
          <w:rFonts w:eastAsia="Times New Roman" w:cs="Times New Roman"/>
          <w:lang w:eastAsia="sv-SE"/>
        </w:rPr>
        <w:t xml:space="preserve"> för att utforma ett for</w:t>
      </w:r>
      <w:r w:rsidR="00061989">
        <w:rPr>
          <w:rFonts w:eastAsia="Times New Roman" w:cs="Times New Roman"/>
          <w:lang w:eastAsia="sv-SE"/>
        </w:rPr>
        <w:t>mulär (Bilaga 1</w:t>
      </w:r>
      <w:r w:rsidR="00B30C83">
        <w:rPr>
          <w:rFonts w:eastAsia="Times New Roman" w:cs="Times New Roman"/>
          <w:lang w:eastAsia="sv-SE"/>
        </w:rPr>
        <w:t xml:space="preserve">, </w:t>
      </w:r>
      <w:commentRangeStart w:id="15"/>
      <w:r w:rsidR="00B30C83" w:rsidRPr="00B30C83">
        <w:rPr>
          <w:rFonts w:eastAsia="Times New Roman" w:cs="Times New Roman"/>
          <w:color w:val="FF0000"/>
          <w:lang w:eastAsia="sv-SE"/>
        </w:rPr>
        <w:t>ref</w:t>
      </w:r>
      <w:r w:rsidR="00B30C83">
        <w:rPr>
          <w:rFonts w:eastAsia="Times New Roman" w:cs="Times New Roman"/>
          <w:color w:val="FF0000"/>
          <w:lang w:eastAsia="sv-SE"/>
        </w:rPr>
        <w:t>erens</w:t>
      </w:r>
      <w:commentRangeEnd w:id="15"/>
      <w:r w:rsidR="00B30C83">
        <w:rPr>
          <w:rStyle w:val="Kommentarsreferens"/>
        </w:rPr>
        <w:commentReference w:id="15"/>
      </w:r>
      <w:r w:rsidR="00B30C83">
        <w:rPr>
          <w:rFonts w:eastAsia="Times New Roman" w:cs="Times New Roman"/>
          <w:color w:val="FF0000"/>
          <w:lang w:eastAsia="sv-SE"/>
        </w:rPr>
        <w:t xml:space="preserve"> </w:t>
      </w:r>
      <w:r w:rsidR="000270D5">
        <w:rPr>
          <w:rFonts w:eastAsia="Times New Roman" w:cs="Times New Roman"/>
          <w:lang w:eastAsia="sv-SE"/>
        </w:rPr>
        <w:t>).</w:t>
      </w:r>
      <w:commentRangeStart w:id="16"/>
      <w:r w:rsidR="0034335C">
        <w:rPr>
          <w:rFonts w:eastAsia="Times New Roman" w:cs="Times New Roman"/>
          <w:lang w:eastAsia="sv-SE"/>
        </w:rPr>
        <w:t xml:space="preserve"> </w:t>
      </w:r>
      <w:commentRangeEnd w:id="16"/>
      <w:r w:rsidR="00B3082F">
        <w:rPr>
          <w:rStyle w:val="Kommentarsreferens"/>
        </w:rPr>
        <w:commentReference w:id="16"/>
      </w:r>
      <w:r w:rsidR="00AA66BD">
        <w:rPr>
          <w:rFonts w:eastAsia="Times New Roman" w:cs="Times New Roman"/>
          <w:lang w:eastAsia="sv-SE"/>
        </w:rPr>
        <w:t xml:space="preserve">Med hjälp av </w:t>
      </w:r>
      <w:r w:rsidR="005B5632">
        <w:rPr>
          <w:rFonts w:eastAsia="Times New Roman" w:cs="Times New Roman"/>
          <w:lang w:eastAsia="sv-SE"/>
        </w:rPr>
        <w:t>formuläre</w:t>
      </w:r>
      <w:r w:rsidR="00061989">
        <w:rPr>
          <w:rFonts w:eastAsia="Times New Roman" w:cs="Times New Roman"/>
          <w:lang w:eastAsia="sv-SE"/>
        </w:rPr>
        <w:t>t</w:t>
      </w:r>
      <w:ins w:id="17" w:author="Jason Serviss" w:date="2018-07-15T10:03:00Z">
        <w:r w:rsidR="005B5632">
          <w:rPr>
            <w:rFonts w:eastAsia="Times New Roman" w:cs="Times New Roman"/>
            <w:lang w:eastAsia="sv-SE"/>
          </w:rPr>
          <w:t xml:space="preserve"> </w:t>
        </w:r>
      </w:ins>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w:t>
      </w:r>
      <w:r w:rsidR="003E410F">
        <w:rPr>
          <w:rFonts w:eastAsia="Times New Roman" w:cs="Times New Roman"/>
          <w:lang w:eastAsia="sv-SE"/>
        </w:rPr>
        <w:t xml:space="preserve">med </w:t>
      </w:r>
      <w:r w:rsidR="00747957">
        <w:rPr>
          <w:rFonts w:eastAsia="Times New Roman" w:cs="Times New Roman"/>
          <w:lang w:eastAsia="sv-SE"/>
        </w:rPr>
        <w:t>genomsnitt 4 påståenden per fas och 1-2 påståenden per element</w:t>
      </w:r>
      <w:r w:rsidR="00061989">
        <w:rPr>
          <w:rFonts w:eastAsia="Times New Roman" w:cs="Times New Roman"/>
          <w:lang w:eastAsia="sv-SE"/>
        </w:rPr>
        <w:t xml:space="preserve"> (Bilaga 3)</w:t>
      </w:r>
      <w:r w:rsidR="00747957">
        <w:rPr>
          <w:rFonts w:eastAsia="Times New Roman" w:cs="Times New Roman"/>
          <w:lang w:eastAsia="sv-SE"/>
        </w:rPr>
        <w:t>.</w:t>
      </w:r>
      <w:r w:rsidR="003E410F">
        <w:rPr>
          <w:rFonts w:eastAsia="Times New Roman" w:cs="Times New Roman"/>
          <w:lang w:eastAsia="sv-SE"/>
        </w:rPr>
        <w:t xml:space="preserve"> F</w:t>
      </w:r>
      <w:r w:rsidR="00747957">
        <w:rPr>
          <w:rFonts w:eastAsia="Times New Roman" w:cs="Times New Roman"/>
          <w:lang w:eastAsia="sv-SE"/>
        </w:rPr>
        <w:t xml:space="preserve">yra </w:t>
      </w:r>
      <w:r w:rsidR="001137FC">
        <w:rPr>
          <w:rFonts w:eastAsia="Times New Roman" w:cs="Times New Roman"/>
          <w:lang w:eastAsia="sv-SE"/>
        </w:rPr>
        <w:t xml:space="preserve">slumpmässigt </w:t>
      </w:r>
      <w:r w:rsidR="00747957">
        <w:rPr>
          <w:rFonts w:eastAsia="Times New Roman" w:cs="Times New Roman"/>
          <w:lang w:eastAsia="sv-SE"/>
        </w:rPr>
        <w:t>utvalda kurserna</w:t>
      </w:r>
      <w:r w:rsidR="00BE6D9D">
        <w:rPr>
          <w:rFonts w:eastAsia="Times New Roman" w:cs="Times New Roman"/>
          <w:lang w:eastAsia="sv-SE"/>
        </w:rPr>
        <w:t xml:space="preserve"> från 2017</w:t>
      </w:r>
      <w:r w:rsidR="00747957">
        <w:rPr>
          <w:rFonts w:eastAsia="Times New Roman" w:cs="Times New Roman"/>
          <w:lang w:eastAsia="sv-SE"/>
        </w:rPr>
        <w:t xml:space="preserve"> </w:t>
      </w:r>
      <w:commentRangeStart w:id="18"/>
      <w:r w:rsidR="00747957">
        <w:rPr>
          <w:rFonts w:eastAsia="Times New Roman" w:cs="Times New Roman"/>
          <w:lang w:eastAsia="sv-SE"/>
        </w:rPr>
        <w:t xml:space="preserve">utvärderades </w:t>
      </w:r>
      <w:commentRangeEnd w:id="18"/>
      <w:r w:rsidR="005B5632">
        <w:rPr>
          <w:rStyle w:val="Kommentarsreferens"/>
        </w:rPr>
        <w:commentReference w:id="18"/>
      </w:r>
      <w:r w:rsidR="00747957">
        <w:rPr>
          <w:rFonts w:eastAsia="Times New Roman" w:cs="Times New Roman"/>
          <w:lang w:eastAsia="sv-SE"/>
        </w:rPr>
        <w:t xml:space="preserve">med hjälp av de 17 påståendena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w:t>
      </w:r>
      <w:r w:rsidR="000270D5">
        <w:rPr>
          <w:rFonts w:eastAsia="Times New Roman" w:cs="Times New Roman"/>
          <w:lang w:eastAsia="sv-SE"/>
        </w:rPr>
        <w:t>Resultatet analyserades genom att använda ett bedömningssystem från 1-5</w:t>
      </w:r>
      <w:r w:rsidR="001C1432">
        <w:rPr>
          <w:rFonts w:eastAsia="Times New Roman" w:cs="Times New Roman"/>
          <w:lang w:eastAsia="sv-SE"/>
        </w:rPr>
        <w:t>, där 1 motsvarar instämmer inte alls och 5 motsvarar instämmer helt</w:t>
      </w:r>
      <w:r w:rsidR="00C16491">
        <w:rPr>
          <w:rFonts w:eastAsia="Times New Roman" w:cs="Times New Roman"/>
          <w:lang w:eastAsia="sv-SE"/>
        </w:rPr>
        <w:t>. Resultatet presenteras genom att visa poängens utspridning tillsammans med pedagogiska modellerna, poängens utspridning tillsammans med DIM’s faser och elemen</w:t>
      </w:r>
      <w:r w:rsidR="00411AC9">
        <w:rPr>
          <w:rFonts w:eastAsia="Times New Roman" w:cs="Times New Roman"/>
          <w:lang w:eastAsia="sv-SE"/>
        </w:rPr>
        <w:t xml:space="preserve">t, </w:t>
      </w:r>
      <w:r w:rsidR="00C16491">
        <w:rPr>
          <w:rFonts w:eastAsia="Times New Roman" w:cs="Times New Roman"/>
          <w:lang w:eastAsia="sv-SE"/>
        </w:rPr>
        <w:t>kurserna tillsammans med DIM faser oc</w:t>
      </w:r>
      <w:r w:rsidR="00411AC9">
        <w:rPr>
          <w:rFonts w:eastAsia="Times New Roman" w:cs="Times New Roman"/>
          <w:lang w:eastAsia="sv-SE"/>
        </w:rPr>
        <w:t xml:space="preserve">h element, samt genomsnittligt medelpoäng i alla fyra </w:t>
      </w:r>
      <w:r w:rsidR="00B30C83">
        <w:rPr>
          <w:rFonts w:eastAsia="Times New Roman" w:cs="Times New Roman"/>
          <w:lang w:eastAsia="sv-SE"/>
        </w:rPr>
        <w:t>e-kurser.</w:t>
      </w:r>
      <w:commentRangeStart w:id="19"/>
      <w:r w:rsidR="00D8629F">
        <w:rPr>
          <w:rFonts w:eastAsia="Times New Roman" w:cs="Times New Roman"/>
          <w:lang w:eastAsia="sv-SE"/>
        </w:rPr>
        <w:t xml:space="preserve"> </w:t>
      </w:r>
      <w:commentRangeEnd w:id="19"/>
      <w:r w:rsidR="003E410F">
        <w:rPr>
          <w:rStyle w:val="Kommentarsreferens"/>
        </w:rPr>
        <w:commentReference w:id="19"/>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1243884A" w14:textId="77777777" w:rsidR="00637801" w:rsidRDefault="00637801">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20" w:name="_Toc391456184"/>
      <w:bookmarkEnd w:id="20"/>
      <w:r>
        <w:rPr>
          <w:lang w:val="sv-SE"/>
        </w:rPr>
        <w:lastRenderedPageBreak/>
        <w:t>Resultat</w:t>
      </w:r>
    </w:p>
    <w:p w14:paraId="680BBE1F" w14:textId="4444DF02" w:rsidR="00163545" w:rsidRDefault="00142218" w:rsidP="00163545">
      <w:pPr>
        <w:pStyle w:val="Brdtext"/>
        <w:spacing w:line="600" w:lineRule="auto"/>
        <w:rPr>
          <w:b/>
        </w:rPr>
      </w:pPr>
      <w:r>
        <w:rPr>
          <w:b/>
        </w:rPr>
        <w:t>Associativt per</w:t>
      </w:r>
      <w:r w:rsidR="00955DE5">
        <w:rPr>
          <w:b/>
        </w:rPr>
        <w:t>s</w:t>
      </w:r>
      <w:r>
        <w:rPr>
          <w:b/>
        </w:rPr>
        <w:t>pektiv och</w:t>
      </w:r>
      <w:r w:rsidR="00955DE5">
        <w:rPr>
          <w:b/>
        </w:rPr>
        <w:t xml:space="preserve"> DIM </w:t>
      </w:r>
      <w:r w:rsidR="00280F50">
        <w:rPr>
          <w:b/>
        </w:rPr>
        <w:t xml:space="preserve">motsvarar </w:t>
      </w:r>
      <w:r w:rsidR="00955DE5">
        <w:rPr>
          <w:b/>
        </w:rPr>
        <w:t xml:space="preserve">Grades nuvarande pedagogik </w:t>
      </w:r>
      <w:r>
        <w:rPr>
          <w:b/>
        </w:rPr>
        <w:t xml:space="preserve"> </w:t>
      </w:r>
    </w:p>
    <w:p w14:paraId="12539166" w14:textId="595000EE" w:rsidR="00E01008" w:rsidRPr="005359E1" w:rsidRDefault="00E01008" w:rsidP="00163545">
      <w:pPr>
        <w:pStyle w:val="Brdtext"/>
        <w:spacing w:line="600" w:lineRule="auto"/>
        <w:rPr>
          <w:szCs w:val="22"/>
        </w:rPr>
      </w:pPr>
      <w:r w:rsidRPr="00111B6A">
        <w:rPr>
          <w:color w:val="353535"/>
          <w:szCs w:val="22"/>
        </w:rPr>
        <w:t>För att kunna svara på vilket pedagogiskt perspektiv som ligger närmast den strategi som Grade använder idag</w:t>
      </w:r>
      <w:r w:rsidR="00280F50">
        <w:rPr>
          <w:color w:val="353535"/>
          <w:szCs w:val="22"/>
        </w:rPr>
        <w:t xml:space="preserve">, genomfördes det en evaluering med hjälp av en intervju. </w:t>
      </w:r>
      <w:r w:rsidR="002B13B6">
        <w:rPr>
          <w:color w:val="353535"/>
          <w:szCs w:val="22"/>
        </w:rPr>
        <w:t>Resultatet från intervjun användes för att bedöma vilket pedagogiskt perspektiv och respektive modell som uppvisade att passa Grade pedagogiska</w:t>
      </w:r>
      <w:commentRangeStart w:id="21"/>
      <w:r w:rsidR="00280F50">
        <w:rPr>
          <w:color w:val="353535"/>
          <w:szCs w:val="22"/>
        </w:rPr>
        <w:t xml:space="preserve"> ansats</w:t>
      </w:r>
      <w:r w:rsidR="00A864D8">
        <w:rPr>
          <w:color w:val="353535"/>
          <w:szCs w:val="22"/>
        </w:rPr>
        <w:t xml:space="preserve">. </w:t>
      </w:r>
      <w:commentRangeEnd w:id="21"/>
      <w:r w:rsidR="003E410F">
        <w:rPr>
          <w:rStyle w:val="Kommentarsreferens"/>
          <w:rFonts w:eastAsiaTheme="minorHAnsi" w:cstheme="minorBidi"/>
          <w:lang w:eastAsia="en-US"/>
        </w:rPr>
        <w:commentReference w:id="21"/>
      </w:r>
      <w:commentRangeStart w:id="22"/>
      <w:r w:rsidR="00280F50">
        <w:rPr>
          <w:color w:val="353535"/>
          <w:szCs w:val="22"/>
        </w:rPr>
        <w:t>För att</w:t>
      </w:r>
      <w:r w:rsidR="00E5670D">
        <w:rPr>
          <w:color w:val="353535"/>
          <w:szCs w:val="22"/>
        </w:rPr>
        <w:t xml:space="preserve"> fullfölja intervjun skapades e</w:t>
      </w:r>
      <w:r w:rsidR="00111B6A" w:rsidRPr="00111B6A">
        <w:rPr>
          <w:color w:val="353535"/>
          <w:szCs w:val="22"/>
        </w:rPr>
        <w:t xml:space="preserve">n </w:t>
      </w:r>
      <w:r w:rsidR="00B30C83">
        <w:rPr>
          <w:color w:val="353535"/>
          <w:szCs w:val="22"/>
        </w:rPr>
        <w:t>faktauppställning</w:t>
      </w:r>
      <w:r w:rsidR="00241365">
        <w:rPr>
          <w:szCs w:val="22"/>
        </w:rPr>
        <w:t xml:space="preserve"> av modellernas faser och element som var jämförbara och kunde motsvara varandra genom formulerade påståenden</w:t>
      </w:r>
      <w:r w:rsidR="00B30C83">
        <w:rPr>
          <w:szCs w:val="22"/>
        </w:rPr>
        <w:t xml:space="preserve"> (Bilaga 1, Bilaga 2)</w:t>
      </w:r>
      <w:r w:rsidR="00E5670D">
        <w:rPr>
          <w:szCs w:val="22"/>
        </w:rPr>
        <w:t>.</w:t>
      </w:r>
      <w:commentRangeEnd w:id="22"/>
      <w:r w:rsidR="008A3A97">
        <w:rPr>
          <w:szCs w:val="22"/>
        </w:rPr>
        <w:t xml:space="preserve"> </w:t>
      </w:r>
      <w:r w:rsidR="003E410F">
        <w:rPr>
          <w:rStyle w:val="Kommentarsreferens"/>
          <w:rFonts w:eastAsiaTheme="minorHAnsi" w:cstheme="minorBidi"/>
          <w:lang w:eastAsia="en-US"/>
        </w:rPr>
        <w:commentReference w:id="22"/>
      </w:r>
      <w:r w:rsidR="008A3A97">
        <w:rPr>
          <w:color w:val="353535"/>
          <w:szCs w:val="22"/>
        </w:rPr>
        <w:t>R</w:t>
      </w:r>
      <w:r w:rsidRPr="00111B6A">
        <w:rPr>
          <w:color w:val="353535"/>
          <w:szCs w:val="22"/>
        </w:rPr>
        <w:t xml:space="preserve">esultat från intervjun visar att DIM </w:t>
      </w:r>
      <w:r w:rsidR="008A3A97">
        <w:rPr>
          <w:color w:val="353535"/>
          <w:szCs w:val="22"/>
        </w:rPr>
        <w:t>har ett genomsnittlig</w:t>
      </w:r>
      <w:r w:rsidRPr="00111B6A">
        <w:rPr>
          <w:color w:val="353535"/>
          <w:szCs w:val="22"/>
        </w:rPr>
        <w:t xml:space="preserve"> högre poäng med ett medelvärde på 4,5 poäng, jämfört med ATM</w:t>
      </w:r>
      <w:r w:rsidR="00A53F6C">
        <w:rPr>
          <w:color w:val="353535"/>
          <w:szCs w:val="22"/>
        </w:rPr>
        <w:t xml:space="preserve"> (medelpoäng = 3)</w:t>
      </w:r>
      <w:r w:rsidRPr="00111B6A">
        <w:rPr>
          <w:color w:val="353535"/>
          <w:szCs w:val="22"/>
        </w:rPr>
        <w:t xml:space="preserve"> och KLM </w:t>
      </w:r>
      <w:r w:rsidR="00A53F6C">
        <w:rPr>
          <w:color w:val="353535"/>
          <w:szCs w:val="22"/>
        </w:rPr>
        <w:t xml:space="preserve">(medelpoäng = 4) </w:t>
      </w:r>
      <w:r w:rsidRPr="00111B6A">
        <w:rPr>
          <w:color w:val="353535"/>
          <w:szCs w:val="22"/>
        </w:rPr>
        <w:t>(Figur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w:t>
      </w:r>
      <w:r w:rsidR="00E5670D" w:rsidRPr="00E5670D">
        <w:t xml:space="preserve"> </w:t>
      </w:r>
      <w:r w:rsidR="00E5670D" w:rsidRPr="00E5670D">
        <w:rPr>
          <w:color w:val="353535"/>
          <w:szCs w:val="22"/>
        </w:rPr>
        <w:t xml:space="preserve">Dessa resultat tyder på att det associativa perspektivet ger den bästa matchningen </w:t>
      </w:r>
      <w:r w:rsidR="00E5670D">
        <w:rPr>
          <w:color w:val="353535"/>
          <w:szCs w:val="22"/>
        </w:rPr>
        <w:t xml:space="preserve">med Grades nuvarande pedagogiska </w:t>
      </w:r>
      <w:r w:rsidR="00553089">
        <w:rPr>
          <w:color w:val="353535"/>
          <w:szCs w:val="22"/>
        </w:rPr>
        <w:t>ansats</w:t>
      </w:r>
      <w:r w:rsidR="00E5670D" w:rsidRPr="00E5670D">
        <w:rPr>
          <w:color w:val="353535"/>
          <w:szCs w:val="22"/>
        </w:rPr>
        <w:t xml:space="preserve">. </w:t>
      </w:r>
      <w:r w:rsidR="006F0DAF">
        <w:rPr>
          <w:color w:val="353535"/>
          <w:szCs w:val="22"/>
        </w:rPr>
        <w:t>Påståendena i i</w:t>
      </w:r>
      <w:commentRangeStart w:id="23"/>
      <w:r w:rsidR="003C337C">
        <w:rPr>
          <w:color w:val="353535"/>
          <w:szCs w:val="22"/>
        </w:rPr>
        <w:t xml:space="preserve">ntervjun </w:t>
      </w:r>
      <w:r w:rsidR="006F0DAF">
        <w:rPr>
          <w:color w:val="353535"/>
          <w:szCs w:val="22"/>
        </w:rPr>
        <w:t>grupperades efter de olika modell</w:t>
      </w:r>
      <w:r w:rsidR="003C337C">
        <w:rPr>
          <w:color w:val="353535"/>
          <w:szCs w:val="22"/>
        </w:rPr>
        <w:t>faser</w:t>
      </w:r>
      <w:r w:rsidR="006F0DAF">
        <w:rPr>
          <w:color w:val="353535"/>
          <w:szCs w:val="22"/>
        </w:rPr>
        <w:t>na</w:t>
      </w:r>
      <w:r w:rsidR="003C337C">
        <w:rPr>
          <w:color w:val="353535"/>
          <w:szCs w:val="22"/>
        </w:rPr>
        <w:t xml:space="preserve"> </w:t>
      </w:r>
      <w:commentRangeEnd w:id="23"/>
      <w:r w:rsidR="0027195F">
        <w:rPr>
          <w:rStyle w:val="Kommentarsreferens"/>
          <w:rFonts w:eastAsiaTheme="minorHAnsi" w:cstheme="minorBidi"/>
          <w:lang w:eastAsia="en-US"/>
        </w:rPr>
        <w:commentReference w:id="23"/>
      </w:r>
      <w:r w:rsidR="006F0DAF">
        <w:rPr>
          <w:color w:val="353535"/>
          <w:szCs w:val="22"/>
        </w:rPr>
        <w:t xml:space="preserve">och </w:t>
      </w:r>
      <w:r w:rsidR="00CC3686">
        <w:rPr>
          <w:color w:val="353535"/>
          <w:szCs w:val="22"/>
        </w:rPr>
        <w:t xml:space="preserve">den modell som visade högst resultat var DIM </w:t>
      </w:r>
      <w:commentRangeStart w:id="24"/>
      <w:r w:rsidR="001E0A25">
        <w:rPr>
          <w:color w:val="353535"/>
          <w:szCs w:val="22"/>
        </w:rPr>
        <w:t>(Figur 1b)</w:t>
      </w:r>
      <w:commentRangeEnd w:id="24"/>
      <w:r w:rsidR="0027195F">
        <w:rPr>
          <w:rStyle w:val="Kommentarsreferens"/>
          <w:rFonts w:eastAsiaTheme="minorHAnsi" w:cstheme="minorBidi"/>
          <w:lang w:eastAsia="en-US"/>
        </w:rPr>
        <w:commentReference w:id="24"/>
      </w:r>
      <w:r w:rsidR="003C337C">
        <w:rPr>
          <w:color w:val="353535"/>
          <w:szCs w:val="22"/>
        </w:rPr>
        <w:t>.</w:t>
      </w:r>
      <w:r w:rsidR="00B236B7">
        <w:rPr>
          <w:color w:val="353535"/>
          <w:szCs w:val="22"/>
        </w:rPr>
        <w:t xml:space="preserve"> </w:t>
      </w:r>
    </w:p>
    <w:p w14:paraId="760E853C" w14:textId="7FD62CB1" w:rsidR="00AC7A1E" w:rsidRDefault="007314E0" w:rsidP="00AC7A1E">
      <w:pPr>
        <w:pStyle w:val="Brdtext"/>
        <w:keepNext/>
        <w:spacing w:line="600" w:lineRule="auto"/>
      </w:pPr>
      <w:r>
        <w:rPr>
          <w:rFonts w:eastAsiaTheme="minorHAnsi" w:cstheme="minorBidi"/>
          <w:noProof/>
          <w:sz w:val="18"/>
          <w:szCs w:val="18"/>
        </w:rPr>
        <w:lastRenderedPageBreak/>
        <w:drawing>
          <wp:inline distT="0" distB="0" distL="0" distR="0" wp14:anchorId="567D91DD" wp14:editId="33BA37A9">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5D237CD1" w14:textId="34F31C50" w:rsidR="008E4D93" w:rsidRDefault="00AC7A1E" w:rsidP="00AC7A1E">
      <w:pPr>
        <w:pStyle w:val="Beskrivning"/>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r w:rsidR="00A53F6C">
        <w:rPr>
          <w:b/>
          <w:i w:val="0"/>
        </w:rPr>
        <w:t>:</w:t>
      </w:r>
      <w:r w:rsidRPr="007378E8">
        <w:rPr>
          <w:b/>
          <w:i w:val="0"/>
        </w:rPr>
        <w:t xml:space="preserve"> </w:t>
      </w:r>
      <w:r w:rsidR="00C2339D">
        <w:rPr>
          <w:b/>
          <w:i w:val="0"/>
        </w:rPr>
        <w:t>Intervju faser och element</w:t>
      </w:r>
      <w:r>
        <w:rPr>
          <w:b/>
          <w:i w:val="0"/>
        </w:rPr>
        <w:t>.</w:t>
      </w:r>
      <w:r w:rsidR="00C2339D">
        <w:rPr>
          <w:b/>
          <w:i w:val="0"/>
        </w:rPr>
        <w:t xml:space="preserve"> </w:t>
      </w:r>
      <w:r>
        <w:rPr>
          <w:b/>
          <w:i w:val="0"/>
        </w:rPr>
        <w:t>A)</w:t>
      </w:r>
      <w:r>
        <w:rPr>
          <w:i w:val="0"/>
        </w:rPr>
        <w:t xml:space="preserve"> </w:t>
      </w:r>
      <w:r w:rsidR="00E1105D">
        <w:rPr>
          <w:i w:val="0"/>
        </w:rPr>
        <w:t>Punkterna</w:t>
      </w:r>
      <w:r w:rsidR="007378E8">
        <w:rPr>
          <w:i w:val="0"/>
        </w:rPr>
        <w:t xml:space="preserve"> </w:t>
      </w:r>
      <w:r w:rsidR="00E1105D">
        <w:rPr>
          <w:i w:val="0"/>
        </w:rPr>
        <w:t>presenterar</w:t>
      </w:r>
      <w:r w:rsidR="007378E8">
        <w:rPr>
          <w:i w:val="0"/>
        </w:rPr>
        <w:t xml:space="preserve"> </w:t>
      </w:r>
      <w:r w:rsidR="00E1105D">
        <w:rPr>
          <w:i w:val="0"/>
        </w:rPr>
        <w:t xml:space="preserve">utspridningen av </w:t>
      </w:r>
      <w:r w:rsidR="007378E8">
        <w:rPr>
          <w:i w:val="0"/>
        </w:rPr>
        <w:t xml:space="preserve">poängen </w:t>
      </w:r>
      <w:r w:rsidR="00E1105D">
        <w:rPr>
          <w:i w:val="0"/>
        </w:rPr>
        <w:t>och den</w:t>
      </w:r>
      <w:r w:rsidR="007378E8">
        <w:rPr>
          <w:i w:val="0"/>
        </w:rPr>
        <w:t xml:space="preserve"> vågräta linjen representerar medelvärdet av poängen. </w:t>
      </w:r>
      <w:r>
        <w:rPr>
          <w:b/>
          <w:i w:val="0"/>
        </w:rPr>
        <w:t>B</w:t>
      </w:r>
      <w:commentRangeStart w:id="25"/>
      <w:r w:rsidR="00591D37">
        <w:rPr>
          <w:b/>
          <w:i w:val="0"/>
        </w:rPr>
        <w:t>)</w:t>
      </w:r>
      <w:r>
        <w:rPr>
          <w:i w:val="0"/>
        </w:rPr>
        <w:t xml:space="preserve"> </w:t>
      </w:r>
      <w:commentRangeEnd w:id="25"/>
      <w:r w:rsidR="0027195F">
        <w:rPr>
          <w:rStyle w:val="Kommentarsreferens"/>
          <w:rFonts w:ascii="Times New Roman" w:hAnsi="Times New Roman"/>
          <w:bCs w:val="0"/>
          <w:i w:val="0"/>
        </w:rPr>
        <w:commentReference w:id="25"/>
      </w:r>
      <w:commentRangeStart w:id="26"/>
      <w:r w:rsidR="007378E8">
        <w:rPr>
          <w:i w:val="0"/>
        </w:rPr>
        <w:t xml:space="preserve">Diagrammet </w:t>
      </w:r>
      <w:r w:rsidR="00E01428">
        <w:rPr>
          <w:i w:val="0"/>
        </w:rPr>
        <w:t xml:space="preserve">har blivit uppdelad i </w:t>
      </w:r>
      <w:r w:rsidR="00E1105D">
        <w:rPr>
          <w:i w:val="0"/>
        </w:rPr>
        <w:t>sex olika</w:t>
      </w:r>
      <w:r w:rsidR="007378E8">
        <w:rPr>
          <w:i w:val="0"/>
        </w:rPr>
        <w:t xml:space="preserve"> faser</w:t>
      </w:r>
      <w:r w:rsidR="00E01428">
        <w:rPr>
          <w:i w:val="0"/>
        </w:rPr>
        <w:t xml:space="preserve"> i denna studie och </w:t>
      </w:r>
      <w:r w:rsidR="00E1105D">
        <w:rPr>
          <w:i w:val="0"/>
        </w:rPr>
        <w:t>användes för att sammanställa påståendena</w:t>
      </w:r>
      <w:r w:rsidR="00FA50FD">
        <w:rPr>
          <w:i w:val="0"/>
        </w:rPr>
        <w:t xml:space="preserve"> (frågans identifieringsnummer)</w:t>
      </w:r>
      <w:r w:rsidR="00C05AB6">
        <w:rPr>
          <w:i w:val="0"/>
        </w:rPr>
        <w:t xml:space="preserve"> </w:t>
      </w:r>
      <w:r w:rsidR="00047668">
        <w:rPr>
          <w:i w:val="0"/>
        </w:rPr>
        <w:t xml:space="preserve">i Bilaga 2 </w:t>
      </w:r>
      <w:r w:rsidR="00E1105D">
        <w:rPr>
          <w:i w:val="0"/>
        </w:rPr>
        <w:t>för intervjun</w:t>
      </w:r>
      <w:commentRangeEnd w:id="26"/>
      <w:r w:rsidR="0027195F">
        <w:rPr>
          <w:rStyle w:val="Kommentarsreferens"/>
          <w:rFonts w:ascii="Times New Roman" w:hAnsi="Times New Roman"/>
          <w:bCs w:val="0"/>
          <w:i w:val="0"/>
        </w:rPr>
        <w:commentReference w:id="26"/>
      </w:r>
      <w:r w:rsidR="00E1105D">
        <w:rPr>
          <w:i w:val="0"/>
        </w:rPr>
        <w:t xml:space="preserve">. </w:t>
      </w:r>
    </w:p>
    <w:p w14:paraId="0A70F045" w14:textId="77777777" w:rsidR="006C7A2E" w:rsidRDefault="006C7A2E">
      <w:pPr>
        <w:pStyle w:val="Brdtext"/>
        <w:spacing w:line="600" w:lineRule="auto"/>
      </w:pPr>
    </w:p>
    <w:p w14:paraId="43CCACB2" w14:textId="24C630D3" w:rsidR="00A810B3" w:rsidRDefault="00736EF5">
      <w:pPr>
        <w:pStyle w:val="Brdtext"/>
        <w:spacing w:line="600" w:lineRule="auto"/>
        <w:rPr>
          <w:b/>
        </w:rPr>
      </w:pPr>
      <w:r w:rsidRPr="00683F31">
        <w:rPr>
          <w:b/>
        </w:rPr>
        <w:t xml:space="preserve">DIM utvärdering </w:t>
      </w:r>
      <w:r w:rsidR="008C04DA" w:rsidRPr="00683F31">
        <w:rPr>
          <w:b/>
        </w:rPr>
        <w:t xml:space="preserve">resulterar i att </w:t>
      </w:r>
      <w:r w:rsidR="00353E52">
        <w:rPr>
          <w:b/>
        </w:rPr>
        <w:t xml:space="preserve">Presentations fasen presteras </w:t>
      </w:r>
      <w:r w:rsidR="00CA5359">
        <w:rPr>
          <w:b/>
        </w:rPr>
        <w:t>främst</w:t>
      </w:r>
      <w:r w:rsidR="00353E52">
        <w:rPr>
          <w:b/>
        </w:rPr>
        <w:t xml:space="preserve"> i Grades tidigare kurser</w:t>
      </w:r>
    </w:p>
    <w:p w14:paraId="7C3071A9" w14:textId="1E71F7E8" w:rsidR="00404664" w:rsidRDefault="003635F6">
      <w:pPr>
        <w:pStyle w:val="Brdtext"/>
        <w:spacing w:line="600" w:lineRule="auto"/>
      </w:pPr>
      <w:r>
        <w:t>För att kunna utvärdera fyra av Grades e-kurser</w:t>
      </w:r>
      <w:r w:rsidR="005D6ED2">
        <w:t>,</w:t>
      </w:r>
      <w:r>
        <w:t xml:space="preserve"> </w:t>
      </w:r>
      <w:r w:rsidR="00353E52">
        <w:t xml:space="preserve">gjorde vi en </w:t>
      </w:r>
      <w:r w:rsidR="005D6ED2">
        <w:t xml:space="preserve">evaluering över </w:t>
      </w:r>
      <w:r w:rsidR="00CA5359">
        <w:t>vilka kurselement</w:t>
      </w:r>
      <w:r>
        <w:t xml:space="preserve"> </w:t>
      </w:r>
      <w:r w:rsidR="00CA5359">
        <w:t xml:space="preserve">som </w:t>
      </w:r>
      <w:r w:rsidR="005D6ED2">
        <w:t>hade</w:t>
      </w:r>
      <w:r w:rsidR="00CA5359">
        <w:t xml:space="preserve"> kvalité enligt DIM</w:t>
      </w:r>
      <w:r w:rsidR="00404664">
        <w:t xml:space="preserve"> och det genomfördes på grund av att få kännedom om vad Grade ska fokusera på när DIM implementeras. G</w:t>
      </w:r>
      <w:r w:rsidR="00353E52">
        <w:t xml:space="preserve">enom </w:t>
      </w:r>
      <w:r w:rsidR="001E0A25">
        <w:t xml:space="preserve">att </w:t>
      </w:r>
      <w:commentRangeStart w:id="27"/>
      <w:r w:rsidR="001E0A25">
        <w:t>analysera DIM</w:t>
      </w:r>
      <w:r w:rsidR="006F7C3A">
        <w:t>’s</w:t>
      </w:r>
      <w:r w:rsidR="00404664">
        <w:t xml:space="preserve"> faser och element</w:t>
      </w:r>
      <w:r w:rsidR="001E0A25">
        <w:t xml:space="preserve"> </w:t>
      </w:r>
      <w:commentRangeEnd w:id="27"/>
      <w:r w:rsidR="00997DB2">
        <w:rPr>
          <w:rStyle w:val="Kommentarsreferens"/>
          <w:rFonts w:eastAsiaTheme="minorHAnsi" w:cstheme="minorBidi"/>
          <w:lang w:eastAsia="en-US"/>
        </w:rPr>
        <w:commentReference w:id="27"/>
      </w:r>
      <w:r w:rsidR="000E7838">
        <w:t>kunde vi</w:t>
      </w:r>
      <w:r w:rsidR="00353E52">
        <w:t xml:space="preserve"> </w:t>
      </w:r>
      <w:r w:rsidR="00404664">
        <w:t xml:space="preserve">sammanställa </w:t>
      </w:r>
      <w:r w:rsidR="000E7838">
        <w:t>påståenden som motsvarade modellens innehåll</w:t>
      </w:r>
      <w:r w:rsidR="00FA50FD">
        <w:t xml:space="preserve">, för att därefter kunna utvärdera kurserna efter DIM. </w:t>
      </w:r>
    </w:p>
    <w:p w14:paraId="21CA5D8B" w14:textId="5C603CA4" w:rsidR="00B62141" w:rsidRDefault="00A7729E">
      <w:pPr>
        <w:pStyle w:val="Brdtext"/>
        <w:spacing w:line="600" w:lineRule="auto"/>
        <w:rPr>
          <w:ins w:id="28" w:author="Olivia Imner" w:date="2018-07-07T12:55:00Z"/>
        </w:rPr>
      </w:pPr>
      <w:r>
        <w:t>U</w:t>
      </w:r>
      <w:r w:rsidR="005359E1">
        <w:t xml:space="preserve">tvärderingen </w:t>
      </w:r>
      <w:r w:rsidR="001E0A25">
        <w:t>visade</w:t>
      </w:r>
      <w:r w:rsidR="005359E1">
        <w:t xml:space="preserve"> </w:t>
      </w:r>
      <w:r>
        <w:t xml:space="preserve">att Presentations fasen hade ett </w:t>
      </w:r>
      <w:r w:rsidR="001E0A25">
        <w:t xml:space="preserve">genomsnittligt </w:t>
      </w:r>
      <w:r>
        <w:t>högt resultat</w:t>
      </w:r>
      <w:r w:rsidR="000E7838">
        <w:t xml:space="preserve"> (medelpoäng =</w:t>
      </w:r>
      <w:r>
        <w:t xml:space="preserve"> </w:t>
      </w:r>
      <w:r w:rsidR="000E7838">
        <w:t>3,5)</w:t>
      </w:r>
      <w:r w:rsidR="001E0A25">
        <w:t xml:space="preserve"> jämfört </w:t>
      </w:r>
      <w:r w:rsidR="00BF16BB">
        <w:t>med Bedömning och Utvärderings fasen (medelpoäng = 1,5)</w:t>
      </w:r>
      <w:r w:rsidR="007B28BC">
        <w:t xml:space="preserve"> (Figur 1a)</w:t>
      </w:r>
      <w:r w:rsidR="001E0A25">
        <w:t xml:space="preserve">. </w:t>
      </w:r>
      <w:r w:rsidR="00BF16BB">
        <w:t>DIM</w:t>
      </w:r>
      <w:r w:rsidR="007B28BC">
        <w:t>’s P</w:t>
      </w:r>
      <w:r w:rsidR="00BF16BB">
        <w:t>rakt</w:t>
      </w:r>
      <w:r w:rsidR="007B28BC">
        <w:t>ik fas uppvisade att ha ett medelmåttigt</w:t>
      </w:r>
      <w:r w:rsidR="00BF16BB">
        <w:t xml:space="preserve"> värde (medelpoäng = </w:t>
      </w:r>
      <w:r w:rsidR="007B28BC">
        <w:t>2,8</w:t>
      </w:r>
      <w:r w:rsidR="00BF16BB">
        <w:t xml:space="preserve">) </w:t>
      </w:r>
      <w:r w:rsidR="007B28BC">
        <w:t>jämfört med Övervakning och Återkoppling (medelpoäng = 2,2) (Figur 1a)</w:t>
      </w:r>
      <w:r>
        <w:t xml:space="preserve">. </w:t>
      </w:r>
      <w:r w:rsidR="00936648">
        <w:t xml:space="preserve">Varje fas i DIM innehöll element som visade olika resultat beroende hur poängen blev </w:t>
      </w:r>
      <w:r w:rsidR="00407482">
        <w:t>tilldelad</w:t>
      </w:r>
      <w:r w:rsidR="00936648">
        <w:t>.</w:t>
      </w:r>
      <w:r w:rsidR="00407482">
        <w:t xml:space="preserve"> </w:t>
      </w:r>
      <w:r w:rsidR="00936648">
        <w:t xml:space="preserve">I </w:t>
      </w:r>
      <w:r w:rsidR="00253310">
        <w:t xml:space="preserve">Presentations fasen </w:t>
      </w:r>
      <w:r w:rsidR="00936648">
        <w:t>visade elementet Förståelse</w:t>
      </w:r>
      <w:r w:rsidR="006F7C3A">
        <w:t xml:space="preserve"> </w:t>
      </w:r>
      <w:r w:rsidR="00253310">
        <w:t xml:space="preserve">en låg </w:t>
      </w:r>
      <w:r w:rsidR="006F7C3A">
        <w:lastRenderedPageBreak/>
        <w:t>poäng (medelpoäng = 1,5) j</w:t>
      </w:r>
      <w:r w:rsidR="00253310">
        <w:t xml:space="preserve">ämfört </w:t>
      </w:r>
      <w:r w:rsidR="009563EA">
        <w:t xml:space="preserve">med elementet </w:t>
      </w:r>
      <w:r w:rsidR="006F7C3A">
        <w:t>Erfarenheter</w:t>
      </w:r>
      <w:r w:rsidR="003D61DC">
        <w:t xml:space="preserve"> och Färdigheter som </w:t>
      </w:r>
      <w:r w:rsidR="00FA50FD">
        <w:t>resulterade i en</w:t>
      </w:r>
      <w:r w:rsidR="003D61DC">
        <w:t xml:space="preserve"> medelpoäng på 4,8</w:t>
      </w:r>
      <w:r w:rsidR="00FA50FD">
        <w:t xml:space="preserve"> </w:t>
      </w:r>
      <w:r w:rsidR="00936648">
        <w:t>(Figur 2b). Prak</w:t>
      </w:r>
      <w:r w:rsidR="00FA50FD">
        <w:t>tik fasen visade att elementet S</w:t>
      </w:r>
      <w:r w:rsidR="00936648">
        <w:t xml:space="preserve">jälvständiga övningar och </w:t>
      </w:r>
      <w:r w:rsidR="00F0181A">
        <w:t>P</w:t>
      </w:r>
      <w:r w:rsidR="00AB5870">
        <w:t xml:space="preserve">eriodisk </w:t>
      </w:r>
      <w:r w:rsidR="00843CD8">
        <w:t>Ö</w:t>
      </w:r>
      <w:r w:rsidR="00F0181A">
        <w:t xml:space="preserve">vervakning </w:t>
      </w:r>
      <w:r w:rsidR="00AB5870">
        <w:t xml:space="preserve">utgav </w:t>
      </w:r>
      <w:r w:rsidR="00843CD8">
        <w:t xml:space="preserve">ett enhetligt resultat (medelpoäng = </w:t>
      </w:r>
      <w:r w:rsidR="00AB5870">
        <w:t>2</w:t>
      </w:r>
      <w:r w:rsidR="00843CD8">
        <w:t>)</w:t>
      </w:r>
      <w:r w:rsidR="00AB5870">
        <w:t xml:space="preserve"> </w:t>
      </w:r>
      <w:r w:rsidR="00936648">
        <w:t xml:space="preserve">(Figur 2b). </w:t>
      </w:r>
      <w:r w:rsidR="009563EA">
        <w:t>Bedömning och Utvärderings fasen fick den lägsta poängen jämfört med alla av elementen i DIM oc</w:t>
      </w:r>
      <w:r w:rsidR="00843CD8">
        <w:t>h det visade sig att elementet V</w:t>
      </w:r>
      <w:r w:rsidR="009563EA">
        <w:t xml:space="preserve">alidering hade </w:t>
      </w:r>
      <w:r w:rsidR="00843CD8">
        <w:t>svagast</w:t>
      </w:r>
      <w:r w:rsidR="009563EA">
        <w:t xml:space="preserve"> resultat</w:t>
      </w:r>
      <w:r w:rsidR="00843CD8">
        <w:t xml:space="preserve"> (medelpoäng = 0,5)</w:t>
      </w:r>
      <w:r w:rsidR="009563EA">
        <w:t xml:space="preserve">. </w:t>
      </w:r>
      <w:r w:rsidR="00843CD8">
        <w:t>Övervakning och Å</w:t>
      </w:r>
      <w:r w:rsidR="00AB5870">
        <w:t>t</w:t>
      </w:r>
      <w:r w:rsidR="000B542D">
        <w:t xml:space="preserve">erkoppling fasen innehåller </w:t>
      </w:r>
      <w:r w:rsidR="00843CD8">
        <w:t>element</w:t>
      </w:r>
      <w:r w:rsidR="000B542D">
        <w:t>et</w:t>
      </w:r>
      <w:r w:rsidR="00843CD8">
        <w:t xml:space="preserve"> Ledtrådar och U</w:t>
      </w:r>
      <w:r w:rsidR="00AB5870">
        <w:t xml:space="preserve">ppmaningar </w:t>
      </w:r>
      <w:r w:rsidR="000B542D">
        <w:t xml:space="preserve">och resulterade med ett </w:t>
      </w:r>
      <w:r w:rsidR="00AB5870">
        <w:t xml:space="preserve">lågt resultat </w:t>
      </w:r>
      <w:r w:rsidR="000B542D">
        <w:t>(medelpoäng = 0,6), däremot</w:t>
      </w:r>
      <w:r w:rsidR="00AB5870">
        <w:t xml:space="preserve"> räddas</w:t>
      </w:r>
      <w:r w:rsidR="000B542D">
        <w:t xml:space="preserve"> den i </w:t>
      </w:r>
      <w:r w:rsidR="002C3537">
        <w:t xml:space="preserve">helhet fasen av att elementet </w:t>
      </w:r>
      <w:r w:rsidR="000B542D">
        <w:t>S</w:t>
      </w:r>
      <w:r w:rsidR="00AB5870">
        <w:t>upport</w:t>
      </w:r>
      <w:r w:rsidR="000B542D">
        <w:t xml:space="preserve"> har ett så högt resultat (medelpoäng = 3,8). Det betyder dock inte att elementet Ledtrådar och uppmaningar inte behöver uppmärksamhet</w:t>
      </w:r>
      <w:r w:rsidR="00AB5870">
        <w:t xml:space="preserve">. </w:t>
      </w:r>
      <w:commentRangeStart w:id="29"/>
      <w:r w:rsidR="00116C97">
        <w:t xml:space="preserve"> </w:t>
      </w:r>
      <w:commentRangeEnd w:id="29"/>
      <w:r w:rsidR="00DE4CA3">
        <w:rPr>
          <w:rStyle w:val="Kommentarsreferens"/>
          <w:rFonts w:eastAsiaTheme="minorHAnsi" w:cstheme="minorBidi"/>
          <w:lang w:eastAsia="en-US"/>
        </w:rPr>
        <w:commentReference w:id="29"/>
      </w:r>
      <w:r w:rsidR="00F0181A" w:rsidRPr="00F0181A">
        <w:t xml:space="preserve"> </w:t>
      </w:r>
      <w:r w:rsidR="00F0181A">
        <w:t xml:space="preserve">Sammanfattningsvis kan resultatet indikera att Grades kurser har ett </w:t>
      </w:r>
      <w:commentRangeStart w:id="30"/>
      <w:r w:rsidR="00F0181A">
        <w:t xml:space="preserve">material som fungerar när studenten </w:t>
      </w:r>
      <w:r w:rsidR="000B542D">
        <w:t>presenteras</w:t>
      </w:r>
      <w:r w:rsidR="00F0181A">
        <w:t xml:space="preserve"> till att gå kursen</w:t>
      </w:r>
      <w:commentRangeEnd w:id="30"/>
      <w:r w:rsidR="00F0181A">
        <w:rPr>
          <w:rStyle w:val="Kommentarsreferens"/>
          <w:rFonts w:eastAsiaTheme="minorHAnsi" w:cstheme="minorBidi"/>
          <w:lang w:eastAsia="en-US"/>
        </w:rPr>
        <w:commentReference w:id="30"/>
      </w:r>
      <w:r w:rsidR="00F0181A">
        <w:t xml:space="preserve"> </w:t>
      </w:r>
      <w:r w:rsidR="000B542D">
        <w:t xml:space="preserve">och </w:t>
      </w:r>
      <w:r w:rsidR="009563EA">
        <w:t>Bedömning och Utvärdering</w:t>
      </w:r>
      <w:r w:rsidR="000B542D">
        <w:t xml:space="preserve"> fasen har ett lägre resultat som indikerar på att arbete behöver läggas på elementet Validering i kurser </w:t>
      </w:r>
      <w:r w:rsidR="009563EA">
        <w:t>(Figur 2a</w:t>
      </w:r>
      <w:r w:rsidR="000B542D">
        <w:t>, Figur 2b</w:t>
      </w:r>
      <w:r w:rsidR="009563EA">
        <w:t>)</w:t>
      </w:r>
      <w:r w:rsidR="003D61DC">
        <w:t xml:space="preserve">. </w:t>
      </w:r>
      <w:r w:rsidR="00BF16BB">
        <w:rPr>
          <w:rStyle w:val="Kommentarsreferens"/>
          <w:rFonts w:eastAsiaTheme="minorHAnsi" w:cstheme="minorBidi"/>
          <w:lang w:eastAsia="en-US"/>
        </w:rPr>
        <w:commentReference w:id="31"/>
      </w:r>
    </w:p>
    <w:p w14:paraId="22D5C029" w14:textId="77777777" w:rsidR="00B62141" w:rsidRDefault="00B62141" w:rsidP="00B62141">
      <w:pPr>
        <w:rPr>
          <w:ins w:id="32" w:author="Olivia Imner" w:date="2018-07-07T12:56:00Z"/>
        </w:rPr>
      </w:pPr>
      <w:ins w:id="33" w:author="Olivia Imner" w:date="2018-07-07T12:56:00Z">
        <w:r>
          <w:rPr>
            <w:noProof/>
            <w:lang w:eastAsia="sv-SE"/>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34" w:author="Olivia Imner" w:date="2018-07-07T12:56:00Z"/>
          <w:b/>
        </w:rPr>
      </w:pPr>
    </w:p>
    <w:p w14:paraId="5D632DCF" w14:textId="0950B552" w:rsidR="00016F30" w:rsidRPr="009073ED" w:rsidRDefault="009F01CE" w:rsidP="00016F30">
      <w:pPr>
        <w:rPr>
          <w:rFonts w:ascii="Verdana" w:hAnsi="Verdana"/>
          <w:b/>
          <w:sz w:val="16"/>
          <w:szCs w:val="16"/>
        </w:rPr>
      </w:pPr>
      <w:r w:rsidRPr="009073ED">
        <w:rPr>
          <w:rFonts w:ascii="Verdana" w:hAnsi="Verdana"/>
          <w:b/>
          <w:sz w:val="16"/>
          <w:szCs w:val="16"/>
        </w:rPr>
        <w:t xml:space="preserve">Figur </w:t>
      </w:r>
      <w:ins w:id="35" w:author="Olivia Imner" w:date="2018-07-07T12:56:00Z">
        <w:r w:rsidR="00B62141" w:rsidRPr="009073ED">
          <w:rPr>
            <w:rFonts w:ascii="Verdana" w:hAnsi="Verdana"/>
            <w:b/>
            <w:sz w:val="16"/>
            <w:szCs w:val="16"/>
          </w:rPr>
          <w:fldChar w:fldCharType="begin"/>
        </w:r>
        <w:r w:rsidR="00B62141" w:rsidRPr="009073ED">
          <w:rPr>
            <w:rFonts w:ascii="Verdana" w:hAnsi="Verdana"/>
            <w:b/>
            <w:sz w:val="16"/>
            <w:szCs w:val="16"/>
          </w:rPr>
          <w:instrText xml:space="preserve"> SEQ Figur \* ARABIC </w:instrText>
        </w:r>
        <w:r w:rsidR="00B62141" w:rsidRPr="009073ED">
          <w:rPr>
            <w:rFonts w:ascii="Verdana" w:hAnsi="Verdana"/>
            <w:b/>
            <w:sz w:val="16"/>
            <w:szCs w:val="16"/>
          </w:rPr>
          <w:fldChar w:fldCharType="separate"/>
        </w:r>
      </w:ins>
      <w:r w:rsidR="00B62141" w:rsidRPr="009073ED">
        <w:rPr>
          <w:rFonts w:ascii="Verdana" w:hAnsi="Verdana"/>
          <w:b/>
          <w:noProof/>
          <w:sz w:val="16"/>
          <w:szCs w:val="16"/>
        </w:rPr>
        <w:t>2</w:t>
      </w:r>
      <w:ins w:id="36" w:author="Olivia Imner" w:date="2018-07-07T12:56:00Z">
        <w:r w:rsidR="00B62141" w:rsidRPr="009073ED">
          <w:rPr>
            <w:rFonts w:ascii="Verdana" w:hAnsi="Verdana"/>
            <w:b/>
            <w:sz w:val="16"/>
            <w:szCs w:val="16"/>
          </w:rPr>
          <w:fldChar w:fldCharType="end"/>
        </w:r>
      </w:ins>
      <w:r w:rsidR="00407482" w:rsidRPr="009073ED">
        <w:rPr>
          <w:rFonts w:ascii="Verdana" w:hAnsi="Verdana"/>
          <w:b/>
          <w:sz w:val="16"/>
          <w:szCs w:val="16"/>
        </w:rPr>
        <w:t xml:space="preserve">: </w:t>
      </w:r>
      <w:r w:rsidR="003D10D9">
        <w:rPr>
          <w:rFonts w:ascii="Verdana" w:hAnsi="Verdana"/>
          <w:b/>
          <w:sz w:val="16"/>
          <w:szCs w:val="16"/>
        </w:rPr>
        <w:t>DIM r</w:t>
      </w:r>
      <w:commentRangeStart w:id="37"/>
      <w:r w:rsidR="003D10D9">
        <w:rPr>
          <w:rFonts w:ascii="Verdana" w:hAnsi="Verdana"/>
          <w:b/>
          <w:sz w:val="16"/>
          <w:szCs w:val="16"/>
        </w:rPr>
        <w:t>e</w:t>
      </w:r>
      <w:r w:rsidR="00D45591">
        <w:rPr>
          <w:rFonts w:ascii="Verdana" w:hAnsi="Verdana"/>
          <w:b/>
          <w:sz w:val="16"/>
          <w:szCs w:val="16"/>
        </w:rPr>
        <w:t>sultatet per fas</w:t>
      </w:r>
      <w:r w:rsidR="003D10D9">
        <w:rPr>
          <w:rFonts w:ascii="Verdana" w:hAnsi="Verdana"/>
          <w:b/>
          <w:sz w:val="16"/>
          <w:szCs w:val="16"/>
        </w:rPr>
        <w:t xml:space="preserve">. Resultat per fas/element för </w:t>
      </w:r>
      <w:r w:rsidRPr="009073ED">
        <w:rPr>
          <w:rFonts w:ascii="Verdana" w:hAnsi="Verdana"/>
          <w:b/>
          <w:sz w:val="16"/>
          <w:szCs w:val="16"/>
        </w:rPr>
        <w:t xml:space="preserve">Grades </w:t>
      </w:r>
      <w:r w:rsidR="003D10D9">
        <w:rPr>
          <w:rFonts w:ascii="Verdana" w:hAnsi="Verdana"/>
          <w:b/>
          <w:sz w:val="16"/>
          <w:szCs w:val="16"/>
        </w:rPr>
        <w:t>tidigare</w:t>
      </w:r>
      <w:r w:rsidRPr="009073ED">
        <w:rPr>
          <w:rFonts w:ascii="Verdana" w:hAnsi="Verdana"/>
          <w:b/>
          <w:sz w:val="16"/>
          <w:szCs w:val="16"/>
        </w:rPr>
        <w:t xml:space="preserve"> kurser</w:t>
      </w:r>
      <w:commentRangeEnd w:id="37"/>
      <w:r w:rsidR="009742FA">
        <w:rPr>
          <w:rStyle w:val="Kommentarsreferens"/>
        </w:rPr>
        <w:commentReference w:id="37"/>
      </w:r>
      <w:r w:rsidRPr="009073ED">
        <w:rPr>
          <w:rFonts w:ascii="Verdana" w:hAnsi="Verdana"/>
          <w:b/>
          <w:sz w:val="16"/>
          <w:szCs w:val="16"/>
        </w:rPr>
        <w:t>.</w:t>
      </w:r>
      <w:r w:rsidR="00016F30" w:rsidRPr="009073ED">
        <w:rPr>
          <w:rFonts w:ascii="Verdana" w:hAnsi="Verdana"/>
          <w:b/>
          <w:sz w:val="16"/>
          <w:szCs w:val="16"/>
        </w:rPr>
        <w:t xml:space="preserve"> </w:t>
      </w:r>
    </w:p>
    <w:p w14:paraId="26383EF1" w14:textId="49BCFBBE" w:rsidR="00B62141" w:rsidRDefault="00B62141" w:rsidP="00B62141">
      <w:pPr>
        <w:pStyle w:val="Beskrivning"/>
        <w:rPr>
          <w:ins w:id="38" w:author="Olivia Imner" w:date="2018-07-07T12:56:00Z"/>
          <w:i w:val="0"/>
        </w:rPr>
      </w:pPr>
      <w:r>
        <w:rPr>
          <w:b/>
          <w:i w:val="0"/>
        </w:rPr>
        <w:t>A)</w:t>
      </w:r>
      <w:r>
        <w:rPr>
          <w:i w:val="0"/>
        </w:rPr>
        <w:t xml:space="preserve"> </w:t>
      </w:r>
      <w:r w:rsidR="000F129C">
        <w:rPr>
          <w:i w:val="0"/>
        </w:rPr>
        <w:t>Punkterna</w:t>
      </w:r>
      <w:r w:rsidR="009F01CE">
        <w:rPr>
          <w:i w:val="0"/>
        </w:rPr>
        <w:t xml:space="preserve"> representerar poäng från vardera DIM fas och den vågräta linjen representerar medelvärdet. </w:t>
      </w:r>
      <w:r>
        <w:rPr>
          <w:b/>
          <w:i w:val="0"/>
        </w:rPr>
        <w:t>B)</w:t>
      </w:r>
      <w:r>
        <w:rPr>
          <w:i w:val="0"/>
        </w:rPr>
        <w:t xml:space="preserve"> </w:t>
      </w:r>
      <w:r w:rsidR="009F01CE">
        <w:rPr>
          <w:i w:val="0"/>
        </w:rPr>
        <w:t xml:space="preserve">DIM </w:t>
      </w:r>
      <w:r w:rsidR="00324B55">
        <w:rPr>
          <w:i w:val="0"/>
        </w:rPr>
        <w:t xml:space="preserve">faser och element presenteras </w:t>
      </w:r>
      <w:r w:rsidR="00936648">
        <w:rPr>
          <w:i w:val="0"/>
        </w:rPr>
        <w:t>med tilldelade poäng</w:t>
      </w:r>
      <w:r w:rsidR="00324B55">
        <w:rPr>
          <w:i w:val="0"/>
        </w:rPr>
        <w:t xml:space="preserve">. </w:t>
      </w:r>
      <w:r w:rsidR="00DE4CA3" w:rsidRPr="000F129C">
        <w:rPr>
          <w:i w:val="0"/>
        </w:rPr>
        <w:t>Inlärning av specifik kunskap eller färdighet (ISKF), Förklaring till vad som ska läras (FTL).</w:t>
      </w:r>
    </w:p>
    <w:p w14:paraId="1BC3A53A" w14:textId="77777777" w:rsidR="00786D4B" w:rsidRDefault="00786D4B">
      <w:pPr>
        <w:pStyle w:val="Brdtext"/>
        <w:spacing w:line="600" w:lineRule="auto"/>
        <w:rPr>
          <w:b/>
          <w:color w:val="FF0000"/>
        </w:rPr>
      </w:pPr>
    </w:p>
    <w:p w14:paraId="1CAD76E9" w14:textId="3D8A9D30" w:rsidR="00EE1B74" w:rsidRDefault="00353E52">
      <w:pPr>
        <w:pStyle w:val="Brdtext"/>
        <w:spacing w:line="600" w:lineRule="auto"/>
        <w:rPr>
          <w:b/>
        </w:rPr>
      </w:pPr>
      <w:commentRangeStart w:id="39"/>
      <w:r>
        <w:rPr>
          <w:b/>
        </w:rPr>
        <w:lastRenderedPageBreak/>
        <w:t xml:space="preserve">Likartat </w:t>
      </w:r>
      <w:r w:rsidR="00D45591">
        <w:rPr>
          <w:b/>
        </w:rPr>
        <w:t>medel</w:t>
      </w:r>
      <w:r>
        <w:rPr>
          <w:b/>
        </w:rPr>
        <w:t>poäng igenom alla Grades tidigare kurser</w:t>
      </w:r>
      <w:r w:rsidR="00D45591">
        <w:rPr>
          <w:b/>
        </w:rPr>
        <w:t xml:space="preserve"> ger utslag till vidare förbättring</w:t>
      </w:r>
      <w:r>
        <w:rPr>
          <w:b/>
        </w:rPr>
        <w:t xml:space="preserve"> </w:t>
      </w:r>
      <w:commentRangeEnd w:id="39"/>
      <w:r w:rsidR="00997DB2">
        <w:rPr>
          <w:rStyle w:val="Kommentarsreferens"/>
          <w:rFonts w:eastAsiaTheme="minorHAnsi" w:cstheme="minorBidi"/>
          <w:lang w:eastAsia="en-US"/>
        </w:rPr>
        <w:commentReference w:id="39"/>
      </w:r>
    </w:p>
    <w:p w14:paraId="2537EA90" w14:textId="6F09130E" w:rsidR="00970486" w:rsidRDefault="001020DE">
      <w:pPr>
        <w:pStyle w:val="Brdtext"/>
        <w:spacing w:line="600" w:lineRule="auto"/>
      </w:pPr>
      <w:r>
        <w:t xml:space="preserve">Efter att </w:t>
      </w:r>
      <w:r w:rsidR="005F37C1">
        <w:t xml:space="preserve">DIM utvärderingen utfördes på </w:t>
      </w:r>
      <w:commentRangeStart w:id="40"/>
      <w:r w:rsidR="006C706B">
        <w:t>t</w:t>
      </w:r>
      <w:r>
        <w:t>idigare kurser</w:t>
      </w:r>
      <w:r w:rsidR="005F37C1">
        <w:t>, granskades det hur varje kurs presterade i respektive DIM fas. För att sedan beskriva hur kurserna utvecklades i riktning mot att vidare kunna förbättras</w:t>
      </w:r>
      <w:r w:rsidR="00936648">
        <w:t>.</w:t>
      </w:r>
      <w:commentRangeEnd w:id="40"/>
      <w:r w:rsidR="005F37C1">
        <w:t xml:space="preserve"> </w:t>
      </w:r>
      <w:r w:rsidR="00C00567">
        <w:rPr>
          <w:rStyle w:val="Kommentarsreferens"/>
          <w:rFonts w:eastAsiaTheme="minorHAnsi" w:cstheme="minorBidi"/>
          <w:lang w:eastAsia="en-US"/>
        </w:rPr>
        <w:commentReference w:id="40"/>
      </w:r>
      <w:r w:rsidR="005825C3">
        <w:t xml:space="preserve">Resultatet </w:t>
      </w:r>
      <w:r w:rsidR="00970486">
        <w:t>visar</w:t>
      </w:r>
      <w:r w:rsidR="00016F30">
        <w:t xml:space="preserve"> </w:t>
      </w:r>
      <w:r w:rsidR="005825C3">
        <w:t xml:space="preserve">att </w:t>
      </w:r>
      <w:r w:rsidR="00970486">
        <w:t xml:space="preserve">spridningen </w:t>
      </w:r>
      <w:r w:rsidR="00682383">
        <w:t xml:space="preserve">mellan </w:t>
      </w:r>
      <w:r w:rsidR="005825C3">
        <w:t>poäng och respektive kurs har en differens på</w:t>
      </w:r>
      <w:r w:rsidR="00B05EC5">
        <w:t xml:space="preserve"> cirka 0,5 poäng </w:t>
      </w:r>
      <w:r w:rsidR="00D45591">
        <w:t>(Figur 3a)</w:t>
      </w:r>
      <w:r w:rsidR="00682383">
        <w:t xml:space="preserve">. Det </w:t>
      </w:r>
      <w:r w:rsidR="00D45591">
        <w:t>indikerar</w:t>
      </w:r>
      <w:r w:rsidR="00682383">
        <w:t xml:space="preserve"> att poängen som har delats ut är likartad från varje kurs och kan ge Grade ett </w:t>
      </w:r>
      <w:r w:rsidR="00CA0190">
        <w:t>påtagligt</w:t>
      </w:r>
      <w:r w:rsidR="00B05EC5">
        <w:t xml:space="preserve"> gensvar på vilka kurser</w:t>
      </w:r>
      <w:r w:rsidR="00682383">
        <w:t xml:space="preserve"> de </w:t>
      </w:r>
      <w:r w:rsidR="00B05EC5">
        <w:t xml:space="preserve">kan förbättra med att använda DIM. </w:t>
      </w:r>
      <w:r w:rsidR="00970486">
        <w:t>Efters</w:t>
      </w:r>
      <w:r w:rsidR="00DC423F">
        <w:t xml:space="preserve">om kurserna uppvisar att ha </w:t>
      </w:r>
      <w:r w:rsidR="00682383">
        <w:t>jämförligt</w:t>
      </w:r>
      <w:r w:rsidR="00DC423F">
        <w:t xml:space="preserve"> resultat kan ge möjlighet</w:t>
      </w:r>
      <w:r w:rsidR="00682383">
        <w:t>en</w:t>
      </w:r>
      <w:r w:rsidR="00DC423F">
        <w:t xml:space="preserve"> till att utförligare visa hur </w:t>
      </w:r>
      <w:r w:rsidR="00682383">
        <w:t>uppdelningen</w:t>
      </w:r>
      <w:r w:rsidR="00CA0190">
        <w:t xml:space="preserve"> av poäng resulterade i med DIM’</w:t>
      </w:r>
      <w:r w:rsidR="00682383">
        <w:t>s faser</w:t>
      </w:r>
      <w:r w:rsidR="00B05EC5">
        <w:t xml:space="preserve"> (Figur 3b)</w:t>
      </w:r>
      <w:r w:rsidR="00682383">
        <w:t>.</w:t>
      </w:r>
      <w:r w:rsidR="00B62823">
        <w:t xml:space="preserve"> KS Strålskydd och</w:t>
      </w:r>
      <w:r w:rsidR="00682383">
        <w:t xml:space="preserve"> </w:t>
      </w:r>
      <w:r w:rsidR="00B62823">
        <w:t xml:space="preserve">Telia GDPR </w:t>
      </w:r>
      <w:r w:rsidR="001B6382">
        <w:t xml:space="preserve">en </w:t>
      </w:r>
      <w:r w:rsidR="00E60C74">
        <w:t>särskild</w:t>
      </w:r>
      <w:r w:rsidR="00B37D19">
        <w:t xml:space="preserve"> </w:t>
      </w:r>
      <w:r w:rsidR="001B6382">
        <w:t>hög</w:t>
      </w:r>
      <w:r w:rsidR="00B37D19">
        <w:t>re</w:t>
      </w:r>
      <w:r w:rsidR="001B6382">
        <w:t xml:space="preserve"> </w:t>
      </w:r>
      <w:r w:rsidR="00CA0190">
        <w:t>kapacitet igenom</w:t>
      </w:r>
      <w:r w:rsidR="001B6382">
        <w:t xml:space="preserve"> </w:t>
      </w:r>
      <w:r w:rsidR="00CA0190">
        <w:t xml:space="preserve">alla </w:t>
      </w:r>
      <w:r w:rsidR="001B6382">
        <w:t>DIM</w:t>
      </w:r>
      <w:r w:rsidR="00CA0190">
        <w:t>’s</w:t>
      </w:r>
      <w:r w:rsidR="001B6382">
        <w:t xml:space="preserve"> faser och </w:t>
      </w:r>
      <w:r w:rsidR="00CA0190">
        <w:t xml:space="preserve">kan ge möjligen ge anvisningar på hur Grade ska börja arbeta med </w:t>
      </w:r>
      <w:r w:rsidR="00B62823">
        <w:t>Bedömning och Utvärderings fasen</w:t>
      </w:r>
      <w:r w:rsidR="00CA0190">
        <w:t xml:space="preserve"> eftersom den delen i deras kurser har ett medelmåttigt resultat</w:t>
      </w:r>
      <w:r w:rsidR="00B62823">
        <w:t xml:space="preserve"> (Figur 3b)</w:t>
      </w:r>
      <w:r w:rsidR="00CA0190">
        <w:t xml:space="preserve">. </w:t>
      </w:r>
      <w:r w:rsidR="00B62823">
        <w:t xml:space="preserve">Sammanfattningsvis kan </w:t>
      </w:r>
      <w:r w:rsidR="005B0E3B">
        <w:t xml:space="preserve">resultatet visa hur </w:t>
      </w:r>
      <w:r w:rsidR="00B62823">
        <w:t xml:space="preserve">Grades tidigare kurser </w:t>
      </w:r>
      <w:r w:rsidR="005B0E3B">
        <w:t xml:space="preserve">kan </w:t>
      </w:r>
      <w:r w:rsidR="00B62823">
        <w:t xml:space="preserve">ge möjligheten till att förstå var de kan börja titta </w:t>
      </w:r>
      <w:r w:rsidR="005B0E3B">
        <w:t>på i kurserna för att kunna inleda med förändringar i nuvarande kurser.</w:t>
      </w:r>
      <w:bookmarkStart w:id="41" w:name="_GoBack"/>
      <w:bookmarkEnd w:id="41"/>
    </w:p>
    <w:p w14:paraId="0EC0EE8F" w14:textId="77777777" w:rsidR="00B62141" w:rsidRDefault="00B62141" w:rsidP="00B62141">
      <w:pPr>
        <w:rPr>
          <w:ins w:id="42" w:author="Olivia Imner" w:date="2018-07-07T12:55:00Z"/>
          <w:sz w:val="20"/>
          <w:szCs w:val="20"/>
        </w:rPr>
      </w:pPr>
      <w:bookmarkStart w:id="43" w:name="_Ref489810823"/>
      <w:bookmarkStart w:id="44" w:name="_Toc489811950"/>
    </w:p>
    <w:p w14:paraId="67E29968" w14:textId="77777777" w:rsidR="00B62141" w:rsidRDefault="00B62141" w:rsidP="00B62141">
      <w:r>
        <w:rPr>
          <w:noProof/>
          <w:lang w:eastAsia="sv-SE"/>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F842F36" w:rsidR="00825704" w:rsidRPr="003F668B" w:rsidRDefault="00B62141" w:rsidP="003F668B">
      <w:pPr>
        <w:pStyle w:val="Beskrivning"/>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w:t>
      </w:r>
      <w:r w:rsidR="001020DE">
        <w:rPr>
          <w:b/>
          <w:i w:val="0"/>
        </w:rPr>
        <w:t xml:space="preserve"> per fas och kurs</w:t>
      </w:r>
      <w:r>
        <w:rPr>
          <w:b/>
          <w:i w:val="0"/>
        </w:rPr>
        <w:t>. A)</w:t>
      </w:r>
      <w:r>
        <w:rPr>
          <w:i w:val="0"/>
        </w:rPr>
        <w:t xml:space="preserve"> </w:t>
      </w:r>
      <w:r w:rsidR="008A5013">
        <w:rPr>
          <w:i w:val="0"/>
        </w:rPr>
        <w:t xml:space="preserve">Tidigare kurser tillsammans med </w:t>
      </w:r>
      <w:r w:rsidR="005F37C1">
        <w:rPr>
          <w:i w:val="0"/>
        </w:rPr>
        <w:t xml:space="preserve">utdelad </w:t>
      </w:r>
      <w:r w:rsidR="00DC423F">
        <w:rPr>
          <w:i w:val="0"/>
        </w:rPr>
        <w:t>poäng</w:t>
      </w:r>
      <w:r w:rsidR="008A5013">
        <w:rPr>
          <w:i w:val="0"/>
        </w:rPr>
        <w:t xml:space="preserve"> per kurs</w:t>
      </w:r>
      <w:r w:rsidR="00016F30">
        <w:rPr>
          <w:i w:val="0"/>
        </w:rPr>
        <w:t>.</w:t>
      </w:r>
      <w:r w:rsidR="00DC423F">
        <w:rPr>
          <w:i w:val="0"/>
        </w:rPr>
        <w:t xml:space="preserve"> </w:t>
      </w:r>
      <w:r w:rsidR="00016F30" w:rsidRPr="00016F30">
        <w:rPr>
          <w:b/>
          <w:i w:val="0"/>
        </w:rPr>
        <w:t>B</w:t>
      </w:r>
      <w:r>
        <w:rPr>
          <w:b/>
          <w:i w:val="0"/>
        </w:rPr>
        <w:t>)</w:t>
      </w:r>
      <w:r>
        <w:rPr>
          <w:i w:val="0"/>
        </w:rPr>
        <w:t xml:space="preserve"> </w:t>
      </w:r>
      <w:bookmarkEnd w:id="43"/>
      <w:bookmarkEnd w:id="44"/>
      <w:r w:rsidR="008A5013">
        <w:rPr>
          <w:i w:val="0"/>
        </w:rPr>
        <w:t>Poäng per kurs och respektive DIM fas</w:t>
      </w:r>
      <w:r w:rsidR="00682383">
        <w:rPr>
          <w:i w:val="0"/>
        </w:rPr>
        <w:t xml:space="preserve">. </w:t>
      </w:r>
    </w:p>
    <w:p w14:paraId="55B50146" w14:textId="77777777" w:rsidR="00825704" w:rsidRDefault="00747957">
      <w:pPr>
        <w:spacing w:after="200" w:line="480" w:lineRule="auto"/>
      </w:pPr>
      <w:r>
        <w:lastRenderedPageBreak/>
        <w:br w:type="page"/>
      </w:r>
    </w:p>
    <w:p w14:paraId="1BFEB279" w14:textId="77777777" w:rsidR="00825704" w:rsidRDefault="00747957">
      <w:pPr>
        <w:pStyle w:val="Heading11"/>
        <w:numPr>
          <w:ilvl w:val="0"/>
          <w:numId w:val="2"/>
        </w:numPr>
        <w:rPr>
          <w:lang w:val="sv-SE"/>
        </w:rPr>
      </w:pPr>
      <w:bookmarkStart w:id="45" w:name="_Toc391456185"/>
      <w:bookmarkEnd w:id="45"/>
      <w:r>
        <w:rPr>
          <w:lang w:val="sv-SE"/>
        </w:rPr>
        <w:lastRenderedPageBreak/>
        <w:t>Diskussion</w:t>
      </w:r>
    </w:p>
    <w:p w14:paraId="66F38E48" w14:textId="7F1AF4D5" w:rsidR="008F57FC" w:rsidRPr="008F57FC" w:rsidRDefault="00747957">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Grades pedagogiska ansats övervägs att passa in i ett associativt perspektiv, tillsammans med en pedagogisk modell som DIM.  Grades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Grade kan få en bestämd pedagogik ansats att följa, samt att kunna utvärdera att deras kurser levererar ett fullkomligt lärande till studenten. </w:t>
      </w:r>
    </w:p>
    <w:p w14:paraId="137138F8" w14:textId="77777777" w:rsidR="0088150D" w:rsidRDefault="0088150D">
      <w:pPr>
        <w:pStyle w:val="Brdtext"/>
        <w:spacing w:line="600" w:lineRule="auto"/>
      </w:pPr>
    </w:p>
    <w:p w14:paraId="60B42414" w14:textId="77777777" w:rsidR="00825704" w:rsidRDefault="00747957">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rdtext"/>
        <w:spacing w:line="600" w:lineRule="auto"/>
      </w:pPr>
    </w:p>
    <w:p w14:paraId="16DB3F22" w14:textId="77777777" w:rsidR="00825704" w:rsidRDefault="00747957">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rdtext"/>
        <w:spacing w:line="600" w:lineRule="auto"/>
      </w:pPr>
    </w:p>
    <w:p w14:paraId="6C4CE18F" w14:textId="07C7D56B" w:rsidR="00EF4288" w:rsidRPr="00EF4288" w:rsidRDefault="00EF4288">
      <w:pPr>
        <w:pStyle w:val="Brd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rd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rd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rd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46" w:name="_Toc391456186"/>
      <w:bookmarkEnd w:id="46"/>
      <w:r>
        <w:rPr>
          <w:lang w:val="sv-SE"/>
        </w:rPr>
        <w:lastRenderedPageBreak/>
        <w:t>Referenser</w:t>
      </w:r>
    </w:p>
    <w:p w14:paraId="1A7700B7" w14:textId="77777777" w:rsidR="00825704" w:rsidRDefault="00747957">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B43996">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http://empresas.sence.cl/documentos/elearning/E-learning.%20Art%EDculo%20de%20Joanne%20Capper%20(Ingl%E9s).pdf</w:t>
        </w:r>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Insight Research, </w:t>
      </w:r>
      <w:r>
        <w:rPr>
          <w:rFonts w:eastAsia="Times New Roman" w:cs="Times New Roman"/>
        </w:rPr>
        <w:t>rapport hämtat 6/6-2018</w:t>
      </w:r>
    </w:p>
    <w:p w14:paraId="534D4A5C" w14:textId="77777777" w:rsidR="00825704" w:rsidRDefault="00B43996">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B43996">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B43996">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B43996">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Mayes..lägg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47" w:name="__Fieldmark__1067_823957682"/>
      <w:bookmarkStart w:id="48" w:name="__Fieldmark__744_3764101930"/>
      <w:bookmarkEnd w:id="47"/>
      <w:bookmarkEnd w:id="48"/>
    </w:p>
    <w:p w14:paraId="5B735152"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10425371" w:rsidR="00825704" w:rsidRDefault="001F3485">
      <w:pPr>
        <w:pStyle w:val="Heading1-woutnumbering"/>
        <w:rPr>
          <w:lang w:val="sv-SE"/>
        </w:rPr>
      </w:pPr>
      <w:bookmarkStart w:id="49" w:name="_Toc391456187"/>
      <w:bookmarkEnd w:id="49"/>
      <w:r>
        <w:rPr>
          <w:lang w:val="sv-SE"/>
        </w:rPr>
        <w:lastRenderedPageBreak/>
        <w:t>Bilaga 1</w:t>
      </w:r>
      <w:r w:rsidR="00747957">
        <w:rPr>
          <w:lang w:val="sv-SE"/>
        </w:rPr>
        <w:t xml:space="preserve"> – </w:t>
      </w:r>
      <w:r>
        <w:rPr>
          <w:lang w:val="sv-SE"/>
        </w:rPr>
        <w:t xml:space="preserve">Pedagogisk tabell </w:t>
      </w:r>
    </w:p>
    <w:p w14:paraId="4C8140A4" w14:textId="77777777" w:rsidR="001F3485" w:rsidRDefault="001F3485" w:rsidP="001F3485">
      <w:pPr>
        <w:rPr>
          <w:b/>
        </w:rPr>
      </w:pPr>
    </w:p>
    <w:tbl>
      <w:tblPr>
        <w:tblStyle w:val="Tabellrutnt"/>
        <w:tblW w:w="9382" w:type="dxa"/>
        <w:tblInd w:w="-181" w:type="dxa"/>
        <w:tblCellMar>
          <w:left w:w="103" w:type="dxa"/>
        </w:tblCellMar>
        <w:tblLook w:val="04A0" w:firstRow="1" w:lastRow="0" w:firstColumn="1" w:lastColumn="0" w:noHBand="0" w:noVBand="1"/>
      </w:tblPr>
      <w:tblGrid>
        <w:gridCol w:w="3244"/>
        <w:gridCol w:w="3069"/>
        <w:gridCol w:w="3069"/>
      </w:tblGrid>
      <w:tr w:rsidR="001F3485" w14:paraId="0B88736E" w14:textId="77777777" w:rsidTr="001F3485">
        <w:trPr>
          <w:trHeight w:val="61"/>
        </w:trPr>
        <w:tc>
          <w:tcPr>
            <w:tcW w:w="3244" w:type="dxa"/>
            <w:shd w:val="clear" w:color="auto" w:fill="auto"/>
            <w:tcMar>
              <w:left w:w="103" w:type="dxa"/>
            </w:tcMar>
          </w:tcPr>
          <w:p w14:paraId="1599A64D" w14:textId="77777777" w:rsidR="001F3485" w:rsidRDefault="001F3485" w:rsidP="001F348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428D9FD4" w14:textId="77777777" w:rsidR="001F3485" w:rsidRDefault="001F3485" w:rsidP="001F348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4E396946" w14:textId="77777777" w:rsidR="001F3485" w:rsidRDefault="001F3485" w:rsidP="001F3485">
            <w:pPr>
              <w:jc w:val="center"/>
              <w:rPr>
                <w:rFonts w:asciiTheme="minorHAnsi" w:hAnsiTheme="minorHAnsi"/>
                <w:sz w:val="18"/>
                <w:szCs w:val="18"/>
              </w:rPr>
            </w:pPr>
            <w:r>
              <w:rPr>
                <w:rFonts w:asciiTheme="minorHAnsi" w:hAnsiTheme="minorHAnsi"/>
                <w:sz w:val="18"/>
                <w:szCs w:val="18"/>
              </w:rPr>
              <w:t>Sociokulturellt</w:t>
            </w:r>
          </w:p>
        </w:tc>
      </w:tr>
      <w:tr w:rsidR="001F3485" w14:paraId="09BE407E" w14:textId="77777777" w:rsidTr="001F3485">
        <w:trPr>
          <w:trHeight w:val="364"/>
        </w:trPr>
        <w:tc>
          <w:tcPr>
            <w:tcW w:w="3244" w:type="dxa"/>
            <w:shd w:val="clear" w:color="auto" w:fill="auto"/>
            <w:tcMar>
              <w:left w:w="103" w:type="dxa"/>
            </w:tcMar>
            <w:vAlign w:val="center"/>
          </w:tcPr>
          <w:p w14:paraId="0CC10401" w14:textId="77777777" w:rsidR="001F3485" w:rsidRDefault="001F3485" w:rsidP="001F348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63C340F3" w14:textId="77777777" w:rsidR="001F3485" w:rsidRDefault="001F3485" w:rsidP="001F348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F9905" w14:textId="77777777" w:rsidR="001F3485" w:rsidRDefault="001F3485" w:rsidP="001F3485">
            <w:pPr>
              <w:jc w:val="center"/>
              <w:rPr>
                <w:rFonts w:asciiTheme="minorHAnsi" w:hAnsiTheme="minorHAnsi"/>
                <w:i/>
                <w:sz w:val="18"/>
                <w:szCs w:val="18"/>
              </w:rPr>
            </w:pPr>
            <w:r>
              <w:rPr>
                <w:rFonts w:asciiTheme="minorHAnsi" w:hAnsiTheme="minorHAnsi"/>
                <w:i/>
                <w:sz w:val="18"/>
                <w:szCs w:val="18"/>
              </w:rPr>
              <w:t>Aktivitets teori</w:t>
            </w:r>
          </w:p>
        </w:tc>
      </w:tr>
      <w:tr w:rsidR="001F3485" w14:paraId="2BE637AE" w14:textId="77777777" w:rsidTr="001F3485">
        <w:tc>
          <w:tcPr>
            <w:tcW w:w="3244" w:type="dxa"/>
            <w:shd w:val="clear" w:color="auto" w:fill="auto"/>
            <w:tcMar>
              <w:left w:w="103" w:type="dxa"/>
            </w:tcMar>
            <w:vAlign w:val="center"/>
          </w:tcPr>
          <w:p w14:paraId="62BCD5EC" w14:textId="77777777" w:rsidR="001F3485" w:rsidRDefault="001F3485" w:rsidP="001F348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0167A8C3" w14:textId="77777777" w:rsidR="001F3485" w:rsidRDefault="001F3485" w:rsidP="001F348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00C1F525" w14:textId="77777777" w:rsidR="001F3485" w:rsidRDefault="001F3485" w:rsidP="001F3485">
            <w:pPr>
              <w:jc w:val="center"/>
              <w:rPr>
                <w:rFonts w:asciiTheme="minorHAnsi" w:hAnsiTheme="minorHAnsi"/>
                <w:sz w:val="18"/>
                <w:szCs w:val="18"/>
              </w:rPr>
            </w:pPr>
            <w:r>
              <w:rPr>
                <w:rFonts w:asciiTheme="minorHAnsi" w:hAnsiTheme="minorHAnsi"/>
                <w:b/>
                <w:sz w:val="18"/>
                <w:szCs w:val="18"/>
              </w:rPr>
              <w:t xml:space="preserve">Inledning </w:t>
            </w:r>
          </w:p>
        </w:tc>
      </w:tr>
      <w:tr w:rsidR="001F3485" w14:paraId="1C9454F3" w14:textId="77777777" w:rsidTr="001F3485">
        <w:trPr>
          <w:trHeight w:val="2313"/>
        </w:trPr>
        <w:tc>
          <w:tcPr>
            <w:tcW w:w="3244" w:type="dxa"/>
            <w:shd w:val="clear" w:color="auto" w:fill="auto"/>
            <w:tcMar>
              <w:left w:w="103" w:type="dxa"/>
            </w:tcMar>
          </w:tcPr>
          <w:p w14:paraId="39F2C5C5" w14:textId="77777777" w:rsidR="001F3485" w:rsidRDefault="001F3485" w:rsidP="001F348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3199E08F" w14:textId="77777777" w:rsidR="001F3485" w:rsidRDefault="001F3485" w:rsidP="001F348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7748A2C4" w14:textId="77777777" w:rsidR="001F3485" w:rsidRDefault="001F3485" w:rsidP="001F3485">
            <w:pPr>
              <w:rPr>
                <w:rFonts w:asciiTheme="minorHAnsi" w:hAnsiTheme="minorHAnsi"/>
                <w:sz w:val="18"/>
                <w:szCs w:val="18"/>
              </w:rPr>
            </w:pPr>
            <w:r>
              <w:rPr>
                <w:rFonts w:asciiTheme="minorHAnsi" w:hAnsiTheme="minorHAnsi"/>
                <w:sz w:val="18"/>
                <w:szCs w:val="18"/>
              </w:rPr>
              <w:t>I kursen ska det uttalas vilka kunskaper som ska läras under kursen.</w:t>
            </w:r>
          </w:p>
          <w:p w14:paraId="38992AB8" w14:textId="77777777" w:rsidR="001F3485" w:rsidRDefault="001F3485" w:rsidP="001F348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6708B5E0" w14:textId="77777777" w:rsidR="001F3485" w:rsidRDefault="001F3485" w:rsidP="001F3485">
            <w:pPr>
              <w:rPr>
                <w:rFonts w:asciiTheme="minorHAnsi" w:hAnsiTheme="minorHAnsi"/>
                <w:b/>
                <w:sz w:val="18"/>
                <w:szCs w:val="18"/>
              </w:rPr>
            </w:pPr>
            <w:r>
              <w:rPr>
                <w:rFonts w:asciiTheme="minorHAnsi" w:hAnsiTheme="minorHAnsi"/>
                <w:b/>
                <w:sz w:val="18"/>
                <w:szCs w:val="18"/>
              </w:rPr>
              <w:t>Aktiv &amp; manipulerande:</w:t>
            </w:r>
          </w:p>
          <w:p w14:paraId="543634D4" w14:textId="77777777" w:rsidR="001F3485" w:rsidRDefault="001F3485" w:rsidP="001F348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3E959CC8" w14:textId="77777777" w:rsidR="001F3485" w:rsidRDefault="001F3485" w:rsidP="001F3485">
            <w:pPr>
              <w:rPr>
                <w:rFonts w:asciiTheme="minorHAnsi" w:hAnsiTheme="minorHAnsi"/>
                <w:sz w:val="20"/>
                <w:szCs w:val="20"/>
              </w:rPr>
            </w:pPr>
          </w:p>
        </w:tc>
        <w:tc>
          <w:tcPr>
            <w:tcW w:w="3069" w:type="dxa"/>
            <w:shd w:val="clear" w:color="auto" w:fill="auto"/>
            <w:tcMar>
              <w:left w:w="103" w:type="dxa"/>
            </w:tcMar>
          </w:tcPr>
          <w:p w14:paraId="0CAC707D"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4E6417FE"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70F94808" w14:textId="77777777" w:rsidR="001F3485" w:rsidRDefault="001F3485" w:rsidP="001F3485">
            <w:pPr>
              <w:widowControl w:val="0"/>
              <w:rPr>
                <w:rFonts w:asciiTheme="minorHAnsi" w:hAnsiTheme="minorHAnsi"/>
                <w:sz w:val="18"/>
                <w:szCs w:val="18"/>
              </w:rPr>
            </w:pPr>
          </w:p>
          <w:p w14:paraId="264D562A"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7FEF5B73" w14:textId="77777777" w:rsidR="001F3485" w:rsidRDefault="001F3485" w:rsidP="001F348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1F3485" w14:paraId="76007227" w14:textId="77777777" w:rsidTr="001F3485">
        <w:trPr>
          <w:trHeight w:val="61"/>
        </w:trPr>
        <w:tc>
          <w:tcPr>
            <w:tcW w:w="3244" w:type="dxa"/>
            <w:shd w:val="clear" w:color="auto" w:fill="auto"/>
            <w:tcMar>
              <w:left w:w="103" w:type="dxa"/>
            </w:tcMar>
          </w:tcPr>
          <w:p w14:paraId="018B9FA9" w14:textId="77777777" w:rsidR="001F3485" w:rsidRDefault="001F3485" w:rsidP="001F348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6478BE68" w14:textId="77777777" w:rsidR="001F3485" w:rsidRDefault="001F3485" w:rsidP="001F348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072D757A" w14:textId="77777777" w:rsidR="001F3485" w:rsidRDefault="001F3485" w:rsidP="001F348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1F3485" w14:paraId="6B3D0FD6" w14:textId="77777777" w:rsidTr="001F3485">
        <w:trPr>
          <w:trHeight w:val="1613"/>
        </w:trPr>
        <w:tc>
          <w:tcPr>
            <w:tcW w:w="3244" w:type="dxa"/>
            <w:shd w:val="clear" w:color="auto" w:fill="auto"/>
            <w:tcMar>
              <w:left w:w="103" w:type="dxa"/>
            </w:tcMar>
          </w:tcPr>
          <w:p w14:paraId="0A284226" w14:textId="77777777" w:rsidR="001F3485" w:rsidRDefault="001F3485" w:rsidP="001F348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57E6892" w14:textId="77777777" w:rsidR="001F3485" w:rsidRDefault="001F3485" w:rsidP="001F348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1D7E8ECB" w14:textId="77777777" w:rsidR="001F3485" w:rsidRDefault="001F3485" w:rsidP="001F348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B38CEDA" w14:textId="77777777" w:rsidR="001F3485" w:rsidRDefault="001F3485" w:rsidP="001F3485">
            <w:pPr>
              <w:widowControl w:val="0"/>
              <w:rPr>
                <w:rStyle w:val="Starkbetoning"/>
                <w:rFonts w:asciiTheme="minorHAnsi" w:hAnsiTheme="minorHAnsi"/>
                <w:i w:val="0"/>
                <w:color w:val="00000A"/>
                <w:sz w:val="20"/>
                <w:szCs w:val="20"/>
              </w:rPr>
            </w:pPr>
          </w:p>
        </w:tc>
        <w:tc>
          <w:tcPr>
            <w:tcW w:w="3069" w:type="dxa"/>
            <w:shd w:val="clear" w:color="auto" w:fill="auto"/>
            <w:tcMar>
              <w:left w:w="103" w:type="dxa"/>
            </w:tcMar>
          </w:tcPr>
          <w:p w14:paraId="6D643126"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37BE623C" w14:textId="77777777" w:rsidR="001F3485" w:rsidRDefault="001F3485" w:rsidP="001F348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1DCB7323" w14:textId="77777777" w:rsidR="001F3485" w:rsidRDefault="001F3485" w:rsidP="001F348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10CC94D" w14:textId="77777777" w:rsidR="001F3485" w:rsidRDefault="001F3485" w:rsidP="001F348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029362AC" w14:textId="77777777" w:rsidR="001F3485" w:rsidRDefault="001F3485" w:rsidP="001F3485">
            <w:pPr>
              <w:rPr>
                <w:rStyle w:val="Starkbetoning"/>
                <w:rFonts w:asciiTheme="minorHAnsi" w:hAnsiTheme="minorHAnsi"/>
                <w:i w:val="0"/>
                <w:color w:val="00000A"/>
                <w:sz w:val="20"/>
                <w:szCs w:val="20"/>
              </w:rPr>
            </w:pPr>
          </w:p>
        </w:tc>
      </w:tr>
      <w:tr w:rsidR="001F3485" w14:paraId="1BDC4BAD" w14:textId="77777777" w:rsidTr="001F3485">
        <w:tc>
          <w:tcPr>
            <w:tcW w:w="3244" w:type="dxa"/>
            <w:shd w:val="clear" w:color="auto" w:fill="auto"/>
            <w:tcMar>
              <w:left w:w="103" w:type="dxa"/>
            </w:tcMar>
          </w:tcPr>
          <w:p w14:paraId="20957D28"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21EF2E0A" w14:textId="77777777" w:rsidR="001F3485" w:rsidRDefault="001F3485" w:rsidP="001F348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FC60C8C"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1F3485" w14:paraId="3C640694" w14:textId="77777777" w:rsidTr="001F3485">
        <w:tc>
          <w:tcPr>
            <w:tcW w:w="3244" w:type="dxa"/>
            <w:shd w:val="clear" w:color="auto" w:fill="auto"/>
            <w:tcMar>
              <w:left w:w="103" w:type="dxa"/>
            </w:tcMar>
          </w:tcPr>
          <w:p w14:paraId="6D4FE637"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D3FB8ED" w14:textId="77777777" w:rsidR="001F3485" w:rsidRDefault="001F3485" w:rsidP="001F3485">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00A63A23" w14:textId="77777777" w:rsidR="001F3485" w:rsidRDefault="001F3485" w:rsidP="001F3485">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0411029F" w14:textId="77777777" w:rsidR="001F3485" w:rsidRDefault="001F3485" w:rsidP="001F3485">
            <w:pPr>
              <w:pStyle w:val="Liststycke"/>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1B9E4031"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21116024"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32A21271" w14:textId="77777777" w:rsidR="001F3485" w:rsidRDefault="001F3485" w:rsidP="001F3485">
            <w:pPr>
              <w:rPr>
                <w:rFonts w:asciiTheme="minorHAnsi" w:hAnsiTheme="minorHAnsi" w:cs="AppleSystemUIFont"/>
                <w:color w:val="353535"/>
                <w:sz w:val="20"/>
                <w:szCs w:val="20"/>
              </w:rPr>
            </w:pPr>
          </w:p>
        </w:tc>
        <w:tc>
          <w:tcPr>
            <w:tcW w:w="3069" w:type="dxa"/>
            <w:shd w:val="clear" w:color="auto" w:fill="auto"/>
            <w:tcMar>
              <w:left w:w="103" w:type="dxa"/>
            </w:tcMar>
          </w:tcPr>
          <w:p w14:paraId="0EAA5494"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77B7397"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160E446F" w14:textId="77777777" w:rsidR="001F3485" w:rsidRDefault="001F3485" w:rsidP="001F3485">
            <w:pPr>
              <w:widowControl w:val="0"/>
              <w:rPr>
                <w:rFonts w:asciiTheme="minorHAnsi" w:hAnsiTheme="minorHAnsi" w:cs="AppleSystemUIFont"/>
                <w:color w:val="353535"/>
                <w:sz w:val="20"/>
                <w:szCs w:val="20"/>
              </w:rPr>
            </w:pPr>
          </w:p>
        </w:tc>
      </w:tr>
      <w:tr w:rsidR="001F3485" w14:paraId="690D9D31" w14:textId="77777777" w:rsidTr="001F3485">
        <w:tc>
          <w:tcPr>
            <w:tcW w:w="3244" w:type="dxa"/>
            <w:shd w:val="clear" w:color="auto" w:fill="auto"/>
            <w:tcMar>
              <w:left w:w="103" w:type="dxa"/>
            </w:tcMar>
          </w:tcPr>
          <w:p w14:paraId="645D34B4"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66BBCE88"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4DEF1BE2"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1F3485" w14:paraId="378643A5" w14:textId="77777777" w:rsidTr="001F3485">
        <w:trPr>
          <w:trHeight w:val="1800"/>
        </w:trPr>
        <w:tc>
          <w:tcPr>
            <w:tcW w:w="3244" w:type="dxa"/>
            <w:shd w:val="clear" w:color="auto" w:fill="auto"/>
            <w:tcMar>
              <w:left w:w="103" w:type="dxa"/>
            </w:tcMar>
          </w:tcPr>
          <w:p w14:paraId="4A5456D0"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209346A0" w14:textId="77777777" w:rsidR="001F3485" w:rsidRDefault="001F3485" w:rsidP="001F348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4D093287" w14:textId="77777777" w:rsidR="001F3485" w:rsidRDefault="001F3485" w:rsidP="001F3485">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4E44D0A" w14:textId="77777777" w:rsidR="001F3485" w:rsidRDefault="001F3485" w:rsidP="001F3485">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756C7D54"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5E10F3BA"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4B631C48"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3440DDB5"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1F3485" w14:paraId="35879BF5" w14:textId="77777777" w:rsidTr="001F3485">
        <w:tc>
          <w:tcPr>
            <w:tcW w:w="3244" w:type="dxa"/>
            <w:shd w:val="clear" w:color="auto" w:fill="auto"/>
            <w:tcMar>
              <w:left w:w="103" w:type="dxa"/>
            </w:tcMar>
          </w:tcPr>
          <w:p w14:paraId="34DDD115" w14:textId="77777777" w:rsidR="001F3485" w:rsidRDefault="001F3485" w:rsidP="001F348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CAAD8B0" w14:textId="77777777" w:rsidR="001F3485" w:rsidRDefault="001F3485" w:rsidP="001F348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0147AB69" w14:textId="77777777" w:rsidR="001F3485" w:rsidRDefault="001F3485" w:rsidP="001F348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1F3485" w14:paraId="611A78CC" w14:textId="77777777" w:rsidTr="001F3485">
        <w:tc>
          <w:tcPr>
            <w:tcW w:w="3244" w:type="dxa"/>
            <w:shd w:val="clear" w:color="auto" w:fill="auto"/>
            <w:tcMar>
              <w:left w:w="103" w:type="dxa"/>
            </w:tcMar>
          </w:tcPr>
          <w:p w14:paraId="2E76E46B"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222596B8" w14:textId="77777777" w:rsidR="001F3485" w:rsidRDefault="001F3485" w:rsidP="001F3485">
            <w:pPr>
              <w:pStyle w:val="Liststycke"/>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713CD04" w14:textId="77777777" w:rsidR="001F3485" w:rsidRDefault="001F3485" w:rsidP="001F3485">
            <w:pPr>
              <w:pStyle w:val="Liststycke"/>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6DACC075" w14:textId="77777777" w:rsidR="001F3485" w:rsidRDefault="001F3485" w:rsidP="001F348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17603694" w14:textId="77777777" w:rsidR="001F3485" w:rsidRDefault="001F3485" w:rsidP="001F348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1F3485" w14:paraId="2CDFC895" w14:textId="77777777" w:rsidTr="001F3485">
        <w:tc>
          <w:tcPr>
            <w:tcW w:w="3244" w:type="dxa"/>
            <w:shd w:val="clear" w:color="auto" w:fill="auto"/>
            <w:tcMar>
              <w:left w:w="103" w:type="dxa"/>
            </w:tcMar>
          </w:tcPr>
          <w:p w14:paraId="4F990A51"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2DA7F5" w14:textId="77777777" w:rsidR="001F3485" w:rsidRDefault="001F3485" w:rsidP="001F348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1B913660"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1F3485" w14:paraId="322E5E50" w14:textId="77777777" w:rsidTr="001F3485">
        <w:trPr>
          <w:trHeight w:val="822"/>
        </w:trPr>
        <w:tc>
          <w:tcPr>
            <w:tcW w:w="3244" w:type="dxa"/>
            <w:shd w:val="clear" w:color="auto" w:fill="auto"/>
            <w:tcMar>
              <w:left w:w="103" w:type="dxa"/>
            </w:tcMar>
          </w:tcPr>
          <w:p w14:paraId="201ECF74"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59094804"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541CA81B" w14:textId="77777777" w:rsidR="001F3485" w:rsidRDefault="001F3485" w:rsidP="001F348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6A69E7CD" w14:textId="77777777" w:rsidR="001F3485" w:rsidRDefault="001F3485" w:rsidP="001F3485">
            <w:pPr>
              <w:rPr>
                <w:rFonts w:asciiTheme="minorHAnsi" w:hAnsiTheme="minorHAnsi"/>
                <w:sz w:val="20"/>
                <w:szCs w:val="20"/>
              </w:rPr>
            </w:pPr>
          </w:p>
        </w:tc>
        <w:tc>
          <w:tcPr>
            <w:tcW w:w="3069" w:type="dxa"/>
            <w:shd w:val="clear" w:color="auto" w:fill="auto"/>
            <w:tcMar>
              <w:left w:w="103" w:type="dxa"/>
            </w:tcMar>
          </w:tcPr>
          <w:p w14:paraId="7BEE9510" w14:textId="77777777" w:rsidR="001F3485" w:rsidRDefault="001F3485" w:rsidP="001F348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0AD96EBE" w14:textId="77777777" w:rsidR="001F3485" w:rsidRDefault="001F3485" w:rsidP="001F348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527A201A" w14:textId="77777777" w:rsidR="001F3485" w:rsidRDefault="001F3485" w:rsidP="001F3485">
            <w:pPr>
              <w:keepNext/>
              <w:widowControl w:val="0"/>
              <w:ind w:left="24"/>
              <w:rPr>
                <w:rFonts w:asciiTheme="minorHAnsi" w:hAnsiTheme="minorHAnsi" w:cs="AppleSystemUIFont"/>
                <w:b/>
                <w:color w:val="353535"/>
                <w:sz w:val="20"/>
                <w:szCs w:val="20"/>
              </w:rPr>
            </w:pPr>
          </w:p>
        </w:tc>
      </w:tr>
    </w:tbl>
    <w:p w14:paraId="37E4E6E0" w14:textId="77777777" w:rsidR="001F3485" w:rsidRDefault="001F3485" w:rsidP="001F3485">
      <w:pPr>
        <w:pStyle w:val="Beskrivning"/>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rPr>
          <w:noProof/>
        </w:rPr>
        <w:t>1</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3A15DE1E" w14:textId="346BB69D"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5B87C9D3" w:rsidR="00825704" w:rsidRDefault="001F3485">
      <w:pPr>
        <w:pStyle w:val="Heading1-woutnumbering"/>
        <w:rPr>
          <w:lang w:val="sv-SE"/>
        </w:rPr>
      </w:pPr>
      <w:bookmarkStart w:id="50" w:name="_Toc391456188"/>
      <w:bookmarkEnd w:id="50"/>
      <w:r>
        <w:rPr>
          <w:lang w:val="sv-SE"/>
        </w:rPr>
        <w:lastRenderedPageBreak/>
        <w:t>Bilaga 2</w:t>
      </w:r>
      <w:r w:rsidR="00747957">
        <w:rPr>
          <w:lang w:val="sv-SE"/>
        </w:rPr>
        <w:t xml:space="preserve"> – </w:t>
      </w:r>
      <w:r>
        <w:rPr>
          <w:lang w:val="sv-SE"/>
        </w:rPr>
        <w:t>Intervjufrågor</w:t>
      </w:r>
    </w:p>
    <w:p w14:paraId="6FF4FA9F" w14:textId="77777777" w:rsidR="001F3485" w:rsidRDefault="001F3485" w:rsidP="001F3485">
      <w:pPr>
        <w:rPr>
          <w:rStyle w:val="Starkbetoning"/>
          <w:i w:val="0"/>
          <w:color w:val="00000A"/>
          <w:sz w:val="28"/>
          <w:szCs w:val="28"/>
        </w:rPr>
      </w:pPr>
      <w:r>
        <w:rPr>
          <w:rStyle w:val="Starkbetoning"/>
          <w:i w:val="0"/>
          <w:color w:val="00000A"/>
          <w:sz w:val="28"/>
          <w:szCs w:val="28"/>
        </w:rPr>
        <w:t>Intervju om pedagogiken på Grade</w:t>
      </w:r>
    </w:p>
    <w:p w14:paraId="243F922F" w14:textId="77777777" w:rsidR="001F3485" w:rsidRDefault="001F3485" w:rsidP="001F3485"/>
    <w:p w14:paraId="35D7E89F" w14:textId="77777777" w:rsidR="001F3485" w:rsidRDefault="001F3485" w:rsidP="001F3485">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3703E38B" w14:textId="77777777" w:rsidR="001F3485" w:rsidRDefault="001F3485" w:rsidP="001F3485">
      <w:pPr>
        <w:pStyle w:val="Underrubrik"/>
        <w:rPr>
          <w:rStyle w:val="Starkbetoning"/>
          <w:color w:val="00000A"/>
          <w:sz w:val="23"/>
          <w:szCs w:val="23"/>
        </w:rPr>
      </w:pPr>
    </w:p>
    <w:p w14:paraId="2B3D25C9" w14:textId="77777777" w:rsidR="001F3485" w:rsidRDefault="001F3485" w:rsidP="001F3485">
      <w:pPr>
        <w:pStyle w:val="Underrubrik"/>
        <w:rPr>
          <w:rStyle w:val="Starkbetoning"/>
          <w:color w:val="00000A"/>
          <w:sz w:val="23"/>
          <w:szCs w:val="23"/>
        </w:rPr>
      </w:pPr>
      <w:r>
        <w:rPr>
          <w:rStyle w:val="Starkbetoning"/>
          <w:color w:val="00000A"/>
          <w:sz w:val="23"/>
          <w:szCs w:val="23"/>
        </w:rPr>
        <w:t xml:space="preserve">Inledning </w:t>
      </w:r>
    </w:p>
    <w:p w14:paraId="63DF6523" w14:textId="77777777" w:rsidR="001F3485" w:rsidRDefault="001F3485" w:rsidP="001F3485"/>
    <w:p w14:paraId="0C37D6BF"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5536077F" w14:textId="77777777" w:rsidR="001F3485" w:rsidRDefault="001F3485" w:rsidP="001F3485">
      <w:pPr>
        <w:contextualSpacing/>
        <w:rPr>
          <w:rFonts w:cs="Times New Roman"/>
        </w:rPr>
      </w:pPr>
    </w:p>
    <w:p w14:paraId="14CA7020"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353C3F10" w14:textId="77777777" w:rsidR="001F3485" w:rsidRDefault="001F3485" w:rsidP="001F3485">
      <w:pPr>
        <w:contextualSpacing/>
        <w:rPr>
          <w:rFonts w:cs="Times New Roman"/>
        </w:rPr>
      </w:pPr>
    </w:p>
    <w:p w14:paraId="634C0E92"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77D7D4FF" w14:textId="77777777" w:rsidR="001F3485" w:rsidRDefault="001F3485" w:rsidP="001F3485">
      <w:pPr>
        <w:contextualSpacing/>
        <w:rPr>
          <w:rFonts w:cs="Times New Roman"/>
        </w:rPr>
      </w:pPr>
    </w:p>
    <w:p w14:paraId="2E13324C"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317D6A99" w14:textId="77777777" w:rsidR="001F3485" w:rsidRDefault="001F3485" w:rsidP="001F3485">
      <w:pPr>
        <w:contextualSpacing/>
        <w:rPr>
          <w:rFonts w:cs="Times New Roman"/>
          <w:color w:val="000000"/>
        </w:rPr>
      </w:pPr>
    </w:p>
    <w:p w14:paraId="336F3305"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4C050C93" w14:textId="77777777" w:rsidR="001F3485" w:rsidRDefault="001F3485" w:rsidP="001F3485">
      <w:pPr>
        <w:pStyle w:val="Underrubrik"/>
        <w:jc w:val="both"/>
        <w:rPr>
          <w:rFonts w:eastAsiaTheme="minorEastAsia" w:cstheme="minorBidi"/>
          <w:i w:val="0"/>
          <w:iCs w:val="0"/>
          <w:color w:val="00000A"/>
          <w:spacing w:val="0"/>
          <w:sz w:val="23"/>
          <w:szCs w:val="23"/>
        </w:rPr>
      </w:pPr>
    </w:p>
    <w:p w14:paraId="78C0415C" w14:textId="77777777" w:rsidR="001F3485" w:rsidRDefault="001F3485" w:rsidP="001F3485">
      <w:pPr>
        <w:pStyle w:val="Underrubrik"/>
        <w:rPr>
          <w:rStyle w:val="Starkbetoning"/>
          <w:color w:val="00000A"/>
          <w:sz w:val="23"/>
          <w:szCs w:val="23"/>
        </w:rPr>
      </w:pPr>
      <w:r>
        <w:rPr>
          <w:rStyle w:val="Starkbetoning"/>
          <w:color w:val="00000A"/>
          <w:sz w:val="23"/>
          <w:szCs w:val="23"/>
        </w:rPr>
        <w:t>Uppmuntra deltagande</w:t>
      </w:r>
    </w:p>
    <w:p w14:paraId="02985E16" w14:textId="77777777" w:rsidR="001F3485" w:rsidRDefault="001F3485" w:rsidP="001F3485"/>
    <w:p w14:paraId="2A5E289E"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7948F8D5" w14:textId="77777777" w:rsidR="001F3485" w:rsidRDefault="001F3485" w:rsidP="001F3485">
      <w:pPr>
        <w:pStyle w:val="Liststycke"/>
        <w:spacing w:before="158" w:after="158"/>
        <w:ind w:left="360"/>
        <w:outlineLvl w:val="3"/>
        <w:rPr>
          <w:rFonts w:ascii="Times New Roman" w:eastAsia="Times New Roman" w:hAnsi="Times New Roman" w:cs="Times New Roman"/>
          <w:color w:val="333333"/>
          <w:sz w:val="22"/>
          <w:szCs w:val="22"/>
        </w:rPr>
      </w:pPr>
    </w:p>
    <w:p w14:paraId="7F7F0680"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472957E8" w14:textId="77777777" w:rsidR="001F3485" w:rsidRDefault="001F3485" w:rsidP="001F3485">
      <w:pPr>
        <w:pStyle w:val="Underrubrik"/>
        <w:rPr>
          <w:rStyle w:val="Starkbetoning"/>
          <w:color w:val="00000A"/>
          <w:sz w:val="23"/>
          <w:szCs w:val="23"/>
        </w:rPr>
      </w:pPr>
      <w:r>
        <w:rPr>
          <w:rStyle w:val="Starkbetoning"/>
          <w:color w:val="00000A"/>
          <w:sz w:val="23"/>
          <w:szCs w:val="23"/>
        </w:rPr>
        <w:t xml:space="preserve">Kontext </w:t>
      </w:r>
      <w:r>
        <w:rPr>
          <w:b/>
          <w:i w:val="0"/>
          <w:color w:val="00000A"/>
          <w:sz w:val="23"/>
          <w:szCs w:val="23"/>
        </w:rPr>
        <w:t>och</w:t>
      </w:r>
      <w:r>
        <w:rPr>
          <w:rStyle w:val="Starkbetoning"/>
          <w:color w:val="00000A"/>
          <w:sz w:val="23"/>
          <w:szCs w:val="23"/>
        </w:rPr>
        <w:t xml:space="preserve"> riktlinjer </w:t>
      </w:r>
    </w:p>
    <w:p w14:paraId="181E3F6B" w14:textId="77777777" w:rsidR="001F3485" w:rsidRDefault="001F3485" w:rsidP="001F3485"/>
    <w:p w14:paraId="5B73A112"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7DF70807" w14:textId="77777777" w:rsidR="001F3485" w:rsidRDefault="001F3485" w:rsidP="001F3485">
      <w:pPr>
        <w:pStyle w:val="Liststycke"/>
        <w:ind w:left="360"/>
        <w:rPr>
          <w:rStyle w:val="Betoning"/>
          <w:rFonts w:ascii="Times New Roman" w:hAnsi="Times New Roman" w:cs="Times New Roman"/>
          <w:i w:val="0"/>
          <w:sz w:val="22"/>
          <w:szCs w:val="22"/>
        </w:rPr>
      </w:pPr>
    </w:p>
    <w:p w14:paraId="08FBE23E"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42231501" w14:textId="77777777" w:rsidR="001F3485" w:rsidRDefault="001F3485" w:rsidP="001F3485">
      <w:pPr>
        <w:rPr>
          <w:rStyle w:val="Betoning"/>
          <w:rFonts w:cs="Times New Roman"/>
          <w:i w:val="0"/>
        </w:rPr>
      </w:pPr>
    </w:p>
    <w:p w14:paraId="56E98ED8"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5919D93F" w14:textId="77777777" w:rsidR="001F3485" w:rsidRDefault="001F3485" w:rsidP="001F3485">
      <w:pPr>
        <w:rPr>
          <w:iCs/>
          <w:color w:val="FF0000"/>
        </w:rPr>
      </w:pPr>
    </w:p>
    <w:p w14:paraId="4FB02B7D" w14:textId="77777777" w:rsidR="001F3485" w:rsidRDefault="001F3485" w:rsidP="001F3485">
      <w:pPr>
        <w:pStyle w:val="Underrubrik"/>
        <w:rPr>
          <w:b/>
          <w:i w:val="0"/>
          <w:color w:val="00000A"/>
          <w:sz w:val="23"/>
          <w:szCs w:val="23"/>
        </w:rPr>
      </w:pPr>
    </w:p>
    <w:p w14:paraId="34813FF0" w14:textId="77777777" w:rsidR="001F3485" w:rsidRDefault="001F3485" w:rsidP="001F3485">
      <w:pPr>
        <w:pStyle w:val="Underrubrik"/>
        <w:rPr>
          <w:b/>
          <w:i w:val="0"/>
          <w:color w:val="00000A"/>
          <w:sz w:val="23"/>
          <w:szCs w:val="23"/>
        </w:rPr>
      </w:pPr>
    </w:p>
    <w:p w14:paraId="5D7EB8BF" w14:textId="77777777" w:rsidR="001F3485" w:rsidRDefault="001F3485" w:rsidP="001F3485">
      <w:pPr>
        <w:pStyle w:val="Underrubrik"/>
        <w:rPr>
          <w:b/>
          <w:i w:val="0"/>
          <w:color w:val="00000A"/>
          <w:sz w:val="23"/>
          <w:szCs w:val="23"/>
        </w:rPr>
      </w:pPr>
    </w:p>
    <w:p w14:paraId="61825A11" w14:textId="77777777" w:rsidR="001F3485" w:rsidRDefault="001F3485" w:rsidP="001F3485">
      <w:pPr>
        <w:pStyle w:val="Underrubrik"/>
        <w:rPr>
          <w:b/>
          <w:i w:val="0"/>
          <w:color w:val="00000A"/>
          <w:sz w:val="23"/>
          <w:szCs w:val="23"/>
        </w:rPr>
      </w:pPr>
      <w:r>
        <w:rPr>
          <w:b/>
          <w:i w:val="0"/>
          <w:color w:val="00000A"/>
          <w:sz w:val="23"/>
          <w:szCs w:val="23"/>
        </w:rPr>
        <w:lastRenderedPageBreak/>
        <w:t>Bedömning &amp; Hjälp</w:t>
      </w:r>
    </w:p>
    <w:p w14:paraId="60C6207B" w14:textId="77777777" w:rsidR="001F3485" w:rsidRDefault="001F3485" w:rsidP="001F3485"/>
    <w:p w14:paraId="2BD8F483"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3D2919A9" w14:textId="77777777" w:rsidR="001F3485" w:rsidRDefault="001F3485" w:rsidP="001F3485">
      <w:pPr>
        <w:pStyle w:val="Liststycke"/>
        <w:ind w:left="792"/>
        <w:rPr>
          <w:rStyle w:val="Betoning"/>
          <w:rFonts w:ascii="Times New Roman" w:hAnsi="Times New Roman" w:cs="Times New Roman"/>
          <w:i w:val="0"/>
          <w:sz w:val="22"/>
          <w:szCs w:val="22"/>
        </w:rPr>
      </w:pPr>
    </w:p>
    <w:p w14:paraId="6CCA3A97"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253696A9"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A3EA923" w14:textId="77777777" w:rsidR="001F3485" w:rsidRDefault="001F3485" w:rsidP="001F3485">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10EB7218"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384B60C" w14:textId="77777777" w:rsidR="001F3485" w:rsidRDefault="001F3485" w:rsidP="001F3485">
      <w:pPr>
        <w:pStyle w:val="Underrubrik"/>
        <w:rPr>
          <w:b/>
          <w:bCs/>
          <w:i w:val="0"/>
          <w:iCs w:val="0"/>
          <w:color w:val="00000A"/>
          <w:sz w:val="23"/>
          <w:szCs w:val="23"/>
        </w:rPr>
      </w:pPr>
      <w:r>
        <w:rPr>
          <w:rStyle w:val="Starkbetoning"/>
          <w:color w:val="00000A"/>
          <w:sz w:val="23"/>
          <w:szCs w:val="23"/>
        </w:rPr>
        <w:t>Samarbete</w:t>
      </w:r>
    </w:p>
    <w:p w14:paraId="0548AE19"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504BB05A" w14:textId="77777777" w:rsidR="001F3485" w:rsidRDefault="001F3485" w:rsidP="001F3485">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02B93A2D" w14:textId="77777777" w:rsidR="001F3485" w:rsidRDefault="001F3485" w:rsidP="001F3485">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16F97CC8" w14:textId="77777777" w:rsidR="001F3485" w:rsidRDefault="001F3485" w:rsidP="001F3485">
      <w:pPr>
        <w:spacing w:before="158" w:after="158"/>
        <w:outlineLvl w:val="3"/>
        <w:rPr>
          <w:rFonts w:eastAsia="Times New Roman" w:cs="Times New Roman"/>
          <w:color w:val="333333"/>
          <w:sz w:val="23"/>
          <w:szCs w:val="23"/>
        </w:rPr>
      </w:pP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1DAD0B04" w14:textId="021E485D" w:rsidR="001F3485" w:rsidRPr="001F3485" w:rsidRDefault="001F3485" w:rsidP="001F3485">
      <w:pPr>
        <w:pStyle w:val="Heading1-woutnumbering"/>
        <w:rPr>
          <w:lang w:val="sv-SE"/>
        </w:rPr>
      </w:pPr>
      <w:bookmarkStart w:id="51" w:name="_Toc391456189"/>
      <w:bookmarkEnd w:id="51"/>
      <w:r>
        <w:rPr>
          <w:lang w:val="sv-SE"/>
        </w:rPr>
        <w:lastRenderedPageBreak/>
        <w:t>Bilaga 3</w:t>
      </w:r>
      <w:r w:rsidR="00747957">
        <w:rPr>
          <w:lang w:val="sv-SE"/>
        </w:rPr>
        <w:t xml:space="preserve"> – </w:t>
      </w:r>
      <w:r>
        <w:rPr>
          <w:lang w:val="sv-SE"/>
        </w:rPr>
        <w:t>Direkt instruktion modellen</w:t>
      </w:r>
    </w:p>
    <w:p w14:paraId="128C4FAE" w14:textId="77777777" w:rsidR="001F3485" w:rsidRPr="001F3485" w:rsidRDefault="001F3485" w:rsidP="001F3485">
      <w:pPr>
        <w:rPr>
          <w:rFonts w:cs="Times New Roman"/>
          <w:b/>
        </w:rPr>
      </w:pPr>
      <w:r w:rsidRPr="001F3485">
        <w:rPr>
          <w:rFonts w:cs="Times New Roman"/>
          <w:b/>
        </w:rPr>
        <w:t>Presentation fas</w:t>
      </w:r>
    </w:p>
    <w:p w14:paraId="2BD974AB" w14:textId="77777777" w:rsidR="001F3485" w:rsidRPr="001F3485" w:rsidRDefault="001F3485" w:rsidP="001F3485">
      <w:pPr>
        <w:rPr>
          <w:rFonts w:cs="Times New Roman"/>
          <w:i/>
        </w:rPr>
      </w:pPr>
      <w:r w:rsidRPr="001F3485">
        <w:rPr>
          <w:rFonts w:cs="Times New Roman"/>
          <w:i/>
        </w:rPr>
        <w:t>Erfarenheter och färdigheter</w:t>
      </w:r>
    </w:p>
    <w:p w14:paraId="505D8F46" w14:textId="77777777" w:rsidR="001F3485" w:rsidRPr="001F3485" w:rsidRDefault="001F3485" w:rsidP="001F3485">
      <w:pPr>
        <w:pStyle w:val="Liststycke"/>
        <w:widowControl w:val="0"/>
        <w:numPr>
          <w:ilvl w:val="0"/>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Granskning av tidigare material och/eller förutsättningskunskaper.</w:t>
      </w:r>
    </w:p>
    <w:p w14:paraId="304E5163"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Introduktionen för kursen visar att det genomförts granskning av material av ämnet för att kunna skapa kursen.</w:t>
      </w:r>
    </w:p>
    <w:p w14:paraId="3EBE19AA" w14:textId="77777777" w:rsidR="001F3485" w:rsidRPr="001F3485" w:rsidRDefault="001F3485" w:rsidP="001F3485">
      <w:pPr>
        <w:rPr>
          <w:rFonts w:cs="Times New Roman"/>
          <w:i/>
        </w:rPr>
      </w:pPr>
    </w:p>
    <w:p w14:paraId="1DEB5A37" w14:textId="77777777" w:rsidR="001F3485" w:rsidRPr="001F3485" w:rsidRDefault="001F3485" w:rsidP="001F3485">
      <w:pPr>
        <w:rPr>
          <w:rFonts w:cs="Times New Roman"/>
          <w:i/>
        </w:rPr>
      </w:pPr>
      <w:r w:rsidRPr="001F3485">
        <w:rPr>
          <w:rFonts w:cs="Times New Roman"/>
          <w:i/>
        </w:rPr>
        <w:t xml:space="preserve">Inlärning av specifik kunskap eller färdighet </w:t>
      </w:r>
    </w:p>
    <w:p w14:paraId="68F0A015"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Ett uttalande om den specifika kunskapen eller färdigheter som ska läras.</w:t>
      </w:r>
    </w:p>
    <w:p w14:paraId="723A36FE"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Kurspresentation gjorde det lätt att förstå vad kursen handlade om.</w:t>
      </w:r>
    </w:p>
    <w:p w14:paraId="0398BBC4" w14:textId="64C4859F" w:rsid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fanns ett sammanställt mål för vad som skulle uppnås med kursen. </w:t>
      </w:r>
    </w:p>
    <w:p w14:paraId="62471441" w14:textId="77777777" w:rsidR="001F3485" w:rsidRPr="001F3485" w:rsidRDefault="001F3485" w:rsidP="001F3485">
      <w:pPr>
        <w:pStyle w:val="Liststycke"/>
        <w:ind w:left="1440"/>
        <w:rPr>
          <w:rFonts w:ascii="Times New Roman" w:hAnsi="Times New Roman" w:cs="Times New Roman"/>
          <w:sz w:val="22"/>
          <w:szCs w:val="22"/>
        </w:rPr>
      </w:pPr>
    </w:p>
    <w:p w14:paraId="1567F89E" w14:textId="77777777" w:rsidR="001F3485" w:rsidRPr="001F3485" w:rsidRDefault="001F3485" w:rsidP="001F3485">
      <w:pPr>
        <w:rPr>
          <w:rFonts w:cs="Times New Roman"/>
          <w:i/>
        </w:rPr>
      </w:pPr>
      <w:r w:rsidRPr="001F3485">
        <w:rPr>
          <w:rFonts w:cs="Times New Roman"/>
          <w:i/>
        </w:rPr>
        <w:t>Beskrivningar och scenario</w:t>
      </w:r>
    </w:p>
    <w:p w14:paraId="50B97188"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Ett uttalande eller en erfarenhet som ger studenterna anledning eller förklaring av varför dessa specifika mål är viktiga</w:t>
      </w:r>
    </w:p>
    <w:p w14:paraId="7DDD4B76" w14:textId="0FAFEF5E" w:rsid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fanns en beskrivning eller scenario som gav en anledning till att gå kursen.  </w:t>
      </w:r>
    </w:p>
    <w:p w14:paraId="6B7E9893" w14:textId="77777777" w:rsidR="001F3485" w:rsidRPr="001F3485" w:rsidRDefault="001F3485" w:rsidP="001F3485">
      <w:pPr>
        <w:pStyle w:val="Liststycke"/>
        <w:ind w:left="1440"/>
        <w:rPr>
          <w:rFonts w:ascii="Times New Roman" w:hAnsi="Times New Roman" w:cs="Times New Roman"/>
          <w:sz w:val="22"/>
          <w:szCs w:val="22"/>
        </w:rPr>
      </w:pPr>
    </w:p>
    <w:p w14:paraId="2DA4E42E" w14:textId="77777777" w:rsidR="001F3485" w:rsidRPr="001F3485" w:rsidRDefault="001F3485" w:rsidP="001F3485">
      <w:pPr>
        <w:rPr>
          <w:rFonts w:cs="Times New Roman"/>
          <w:i/>
        </w:rPr>
      </w:pPr>
      <w:r w:rsidRPr="001F3485">
        <w:rPr>
          <w:rFonts w:cs="Times New Roman"/>
          <w:i/>
        </w:rPr>
        <w:t xml:space="preserve">Förklaring till vad som ska läras </w:t>
      </w:r>
    </w:p>
    <w:p w14:paraId="29D28B5C"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En tydlig aktiv förklaring av kunskapen eller färdigheter som ska läras.</w:t>
      </w:r>
    </w:p>
    <w:p w14:paraId="60270113" w14:textId="0E673F25"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förklaring av kunskapen eller färdigheter som skulle läras ut.</w:t>
      </w:r>
    </w:p>
    <w:p w14:paraId="53612CE3" w14:textId="77777777" w:rsidR="001F3485" w:rsidRPr="001F3485" w:rsidRDefault="001F3485" w:rsidP="001F3485">
      <w:pPr>
        <w:rPr>
          <w:rFonts w:cs="Times New Roman"/>
          <w:i/>
        </w:rPr>
      </w:pPr>
      <w:r w:rsidRPr="001F3485">
        <w:rPr>
          <w:rFonts w:cs="Times New Roman"/>
          <w:i/>
        </w:rPr>
        <w:t xml:space="preserve">Förståelse </w:t>
      </w:r>
    </w:p>
    <w:p w14:paraId="5203EB6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Flera möjligheter för studenter att visa sina första förståelser som svar på läraren anvisningar.</w:t>
      </w:r>
    </w:p>
    <w:p w14:paraId="7B6A1685"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finns flera tillfällen att visa förståelse. </w:t>
      </w:r>
    </w:p>
    <w:p w14:paraId="2FEED930"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Möjlighet att visa förståelse efter tidigare förklaringarna angående kursen. </w:t>
      </w:r>
    </w:p>
    <w:p w14:paraId="790EDD6D" w14:textId="77777777" w:rsidR="001F3485" w:rsidRPr="001F3485" w:rsidRDefault="001F3485" w:rsidP="001F3485">
      <w:pPr>
        <w:rPr>
          <w:rFonts w:cs="Times New Roman"/>
        </w:rPr>
      </w:pPr>
    </w:p>
    <w:p w14:paraId="4A519A61" w14:textId="77777777" w:rsidR="001F3485" w:rsidRPr="001F3485" w:rsidRDefault="001F3485" w:rsidP="001F3485">
      <w:pPr>
        <w:rPr>
          <w:rFonts w:cs="Times New Roman"/>
          <w:b/>
        </w:rPr>
      </w:pPr>
      <w:r w:rsidRPr="001F3485">
        <w:rPr>
          <w:rFonts w:cs="Times New Roman"/>
          <w:b/>
        </w:rPr>
        <w:t>Praktik fas</w:t>
      </w:r>
    </w:p>
    <w:p w14:paraId="379C57C7" w14:textId="77777777" w:rsidR="001F3485" w:rsidRPr="001F3485" w:rsidRDefault="001F3485" w:rsidP="001F3485">
      <w:pPr>
        <w:rPr>
          <w:rFonts w:cs="Times New Roman"/>
          <w:i/>
        </w:rPr>
      </w:pPr>
      <w:r w:rsidRPr="001F3485">
        <w:rPr>
          <w:rFonts w:cs="Times New Roman"/>
          <w:i/>
        </w:rPr>
        <w:t xml:space="preserve">Guidning </w:t>
      </w:r>
    </w:p>
    <w:p w14:paraId="03E02D49"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Guidad praktik under översikt av ”läraren” direkta och omedelbara uppsikt.</w:t>
      </w:r>
    </w:p>
    <w:p w14:paraId="4A3601A4"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Praktisk guidning innan kursövningar utfördes.</w:t>
      </w:r>
    </w:p>
    <w:p w14:paraId="684F194F" w14:textId="509C63F5" w:rsidR="001F3485" w:rsidRPr="001F3485" w:rsidRDefault="001F3485" w:rsidP="001F3485">
      <w:pPr>
        <w:rPr>
          <w:rFonts w:cs="Times New Roman"/>
        </w:rPr>
      </w:pPr>
      <w:r w:rsidRPr="001F3485">
        <w:rPr>
          <w:rFonts w:cs="Times New Roman"/>
        </w:rPr>
        <w:t xml:space="preserve"> </w:t>
      </w:r>
    </w:p>
    <w:p w14:paraId="3D8AD127" w14:textId="77777777" w:rsidR="001F3485" w:rsidRPr="001F3485" w:rsidRDefault="001F3485" w:rsidP="001F3485">
      <w:pPr>
        <w:rPr>
          <w:rFonts w:cs="Times New Roman"/>
          <w:i/>
        </w:rPr>
      </w:pPr>
      <w:r w:rsidRPr="001F3485">
        <w:rPr>
          <w:rFonts w:cs="Times New Roman"/>
          <w:i/>
        </w:rPr>
        <w:t>Självständiga övningar</w:t>
      </w:r>
    </w:p>
    <w:p w14:paraId="11869CC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Självständig praxis där studenten arbetar på egen hand.</w:t>
      </w:r>
    </w:p>
    <w:p w14:paraId="7438A546"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självständiga övningar för att praktiskt kunna utföra det teoretiska.</w:t>
      </w:r>
    </w:p>
    <w:p w14:paraId="3C2976BA" w14:textId="77777777" w:rsidR="001F3485" w:rsidRPr="001F3485" w:rsidRDefault="001F3485" w:rsidP="001F3485">
      <w:pPr>
        <w:rPr>
          <w:rFonts w:cs="Times New Roman"/>
          <w:i/>
        </w:rPr>
      </w:pPr>
    </w:p>
    <w:p w14:paraId="1DBC80A2" w14:textId="77777777" w:rsidR="001F3485" w:rsidRPr="001F3485" w:rsidRDefault="001F3485" w:rsidP="001F3485">
      <w:pPr>
        <w:rPr>
          <w:rFonts w:cs="Times New Roman"/>
          <w:i/>
        </w:rPr>
      </w:pPr>
      <w:r w:rsidRPr="001F3485">
        <w:rPr>
          <w:rFonts w:cs="Times New Roman"/>
          <w:i/>
        </w:rPr>
        <w:t xml:space="preserve">Periodisk granskning </w:t>
      </w:r>
    </w:p>
    <w:p w14:paraId="639F9021"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 xml:space="preserve">Periodisk granskning (ofta införlivad dagligen i guidad och självständig praxis) där eleverna utnyttjar tidigare lärda innehåll eller färdigheter. </w:t>
      </w:r>
    </w:p>
    <w:p w14:paraId="7B69348D"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finns en överblick om vad som har uppnåtts efter varje kursmoment.</w:t>
      </w:r>
    </w:p>
    <w:p w14:paraId="62D76A3E" w14:textId="1AB398A1" w:rsidR="001F3485" w:rsidRPr="001F3485" w:rsidRDefault="001F3485" w:rsidP="001F3485">
      <w:pPr>
        <w:rPr>
          <w:rFonts w:cs="Times New Roman"/>
        </w:rPr>
      </w:pPr>
    </w:p>
    <w:p w14:paraId="7D13C9A6" w14:textId="77777777" w:rsidR="001F3485" w:rsidRPr="001F3485" w:rsidRDefault="001F3485" w:rsidP="001F3485">
      <w:pPr>
        <w:widowControl w:val="0"/>
        <w:autoSpaceDE w:val="0"/>
        <w:autoSpaceDN w:val="0"/>
        <w:adjustRightInd w:val="0"/>
        <w:rPr>
          <w:rFonts w:cs="Times New Roman"/>
          <w:b/>
          <w:color w:val="353535"/>
        </w:rPr>
      </w:pPr>
      <w:r w:rsidRPr="001F3485">
        <w:rPr>
          <w:rFonts w:cs="Times New Roman"/>
          <w:b/>
          <w:color w:val="353535"/>
        </w:rPr>
        <w:t xml:space="preserve">Bedömning och utvärderings fas </w:t>
      </w:r>
    </w:p>
    <w:p w14:paraId="7B2BF28B" w14:textId="77777777" w:rsidR="001F3485" w:rsidRPr="001F3485" w:rsidRDefault="001F3485" w:rsidP="001F3485">
      <w:pPr>
        <w:rPr>
          <w:rFonts w:cs="Times New Roman"/>
          <w:i/>
        </w:rPr>
      </w:pPr>
      <w:r w:rsidRPr="001F3485">
        <w:rPr>
          <w:rFonts w:cs="Times New Roman"/>
          <w:i/>
        </w:rPr>
        <w:t xml:space="preserve">Validering </w:t>
      </w:r>
    </w:p>
    <w:p w14:paraId="6004A778" w14:textId="77777777" w:rsidR="001F3485" w:rsidRPr="001F3485" w:rsidRDefault="001F3485" w:rsidP="001F3485">
      <w:pPr>
        <w:pStyle w:val="Liststycke"/>
        <w:numPr>
          <w:ilvl w:val="0"/>
          <w:numId w:val="11"/>
        </w:numPr>
        <w:ind w:left="714" w:hanging="357"/>
        <w:rPr>
          <w:rFonts w:ascii="Times New Roman" w:hAnsi="Times New Roman" w:cs="Times New Roman"/>
          <w:sz w:val="22"/>
          <w:szCs w:val="22"/>
        </w:rPr>
      </w:pPr>
      <w:r w:rsidRPr="001F3485">
        <w:rPr>
          <w:rFonts w:ascii="Times New Roman" w:hAnsi="Times New Roman" w:cs="Times New Roman"/>
          <w:sz w:val="22"/>
          <w:szCs w:val="22"/>
        </w:rPr>
        <w:t>Samla in data på en daglig basis för att bedöma student framgång.</w:t>
      </w:r>
    </w:p>
    <w:p w14:paraId="2D9992DE"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ständig bedömning av studentens prestation under kursen.</w:t>
      </w:r>
    </w:p>
    <w:p w14:paraId="77A4142E" w14:textId="77777777" w:rsidR="001F3485" w:rsidRPr="001F3485" w:rsidRDefault="001F3485" w:rsidP="001F3485">
      <w:pPr>
        <w:rPr>
          <w:rFonts w:cs="Times New Roman"/>
        </w:rPr>
      </w:pPr>
    </w:p>
    <w:p w14:paraId="6CA71820" w14:textId="77777777" w:rsidR="001F3485" w:rsidRPr="001F3485" w:rsidRDefault="001F3485" w:rsidP="001F3485">
      <w:pPr>
        <w:rPr>
          <w:rFonts w:cs="Times New Roman"/>
          <w:i/>
        </w:rPr>
      </w:pPr>
      <w:r w:rsidRPr="001F3485">
        <w:rPr>
          <w:rFonts w:cs="Times New Roman"/>
          <w:i/>
        </w:rPr>
        <w:t>Sammanfattning</w:t>
      </w:r>
    </w:p>
    <w:p w14:paraId="615587B9"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Samla in data med längre intervaller som i.e. veckovis.</w:t>
      </w:r>
    </w:p>
    <w:p w14:paraId="2944A70A"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I slutet av kursen sammanfattades prestation av genomförd kurs.</w:t>
      </w:r>
    </w:p>
    <w:p w14:paraId="49C8F483"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Ett test gav eller skulle bidra med att bevisa hur väl informationen mottogs från kursen. </w:t>
      </w:r>
    </w:p>
    <w:p w14:paraId="3D59232D" w14:textId="77777777" w:rsidR="001F3485" w:rsidRPr="001F3485" w:rsidRDefault="001F3485" w:rsidP="001F3485">
      <w:pPr>
        <w:rPr>
          <w:rFonts w:cs="Times New Roman"/>
          <w:i/>
        </w:rPr>
      </w:pPr>
    </w:p>
    <w:p w14:paraId="1FA74A2B" w14:textId="77777777" w:rsidR="001F3485" w:rsidRPr="001F3485" w:rsidRDefault="001F3485" w:rsidP="001F3485">
      <w:pPr>
        <w:widowControl w:val="0"/>
        <w:autoSpaceDE w:val="0"/>
        <w:autoSpaceDN w:val="0"/>
        <w:adjustRightInd w:val="0"/>
        <w:rPr>
          <w:rFonts w:cs="Times New Roman"/>
          <w:b/>
          <w:color w:val="353535"/>
        </w:rPr>
      </w:pPr>
      <w:r w:rsidRPr="001F3485">
        <w:rPr>
          <w:rFonts w:cs="Times New Roman"/>
          <w:b/>
          <w:color w:val="353535"/>
        </w:rPr>
        <w:lastRenderedPageBreak/>
        <w:t>Övervakning och återkoppling fas</w:t>
      </w:r>
    </w:p>
    <w:p w14:paraId="6FD51EC6" w14:textId="77777777" w:rsidR="001F3485" w:rsidRPr="001F3485" w:rsidRDefault="001F3485" w:rsidP="001F3485">
      <w:pPr>
        <w:rPr>
          <w:rFonts w:cs="Times New Roman"/>
          <w:i/>
        </w:rPr>
      </w:pPr>
      <w:r w:rsidRPr="001F3485">
        <w:rPr>
          <w:rFonts w:cs="Times New Roman"/>
          <w:i/>
        </w:rPr>
        <w:t>Ledtrådar och uppmaningar</w:t>
      </w:r>
    </w:p>
    <w:p w14:paraId="5E0A72E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Tillhandahålla ledtrådar och uppmaningar.</w:t>
      </w:r>
    </w:p>
    <w:p w14:paraId="51E64A1A"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ständig feedback efter genomförd kursövning.</w:t>
      </w:r>
    </w:p>
    <w:p w14:paraId="0AB5A6E8"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Feedbacken förstärkte förståelse av kursövningarna.</w:t>
      </w:r>
    </w:p>
    <w:p w14:paraId="75D0D57D" w14:textId="77777777" w:rsidR="001F3485" w:rsidRPr="001F3485" w:rsidRDefault="001F3485" w:rsidP="001F3485">
      <w:pPr>
        <w:rPr>
          <w:rFonts w:cs="Times New Roman"/>
        </w:rPr>
      </w:pPr>
      <w:r w:rsidRPr="001F3485">
        <w:rPr>
          <w:rFonts w:cs="Times New Roman"/>
        </w:rPr>
        <w:t xml:space="preserve"> </w:t>
      </w:r>
    </w:p>
    <w:p w14:paraId="679B19FD" w14:textId="77777777" w:rsidR="001F3485" w:rsidRPr="001F3485" w:rsidRDefault="001F3485" w:rsidP="001F3485">
      <w:pPr>
        <w:rPr>
          <w:rFonts w:cs="Times New Roman"/>
          <w:i/>
        </w:rPr>
      </w:pPr>
      <w:r w:rsidRPr="001F3485">
        <w:rPr>
          <w:rFonts w:cs="Times New Roman"/>
          <w:i/>
        </w:rPr>
        <w:t>Support</w:t>
      </w:r>
    </w:p>
    <w:p w14:paraId="4440E93C" w14:textId="77777777" w:rsidR="001F3485" w:rsidRPr="001F3485" w:rsidRDefault="001F3485" w:rsidP="001F3485">
      <w:pPr>
        <w:pStyle w:val="Liststycke"/>
        <w:widowControl w:val="0"/>
        <w:numPr>
          <w:ilvl w:val="0"/>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Tillhandahålla korrigerande återkoppling och förstärkning.</w:t>
      </w:r>
    </w:p>
    <w:p w14:paraId="094072F9"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Feedback korrigerade mina svar efter varje kursövning.</w:t>
      </w:r>
    </w:p>
    <w:p w14:paraId="08877B93"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 xml:space="preserve">Feedback uppkom ofta under moment i kursen. </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52" w:name="_Toc391456190"/>
      <w:bookmarkEnd w:id="52"/>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rd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nknown Author" w:date="2018-06-28T11:37:00Z" w:initials="">
    <w:p w14:paraId="7D65C695" w14:textId="77777777" w:rsidR="008C25C4" w:rsidRDefault="008C25C4">
      <w:r>
        <w:rPr>
          <w:rFonts w:asciiTheme="minorHAnsi" w:hAnsiTheme="minorHAnsi"/>
          <w:sz w:val="16"/>
        </w:rPr>
        <w:t>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w:t>
      </w:r>
    </w:p>
  </w:comment>
  <w:comment w:id="6" w:author="Jason Serviss" w:date="2018-07-15T09:37:00Z" w:initials="JS">
    <w:p w14:paraId="38149618" w14:textId="025CA0CD" w:rsidR="008C25C4" w:rsidRDefault="008C25C4">
      <w:pPr>
        <w:pStyle w:val="Kommentarer"/>
      </w:pPr>
      <w:r>
        <w:rPr>
          <w:rStyle w:val="Kommentarsreferens"/>
        </w:rPr>
        <w:annotationRef/>
      </w:r>
      <w:r>
        <w:t>If these are only a subset of models, that are appropriate for e-learning, you nedd to rephrase this so that that is clear in the sentance.</w:t>
      </w:r>
    </w:p>
  </w:comment>
  <w:comment w:id="7" w:author="Jason Serviss" w:date="2018-07-15T09:41:00Z" w:initials="JS">
    <w:p w14:paraId="4AD4C8DD" w14:textId="1B27A657" w:rsidR="008C25C4" w:rsidRDefault="008C25C4">
      <w:pPr>
        <w:pStyle w:val="Kommentarer"/>
      </w:pPr>
      <w:r>
        <w:rPr>
          <w:rStyle w:val="Kommentarsreferens"/>
        </w:rPr>
        <w:annotationRef/>
      </w:r>
      <w:r>
        <w:t xml:space="preserve">När representitiva modeller valdes tog vi hansyn till hur representitiva de var för perspektiven genom att jämföra modell kriteria och uteslutade modeller där kriterian skillde sig märkant från andra modeller i perspektivet. </w:t>
      </w:r>
    </w:p>
  </w:comment>
  <w:comment w:id="9" w:author="Jason Serviss" w:date="2018-07-15T09:47:00Z" w:initials="JS">
    <w:p w14:paraId="2BDA18A8" w14:textId="71FD7A8D" w:rsidR="008C25C4" w:rsidRDefault="008C25C4">
      <w:pPr>
        <w:pStyle w:val="Kommentarer"/>
      </w:pPr>
      <w:r>
        <w:rPr>
          <w:rStyle w:val="Kommentarsreferens"/>
        </w:rPr>
        <w:annotationRef/>
      </w:r>
      <w:r>
        <w:t>Sedan tog vi hansyn till kriteria från Grade som skulle omedelbart göra vissa modeller olämpligt att använda. Dessa kriteria var, till exemple, modeller som hindrar att kunna arbeta med ett stort nätverk med diverse verksamhetsområde eller modeller som kräver ett djuptgående förståelse av bakomligande material eller målgruppen.</w:t>
      </w:r>
    </w:p>
  </w:comment>
  <w:comment w:id="10" w:author="Jason Serviss" w:date="2018-07-17T09:13:00Z" w:initials="JS">
    <w:p w14:paraId="6A3BDFB9" w14:textId="02EFE689" w:rsidR="008C25C4" w:rsidRPr="00266EC1" w:rsidRDefault="008C25C4">
      <w:pPr>
        <w:pStyle w:val="Kommentarer"/>
        <w:rPr>
          <w:b/>
        </w:rPr>
      </w:pPr>
      <w:r>
        <w:rPr>
          <w:rStyle w:val="Kommentarsreferens"/>
        </w:rPr>
        <w:annotationRef/>
      </w:r>
      <w:r>
        <w:t xml:space="preserve">What does 1 correspond to? What does 5 correspond to? </w:t>
      </w:r>
      <w:r>
        <w:rPr>
          <w:b/>
        </w:rPr>
        <w:t>FIXAT</w:t>
      </w:r>
    </w:p>
  </w:comment>
  <w:comment w:id="11" w:author="Jason Serviss" w:date="2018-07-17T09:13:00Z" w:initials="JS">
    <w:p w14:paraId="23E36FBB" w14:textId="486BB949" w:rsidR="008C25C4" w:rsidRPr="00266EC1" w:rsidRDefault="008C25C4">
      <w:pPr>
        <w:pStyle w:val="Kommentarer"/>
        <w:rPr>
          <w:b/>
        </w:rPr>
      </w:pPr>
      <w:r>
        <w:rPr>
          <w:rStyle w:val="Kommentarsreferens"/>
        </w:rPr>
        <w:annotationRef/>
      </w:r>
      <w:r>
        <w:t xml:space="preserve">This is not entirely true. A) you are not just finding the best model but also, the best perspective. B) State the conclusion based on the analysis and not based on the NEXT analysis. </w:t>
      </w:r>
      <w:r>
        <w:rPr>
          <w:b/>
        </w:rPr>
        <w:t>FIXAT</w:t>
      </w:r>
    </w:p>
  </w:comment>
  <w:comment w:id="13" w:author="Jason Serviss" w:date="2018-07-15T10:00:00Z" w:initials="JS">
    <w:p w14:paraId="716F3669" w14:textId="4B993B9C" w:rsidR="008C25C4" w:rsidRDefault="008C25C4">
      <w:pPr>
        <w:pStyle w:val="Kommentarer"/>
      </w:pPr>
      <w:r>
        <w:rPr>
          <w:rStyle w:val="Kommentarsreferens"/>
        </w:rPr>
        <w:annotationRef/>
      </w:r>
      <w:r>
        <w:t>Incomplete sentance</w:t>
      </w:r>
    </w:p>
  </w:comment>
  <w:comment w:id="14" w:author="Jason Serviss" w:date="2018-07-15T14:25:00Z" w:initials="JS">
    <w:p w14:paraId="5090A35E" w14:textId="25C4EB3A" w:rsidR="008C25C4" w:rsidRDefault="008C25C4">
      <w:pPr>
        <w:pStyle w:val="Kommentarer"/>
      </w:pPr>
      <w:r>
        <w:rPr>
          <w:rStyle w:val="Kommentarsreferens"/>
        </w:rPr>
        <w:annotationRef/>
      </w:r>
      <w:r>
        <w:t>No. Just say what you did and reference the literature. Don’t say we used litterature bla bla. Say we smmarized the whatever in order to whatever (ref. ref.).</w:t>
      </w:r>
    </w:p>
  </w:comment>
  <w:comment w:id="15" w:author="Olivia Imner" w:date="2018-07-15T16:12:00Z" w:initials="OI">
    <w:p w14:paraId="2E9C0802" w14:textId="028D0770" w:rsidR="008C25C4" w:rsidRDefault="008C25C4">
      <w:pPr>
        <w:pStyle w:val="Kommentarer"/>
      </w:pPr>
      <w:r>
        <w:rPr>
          <w:rStyle w:val="Kommentarsreferens"/>
        </w:rPr>
        <w:annotationRef/>
      </w:r>
      <w:r>
        <w:t>Lägg till referens till DIM.</w:t>
      </w:r>
    </w:p>
    <w:p w14:paraId="2325F74D" w14:textId="77777777" w:rsidR="008C25C4" w:rsidRDefault="008C25C4">
      <w:pPr>
        <w:pStyle w:val="Kommentarer"/>
      </w:pPr>
    </w:p>
  </w:comment>
  <w:comment w:id="16" w:author="Jason Serviss" w:date="2018-07-14T11:01:00Z" w:initials="JS">
    <w:p w14:paraId="2FA7D21B" w14:textId="2C940602" w:rsidR="008C25C4" w:rsidRDefault="008C25C4">
      <w:pPr>
        <w:pStyle w:val="Kommentarer"/>
      </w:pPr>
      <w:r>
        <w:rPr>
          <w:rStyle w:val="Kommentarsreferens"/>
        </w:rPr>
        <w:annotationRef/>
      </w:r>
      <w:r>
        <w:t>Revise. Again, you should not specifically say that you made a table as part of the research plan. You, instead say that you, with help of SPECIFIC litterature, summarized the important elements of the model (Bilaga 1) and used this to formulate a formular.</w:t>
      </w:r>
    </w:p>
  </w:comment>
  <w:comment w:id="18" w:author="Jason Serviss" w:date="2018-07-17T09:14:00Z" w:initials="JS">
    <w:p w14:paraId="25D82C43" w14:textId="67B0031B" w:rsidR="008C25C4" w:rsidRDefault="008C25C4">
      <w:pPr>
        <w:pStyle w:val="Kommentarer"/>
      </w:pPr>
      <w:r>
        <w:rPr>
          <w:rStyle w:val="Kommentarsreferens"/>
        </w:rPr>
        <w:annotationRef/>
      </w:r>
      <w:r>
        <w:t>By who? HUR SKA JAG LÄGGA TILL ATT JAG GJORDE DET SJÄLV?</w:t>
      </w:r>
    </w:p>
  </w:comment>
  <w:comment w:id="19" w:author="Jason Serviss" w:date="2018-07-15T10:20:00Z" w:initials="JS">
    <w:p w14:paraId="62B5BB3D" w14:textId="6B485373" w:rsidR="008C25C4" w:rsidRDefault="008C25C4">
      <w:pPr>
        <w:pStyle w:val="Kommentarer"/>
      </w:pPr>
      <w:r>
        <w:rPr>
          <w:rStyle w:val="Kommentarsreferens"/>
        </w:rPr>
        <w:annotationRef/>
      </w:r>
      <w:r>
        <w:t>Not true. You need to look at how we present the data in the figure(s). We do not just present the average result per course so this statment only covers 1 out of 4 figures/analyses.</w:t>
      </w:r>
    </w:p>
  </w:comment>
  <w:comment w:id="21" w:author="Jason Serviss" w:date="2018-07-15T10:22:00Z" w:initials="JS">
    <w:p w14:paraId="2ED5ABD0" w14:textId="04BED178" w:rsidR="008C25C4" w:rsidRDefault="008C25C4">
      <w:pPr>
        <w:pStyle w:val="Kommentarer"/>
      </w:pPr>
      <w:r>
        <w:rPr>
          <w:rStyle w:val="Kommentarsreferens"/>
        </w:rPr>
        <w:annotationRef/>
      </w:r>
      <w:r>
        <w:t>Incomplete sentance</w:t>
      </w:r>
    </w:p>
  </w:comment>
  <w:comment w:id="22" w:author="Jason Serviss" w:date="2018-07-15T10:26:00Z" w:initials="JS">
    <w:p w14:paraId="180E9D6C" w14:textId="5C822B50" w:rsidR="008C25C4" w:rsidRPr="0027195F" w:rsidRDefault="008C25C4">
      <w:pPr>
        <w:pStyle w:val="Kommentarer"/>
      </w:pPr>
      <w:r>
        <w:rPr>
          <w:rStyle w:val="Kommentarsreferens"/>
        </w:rPr>
        <w:annotationRef/>
      </w:r>
      <w:r>
        <w:t xml:space="preserve">Combine these into one sentance. This needs to have enough information that the reader will understand the results that you will present WITHOUT having to read the methods section. If you don’t say here that the </w:t>
      </w:r>
      <w:r w:rsidRPr="0027195F">
        <w:rPr>
          <w:u w:val="single"/>
        </w:rPr>
        <w:t>statments</w:t>
      </w:r>
      <w:r>
        <w:t xml:space="preserve"> are divided by model phase and elements, the reader is not going to understand when you present the results for figure 1b.</w:t>
      </w:r>
    </w:p>
  </w:comment>
  <w:comment w:id="23" w:author="Jason Serviss" w:date="2018-07-15T10:28:00Z" w:initials="JS">
    <w:p w14:paraId="478488EC" w14:textId="5AA2456F" w:rsidR="008C25C4" w:rsidRDefault="008C25C4">
      <w:pPr>
        <w:pStyle w:val="Kommentarer"/>
      </w:pPr>
      <w:r>
        <w:rPr>
          <w:rStyle w:val="Kommentarsreferens"/>
        </w:rPr>
        <w:annotationRef/>
      </w:r>
      <w:r>
        <w:t>Incorrect. The statments were grouped according to the different model phases</w:t>
      </w:r>
    </w:p>
  </w:comment>
  <w:comment w:id="24" w:author="Jason Serviss" w:date="2018-07-15T16:36:00Z" w:initials="JS">
    <w:p w14:paraId="79093C97" w14:textId="617354DF" w:rsidR="008C25C4" w:rsidRPr="00CC3686" w:rsidRDefault="008C25C4">
      <w:pPr>
        <w:pStyle w:val="Kommentarer"/>
        <w:rPr>
          <w:b/>
        </w:rPr>
      </w:pPr>
      <w:r>
        <w:rPr>
          <w:rStyle w:val="Kommentarsreferens"/>
        </w:rPr>
        <w:annotationRef/>
      </w:r>
      <w:r>
        <w:t xml:space="preserve">I don’t know what this is suppose tom ean either. </w:t>
      </w:r>
      <w:r>
        <w:rPr>
          <w:b/>
        </w:rPr>
        <w:t xml:space="preserve">För att visa diagramet i figur 1b. </w:t>
      </w:r>
    </w:p>
  </w:comment>
  <w:comment w:id="25" w:author="Jason Serviss" w:date="2018-07-15T17:02:00Z" w:initials="JS">
    <w:p w14:paraId="24AD265B" w14:textId="685EB6B6" w:rsidR="008C25C4" w:rsidRDefault="008C25C4">
      <w:pPr>
        <w:pStyle w:val="Kommentarer"/>
      </w:pPr>
      <w:r>
        <w:rPr>
          <w:rStyle w:val="Kommentarsreferens"/>
        </w:rPr>
        <w:annotationRef/>
      </w:r>
      <w:r>
        <w:t xml:space="preserve">No! You need to specifically say in the text that the numbering in the figure corresponds to the numbering of the statments in bilaga 1 </w:t>
      </w:r>
      <w:r w:rsidRPr="00E01428">
        <w:rPr>
          <w:b/>
        </w:rPr>
        <w:t>FIXAT</w:t>
      </w:r>
    </w:p>
  </w:comment>
  <w:comment w:id="26" w:author="Jason Serviss" w:date="2018-07-15T17:11:00Z" w:initials="JS">
    <w:p w14:paraId="35EB2B8E" w14:textId="7BA7631E" w:rsidR="008C25C4" w:rsidRDefault="008C25C4">
      <w:pPr>
        <w:pStyle w:val="Kommentarer"/>
      </w:pPr>
      <w:r>
        <w:rPr>
          <w:rStyle w:val="Kommentarsreferens"/>
        </w:rPr>
        <w:annotationRef/>
      </w:r>
      <w:r>
        <w:t xml:space="preserve">This seems misleading. Is it you that has divided the models into these phases or was it done in previous studies? </w:t>
      </w:r>
      <w:r w:rsidRPr="00C05AB6">
        <w:rPr>
          <w:b/>
        </w:rPr>
        <w:t>FIXAT</w:t>
      </w:r>
    </w:p>
  </w:comment>
  <w:comment w:id="27" w:author="Jason Serviss" w:date="2018-07-15T18:09:00Z" w:initials="JS">
    <w:p w14:paraId="1A6D9E43" w14:textId="5BA8C713" w:rsidR="008C25C4" w:rsidRPr="000E7838" w:rsidRDefault="008C25C4">
      <w:pPr>
        <w:pStyle w:val="Kommentarer"/>
        <w:rPr>
          <w:b/>
        </w:rPr>
      </w:pPr>
      <w:r>
        <w:rPr>
          <w:rStyle w:val="Kommentarsreferens"/>
        </w:rPr>
        <w:annotationRef/>
      </w:r>
      <w:r>
        <w:t xml:space="preserve">To general. You did not ”analysera DIM </w:t>
      </w:r>
      <w:r w:rsidRPr="00997DB2">
        <w:rPr>
          <w:u w:val="single"/>
        </w:rPr>
        <w:t>OCH SEDAN</w:t>
      </w:r>
      <w:r>
        <w:t xml:space="preserve"> sammanställa modellens faser och element”, instead you ”analysed DIMs phases and elements”</w:t>
      </w:r>
      <w:r>
        <w:rPr>
          <w:b/>
        </w:rPr>
        <w:t>FIXAT</w:t>
      </w:r>
    </w:p>
  </w:comment>
  <w:comment w:id="29" w:author="Jason Serviss" w:date="2018-07-14T11:54:00Z" w:initials="JS">
    <w:p w14:paraId="39F93E65" w14:textId="1CFE7B82" w:rsidR="008C25C4" w:rsidRDefault="008C25C4">
      <w:pPr>
        <w:pStyle w:val="Kommentarer"/>
      </w:pPr>
      <w:r>
        <w:rPr>
          <w:rStyle w:val="Kommentarsreferens"/>
        </w:rPr>
        <w:annotationRef/>
      </w:r>
      <w:r>
        <w:t>Just say the summary. ”In total, these results indicate…”  Either include a summary that includes results from both figure 2a and 2b or include at least one thing from figure 2a and one thing from figure 2b. Positive first then negative. Look back and see how you summarized the results from this analysis in the last paragraph of the introduction. Ideally the summary is only one sentance.</w:t>
      </w:r>
    </w:p>
  </w:comment>
  <w:comment w:id="30" w:author="Jason Serviss" w:date="2018-07-16T08:10:00Z" w:initials="JS">
    <w:p w14:paraId="347CDF05" w14:textId="77777777" w:rsidR="008C25C4" w:rsidRDefault="008C25C4" w:rsidP="00F0181A">
      <w:pPr>
        <w:pStyle w:val="Kommentarer"/>
      </w:pPr>
      <w:r>
        <w:rPr>
          <w:rStyle w:val="Kommentarsreferens"/>
        </w:rPr>
        <w:annotationRef/>
      </w:r>
      <w:r>
        <w:t>You either need to be specific in the results section or say something like: ”In summary this result indicates”. The result does not specifically show that Grades ”kurser har ett välarbetat material…”.</w:t>
      </w:r>
    </w:p>
  </w:comment>
  <w:comment w:id="31" w:author="Olivia Imner" w:date="2018-07-15T18:13:00Z" w:initials="OI">
    <w:p w14:paraId="1B407E08" w14:textId="07EE8F7F" w:rsidR="008C25C4" w:rsidRDefault="008C25C4">
      <w:pPr>
        <w:pStyle w:val="Kommentarer"/>
      </w:pPr>
      <w:r>
        <w:rPr>
          <w:rStyle w:val="Kommentarsreferens"/>
        </w:rPr>
        <w:annotationRef/>
      </w:r>
      <w:r>
        <w:t>Each individual and specific result from figure 1a should be presented. Once this is done, the results for figure 1a should be summarized, ideally in one sentance. Then you start a new paragraph and do the same thing, i.e. specific individula results followed by a summary, for figure 1b. Do this for all the figures in the results section.</w:t>
      </w:r>
    </w:p>
  </w:comment>
  <w:comment w:id="37" w:author="Jason Serviss" w:date="2018-07-15T10:53:00Z" w:initials="JS">
    <w:p w14:paraId="56F2C9B0" w14:textId="7E44AB02" w:rsidR="008C25C4" w:rsidRDefault="008C25C4">
      <w:pPr>
        <w:pStyle w:val="Kommentarer"/>
      </w:pPr>
      <w:r>
        <w:rPr>
          <w:rStyle w:val="Kommentarsreferens"/>
        </w:rPr>
        <w:annotationRef/>
      </w:r>
      <w:r>
        <w:t>Should indicate that this figure shows the results PER PHASE /ELEMENT. The next figure shows the exact same results but shows them PER KURS. The figure titles should reflect this.</w:t>
      </w:r>
    </w:p>
  </w:comment>
  <w:comment w:id="39" w:author="Jason Serviss" w:date="2018-07-17T08:50:00Z" w:initials="JS">
    <w:p w14:paraId="738CF557" w14:textId="09BD0D03" w:rsidR="008C25C4" w:rsidRPr="00D45591" w:rsidRDefault="008C25C4">
      <w:pPr>
        <w:pStyle w:val="Kommentarer"/>
        <w:rPr>
          <w:b/>
        </w:rPr>
      </w:pPr>
      <w:r>
        <w:rPr>
          <w:rStyle w:val="Kommentarsreferens"/>
        </w:rPr>
        <w:annotationRef/>
      </w:r>
      <w:r>
        <w:t>This needs to be expanded. As it is it does not give enough information to the reader.</w:t>
      </w:r>
      <w:r>
        <w:rPr>
          <w:b/>
        </w:rPr>
        <w:t>FIXAT</w:t>
      </w:r>
    </w:p>
  </w:comment>
  <w:comment w:id="40" w:author="Jason Serviss" w:date="2018-07-17T09:11:00Z" w:initials="JS">
    <w:p w14:paraId="563EA491" w14:textId="743FFE4A" w:rsidR="008C25C4" w:rsidRPr="005F37C1" w:rsidRDefault="008C25C4">
      <w:pPr>
        <w:pStyle w:val="Kommentarer"/>
        <w:rPr>
          <w:b/>
        </w:rPr>
      </w:pPr>
      <w:r>
        <w:rPr>
          <w:rStyle w:val="Kommentarsreferens"/>
        </w:rPr>
        <w:annotationRef/>
      </w:r>
      <w:r>
        <w:t xml:space="preserve">This has nothing to do with the results you are about to present </w:t>
      </w:r>
      <w:r>
        <w:rPr>
          <w:b/>
        </w:rPr>
        <w:t>FIXAT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8C25C4" w:rsidRDefault="008C25C4">
      <w:r>
        <w:separator/>
      </w:r>
    </w:p>
  </w:endnote>
  <w:endnote w:type="continuationSeparator" w:id="0">
    <w:p w14:paraId="08224FE9" w14:textId="77777777" w:rsidR="008C25C4" w:rsidRDefault="008C2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8C25C4" w:rsidRDefault="008C25C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8C25C4" w:rsidRDefault="008C25C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8C25C4" w:rsidRDefault="008C25C4">
        <w:pPr>
          <w:pStyle w:val="Footer1"/>
          <w:jc w:val="center"/>
        </w:pPr>
        <w:r>
          <w:fldChar w:fldCharType="begin"/>
        </w:r>
        <w:r>
          <w:instrText>PAGE</w:instrText>
        </w:r>
        <w:r>
          <w:fldChar w:fldCharType="separate"/>
        </w:r>
        <w:r w:rsidR="005B0E3B">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8C25C4" w:rsidRDefault="008C25C4">
        <w:pPr>
          <w:pStyle w:val="Footer1"/>
          <w:jc w:val="center"/>
        </w:pPr>
        <w:r>
          <w:fldChar w:fldCharType="begin"/>
        </w:r>
        <w:r>
          <w:instrText>PAGE</w:instrText>
        </w:r>
        <w:r>
          <w:fldChar w:fldCharType="separate"/>
        </w:r>
        <w:r w:rsidR="005B0E3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8C25C4" w:rsidRDefault="008C25C4">
      <w:r>
        <w:separator/>
      </w:r>
    </w:p>
  </w:footnote>
  <w:footnote w:type="continuationSeparator" w:id="0">
    <w:p w14:paraId="38DB067D" w14:textId="77777777" w:rsidR="008C25C4" w:rsidRDefault="008C25C4">
      <w:r>
        <w:continuationSeparator/>
      </w:r>
    </w:p>
  </w:footnote>
  <w:footnote w:id="1">
    <w:p w14:paraId="7C34D37B" w14:textId="77777777" w:rsidR="008C25C4" w:rsidRDefault="008C25C4" w:rsidP="001F3485">
      <w:pPr>
        <w:pStyle w:val="Fotnotstext"/>
      </w:pPr>
      <w:r>
        <w:rPr>
          <w:rStyle w:val="Fotnotsreferens"/>
        </w:rPr>
        <w:footnoteRef/>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11A209D3" w14:textId="77777777" w:rsidR="008C25C4" w:rsidRDefault="008C25C4" w:rsidP="001F3485">
      <w:pPr>
        <w:pStyle w:val="Fotnotstext"/>
      </w:pPr>
      <w:r>
        <w:rPr>
          <w:rStyle w:val="Fotnotsreferens"/>
        </w:rPr>
        <w:footnoteRef/>
      </w:r>
      <w:r>
        <w:rPr>
          <w:rStyle w:val="Fotnotsreferens"/>
        </w:rPr>
        <w:tab/>
      </w:r>
      <w:r>
        <w:rPr>
          <w:rStyle w:val="Fotnotsreferens"/>
        </w:rPr>
        <w:tab/>
      </w:r>
      <w:r>
        <w:rPr>
          <w:sz w:val="14"/>
          <w:szCs w:val="14"/>
        </w:rPr>
        <w:t xml:space="preserve"> Att studenten kan konkretisera det dem lärt sig i kursen. </w:t>
      </w:r>
    </w:p>
  </w:footnote>
  <w:footnote w:id="3">
    <w:p w14:paraId="105FAC1C" w14:textId="77777777" w:rsidR="008C25C4" w:rsidRDefault="008C25C4" w:rsidP="001F3485">
      <w:pPr>
        <w:pStyle w:val="Fotnotstext"/>
      </w:pPr>
      <w:r>
        <w:rPr>
          <w:rStyle w:val="Fotnotsreferens"/>
        </w:rPr>
        <w:footnoteRef/>
      </w:r>
      <w:r>
        <w:rPr>
          <w:rStyle w:val="Fotnotsreferens"/>
        </w:rPr>
        <w:tab/>
      </w:r>
      <w:r>
        <w:rPr>
          <w:rStyle w:val="Fotnotsreferens"/>
        </w:rPr>
        <w:tab/>
      </w:r>
      <w:r>
        <w:rPr>
          <w:sz w:val="14"/>
          <w:szCs w:val="14"/>
        </w:rPr>
        <w:t xml:space="preserve"> Aktiveringen ska hända i kursen. </w:t>
      </w:r>
    </w:p>
  </w:footnote>
  <w:footnote w:id="4">
    <w:p w14:paraId="415A7A73" w14:textId="77777777" w:rsidR="008C25C4" w:rsidRDefault="008C25C4" w:rsidP="001F3485">
      <w:pPr>
        <w:pStyle w:val="Fotnotstext"/>
      </w:pPr>
      <w:r>
        <w:rPr>
          <w:rStyle w:val="Fotnotsreferens"/>
        </w:rPr>
        <w:footnoteRef/>
      </w:r>
      <w:r>
        <w:rPr>
          <w:rStyle w:val="Fotnotsreferens"/>
        </w:rPr>
        <w:tab/>
      </w:r>
      <w:r>
        <w:rPr>
          <w:rStyle w:val="Fotnotsreferens"/>
        </w:rPr>
        <w:tab/>
      </w:r>
      <w:r>
        <w:rPr>
          <w:sz w:val="14"/>
          <w:szCs w:val="14"/>
        </w:rPr>
        <w:t xml:space="preserve"> Det inlärda materialet ska fastna hos studenten.</w:t>
      </w:r>
    </w:p>
  </w:footnote>
  <w:footnote w:id="5">
    <w:p w14:paraId="4718642B" w14:textId="77777777" w:rsidR="008C25C4" w:rsidRDefault="008C25C4" w:rsidP="001F3485">
      <w:pPr>
        <w:pStyle w:val="Fotnotstext"/>
      </w:pPr>
      <w:r>
        <w:rPr>
          <w:rStyle w:val="Fotnotsreferens"/>
        </w:rPr>
        <w:footnoteRef/>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0DC7B006" w14:textId="77777777" w:rsidR="008C25C4" w:rsidRDefault="008C25C4" w:rsidP="001F3485">
      <w:pPr>
        <w:pStyle w:val="Fotnotstext"/>
      </w:pPr>
      <w:r>
        <w:rPr>
          <w:rStyle w:val="Fotnotsreferens"/>
        </w:rPr>
        <w:footnoteRef/>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96B6961"/>
    <w:multiLevelType w:val="hybridMultilevel"/>
    <w:tmpl w:val="D08AC76C"/>
    <w:lvl w:ilvl="0" w:tplc="3858DF86">
      <w:start w:val="1"/>
      <w:numFmt w:val="decimal"/>
      <w:lvlText w:val="(%1)"/>
      <w:lvlJc w:val="left"/>
      <w:pPr>
        <w:ind w:left="720" w:hanging="360"/>
      </w:pPr>
      <w:rPr>
        <w:rFonts w:hint="default"/>
        <w:u w:val="none"/>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10"/>
  </w:num>
  <w:num w:numId="2">
    <w:abstractNumId w:val="3"/>
  </w:num>
  <w:num w:numId="3">
    <w:abstractNumId w:val="4"/>
  </w:num>
  <w:num w:numId="4">
    <w:abstractNumId w:val="0"/>
  </w:num>
  <w:num w:numId="5">
    <w:abstractNumId w:val="5"/>
  </w:num>
  <w:num w:numId="6">
    <w:abstractNumId w:val="6"/>
  </w:num>
  <w:num w:numId="7">
    <w:abstractNumId w:val="2"/>
  </w:num>
  <w:num w:numId="8">
    <w:abstractNumId w:val="9"/>
  </w:num>
  <w:num w:numId="9">
    <w:abstractNumId w:val="7"/>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270D5"/>
    <w:rsid w:val="00047668"/>
    <w:rsid w:val="00050381"/>
    <w:rsid w:val="00061989"/>
    <w:rsid w:val="00096153"/>
    <w:rsid w:val="000B2ECD"/>
    <w:rsid w:val="000B542D"/>
    <w:rsid w:val="000D6929"/>
    <w:rsid w:val="000E0296"/>
    <w:rsid w:val="000E7838"/>
    <w:rsid w:val="000F129C"/>
    <w:rsid w:val="000F2E30"/>
    <w:rsid w:val="000F35F2"/>
    <w:rsid w:val="000F4FEE"/>
    <w:rsid w:val="001020DE"/>
    <w:rsid w:val="00106DC0"/>
    <w:rsid w:val="00111B6A"/>
    <w:rsid w:val="001137FC"/>
    <w:rsid w:val="00116C97"/>
    <w:rsid w:val="00121C55"/>
    <w:rsid w:val="00136133"/>
    <w:rsid w:val="001367ED"/>
    <w:rsid w:val="00142218"/>
    <w:rsid w:val="001435E1"/>
    <w:rsid w:val="00163545"/>
    <w:rsid w:val="00163829"/>
    <w:rsid w:val="00164CE7"/>
    <w:rsid w:val="00175C12"/>
    <w:rsid w:val="001763A1"/>
    <w:rsid w:val="001A59A3"/>
    <w:rsid w:val="001B6382"/>
    <w:rsid w:val="001B6763"/>
    <w:rsid w:val="001C1432"/>
    <w:rsid w:val="001C3B4B"/>
    <w:rsid w:val="001E0A25"/>
    <w:rsid w:val="001E7AB8"/>
    <w:rsid w:val="001F3485"/>
    <w:rsid w:val="00227BC5"/>
    <w:rsid w:val="00241365"/>
    <w:rsid w:val="00241D3C"/>
    <w:rsid w:val="00253310"/>
    <w:rsid w:val="002569B1"/>
    <w:rsid w:val="00264F11"/>
    <w:rsid w:val="00266EC1"/>
    <w:rsid w:val="002670D3"/>
    <w:rsid w:val="0027195F"/>
    <w:rsid w:val="00276242"/>
    <w:rsid w:val="00280F50"/>
    <w:rsid w:val="002B13B6"/>
    <w:rsid w:val="002B3900"/>
    <w:rsid w:val="002C3537"/>
    <w:rsid w:val="002C7E95"/>
    <w:rsid w:val="00324B55"/>
    <w:rsid w:val="00341EE8"/>
    <w:rsid w:val="0034335C"/>
    <w:rsid w:val="00353E52"/>
    <w:rsid w:val="003574F8"/>
    <w:rsid w:val="003635F6"/>
    <w:rsid w:val="00385B5D"/>
    <w:rsid w:val="003B1CEA"/>
    <w:rsid w:val="003C337C"/>
    <w:rsid w:val="003D10D9"/>
    <w:rsid w:val="003D61DC"/>
    <w:rsid w:val="003E410F"/>
    <w:rsid w:val="003F668B"/>
    <w:rsid w:val="003F7F7A"/>
    <w:rsid w:val="004007C0"/>
    <w:rsid w:val="00404664"/>
    <w:rsid w:val="00407482"/>
    <w:rsid w:val="0040770D"/>
    <w:rsid w:val="00411AC9"/>
    <w:rsid w:val="00420F0C"/>
    <w:rsid w:val="004229D4"/>
    <w:rsid w:val="00432CD1"/>
    <w:rsid w:val="00442DC0"/>
    <w:rsid w:val="00461F37"/>
    <w:rsid w:val="004624EA"/>
    <w:rsid w:val="00466D41"/>
    <w:rsid w:val="004824C5"/>
    <w:rsid w:val="0048735B"/>
    <w:rsid w:val="00497548"/>
    <w:rsid w:val="004A13E1"/>
    <w:rsid w:val="004B1A7E"/>
    <w:rsid w:val="004B574C"/>
    <w:rsid w:val="004D16DC"/>
    <w:rsid w:val="004F29D1"/>
    <w:rsid w:val="004F7F6B"/>
    <w:rsid w:val="0051165E"/>
    <w:rsid w:val="005359E1"/>
    <w:rsid w:val="00553089"/>
    <w:rsid w:val="005715B4"/>
    <w:rsid w:val="00576FC7"/>
    <w:rsid w:val="005825C3"/>
    <w:rsid w:val="00587F98"/>
    <w:rsid w:val="00591D37"/>
    <w:rsid w:val="005B0E3B"/>
    <w:rsid w:val="005B5632"/>
    <w:rsid w:val="005D104E"/>
    <w:rsid w:val="005D6ED2"/>
    <w:rsid w:val="005D7B88"/>
    <w:rsid w:val="005F246C"/>
    <w:rsid w:val="005F2E35"/>
    <w:rsid w:val="005F37C1"/>
    <w:rsid w:val="006023B0"/>
    <w:rsid w:val="00613406"/>
    <w:rsid w:val="00620849"/>
    <w:rsid w:val="00620875"/>
    <w:rsid w:val="0062092E"/>
    <w:rsid w:val="006237CA"/>
    <w:rsid w:val="00630AA9"/>
    <w:rsid w:val="006318D0"/>
    <w:rsid w:val="00637801"/>
    <w:rsid w:val="00641FFF"/>
    <w:rsid w:val="0065180A"/>
    <w:rsid w:val="00654245"/>
    <w:rsid w:val="00655899"/>
    <w:rsid w:val="006638E4"/>
    <w:rsid w:val="00682383"/>
    <w:rsid w:val="00683F31"/>
    <w:rsid w:val="0069105C"/>
    <w:rsid w:val="006A7622"/>
    <w:rsid w:val="006C1A9B"/>
    <w:rsid w:val="006C706B"/>
    <w:rsid w:val="006C7A2E"/>
    <w:rsid w:val="006F0DAF"/>
    <w:rsid w:val="006F7C3A"/>
    <w:rsid w:val="00707750"/>
    <w:rsid w:val="007314E0"/>
    <w:rsid w:val="007367BA"/>
    <w:rsid w:val="00736EF5"/>
    <w:rsid w:val="007378E8"/>
    <w:rsid w:val="00740BDC"/>
    <w:rsid w:val="00741D1E"/>
    <w:rsid w:val="00743401"/>
    <w:rsid w:val="00747957"/>
    <w:rsid w:val="007501EE"/>
    <w:rsid w:val="00751803"/>
    <w:rsid w:val="00761027"/>
    <w:rsid w:val="00761462"/>
    <w:rsid w:val="007630E2"/>
    <w:rsid w:val="007709E2"/>
    <w:rsid w:val="00774982"/>
    <w:rsid w:val="00786D4B"/>
    <w:rsid w:val="007B28BC"/>
    <w:rsid w:val="007B3B31"/>
    <w:rsid w:val="007B5E7A"/>
    <w:rsid w:val="007B6D46"/>
    <w:rsid w:val="007C57AB"/>
    <w:rsid w:val="00804A02"/>
    <w:rsid w:val="00820DBA"/>
    <w:rsid w:val="00825704"/>
    <w:rsid w:val="00825C89"/>
    <w:rsid w:val="00835CC4"/>
    <w:rsid w:val="00840629"/>
    <w:rsid w:val="00843CD8"/>
    <w:rsid w:val="00844CD2"/>
    <w:rsid w:val="00845E6B"/>
    <w:rsid w:val="00864B16"/>
    <w:rsid w:val="0087796C"/>
    <w:rsid w:val="0088150D"/>
    <w:rsid w:val="0088620E"/>
    <w:rsid w:val="00890C64"/>
    <w:rsid w:val="00893950"/>
    <w:rsid w:val="008A3A97"/>
    <w:rsid w:val="008A5013"/>
    <w:rsid w:val="008C04DA"/>
    <w:rsid w:val="008C25C4"/>
    <w:rsid w:val="008D05DF"/>
    <w:rsid w:val="008E4D93"/>
    <w:rsid w:val="008F4EBE"/>
    <w:rsid w:val="008F57FC"/>
    <w:rsid w:val="00904F09"/>
    <w:rsid w:val="00905CDF"/>
    <w:rsid w:val="009073ED"/>
    <w:rsid w:val="009231B0"/>
    <w:rsid w:val="00927CC0"/>
    <w:rsid w:val="00933601"/>
    <w:rsid w:val="00936648"/>
    <w:rsid w:val="00950600"/>
    <w:rsid w:val="00955DE5"/>
    <w:rsid w:val="009563EA"/>
    <w:rsid w:val="009650C4"/>
    <w:rsid w:val="00970486"/>
    <w:rsid w:val="009742FA"/>
    <w:rsid w:val="009804AB"/>
    <w:rsid w:val="00986A77"/>
    <w:rsid w:val="00997DB2"/>
    <w:rsid w:val="009A4018"/>
    <w:rsid w:val="009A619F"/>
    <w:rsid w:val="009C13DF"/>
    <w:rsid w:val="009C311B"/>
    <w:rsid w:val="009D71D9"/>
    <w:rsid w:val="009F01CE"/>
    <w:rsid w:val="009F38F3"/>
    <w:rsid w:val="009F4062"/>
    <w:rsid w:val="009F40A2"/>
    <w:rsid w:val="00A00235"/>
    <w:rsid w:val="00A11F96"/>
    <w:rsid w:val="00A2371A"/>
    <w:rsid w:val="00A276C0"/>
    <w:rsid w:val="00A53F6C"/>
    <w:rsid w:val="00A7729E"/>
    <w:rsid w:val="00A80815"/>
    <w:rsid w:val="00A810B3"/>
    <w:rsid w:val="00A864D8"/>
    <w:rsid w:val="00A9420D"/>
    <w:rsid w:val="00AA4ECE"/>
    <w:rsid w:val="00AA66BD"/>
    <w:rsid w:val="00AB5870"/>
    <w:rsid w:val="00AC7A1E"/>
    <w:rsid w:val="00AD10EB"/>
    <w:rsid w:val="00AD7A6C"/>
    <w:rsid w:val="00AE27C6"/>
    <w:rsid w:val="00AE338D"/>
    <w:rsid w:val="00AF30AE"/>
    <w:rsid w:val="00B05EC5"/>
    <w:rsid w:val="00B236B7"/>
    <w:rsid w:val="00B3082F"/>
    <w:rsid w:val="00B30C83"/>
    <w:rsid w:val="00B31BFD"/>
    <w:rsid w:val="00B34627"/>
    <w:rsid w:val="00B37D19"/>
    <w:rsid w:val="00B43996"/>
    <w:rsid w:val="00B475B6"/>
    <w:rsid w:val="00B62141"/>
    <w:rsid w:val="00B62823"/>
    <w:rsid w:val="00B66D8C"/>
    <w:rsid w:val="00B759CF"/>
    <w:rsid w:val="00B81D42"/>
    <w:rsid w:val="00B85E3B"/>
    <w:rsid w:val="00B87D06"/>
    <w:rsid w:val="00BB5E97"/>
    <w:rsid w:val="00BE6D9D"/>
    <w:rsid w:val="00BF16BB"/>
    <w:rsid w:val="00C00567"/>
    <w:rsid w:val="00C01B61"/>
    <w:rsid w:val="00C05AB6"/>
    <w:rsid w:val="00C07D3C"/>
    <w:rsid w:val="00C16491"/>
    <w:rsid w:val="00C2339D"/>
    <w:rsid w:val="00C3202C"/>
    <w:rsid w:val="00C325BE"/>
    <w:rsid w:val="00CA0190"/>
    <w:rsid w:val="00CA5359"/>
    <w:rsid w:val="00CB44FA"/>
    <w:rsid w:val="00CC3686"/>
    <w:rsid w:val="00CC5623"/>
    <w:rsid w:val="00CE4FD5"/>
    <w:rsid w:val="00D04B1A"/>
    <w:rsid w:val="00D265C0"/>
    <w:rsid w:val="00D353FD"/>
    <w:rsid w:val="00D45591"/>
    <w:rsid w:val="00D8629F"/>
    <w:rsid w:val="00D9074C"/>
    <w:rsid w:val="00D922B1"/>
    <w:rsid w:val="00D96DD3"/>
    <w:rsid w:val="00DA0CAF"/>
    <w:rsid w:val="00DB4E47"/>
    <w:rsid w:val="00DC423F"/>
    <w:rsid w:val="00DD61B1"/>
    <w:rsid w:val="00DE4CA3"/>
    <w:rsid w:val="00DF3261"/>
    <w:rsid w:val="00E01008"/>
    <w:rsid w:val="00E01428"/>
    <w:rsid w:val="00E1105D"/>
    <w:rsid w:val="00E11F3D"/>
    <w:rsid w:val="00E25BAB"/>
    <w:rsid w:val="00E514CE"/>
    <w:rsid w:val="00E5670D"/>
    <w:rsid w:val="00E60C74"/>
    <w:rsid w:val="00E625F4"/>
    <w:rsid w:val="00E63F92"/>
    <w:rsid w:val="00E67A31"/>
    <w:rsid w:val="00E73494"/>
    <w:rsid w:val="00EA06BC"/>
    <w:rsid w:val="00EC59F0"/>
    <w:rsid w:val="00EE1B74"/>
    <w:rsid w:val="00EF4288"/>
    <w:rsid w:val="00EF5727"/>
    <w:rsid w:val="00F0181A"/>
    <w:rsid w:val="00F031C2"/>
    <w:rsid w:val="00F3477E"/>
    <w:rsid w:val="00F507EC"/>
    <w:rsid w:val="00F72CAA"/>
    <w:rsid w:val="00F72E8A"/>
    <w:rsid w:val="00FA50FD"/>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C4166-DA25-F94A-85E2-6ACA5052F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6114</TotalTime>
  <Pages>29</Pages>
  <Words>5464</Words>
  <Characters>28963</Characters>
  <Application>Microsoft Macintosh Word</Application>
  <DocSecurity>0</DocSecurity>
  <Lines>241</Lines>
  <Paragraphs>68</Paragraphs>
  <ScaleCrop>false</ScaleCrop>
  <Company>Stockholms universitetsbibliotek</Company>
  <LinksUpToDate>false</LinksUpToDate>
  <CharactersWithSpaces>34359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158</cp:revision>
  <cp:lastPrinted>2010-07-05T09:46:00Z</cp:lastPrinted>
  <dcterms:created xsi:type="dcterms:W3CDTF">2018-05-01T11:24:00Z</dcterms:created>
  <dcterms:modified xsi:type="dcterms:W3CDTF">2018-07-17T08:40:00Z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