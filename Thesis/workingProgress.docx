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B244D" w:rsidRDefault="001B244D">
                            <w:pPr>
                              <w:pStyle w:val="Frontpagetext"/>
                              <w:rPr>
                                <w:sz w:val="28"/>
                                <w:szCs w:val="28"/>
                              </w:rPr>
                            </w:pPr>
                            <w:r>
                              <w:rPr>
                                <w:sz w:val="28"/>
                                <w:szCs w:val="28"/>
                              </w:rPr>
                              <w:t xml:space="preserve">Institutionen för data- </w:t>
                            </w:r>
                            <w:r>
                              <w:rPr>
                                <w:sz w:val="28"/>
                                <w:szCs w:val="28"/>
                              </w:rPr>
                              <w:br/>
                              <w:t>och systemvetenskap</w:t>
                            </w:r>
                          </w:p>
                          <w:p w14:paraId="0DD0DA7D" w14:textId="77777777" w:rsidR="001B244D" w:rsidRDefault="001B244D">
                            <w:pPr>
                              <w:pStyle w:val="TextBox"/>
                            </w:pPr>
                            <w:r>
                              <w:t>Examensarbete 15 hp</w:t>
                            </w:r>
                          </w:p>
                          <w:p w14:paraId="205AAAC7" w14:textId="77777777" w:rsidR="001B244D" w:rsidRDefault="001B244D">
                            <w:pPr>
                              <w:pStyle w:val="TextBox"/>
                            </w:pPr>
                            <w:r>
                              <w:t>Data- och systemvetenskap</w:t>
                            </w:r>
                          </w:p>
                          <w:p w14:paraId="51566511" w14:textId="77777777" w:rsidR="001B244D" w:rsidRDefault="001B244D">
                            <w:pPr>
                              <w:pStyle w:val="Textruta"/>
                            </w:pPr>
                            <w:r>
                              <w:t xml:space="preserve">Kurs- eller utbildningsprogram (180 hp) </w:t>
                            </w:r>
                          </w:p>
                          <w:p w14:paraId="7A700FAB" w14:textId="77777777" w:rsidR="001B244D" w:rsidRDefault="001B244D">
                            <w:pPr>
                              <w:pStyle w:val="Textruta"/>
                            </w:pPr>
                            <w:r>
                              <w:t>Höst-/Vårterminen 2018</w:t>
                            </w:r>
                          </w:p>
                          <w:p w14:paraId="381612CD" w14:textId="77777777" w:rsidR="001B244D" w:rsidRDefault="001B244D">
                            <w:pPr>
                              <w:pStyle w:val="Textruta"/>
                            </w:pPr>
                            <w:r>
                              <w:t>Handledare: Robert Ramberg</w:t>
                            </w:r>
                          </w:p>
                          <w:p w14:paraId="41DC09BB" w14:textId="77777777" w:rsidR="001B244D" w:rsidRDefault="001B244D">
                            <w:pPr>
                              <w:pStyle w:val="Textruta"/>
                            </w:pPr>
                            <w:r>
                              <w:t>Granskare: Förnamn Efternamn</w:t>
                            </w:r>
                          </w:p>
                          <w:p w14:paraId="316E1ACF" w14:textId="77777777" w:rsidR="001B244D" w:rsidRDefault="001B244D">
                            <w:pPr>
                              <w:pStyle w:val="Textruta"/>
                              <w:rPr>
                                <w:lang w:val="en-US"/>
                              </w:rPr>
                            </w:pPr>
                            <w:r>
                              <w:rPr>
                                <w:lang w:val="en-US"/>
                              </w:rPr>
                              <w:t>English title: Evaluation of pedagogical models as a platform for the refinement of courses at the e-learning company Grade</w:t>
                            </w:r>
                          </w:p>
                          <w:p w14:paraId="680742CD" w14:textId="77777777" w:rsidR="001B244D" w:rsidRDefault="001B244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08ABE086"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77777777"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6B3363E5"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C565B9">
        <w:rPr>
          <w:rFonts w:cs="Times New Roman"/>
        </w:rPr>
        <w:t>on för att förstärka lärandet</w:t>
      </w:r>
      <w:r w:rsidR="004642EB">
        <w:rPr>
          <w:rStyle w:val="Kommentarsreferens"/>
        </w:rPr>
        <w:commentReference w:id="5"/>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w:t>
      </w:r>
      <w:commentRangeStart w:id="6"/>
      <w:r w:rsidR="00F36D89">
        <w:rPr>
          <w:rFonts w:cs="Times New Roman"/>
        </w:rPr>
        <w:t>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commentRangeEnd w:id="6"/>
      <w:r w:rsidR="00652AE0">
        <w:rPr>
          <w:rStyle w:val="Kommentarsreferens"/>
        </w:rPr>
        <w:commentReference w:id="6"/>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 xml:space="preserve">noggrann granskning över </w:t>
      </w:r>
      <w:r w:rsidR="00850895">
        <w:rPr>
          <w:rFonts w:cs="Times New Roman"/>
        </w:rPr>
        <w:lastRenderedPageBreak/>
        <w:t>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7"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75A9DC8" w14:textId="3BA1DE0B" w:rsidR="0058177A" w:rsidRDefault="00850895" w:rsidP="000B42FE">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59212457" w14:textId="77777777" w:rsidR="00984248" w:rsidRDefault="00984248" w:rsidP="0058177A">
      <w:pPr>
        <w:pStyle w:val="Brdtext"/>
        <w:spacing w:line="600" w:lineRule="auto"/>
      </w:pPr>
    </w:p>
    <w:p w14:paraId="1820DB7F" w14:textId="76930DBA"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commentRangeStart w:id="8"/>
      <w:r w:rsidR="00850895">
        <w:t xml:space="preserve"> associativa perspektivet </w:t>
      </w:r>
      <w:r w:rsidR="00CF0BE6">
        <w:t xml:space="preserve">är </w:t>
      </w:r>
      <w:r w:rsidR="00850895">
        <w:t xml:space="preserve">Direkt Instruktion </w:t>
      </w:r>
      <w:r>
        <w:t xml:space="preserve">Modellen </w:t>
      </w:r>
      <w:r w:rsidR="0019256B">
        <w:t xml:space="preserve">(DIM). DIM </w:t>
      </w:r>
      <w:r w:rsidR="0093589A">
        <w:t xml:space="preserve">hjälper till att få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(Yeh, 2009; Kauchak and Eggen, 1993).</w:t>
      </w:r>
      <w:commentRangeEnd w:id="8"/>
      <w:r w:rsidR="00CB4A5E">
        <w:rPr>
          <w:rStyle w:val="Kommentarsreferens"/>
          <w:rFonts w:eastAsiaTheme="minorHAnsi" w:cstheme="minorBidi"/>
          <w:lang w:eastAsia="en-US"/>
        </w:rPr>
        <w:commentReference w:id="8"/>
      </w:r>
      <w:r w:rsidR="00850895">
        <w:t xml:space="preserve"> Konstruktivistiskt perspektiv </w:t>
      </w:r>
      <w:r>
        <w:t>är baserande på</w:t>
      </w:r>
      <w:r w:rsidR="00850895">
        <w:t xml:space="preserve"> att lära sig genom förståelse och det innebär att det behövs kommunikation, klargöranden, kontraster, rekombination, </w:t>
      </w:r>
      <w:r w:rsidR="00850895">
        <w:lastRenderedPageBreak/>
        <w:t>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9"/>
      <w:r w:rsidR="000331BF">
        <w:t>Användningen av de tre pedagogiska modeller som nämns här behöver inte vara nödvändiga för alla ELF, utan det finns ett flertal modeller att utforska närmare</w:t>
      </w:r>
      <w:commentRangeEnd w:id="9"/>
      <w:r w:rsidR="000132C0">
        <w:rPr>
          <w:rStyle w:val="Kommentarsreferens"/>
          <w:rFonts w:eastAsiaTheme="minorHAnsi" w:cstheme="minorBidi"/>
          <w:lang w:eastAsia="en-US"/>
        </w:rPr>
        <w:commentReference w:id="9"/>
      </w:r>
      <w:r w:rsidR="00D71CDE">
        <w:rPr>
          <w:szCs w:val="22"/>
        </w:rPr>
        <w:t>.</w:t>
      </w:r>
    </w:p>
    <w:p w14:paraId="3F9168E2" w14:textId="77777777" w:rsidR="00D45847" w:rsidRDefault="00850895" w:rsidP="009F3187">
      <w:pPr>
        <w:pStyle w:val="Heading31"/>
        <w:numPr>
          <w:ilvl w:val="0"/>
          <w:numId w:val="0"/>
        </w:numPr>
      </w:pPr>
      <w:bookmarkStart w:id="10" w:name="_Toc391456180"/>
      <w:bookmarkStart w:id="11" w:name="_Toc394248554"/>
      <w:r>
        <w:t>Syfte</w:t>
      </w:r>
      <w:bookmarkEnd w:id="10"/>
      <w:bookmarkEnd w:id="11"/>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För nuvarande anpassar Grade sina e-kurser efter vad EIF kräver och arbetar genom att använda ett antal pedagogiska riktlinjer</w:t>
      </w:r>
      <w:commentRangeStart w:id="12"/>
      <w:r>
        <w:rPr>
          <w:szCs w:val="22"/>
        </w:rPr>
        <w:t>.</w:t>
      </w:r>
      <w:commentRangeEnd w:id="12"/>
      <w:r>
        <w:commentReference w:id="12"/>
      </w:r>
      <w:r>
        <w:rPr>
          <w:szCs w:val="22"/>
        </w:rPr>
        <w:t xml:space="preserve">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lastRenderedPageBreak/>
        <w:t xml:space="preserve">utvecklade pedagogisk modell </w:t>
      </w:r>
      <w:r w:rsidR="00116196">
        <w:rPr>
          <w:szCs w:val="22"/>
        </w:rPr>
        <w:t>och har utvecklats genom att använda v</w:t>
      </w:r>
      <w:r w:rsidR="00D7649D">
        <w:rPr>
          <w:szCs w:val="22"/>
        </w:rPr>
        <w:t>isa tekniker som till exempel, 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4AEB44F3" w14:textId="77777777" w:rsidR="00D45847" w:rsidRDefault="00D45847">
      <w:pPr>
        <w:pStyle w:val="Brdtext"/>
        <w:rPr>
          <w:lang w:eastAsia="en-US"/>
        </w:rPr>
      </w:pP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13" w:name="_Toc391456181"/>
      <w:bookmarkStart w:id="14" w:name="_Toc394248555"/>
      <w:bookmarkEnd w:id="13"/>
      <w:r>
        <w:lastRenderedPageBreak/>
        <w:t>Metod</w:t>
      </w:r>
      <w:bookmarkEnd w:id="14"/>
    </w:p>
    <w:p w14:paraId="4F1EA438" w14:textId="77777777" w:rsidR="00D45847" w:rsidRPr="004E58AD" w:rsidRDefault="00850895" w:rsidP="009F3187">
      <w:pPr>
        <w:pStyle w:val="Heading31"/>
        <w:numPr>
          <w:ilvl w:val="0"/>
          <w:numId w:val="0"/>
        </w:numPr>
      </w:pPr>
      <w:bookmarkStart w:id="15" w:name="_Toc391456182"/>
      <w:bookmarkStart w:id="16" w:name="_Toc394248556"/>
      <w:bookmarkEnd w:id="15"/>
      <w:r w:rsidRPr="004E58AD">
        <w:t>Intervjun</w:t>
      </w:r>
      <w:bookmarkEnd w:id="16"/>
    </w:p>
    <w:p w14:paraId="658ECF7C" w14:textId="77777777" w:rsidR="00D45847" w:rsidRDefault="00D45847">
      <w:pPr>
        <w:tabs>
          <w:tab w:val="left" w:pos="1134"/>
        </w:tabs>
        <w:spacing w:line="600" w:lineRule="auto"/>
        <w:rPr>
          <w:rFonts w:cs="Times New Roman"/>
        </w:rPr>
      </w:pPr>
    </w:p>
    <w:p w14:paraId="32BAAB67" w14:textId="2AC99846"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7"/>
      <w:r>
        <w:t>m</w:t>
      </w:r>
      <w:r w:rsidR="003B5EB1">
        <w:t>odellernas</w:t>
      </w:r>
      <w:r>
        <w:t xml:space="preserve"> </w:t>
      </w:r>
      <w:r w:rsidR="006601B2">
        <w:t xml:space="preserve">faser och </w:t>
      </w:r>
      <w:r>
        <w:t xml:space="preserve">element </w:t>
      </w:r>
      <w:commentRangeEnd w:id="17"/>
      <w:r w:rsidR="00622CDA">
        <w:rPr>
          <w:rStyle w:val="Kommentarsreferens"/>
        </w:rPr>
        <w:commentReference w:id="17"/>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commentRangeStart w:id="18"/>
      <w:r w:rsidR="00905DB0">
        <w:t xml:space="preserve"> </w:t>
      </w:r>
      <w:commentRangeEnd w:id="18"/>
      <w:r w:rsidR="00891A2E">
        <w:rPr>
          <w:rStyle w:val="Kommentarsreferens"/>
        </w:rPr>
        <w:commentReference w:id="18"/>
      </w:r>
      <w:r>
        <w:t xml:space="preserve">för </w:t>
      </w:r>
      <w:r w:rsidR="007F5A31">
        <w:t>en intervju</w:t>
      </w:r>
      <w:r>
        <w:t xml:space="preserve"> </w:t>
      </w:r>
      <w:r w:rsidR="007F5A31">
        <w:t>vilket</w:t>
      </w:r>
      <w:r>
        <w:t xml:space="preserve"> </w:t>
      </w:r>
      <w:r w:rsidR="007F5A31">
        <w:t>kunde evaluerar betydelsen av</w:t>
      </w:r>
      <w:commentRangeStart w:id="20"/>
      <w:r>
        <w:t xml:space="preserve"> </w:t>
      </w:r>
      <w:commentRangeEnd w:id="20"/>
      <w:r w:rsidR="00CD3F49">
        <w:rPr>
          <w:rStyle w:val="Kommentarsreferens"/>
        </w:rPr>
        <w:lastRenderedPageBreak/>
        <w:commentReference w:id="20"/>
      </w:r>
      <w:r w:rsidR="007F5A31">
        <w:t>modell</w:t>
      </w:r>
      <w:r>
        <w:t>element</w:t>
      </w:r>
      <w:r w:rsidR="0079274D">
        <w:t xml:space="preserve"> </w:t>
      </w:r>
      <w:r w:rsidR="007F5A31">
        <w:t xml:space="preserve">enligt Grades pedagogiska riktlinjer </w:t>
      </w:r>
      <w:r w:rsidR="0079274D">
        <w:t>(Bilaga 2)</w:t>
      </w:r>
      <w:commentRangeStart w:id="21"/>
      <w:r>
        <w:t>.</w:t>
      </w:r>
      <w:commentRangeEnd w:id="21"/>
      <w:r w:rsidR="00830D00">
        <w:rPr>
          <w:rStyle w:val="Kommentarsreferens"/>
        </w:rPr>
        <w:commentReference w:id="21"/>
      </w:r>
      <w:r>
        <w:t xml:space="preserve"> </w:t>
      </w:r>
      <w:r w:rsidR="00633E89">
        <w:t xml:space="preserve">Varje modell gav ett antal motsvarande frågor och påståenden per modellelement. </w:t>
      </w:r>
      <w:r w:rsidR="00401324">
        <w:t>F</w:t>
      </w:r>
      <w:r w:rsidR="00401324">
        <w:t>rågekonstruktioner</w:t>
      </w:r>
      <w:commentRangeStart w:id="22"/>
      <w:r w:rsidR="00401324">
        <w:t xml:space="preserve"> </w:t>
      </w:r>
      <w:commentRangeEnd w:id="22"/>
      <w:r w:rsidR="00401324">
        <w:rPr>
          <w:rStyle w:val="Kommentarsreferens"/>
        </w:rPr>
        <w:commentReference w:id="22"/>
      </w:r>
      <w:r>
        <w:t>i intervjun var designade till att bli bedömd på en skala mellan 1 (</w:t>
      </w:r>
      <w:r w:rsidR="00205671">
        <w:t>inte alls viktigt) till 5 (mycket viktigt</w:t>
      </w:r>
      <w:r>
        <w:t xml:space="preserve">). Poängen från intervju sammanställdes per perspektiv/modell och den </w:t>
      </w:r>
      <w:r w:rsidR="00205671">
        <w:t>pedagogiskmodellen</w:t>
      </w:r>
      <w:ins w:id="23" w:author="Jason Serviss" w:date="2018-08-20T20:46:00Z">
        <w:r w:rsidR="00A46B98">
          <w:t xml:space="preserve"> </w:t>
        </w:r>
      </w:ins>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r w:rsidR="00A46B98">
        <w:rPr>
          <w:rStyle w:val="Kommentarsreferens"/>
        </w:rPr>
        <w:commentReference w:id="24"/>
      </w:r>
    </w:p>
    <w:p w14:paraId="3E4E62B6" w14:textId="77777777" w:rsidR="00D45847" w:rsidRPr="004E58AD" w:rsidRDefault="00850895" w:rsidP="009F3187">
      <w:pPr>
        <w:pStyle w:val="Heading31"/>
        <w:numPr>
          <w:ilvl w:val="0"/>
          <w:numId w:val="0"/>
        </w:numPr>
      </w:pPr>
      <w:bookmarkStart w:id="25" w:name="_Toc391456183"/>
      <w:bookmarkStart w:id="26" w:name="_Toc394248557"/>
      <w:r w:rsidRPr="004E58AD">
        <w:t>Utvärdering</w:t>
      </w:r>
      <w:bookmarkEnd w:id="25"/>
      <w:bookmarkEnd w:id="26"/>
      <w:r w:rsidRPr="004E58AD">
        <w:t xml:space="preserve"> </w:t>
      </w:r>
    </w:p>
    <w:p w14:paraId="602DC738" w14:textId="77777777" w:rsidR="00D45847" w:rsidRDefault="00D45847">
      <w:pPr>
        <w:tabs>
          <w:tab w:val="left" w:pos="1134"/>
        </w:tabs>
        <w:spacing w:line="480" w:lineRule="auto"/>
        <w:rPr>
          <w:rFonts w:cs="Times New Roman"/>
        </w:rPr>
      </w:pPr>
    </w:p>
    <w:p w14:paraId="574086C9" w14:textId="770B1F06"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ins w:id="27" w:author="Jason Serviss" w:date="2018-07-15T10:03:00Z">
        <w:r w:rsidR="00850895">
          <w:rPr>
            <w:rFonts w:eastAsia="Times New Roman" w:cs="Times New Roman"/>
            <w:lang w:eastAsia="sv-SE"/>
          </w:rPr>
          <w:t xml:space="preserve"> </w:t>
        </w:r>
      </w:ins>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28" w:name="_Toc391456184"/>
      <w:bookmarkStart w:id="29" w:name="_Toc394248558"/>
      <w:bookmarkEnd w:id="28"/>
      <w:r>
        <w:lastRenderedPageBreak/>
        <w:t>Resultat</w:t>
      </w:r>
      <w:bookmarkEnd w:id="29"/>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30"/>
      <w:r w:rsidR="006601B2">
        <w:rPr>
          <w:color w:val="353535"/>
          <w:szCs w:val="22"/>
        </w:rPr>
        <w:t>den</w:t>
      </w:r>
      <w:commentRangeEnd w:id="30"/>
      <w:r w:rsidR="00A44A23">
        <w:rPr>
          <w:rStyle w:val="Kommentarsreferens"/>
          <w:rFonts w:eastAsiaTheme="minorHAnsi" w:cstheme="minorBidi"/>
          <w:lang w:eastAsia="en-US"/>
        </w:rPr>
        <w:commentReference w:id="30"/>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31"/>
      <w:r w:rsidR="000E3605">
        <w:rPr>
          <w:color w:val="353535"/>
          <w:szCs w:val="22"/>
        </w:rPr>
        <w:t xml:space="preserve">påståenden och frågor </w:t>
      </w:r>
      <w:commentRangeEnd w:id="31"/>
      <w:r w:rsidR="00401324">
        <w:rPr>
          <w:rStyle w:val="Kommentarsreferens"/>
          <w:rFonts w:eastAsiaTheme="minorHAnsi" w:cstheme="minorBidi"/>
          <w:lang w:eastAsia="en-US"/>
        </w:rPr>
        <w:commentReference w:id="31"/>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32"/>
      <w:r>
        <w:rPr>
          <w:color w:val="353535"/>
          <w:szCs w:val="22"/>
        </w:rPr>
        <w:t xml:space="preserve">Resultat från intervjun visar att DIM har ett genomsnittlig högre poäng med ett </w:t>
      </w:r>
      <w:commentRangeStart w:id="33"/>
      <w:r>
        <w:rPr>
          <w:color w:val="353535"/>
          <w:szCs w:val="22"/>
        </w:rPr>
        <w:t>medelvärde</w:t>
      </w:r>
      <w:commentRangeEnd w:id="33"/>
      <w:r w:rsidR="00363562">
        <w:rPr>
          <w:rStyle w:val="Kommentarsreferens"/>
          <w:rFonts w:eastAsiaTheme="minorHAnsi" w:cstheme="minorBidi"/>
          <w:lang w:eastAsia="en-US"/>
        </w:rPr>
        <w:commentReference w:id="33"/>
      </w:r>
      <w:r>
        <w:rPr>
          <w:color w:val="353535"/>
          <w:szCs w:val="22"/>
        </w:rPr>
        <w:t xml:space="preserve"> på 4,5 poäng, jämfört med ATM (medelpoäng = 3) och KLM (medelpoäng = 4) (Figur 1a).</w:t>
      </w:r>
      <w:r>
        <w:t xml:space="preserve"> </w:t>
      </w:r>
      <w:commentRangeEnd w:id="32"/>
      <w:r w:rsidR="005078DE">
        <w:rPr>
          <w:rStyle w:val="Kommentarsreferens"/>
          <w:rFonts w:eastAsiaTheme="minorHAnsi" w:cstheme="minorBidi"/>
          <w:lang w:eastAsia="en-US"/>
        </w:rPr>
        <w:commentReference w:id="32"/>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3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3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det associativa perspektivet representera en logisk utgångspunkt för evaluering av modeller som skulle lättare utnyttjas av Grade i framtiden. </w:t>
      </w:r>
      <w:commentRangeEnd w:id="35"/>
      <w:r w:rsidR="001A09C0">
        <w:rPr>
          <w:rStyle w:val="Kommentarsreferens"/>
          <w:rFonts w:eastAsiaTheme="minorHAnsi" w:cstheme="minorBidi"/>
          <w:lang w:eastAsia="en-US"/>
        </w:rPr>
        <w:commentReference w:id="3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3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37"/>
      <w:r w:rsidR="00D02663">
        <w:rPr>
          <w:rStyle w:val="Kommentarsreferens"/>
          <w:rFonts w:eastAsiaTheme="minorHAnsi" w:cstheme="minorBidi"/>
          <w:lang w:eastAsia="en-US"/>
        </w:rPr>
        <w:commentReference w:id="37"/>
      </w:r>
    </w:p>
    <w:p w14:paraId="0B9A2407" w14:textId="54B66477"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Pr="00C45585">
        <w:rPr>
          <w:b/>
          <w:i w:val="0"/>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38"/>
      <w:r w:rsidR="00131159">
        <w:rPr>
          <w:i w:val="0"/>
        </w:rPr>
        <w:t xml:space="preserve"> </w:t>
      </w:r>
      <w:commentRangeEnd w:id="38"/>
      <w:r w:rsidR="000F257E">
        <w:rPr>
          <w:rStyle w:val="Kommentarsreferens"/>
          <w:rFonts w:ascii="Times New Roman" w:hAnsi="Times New Roman"/>
          <w:bCs w:val="0"/>
          <w:i w:val="0"/>
        </w:rPr>
        <w:commentReference w:id="38"/>
      </w:r>
      <w:r w:rsidR="00A958E8">
        <w:rPr>
          <w:i w:val="0"/>
        </w:rPr>
        <w:t xml:space="preserve">Diagramstaplarna visar resultatet av tilldelade poäng från </w:t>
      </w:r>
      <w:r w:rsidR="00D02663">
        <w:rPr>
          <w:i w:val="0"/>
        </w:rPr>
        <w:t>frågekonstruktionerna</w:t>
      </w:r>
      <w:r w:rsidR="00401324">
        <w:t xml:space="preserve"> </w:t>
      </w:r>
      <w:r>
        <w:rPr>
          <w:i w:val="0"/>
        </w:rPr>
        <w:t xml:space="preserve">identifieringsnummer </w:t>
      </w:r>
      <w:r w:rsidR="0093589A">
        <w:rPr>
          <w:i w:val="0"/>
        </w:rPr>
        <w:t xml:space="preserve">och som </w:t>
      </w:r>
      <w:r>
        <w:rPr>
          <w:i w:val="0"/>
        </w:rPr>
        <w:t xml:space="preserve">korresponderar med numrering och </w:t>
      </w:r>
      <w:r w:rsidR="00615A46">
        <w:rPr>
          <w:i w:val="0"/>
        </w:rPr>
        <w:t xml:space="preserve">ordföljd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175842BC" w:rsidR="00BA62A8" w:rsidRDefault="00850895">
      <w:pPr>
        <w:pStyle w:val="Brdtext"/>
        <w:spacing w:line="600" w:lineRule="auto"/>
      </w:pPr>
      <w:r>
        <w:t xml:space="preserve">För att kunna få kännedom om kvalité i </w:t>
      </w:r>
      <w:r w:rsidR="001017ED">
        <w:t>Grades</w:t>
      </w:r>
      <w:r>
        <w:t xml:space="preserve"> </w:t>
      </w:r>
      <w:r w:rsidR="00D54FB0">
        <w:t>kurser</w:t>
      </w:r>
      <w:r>
        <w:t>, e</w:t>
      </w:r>
      <w:r w:rsidR="004A010C">
        <w:t>valuerade vi 4 av deras tidigare kurser som var nyligen designade under 2017 (KS Strålskydd, PT Strålsäkerhet, RCC, Telia GDPR)</w:t>
      </w:r>
      <w:r>
        <w:t xml:space="preserve"> </w:t>
      </w:r>
      <w:r w:rsidR="00D54FB0">
        <w:t xml:space="preserve">och </w:t>
      </w:r>
      <w:r>
        <w:t xml:space="preserve">enligt DIM’s ramverk. </w:t>
      </w:r>
      <w:r w:rsidR="00D000E0">
        <w:t>Först sammanfattade vi DIM’s faser och element (Bilaga 1) för att sedan sammanställa påståenden (Bilaga 3)</w:t>
      </w:r>
      <w:r>
        <w:t xml:space="preserve"> som motsvarade modellens innehåll, </w:t>
      </w:r>
      <w:r w:rsidR="009A0EF4">
        <w:t>och</w:t>
      </w:r>
      <w:r>
        <w:t xml:space="preserve"> därefter kunna utvärdera kurserna. </w:t>
      </w:r>
    </w:p>
    <w:p w14:paraId="5D4A30B3" w14:textId="58DB41B8" w:rsidR="00D45847" w:rsidRDefault="00850895">
      <w:pPr>
        <w:pStyle w:val="Brdtext"/>
        <w:spacing w:line="600" w:lineRule="auto"/>
      </w:pPr>
      <w:r>
        <w:t xml:space="preserve">Resultatet visade att </w:t>
      </w:r>
      <w:r>
        <w:rPr>
          <w:i/>
        </w:rPr>
        <w:t>Presentations</w:t>
      </w:r>
      <w:r>
        <w:t xml:space="preserve"> fasen och </w:t>
      </w:r>
      <w:r>
        <w:rPr>
          <w:i/>
        </w:rPr>
        <w:t>Praktik</w:t>
      </w:r>
      <w:r>
        <w:t xml:space="preserve"> fasen hade relativt höga poäng (medelpoäng = 3,5 och 2,8) i kontrast till </w:t>
      </w:r>
      <w:r>
        <w:rPr>
          <w:i/>
        </w:rPr>
        <w:t>Övervakning och Återkopplings</w:t>
      </w:r>
      <w:r>
        <w:t xml:space="preserve"> fasen och </w:t>
      </w:r>
      <w:r>
        <w:rPr>
          <w:i/>
        </w:rPr>
        <w:t>Bedömning och Utvärderings</w:t>
      </w:r>
      <w:r>
        <w:t xml:space="preserve"> fasen som hade relativt låga poäng (medelpoäng = 2,2 och 1,5) (</w:t>
      </w:r>
      <w:r w:rsidR="00D000E0">
        <w:t>Figur 2</w:t>
      </w:r>
      <w:r>
        <w:t>a).</w:t>
      </w:r>
      <w:r w:rsidR="009A0EF4">
        <w:t xml:space="preserve"> </w:t>
      </w:r>
      <w:r w:rsidR="00A63C4E">
        <w:t>DIM</w:t>
      </w:r>
      <w:r w:rsidR="00BA62A8">
        <w:t>’s faser i</w:t>
      </w:r>
      <w:r w:rsidR="004C23B4">
        <w:t>nnehåller</w:t>
      </w:r>
      <w:r w:rsidR="00BA62A8">
        <w:t xml:space="preserve"> underliggande element som </w:t>
      </w:r>
      <w:r w:rsidR="004C23B4">
        <w:t>bestod av</w:t>
      </w:r>
      <w:r w:rsidR="00BA62A8">
        <w:t xml:space="preserve"> instruktioner för att använda modellen. </w:t>
      </w:r>
      <w:r w:rsidR="004C23B4">
        <w:t>Varje DIM element blev tilldelad</w:t>
      </w:r>
      <w:r w:rsidR="00764107">
        <w:t xml:space="preserve"> poäng beroende på hur bra eller dåligt den </w:t>
      </w:r>
      <w:r w:rsidR="00BA62A8">
        <w:t>uppvisade</w:t>
      </w:r>
      <w:r w:rsidR="00764107">
        <w:t xml:space="preserve"> att vara</w:t>
      </w:r>
      <w:r w:rsidR="00BA62A8">
        <w:t xml:space="preserve"> i Grades tidigare kurser</w:t>
      </w:r>
      <w:commentRangeStart w:id="39"/>
      <w:r>
        <w:t xml:space="preserve">. </w:t>
      </w:r>
      <w:commentRangeEnd w:id="39"/>
      <w:r>
        <w:commentReference w:id="39"/>
      </w:r>
      <w:r>
        <w:t xml:space="preserve">I </w:t>
      </w:r>
      <w:r>
        <w:rPr>
          <w:i/>
        </w:rPr>
        <w:t>Presentations</w:t>
      </w:r>
      <w:r>
        <w:t xml:space="preserve"> fasen visade elementet </w:t>
      </w:r>
      <w:r w:rsidRPr="00A63C4E">
        <w:rPr>
          <w:i/>
        </w:rPr>
        <w:t>Förståelse</w:t>
      </w:r>
      <w:r>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t xml:space="preserve">(Figur 2b). </w:t>
      </w:r>
      <w:r>
        <w:rPr>
          <w:i/>
        </w:rPr>
        <w:t>Praktik</w:t>
      </w:r>
      <w:r>
        <w:t xml:space="preserve"> fasen visade att elementet </w:t>
      </w:r>
      <w:r>
        <w:rPr>
          <w:i/>
        </w:rPr>
        <w:t>Självständiga övningar</w:t>
      </w:r>
      <w:r>
        <w:t xml:space="preserve"> och </w:t>
      </w:r>
      <w:r>
        <w:rPr>
          <w:i/>
        </w:rPr>
        <w:t>Periodisk Övervakning</w:t>
      </w:r>
      <w:r>
        <w:t xml:space="preserve"> utgav ett enhetligt resultat </w:t>
      </w:r>
      <w:r w:rsidR="00BA62A8">
        <w:t xml:space="preserve">jämfört med </w:t>
      </w:r>
      <w:r w:rsidR="00BA62A8">
        <w:rPr>
          <w:i/>
        </w:rPr>
        <w:t xml:space="preserve">Guidning </w:t>
      </w:r>
      <w:r>
        <w:t>(medelpoäng = 2</w:t>
      </w:r>
      <w:r w:rsidR="00BA62A8">
        <w:t>, och 4,5</w:t>
      </w:r>
      <w:r>
        <w:t xml:space="preserve">) (Figur 2b). </w:t>
      </w:r>
      <w:r>
        <w:rPr>
          <w:i/>
        </w:rPr>
        <w:t>Bedömning och Utvärderings</w:t>
      </w:r>
      <w:r>
        <w:t xml:space="preserve"> fasen </w:t>
      </w:r>
      <w:r w:rsidR="00971948">
        <w:t xml:space="preserve">visade </w:t>
      </w:r>
      <w:r>
        <w:t xml:space="preserve">fick den lägsta </w:t>
      </w:r>
      <w:r w:rsidR="00971948">
        <w:t>medel</w:t>
      </w:r>
      <w:r>
        <w:t>poän</w:t>
      </w:r>
      <w:r w:rsidR="00971948">
        <w:t xml:space="preserve">gen jämfört med alla </w:t>
      </w:r>
      <w:r>
        <w:t xml:space="preserve">DIM </w:t>
      </w:r>
      <w:r w:rsidR="00971948">
        <w:t xml:space="preserve">faser. Båda elementen som inkluderades i fasen, elementet </w:t>
      </w:r>
      <w:r>
        <w:rPr>
          <w:i/>
        </w:rPr>
        <w:t>Validering</w:t>
      </w:r>
      <w:r>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t xml:space="preserve">. </w:t>
      </w:r>
      <w:r>
        <w:rPr>
          <w:i/>
        </w:rPr>
        <w:t>Övervakning och Återkoppling</w:t>
      </w:r>
      <w:r>
        <w:t xml:space="preserve"> fasen innehåller elementet </w:t>
      </w:r>
      <w:r>
        <w:rPr>
          <w:i/>
        </w:rPr>
        <w:t>Ledtrådar och Uppmaningar</w:t>
      </w:r>
      <w:r>
        <w:t xml:space="preserve"> och resulterade med ett lågt resultat (medelpoäng = 0,6), däremot </w:t>
      </w:r>
      <w:r w:rsidR="00971948">
        <w:t>fasens medelvärde räddar</w:t>
      </w:r>
      <w:r>
        <w:t xml:space="preserve"> fasen av att elementet </w:t>
      </w:r>
      <w:r>
        <w:rPr>
          <w:i/>
        </w:rPr>
        <w:t>Support</w:t>
      </w:r>
      <w:r>
        <w:t xml:space="preserve"> har ett så högt resultat (medelpoäng = 3,8). Det betyder dock inte att elementet </w:t>
      </w:r>
      <w:r>
        <w:rPr>
          <w:i/>
        </w:rPr>
        <w:t>Ledtrådar och Uppmaningar</w:t>
      </w:r>
      <w:r>
        <w:t xml:space="preserve"> </w:t>
      </w:r>
      <w:r w:rsidR="00971948">
        <w:t>inte skulle gynnas av</w:t>
      </w:r>
      <w:r>
        <w:t xml:space="preserve"> uppmärksamhet. </w:t>
      </w:r>
      <w:commentRangeStart w:id="40"/>
      <w:r>
        <w:t xml:space="preserve">Sammanfattningsvis </w:t>
      </w:r>
      <w:r w:rsidR="00971948">
        <w:t>ger</w:t>
      </w:r>
      <w:r>
        <w:t xml:space="preserve"> resultatet </w:t>
      </w:r>
      <w:r w:rsidR="00971948">
        <w:t xml:space="preserve">från denna analys en tydlig bild över vilken del av kursen som skulle kunna förbättras enligt DIM. </w:t>
      </w:r>
      <w:commentRangeEnd w:id="40"/>
      <w:r>
        <w:commentReference w:id="40"/>
      </w:r>
      <w:r>
        <w:t xml:space="preserve"> </w:t>
      </w:r>
      <w:r>
        <w:commentReference w:id="41"/>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42"/>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5E605DD3" w14:textId="188A2C08" w:rsidR="00D45847" w:rsidRPr="004E58AD" w:rsidRDefault="00D863D2" w:rsidP="004E58AD">
      <w:pPr>
        <w:pStyle w:val="Brdtext"/>
        <w:spacing w:line="600" w:lineRule="auto"/>
        <w:rPr>
          <w:ins w:id="43" w:author="Olivia Imner" w:date="2018-07-07T12:55:00Z"/>
        </w:rPr>
      </w:pPr>
      <w:r>
        <w:t xml:space="preserve">För att kunna </w:t>
      </w:r>
      <w:r w:rsidR="00951E2F">
        <w:t xml:space="preserve">förstå hur Grades tidigare kurser levererade tillsammans med DIM gjorde vi en utvärdering. Det gjordes genom att </w:t>
      </w:r>
      <w:r w:rsidR="00850895">
        <w:commentReference w:id="44"/>
      </w:r>
      <w:r w:rsidR="00951E2F">
        <w:t>granska</w:t>
      </w:r>
      <w:r w:rsidR="00850895">
        <w:t xml:space="preserve"> hur varje </w:t>
      </w:r>
      <w:r w:rsidR="00F67766">
        <w:t xml:space="preserve">individuell </w:t>
      </w:r>
      <w:r w:rsidR="00850895">
        <w:t xml:space="preserve">kurs presterade i respektive DIM fas. Resultatet visar att spridningen mellan poäng och respektive kurs har en </w:t>
      </w:r>
      <w:r w:rsidR="00F67766">
        <w:t xml:space="preserve">medel </w:t>
      </w:r>
      <w:r w:rsidR="00850895">
        <w:t>differens på cirka 0,5 poäng (Figur 3a). Det indikera</w:t>
      </w:r>
      <w:r w:rsidR="007710D1">
        <w:t>r att poängen som har utdelats</w:t>
      </w:r>
      <w:r w:rsidR="00850895">
        <w:t xml:space="preserve"> är likartad från varje </w:t>
      </w:r>
      <w:r w:rsidR="00655118">
        <w:t xml:space="preserve">enskild </w:t>
      </w:r>
      <w:r w:rsidR="00850895">
        <w:t xml:space="preserve">kurs </w:t>
      </w:r>
      <w:commentRangeStart w:id="45"/>
      <w:r w:rsidR="00850895">
        <w:t>o</w:t>
      </w:r>
      <w:r w:rsidR="006E30FA">
        <w:t xml:space="preserve">ch kan ge </w:t>
      </w:r>
      <w:r w:rsidR="00D7649D">
        <w:t xml:space="preserve">ett utrymme till förbättring i </w:t>
      </w:r>
      <w:r w:rsidR="006E30FA">
        <w:t>Grade</w:t>
      </w:r>
      <w:r w:rsidR="004E58AD">
        <w:t>s</w:t>
      </w:r>
      <w:r w:rsidR="006E30FA">
        <w:t xml:space="preserve"> pedagogiska standard enligt DIM</w:t>
      </w:r>
      <w:r w:rsidR="00850895">
        <w:t>.</w:t>
      </w:r>
      <w:commentRangeEnd w:id="45"/>
      <w:r w:rsidR="00850895">
        <w:commentReference w:id="45"/>
      </w:r>
      <w:r w:rsidR="00850895">
        <w:t xml:space="preserve"> Eftersom kurserna uppvisar att ha jämförligt resultat kan ge möjligheten till att utförligare visa hur uppdelningen av poäng resulterade i med DIM’s faser (Figur 3b). KS Strålskydd och Telia GDPR en särskild högre </w:t>
      </w:r>
      <w:r w:rsidR="00F67766">
        <w:t>förmåga</w:t>
      </w:r>
      <w:r w:rsidR="00850895">
        <w:t xml:space="preserve"> igenom </w:t>
      </w:r>
      <w:r w:rsidR="004A62A2">
        <w:t>majoriteten av</w:t>
      </w:r>
      <w:r w:rsidR="00850895">
        <w:t xml:space="preserve"> DIM’s faser och kan ge möjligen ge anvisningar på hur Grade ska börja arbeta med Bedömning och Utvärderings fasen eftersom den delen i deras kurser har ett medelmåttigt resultat (Figur 3b). Sammanfattningsvis </w:t>
      </w:r>
      <w:r w:rsidR="00083F82">
        <w:t xml:space="preserve">visar </w:t>
      </w:r>
      <w:r w:rsidR="00850895">
        <w:t xml:space="preserve">resultatet </w:t>
      </w:r>
      <w:r w:rsidR="00083F82">
        <w:t xml:space="preserve">att </w:t>
      </w:r>
      <w:r w:rsidR="00850895">
        <w:t xml:space="preserve">Grades tidigare kurser kan ge möjligheten till att förstå var de kan börja </w:t>
      </w:r>
      <w:r w:rsidR="00083F82">
        <w:t>fokusera</w:t>
      </w:r>
      <w:r w:rsidR="00850895">
        <w:t xml:space="preserve"> på i kurserna </w:t>
      </w:r>
      <w:r w:rsidR="00083F82">
        <w:t>och därmed klara av</w:t>
      </w:r>
      <w:r w:rsidR="00850895">
        <w:t xml:space="preserve"> </w:t>
      </w:r>
      <w:r w:rsidR="00083F82">
        <w:t>att påbörja</w:t>
      </w:r>
      <w:r w:rsidR="00850895">
        <w:t xml:space="preserve"> förändringar i nuvarande kurser.</w:t>
      </w:r>
      <w:bookmarkStart w:id="46" w:name="_Toc489811950"/>
      <w:bookmarkStart w:id="47" w:name="_Ref489810823"/>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77777777"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46"/>
      <w:bookmarkEnd w:id="47"/>
      <w:r>
        <w:rPr>
          <w:i w:val="0"/>
        </w:rPr>
        <w:t xml:space="preserve">Poäng per kurs och respektive DIM fas. </w:t>
      </w:r>
    </w:p>
    <w:p w14:paraId="378209C6" w14:textId="77777777" w:rsidR="00D45847" w:rsidRDefault="00850895">
      <w:pPr>
        <w:spacing w:before="720" w:after="200" w:line="480" w:lineRule="auto"/>
      </w:pPr>
      <w:r>
        <w:br w:type="page"/>
      </w:r>
    </w:p>
    <w:p w14:paraId="12BDB1E5" w14:textId="77777777" w:rsidR="00D45847" w:rsidRPr="004E58AD" w:rsidRDefault="00850895" w:rsidP="009F3187">
      <w:pPr>
        <w:pStyle w:val="Heading11"/>
      </w:pPr>
      <w:bookmarkStart w:id="48" w:name="_Toc391456185"/>
      <w:bookmarkStart w:id="49" w:name="_Toc394248559"/>
      <w:bookmarkEnd w:id="48"/>
      <w:r w:rsidRPr="004E58AD">
        <w:t>Diskussion</w:t>
      </w:r>
      <w:bookmarkEnd w:id="49"/>
    </w:p>
    <w:p w14:paraId="125E642D" w14:textId="57F99FD2" w:rsidR="00D45847" w:rsidRDefault="00850895">
      <w:pPr>
        <w:pStyle w:val="Brdtext"/>
        <w:spacing w:line="600" w:lineRule="auto"/>
      </w:pPr>
      <w:r>
        <w:t>Syftet med denna studie var att undersöka vilken pedagogiskt perspektiv de innefattar på Grade och hitta en pedagogisk modell för att bli tydligt strukturerad</w:t>
      </w:r>
      <w:r w:rsidR="00915D89">
        <w:t>e i deras produktion av kurser. Därefter u</w:t>
      </w:r>
      <w:r>
        <w:t xml:space="preserve">tvärdera hur modellen skulle fungera i dagsläget genom att förstå vilka delar av kurser de ska lägga pedagogisk fokus på. Resultatet visar att Grades pedagogiska ansats övervägs att passa in i ett associativt perspektiv, tillsammans med en pedagogisk modell som DIM.  Grades fokus behöver rikta sig åt att studenten får ge egna utvärderingar inom kurserna och bedöma hur de lär sig under kursens genomförande. Resultatet innebär att Grade kan få en bestämd pedagogik ansats att följa, samt att kunna utvärdera att deras kurser levererar ett fullkomligt lärande till studenten. </w:t>
      </w:r>
    </w:p>
    <w:p w14:paraId="2DC44FB3" w14:textId="5697E7A9" w:rsidR="00D71CDE" w:rsidRPr="0058177A" w:rsidRDefault="00D71CDE" w:rsidP="00D71CDE">
      <w:pPr>
        <w:pStyle w:val="Brdtext"/>
        <w:spacing w:line="600" w:lineRule="auto"/>
        <w:rPr>
          <w:szCs w:val="22"/>
        </w:rPr>
      </w:pPr>
      <w:commentRangeStart w:id="50"/>
      <w:r>
        <w:t xml:space="preserve"> EIF kan även ha specifika kundmålsgrupper och det tillåter att de kan vara oberoende till att hålla fast till en specifikt pedagogisk modell. Då kan enskilda e-kurser få en annorlunda pedagogisk modell som är mer beroende på kurskraven och behöver vara unik för målgruppen.</w:t>
      </w:r>
      <w:commentRangeEnd w:id="50"/>
      <w:r>
        <w:rPr>
          <w:rStyle w:val="Kommentarsreferens"/>
        </w:rPr>
        <w:commentReference w:id="50"/>
      </w:r>
    </w:p>
    <w:p w14:paraId="4A35DED9" w14:textId="77777777" w:rsidR="00D45847" w:rsidRDefault="004B0686">
      <w:pPr>
        <w:pStyle w:val="Brdtext"/>
        <w:spacing w:line="600" w:lineRule="auto"/>
      </w:pPr>
      <w:r>
        <w:rPr>
          <w:rStyle w:val="Kommentarsreferens"/>
          <w:rFonts w:eastAsiaTheme="minorHAnsi" w:cstheme="minorBidi"/>
          <w:lang w:eastAsia="en-US"/>
        </w:rPr>
        <w:commentReference w:id="51"/>
      </w:r>
    </w:p>
    <w:p w14:paraId="0FB31622" w14:textId="77777777" w:rsidR="00D45847" w:rsidRDefault="00850895">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6464CE05" w14:textId="77777777" w:rsidR="00D45847" w:rsidRDefault="00D45847">
      <w:pPr>
        <w:pStyle w:val="Brdtext"/>
        <w:spacing w:line="600" w:lineRule="auto"/>
      </w:pPr>
    </w:p>
    <w:p w14:paraId="0A409473" w14:textId="77777777" w:rsidR="00D45847" w:rsidRDefault="00850895">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6A8BB234" w14:textId="77777777" w:rsidR="00D45847" w:rsidRDefault="00D45847">
      <w:pPr>
        <w:pStyle w:val="Brdtext"/>
        <w:spacing w:line="600" w:lineRule="auto"/>
      </w:pPr>
    </w:p>
    <w:p w14:paraId="0C405819" w14:textId="08201469" w:rsidR="00D45847" w:rsidRDefault="00850895">
      <w:pPr>
        <w:pStyle w:val="Brdtext"/>
        <w:spacing w:line="600" w:lineRule="auto"/>
        <w:rPr>
          <w:color w:val="FF0000"/>
        </w:rPr>
      </w:pPr>
      <w:r>
        <w:rPr>
          <w:color w:val="FF0000"/>
        </w:rPr>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Gå tillbaka till rapportens syfte och diskutera huruvida resultaten besvarar de frågor du ställde i syftet.</w:t>
      </w:r>
    </w:p>
    <w:p w14:paraId="2B592108" w14:textId="77777777" w:rsidR="00D45847" w:rsidRDefault="00850895">
      <w:pPr>
        <w:pStyle w:val="Liststycke"/>
        <w:numPr>
          <w:ilvl w:val="0"/>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1555069A"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79EAFB7D"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46BED76E" w14:textId="77777777" w:rsidR="00D45847" w:rsidRDefault="00850895">
      <w:pPr>
        <w:pStyle w:val="Liststycke"/>
        <w:numPr>
          <w:ilvl w:val="3"/>
          <w:numId w:val="7"/>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225B7BE4" w14:textId="77777777" w:rsidR="00D45847" w:rsidRDefault="00850895">
      <w:pPr>
        <w:pStyle w:val="Liststycke"/>
        <w:numPr>
          <w:ilvl w:val="1"/>
          <w:numId w:val="7"/>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2AACA702" w14:textId="77777777" w:rsidR="00D45847" w:rsidRDefault="00D45847">
      <w:pPr>
        <w:spacing w:line="360" w:lineRule="auto"/>
        <w:ind w:left="720"/>
        <w:rPr>
          <w:rFonts w:eastAsia="Times New Roman" w:cs="Times New Roman"/>
          <w:i/>
          <w:color w:val="000000"/>
          <w:lang w:eastAsia="sv-SE"/>
        </w:rPr>
      </w:pPr>
    </w:p>
    <w:p w14:paraId="3C8FAEA6" w14:textId="77777777" w:rsidR="00D45847" w:rsidRDefault="00850895">
      <w:pPr>
        <w:numPr>
          <w:ilvl w:val="0"/>
          <w:numId w:val="7"/>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6F2BF59C" w14:textId="77777777" w:rsidR="00D45847" w:rsidRDefault="00850895">
      <w:pPr>
        <w:pStyle w:val="Brdtext"/>
        <w:numPr>
          <w:ilvl w:val="0"/>
          <w:numId w:val="7"/>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047A63AD" w14:textId="77777777" w:rsidR="00D45847" w:rsidRDefault="00850895">
      <w:pPr>
        <w:pStyle w:val="Brdtext"/>
        <w:numPr>
          <w:ilvl w:val="0"/>
          <w:numId w:val="7"/>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52" w:name="_Toc391456186"/>
      <w:bookmarkStart w:id="53" w:name="_Toc394248560"/>
      <w:bookmarkEnd w:id="52"/>
      <w:r w:rsidRPr="004E58AD">
        <w:t>Referenser</w:t>
      </w:r>
      <w:bookmarkEnd w:id="53"/>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3148A7">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3148A7">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3148A7">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3148A7">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3148A7">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54" w:name="__Fieldmark__1067_823957682"/>
      <w:bookmarkStart w:id="55" w:name="__Fieldmark__744_3764101930"/>
      <w:bookmarkStart w:id="56" w:name="__Fieldmark__1179_1934263386"/>
      <w:bookmarkEnd w:id="54"/>
      <w:bookmarkEnd w:id="55"/>
      <w:bookmarkEnd w:id="56"/>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57" w:name="_Toc391456187"/>
      <w:bookmarkStart w:id="58" w:name="_Toc394248561"/>
      <w:bookmarkEnd w:id="57"/>
      <w:r w:rsidRPr="009F3187">
        <w:t>Bilagor</w:t>
      </w:r>
      <w:bookmarkEnd w:id="58"/>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59"/>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60" w:name="_Toc391456188"/>
      <w:bookmarkEnd w:id="60"/>
      <w:r w:rsidRPr="00D01DE3">
        <w:rPr>
          <w:rStyle w:val="Starkbetoning"/>
          <w:color w:val="00000A"/>
        </w:rPr>
        <w:t xml:space="preserve">Inledning </w:t>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61"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62"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63"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64"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65"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66"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67"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68"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69"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70"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71"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72"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73"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74"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75"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76"/>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77" w:name="_Toc391456189"/>
      <w:bookmarkEnd w:id="77"/>
    </w:p>
    <w:p w14:paraId="5045D8EB" w14:textId="77777777" w:rsidR="00D12CAD" w:rsidRDefault="00D12CAD">
      <w:pPr>
        <w:rPr>
          <w:ins w:id="78"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79"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footerReference w:type="default" r:id="rId21"/>
          <w:footerReference w:type="first" r:id="rId22"/>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Jason Serviss" w:date="2018-09-04T08:08:00Z" w:initials="JS">
    <w:p w14:paraId="6D148573" w14:textId="1431AF9D" w:rsidR="001B244D" w:rsidRDefault="001B244D">
      <w:pPr>
        <w:pStyle w:val="Kommentarer"/>
      </w:pPr>
      <w:r>
        <w:rPr>
          <w:rStyle w:val="Kommentarsreferens"/>
        </w:rPr>
        <w:annotationRef/>
      </w:r>
      <w:r>
        <w:t>Is this true? Is there ALWAYS a communication between student and teacher in e-learning? There never was in any e-laerning course I have done….Fixed</w:t>
      </w:r>
    </w:p>
  </w:comment>
  <w:comment w:id="6" w:author="Jason Serviss" w:date="2018-09-04T08:08:00Z" w:initials="JS">
    <w:p w14:paraId="03C619A5" w14:textId="127D024F" w:rsidR="001B244D" w:rsidRDefault="001B244D">
      <w:pPr>
        <w:pStyle w:val="Kommentarer"/>
      </w:pPr>
      <w:r>
        <w:rPr>
          <w:rStyle w:val="Kommentarsreferens"/>
        </w:rPr>
        <w:annotationRef/>
      </w:r>
      <w:r>
        <w:t>In the cited reference it MUST say that e-learning saves student time up to 60% COMPARED TO DISTANCE LEARNING because that is what you say in the sentance. If not, this needs to be changed.</w:t>
      </w:r>
      <w:r w:rsidRPr="002B2E86">
        <w:t xml:space="preserve"> </w:t>
      </w:r>
      <w:r>
        <w:t>Fixed</w:t>
      </w:r>
    </w:p>
  </w:comment>
  <w:comment w:id="8" w:author="Jason Serviss" w:date="2018-09-09T11:17:00Z" w:initials="JS">
    <w:p w14:paraId="44D8AEE0" w14:textId="6EECDF28" w:rsidR="001B244D" w:rsidRDefault="001B244D">
      <w:pPr>
        <w:pStyle w:val="Kommentarer"/>
      </w:pPr>
      <w:r>
        <w:rPr>
          <w:rStyle w:val="Kommentarsreferens"/>
        </w:rPr>
        <w:annotationRef/>
      </w:r>
      <w:r>
        <w:t>Grammar here is still off. Fixed</w:t>
      </w:r>
    </w:p>
  </w:comment>
  <w:comment w:id="9" w:author="Jason Serviss" w:date="2018-09-09T11:09:00Z" w:initials="JS">
    <w:p w14:paraId="2759EE41" w14:textId="7A01094A" w:rsidR="001B244D" w:rsidRDefault="001B244D">
      <w:pPr>
        <w:pStyle w:val="Kommentarer"/>
      </w:pPr>
      <w:r>
        <w:rPr>
          <w:rStyle w:val="Kommentarsreferens"/>
        </w:rPr>
        <w:annotationRef/>
      </w:r>
      <w:r>
        <w:t>Not really satisfied with how this paragraph ends but can’t come up with an alternative right now…</w:t>
      </w:r>
      <w:r>
        <w:br/>
        <w:t>Ta bort ?/olivia</w:t>
      </w:r>
    </w:p>
  </w:comment>
  <w:comment w:id="12" w:author="Unknown Author" w:date="2018-09-04T14:43:00Z" w:initials="">
    <w:p w14:paraId="1EC43BB6" w14:textId="77777777" w:rsidR="001B244D" w:rsidRDefault="001B244D">
      <w:pPr>
        <w:rPr>
          <w:rFonts w:ascii="Calibri" w:eastAsia="Tahoma" w:hAnsi="Calibri" w:cs="Tahoma"/>
          <w:color w:val="FF0000"/>
          <w:sz w:val="16"/>
          <w:szCs w:val="24"/>
          <w:lang w:val="en-US" w:bidi="en-US"/>
        </w:rPr>
      </w:pP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p w14:paraId="61DE6C00" w14:textId="10FCDFDA" w:rsidR="001B244D" w:rsidRDefault="001B244D">
      <w:pPr>
        <w:rPr>
          <w:rFonts w:ascii="Calibri" w:eastAsia="Tahoma" w:hAnsi="Calibri" w:cs="Tahoma"/>
          <w:color w:val="FF0000"/>
          <w:sz w:val="16"/>
          <w:szCs w:val="24"/>
          <w:lang w:val="en-US" w:bidi="en-US"/>
        </w:rPr>
      </w:pPr>
      <w:r>
        <w:rPr>
          <w:rFonts w:ascii="Calibri" w:eastAsia="Tahoma" w:hAnsi="Calibri" w:cs="Tahoma"/>
          <w:color w:val="FF0000"/>
          <w:sz w:val="16"/>
          <w:szCs w:val="24"/>
          <w:lang w:val="en-US" w:bidi="en-US"/>
        </w:rPr>
        <w:t>Made a comment//Olivia</w:t>
      </w:r>
    </w:p>
    <w:p w14:paraId="0F9BC4CE" w14:textId="1E7FC161" w:rsidR="001B244D" w:rsidRPr="00D83AD0" w:rsidRDefault="001B244D">
      <w:pPr>
        <w:rPr>
          <w:color w:val="FF0000"/>
        </w:rPr>
      </w:pPr>
    </w:p>
  </w:comment>
  <w:comment w:id="17" w:author="Jason Serviss" w:date="2018-09-09T09:10:00Z" w:initials="JS">
    <w:p w14:paraId="0CDB43D4" w14:textId="08BB6893" w:rsidR="001B244D" w:rsidRDefault="001B244D" w:rsidP="00622CDA">
      <w:pPr>
        <w:pStyle w:val="Kommentarer"/>
      </w:pPr>
      <w:r>
        <w:rPr>
          <w:rStyle w:val="Kommentarsreferens"/>
        </w:rPr>
        <w:annotationRef/>
      </w:r>
      <w:r>
        <w:rPr>
          <w:rStyle w:val="Kommentarsreferens"/>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 Fixed</w:t>
      </w:r>
    </w:p>
    <w:p w14:paraId="58995C78" w14:textId="0E7D4B8D" w:rsidR="001B244D" w:rsidRDefault="001B244D">
      <w:pPr>
        <w:pStyle w:val="Kommentarer"/>
      </w:pPr>
    </w:p>
  </w:comment>
  <w:comment w:id="18" w:author="Jason Serviss" w:date="2018-09-09T16:01:00Z" w:initials="JS">
    <w:p w14:paraId="39C6219A" w14:textId="45B433AF" w:rsidR="001B244D" w:rsidRDefault="001B244D">
      <w:pPr>
        <w:pStyle w:val="Kommentarer"/>
      </w:pPr>
      <w:r>
        <w:rPr>
          <w:rStyle w:val="Kommentarsreferens"/>
        </w:rPr>
        <w:annotationRef/>
      </w:r>
      <w:r>
        <w:t xml:space="preserve">What  does </w:t>
      </w:r>
      <w:r w:rsidR="00D02663">
        <w:t xml:space="preserve">ordföljder </w:t>
      </w:r>
      <w:r>
        <w:t xml:space="preserve">mean? </w:t>
      </w:r>
      <w:r w:rsidR="00401324">
        <w:t xml:space="preserve">Fixed, </w:t>
      </w:r>
      <w:r w:rsidR="00D02663">
        <w:t>byte</w:t>
      </w:r>
      <w:r w:rsidR="00401324">
        <w:t xml:space="preserve"> till </w:t>
      </w:r>
      <w:r w:rsidR="00401324" w:rsidRPr="00401324">
        <w:rPr>
          <w:color w:val="FFFFFF" w:themeColor="background1"/>
        </w:rPr>
        <w:t>frågekonstruktioner</w:t>
      </w:r>
      <w:r>
        <w:t xml:space="preserve"> </w:t>
      </w:r>
      <w:r w:rsidR="00D02663">
        <w:t>. Behöver det förklaras?</w:t>
      </w:r>
      <w:bookmarkStart w:id="19" w:name="_GoBack"/>
      <w:bookmarkEnd w:id="19"/>
    </w:p>
  </w:comment>
  <w:comment w:id="20" w:author="Jason Serviss" w:date="2018-09-09T11:08:00Z" w:initials="JS">
    <w:p w14:paraId="56DE2CC6" w14:textId="5F7733C5" w:rsidR="001B244D" w:rsidRDefault="001B244D">
      <w:pPr>
        <w:pStyle w:val="Kommentarer"/>
      </w:pPr>
      <w:r>
        <w:rPr>
          <w:rStyle w:val="Kommentarsreferens"/>
        </w:rPr>
        <w:annotationRef/>
      </w:r>
      <w:r>
        <w:t>Not clear what the statments and questions are evaluating. Should specify that they evaluate the importance of model elements according to Grades pedagogical guidelines. Fixed</w:t>
      </w:r>
    </w:p>
  </w:comment>
  <w:comment w:id="21" w:author="Jason Serviss" w:date="2018-09-09T08:36:00Z" w:initials="JS">
    <w:p w14:paraId="001C6798" w14:textId="1A78C86B" w:rsidR="001B244D" w:rsidRDefault="001B244D">
      <w:pPr>
        <w:pStyle w:val="Kommentarer"/>
      </w:pPr>
      <w:r>
        <w:rPr>
          <w:rStyle w:val="Kommentarsreferens"/>
        </w:rPr>
        <w:annotationRef/>
      </w:r>
      <w:r>
        <w:t>It is important to point out that each element has a number of questions  corresponding to a specific model.  As it sounds now, the reader will expect the SAME number of questions per model per element and this is NOT the case. Fixed</w:t>
      </w:r>
    </w:p>
  </w:comment>
  <w:comment w:id="22" w:author="Jason Serviss" w:date="2018-09-09T15:53:00Z" w:initials="JS">
    <w:p w14:paraId="13531ACC" w14:textId="77777777" w:rsidR="00401324" w:rsidRDefault="00401324" w:rsidP="00401324">
      <w:pPr>
        <w:pStyle w:val="Kommentarer"/>
      </w:pPr>
      <w:r>
        <w:rPr>
          <w:rStyle w:val="Kommentarsreferens"/>
        </w:rPr>
        <w:annotationRef/>
      </w:r>
      <w:r>
        <w:t xml:space="preserve">What  does ”ordföljder” mean? Fixed, bytt till </w:t>
      </w:r>
      <w:r w:rsidRPr="00401324">
        <w:rPr>
          <w:color w:val="FFFFFF" w:themeColor="background1"/>
        </w:rPr>
        <w:t>frågekonstruktioner</w:t>
      </w:r>
      <w:r>
        <w:t xml:space="preserve"> </w:t>
      </w:r>
    </w:p>
  </w:comment>
  <w:comment w:id="24" w:author="Jason Serviss" w:date="2018-09-09T09:10:00Z" w:initials="JS">
    <w:p w14:paraId="011A6BAC" w14:textId="140D1A80" w:rsidR="001B244D" w:rsidRPr="00A53F62" w:rsidRDefault="001B244D">
      <w:pPr>
        <w:pStyle w:val="Kommentarer"/>
      </w:pPr>
      <w:r>
        <w:rPr>
          <w:rStyle w:val="Kommentarsreferens"/>
        </w:rPr>
        <w:annotationRef/>
      </w:r>
      <w:r>
        <w:t xml:space="preserve">I think the actual answers from the interview should be included in the bilaga somehow. In the figure it is not possible to tell which score corresponds with which question in the bilaga. How??? </w:t>
      </w:r>
      <w:r>
        <w:rPr>
          <w:color w:val="FF0000"/>
        </w:rPr>
        <w:t xml:space="preserve">You write the question/statment and then you write the answer! In Bilaga 2 I have inserted where you should write the points. </w:t>
      </w:r>
      <w:r>
        <w:t>Fixed</w:t>
      </w:r>
    </w:p>
  </w:comment>
  <w:comment w:id="30" w:author="Olivia Imner" w:date="2018-09-09T09:11:00Z" w:initials="OI">
    <w:p w14:paraId="2F534D75" w14:textId="07960E8B" w:rsidR="001B244D" w:rsidRDefault="001B244D">
      <w:pPr>
        <w:pStyle w:val="Kommentarer"/>
      </w:pPr>
      <w:r>
        <w:rPr>
          <w:rStyle w:val="Kommentarsreferens"/>
        </w:rPr>
        <w:annotationRef/>
      </w:r>
      <w:r>
        <w:t>Låter konstigt, annat ord..</w:t>
      </w:r>
    </w:p>
  </w:comment>
  <w:comment w:id="31" w:author="Olivia Imner" w:date="2018-09-09T15:54:00Z" w:initials="OI">
    <w:p w14:paraId="1A489350" w14:textId="493E1C41" w:rsidR="00401324" w:rsidRDefault="00401324">
      <w:pPr>
        <w:pStyle w:val="Kommentarer"/>
      </w:pPr>
      <w:r>
        <w:rPr>
          <w:rStyle w:val="Kommentarsreferens"/>
        </w:rPr>
        <w:annotationRef/>
      </w:r>
      <w:r>
        <w:t xml:space="preserve">Behöver inte förklaras att </w:t>
      </w:r>
      <w:r>
        <w:t xml:space="preserve">frågekonstruktioner </w:t>
      </w:r>
      <w:r>
        <w:rPr>
          <w:rStyle w:val="Kommentarsreferens"/>
        </w:rPr>
        <w:annotationRef/>
      </w:r>
      <w:r>
        <w:t xml:space="preserve">innehåller frågor och påståenden? </w:t>
      </w:r>
    </w:p>
  </w:comment>
  <w:comment w:id="33" w:author="Olivia Imner" w:date="2018-07-28T08:46:00Z" w:initials="OI">
    <w:p w14:paraId="1FBCA360" w14:textId="6858984C" w:rsidR="001B244D" w:rsidRDefault="001B244D">
      <w:pPr>
        <w:pStyle w:val="Kommentarer"/>
      </w:pPr>
      <w:r>
        <w:rPr>
          <w:rStyle w:val="Kommentarsreferens"/>
        </w:rPr>
        <w:annotationRef/>
      </w:r>
      <w:r>
        <w:t>Medelpoäng istället? /Olivia</w:t>
      </w:r>
    </w:p>
  </w:comment>
  <w:comment w:id="32" w:author="Jason Serviss" w:date="2018-09-09T10:29:00Z" w:initials="JS">
    <w:p w14:paraId="7B006EE6" w14:textId="65B6F130" w:rsidR="001B244D" w:rsidRDefault="001B244D">
      <w:pPr>
        <w:pStyle w:val="Kommentarer"/>
      </w:pPr>
      <w:r>
        <w:rPr>
          <w:rStyle w:val="Kommentarsreferens"/>
        </w:rPr>
        <w:annotationRef/>
      </w:r>
      <w:r>
        <w:t>The fact that DIM only scored 0.5 points higher than KLM should be discussed in the discussion. This essentially means that DIM and KLM are ALMOST equally suitable to equate with Grades current peoagogic practices. ok</w:t>
      </w:r>
    </w:p>
  </w:comment>
  <w:comment w:id="35" w:author="Jason Serviss" w:date="2018-09-09T09:50:00Z" w:initials="JS">
    <w:p w14:paraId="1F0105B4" w14:textId="704A523C" w:rsidR="001B244D" w:rsidRDefault="001B244D">
      <w:pPr>
        <w:pStyle w:val="Kommentarer"/>
      </w:pPr>
      <w:ins w:id="36" w:author="Jason Serviss" w:date="2018-09-02T14:52:00Z">
        <w:r>
          <w:rPr>
            <w:rStyle w:val="Kommentarsreferens"/>
          </w:rPr>
          <w:annotationRef/>
        </w:r>
      </w:ins>
      <w:r>
        <w:t>I am not 100% satisfied with this but it  is a rough idea of what I think should be here. OK</w:t>
      </w:r>
    </w:p>
  </w:comment>
  <w:comment w:id="37" w:author="Olivia Imner" w:date="2018-09-09T15:59:00Z" w:initials="OI">
    <w:p w14:paraId="19309899" w14:textId="7F5D87C7" w:rsidR="00D02663" w:rsidRDefault="00D02663">
      <w:pPr>
        <w:pStyle w:val="Kommentarer"/>
      </w:pPr>
      <w:r>
        <w:rPr>
          <w:rStyle w:val="Kommentarsreferens"/>
        </w:rPr>
        <w:annotationRef/>
      </w:r>
      <w:r>
        <w:t xml:space="preserve">Ändra Ordföljder till frågekonstruktionerna . </w:t>
      </w:r>
    </w:p>
  </w:comment>
  <w:comment w:id="38" w:author="Jason Serviss" w:date="2018-09-09T11:07:00Z" w:initials="JS">
    <w:p w14:paraId="1FFFE4B3" w14:textId="63259DB1" w:rsidR="001B244D" w:rsidRDefault="001B244D">
      <w:pPr>
        <w:pStyle w:val="Kommentarer"/>
      </w:pPr>
      <w:r>
        <w:rPr>
          <w:rStyle w:val="Kommentarsreferens"/>
        </w:rPr>
        <w:annotationRef/>
      </w:r>
      <w:r>
        <w:t xml:space="preserve">The figure legend does not need to describe how the interview is ”uppdelad” it needs to describe the FIGURE. Fixed </w:t>
      </w:r>
    </w:p>
  </w:comment>
  <w:comment w:id="39" w:author="Unknown Author" w:date="2018-09-09T10:35:00Z" w:initials="">
    <w:p w14:paraId="4F4B3837" w14:textId="6FA9C885" w:rsidR="001B244D" w:rsidRPr="00764107" w:rsidRDefault="001B244D">
      <w:r>
        <w:rPr>
          <w:rFonts w:asciiTheme="minorHAnsi" w:hAnsiTheme="minorHAnsi"/>
          <w:sz w:val="20"/>
        </w:rPr>
        <w:t xml:space="preserve">Completley revise this sentance. You are getting ready to present figure 2b and you need to prepare the reader for the results by explaining what you did and why you did it. Fixed. </w:t>
      </w:r>
      <w:r>
        <w:rPr>
          <w:rFonts w:asciiTheme="minorHAnsi" w:hAnsiTheme="minorHAnsi"/>
          <w:color w:val="FFFFFF" w:themeColor="background1"/>
          <w:sz w:val="20"/>
        </w:rPr>
        <w:t>It is good that you have added this BUT it is very unclear what you are trying to say.”</w:t>
      </w:r>
      <w:r w:rsidRPr="00B41458">
        <w:t xml:space="preserve"> </w:t>
      </w:r>
      <w:r>
        <w:t>presenterade olika instruktioner</w:t>
      </w:r>
      <w:r>
        <w:rPr>
          <w:rFonts w:asciiTheme="minorHAnsi" w:hAnsiTheme="minorHAnsi"/>
          <w:color w:val="FFFFFF" w:themeColor="background1"/>
          <w:sz w:val="20"/>
        </w:rPr>
        <w:t>”? ”</w:t>
      </w:r>
      <w:r w:rsidRPr="00B41458">
        <w:t xml:space="preserve"> </w:t>
      </w:r>
      <w:r>
        <w:t>beroende på vilken grad den uppvisade</w:t>
      </w:r>
      <w:r>
        <w:rPr>
          <w:rFonts w:asciiTheme="minorHAnsi" w:hAnsiTheme="minorHAnsi"/>
          <w:color w:val="FFFFFF" w:themeColor="background1"/>
          <w:sz w:val="20"/>
        </w:rPr>
        <w:t xml:space="preserve">”?  Needs more work. </w:t>
      </w:r>
      <w:r>
        <w:rPr>
          <w:rFonts w:asciiTheme="minorHAnsi" w:hAnsiTheme="minorHAnsi"/>
          <w:sz w:val="20"/>
        </w:rPr>
        <w:t>Fixed</w:t>
      </w:r>
    </w:p>
  </w:comment>
  <w:comment w:id="40" w:author="Unknown Author" w:date="2018-07-24T08:37:00Z" w:initials="">
    <w:p w14:paraId="5684121A" w14:textId="6B9B396F" w:rsidR="001B244D" w:rsidRDefault="001B244D">
      <w:r>
        <w:rPr>
          <w:rFonts w:asciiTheme="minorHAnsi" w:hAnsiTheme="minorHAnsi"/>
          <w:sz w:val="20"/>
        </w:rPr>
        <w:t>The conclusion should be similar to waht we already wrote in the last paragraph of the introduction, i.e. ”I sin helhet ger resultatet från denna analys en tydlig karta över vilken del av kursen som skulle kunna förbättras enligt DIM.” Fixed</w:t>
      </w:r>
    </w:p>
  </w:comment>
  <w:comment w:id="41" w:author="Olivia Imner" w:date="2018-07-15T18:13:00Z" w:initials="OI">
    <w:p w14:paraId="23B74A43" w14:textId="77777777" w:rsidR="001B244D" w:rsidRDefault="001B244D">
      <w:r>
        <w:rPr>
          <w:rFonts w:ascii="Liberation Serif" w:eastAsia="Tahoma" w:hAnsi="Liberation Serif" w:cs="Tahoma"/>
          <w:sz w:val="24"/>
          <w:szCs w:val="24"/>
          <w:lang w:val="en-US" w:bidi="en-US"/>
        </w:rPr>
        <w:t>Each individual and specific result from figure 1a should be presented. Once this is done, the results for figure 1a should be summarized, ideally in one sentance. Then you start a new paragraph and do the same thing, i.e. specific individula results followed by a summary, for figure 1b. Do this for all the figures in the results section.</w:t>
      </w:r>
    </w:p>
  </w:comment>
  <w:comment w:id="42" w:author="Unknown Author" w:date="2018-07-25T15:56:00Z" w:initials="">
    <w:p w14:paraId="49A8A583" w14:textId="32CE9B39" w:rsidR="001B244D" w:rsidRDefault="001B244D">
      <w:r>
        <w:rPr>
          <w:rFonts w:asciiTheme="minorHAnsi" w:hAnsiTheme="minorHAnsi"/>
          <w:sz w:val="20"/>
        </w:rPr>
        <w:t>Remind me toa so they are in the same order as the elements on the x axis.</w:t>
      </w:r>
    </w:p>
  </w:comment>
  <w:comment w:id="44" w:author="Unknown Author" w:date="2018-07-25T13:28:00Z" w:initials="">
    <w:p w14:paraId="380DC4AA" w14:textId="505B3D98" w:rsidR="001B244D" w:rsidRDefault="001B244D">
      <w:r>
        <w:rPr>
          <w:rFonts w:asciiTheme="minorHAnsi" w:hAnsiTheme="minorHAnsi"/>
          <w:sz w:val="20"/>
        </w:rPr>
        <w:t>I would start this paragraph with saying WHY you looked at this. Again, first WHY then WHAT/HOW. Fixed</w:t>
      </w:r>
    </w:p>
  </w:comment>
  <w:comment w:id="45" w:author="Unknown Author" w:date="2018-07-26T17:45:00Z" w:initials="">
    <w:p w14:paraId="7CE29665" w14:textId="54B3B192" w:rsidR="001B244D" w:rsidRPr="00655118" w:rsidRDefault="001B244D">
      <w:pPr>
        <w:rPr>
          <w:color w:val="FF0000"/>
        </w:rPr>
      </w:pPr>
      <w:r>
        <w:rPr>
          <w:rFonts w:asciiTheme="minorHAnsi" w:hAnsiTheme="minorHAnsi"/>
          <w:sz w:val="20"/>
        </w:rPr>
        <w:t xml:space="preserve">This is not the correct conclusion. First of all, how does this information tell Grade how they can ”förbättra med att använda DIM”? The results show that independant of course topic or EIF requirements, Grades pedagogic standard, according to DIM, shows equal room for improvment. You need to rethink what the information in this analysis is telling you and revise all sentances including this type of information. </w:t>
      </w:r>
      <w:r w:rsidRPr="00655118">
        <w:rPr>
          <w:rFonts w:asciiTheme="minorHAnsi" w:hAnsiTheme="minorHAnsi"/>
          <w:color w:val="FF0000"/>
          <w:sz w:val="20"/>
        </w:rPr>
        <w:t xml:space="preserve">Är det en konstig mening? </w:t>
      </w:r>
    </w:p>
  </w:comment>
  <w:comment w:id="50" w:author="Jason Serviss" w:date="2018-09-04T14:37:00Z" w:initials="JS">
    <w:p w14:paraId="5F3246B0" w14:textId="77777777" w:rsidR="001B244D" w:rsidRPr="00D338A7" w:rsidRDefault="001B244D" w:rsidP="00D71CDE">
      <w:pPr>
        <w:pStyle w:val="Kommentarer"/>
      </w:pPr>
      <w:r>
        <w:rPr>
          <w:rStyle w:val="Kommentarsreferens"/>
        </w:rPr>
        <w:annotationRef/>
      </w:r>
      <w:r>
        <w:t xml:space="preserve">Revise this sentance. Furthermore, although it might be a point that you need to make, it is not placed well here.  The first sentance does not fit with the rest of the paragraphs content. </w:t>
      </w:r>
      <w:r w:rsidRPr="00205671">
        <w:rPr>
          <w:color w:val="FF0000"/>
        </w:rPr>
        <w:t>Bätrre att ha här eller vara med i diskussion?</w:t>
      </w:r>
      <w:r>
        <w:rPr>
          <w:color w:val="FF0000"/>
        </w:rPr>
        <w:t xml:space="preserve"> </w:t>
      </w:r>
      <w:r>
        <w:t>Yes, move this to the discussion /Jason</w:t>
      </w:r>
    </w:p>
  </w:comment>
  <w:comment w:id="51" w:author="Olivia Imner" w:date="2018-09-04T14:42:00Z" w:initials="OI">
    <w:p w14:paraId="26E77BBD" w14:textId="045E66EA" w:rsidR="001B244D" w:rsidRDefault="001B244D">
      <w:pPr>
        <w:pStyle w:val="Kommentarer"/>
      </w:pPr>
      <w:r>
        <w:rPr>
          <w:rStyle w:val="Kommentarsreferens"/>
        </w:rPr>
        <w:annotationRef/>
      </w:r>
      <w:r w:rsidRPr="004B0686">
        <w:t>Vi behöver på något sätt förmedla till läsaren att intervju delen av studien används för att undvika detta. Jag tror att detta antingen kan göras genom att a) förklara vad deras riktlinjer är lite mer detaljerade, b) specifikt ange detta i nästa sentance eller c) en kombination av båda. Jag kommer att tänka på lite mer när jag läser igenom nästa gång.</w:t>
      </w:r>
    </w:p>
  </w:comment>
  <w:comment w:id="59" w:author="Unknown Author" w:date="2018-09-09T08:01:00Z" w:initials="">
    <w:p w14:paraId="4778FD34" w14:textId="1B8703F5" w:rsidR="001B244D" w:rsidRDefault="001B244D">
      <w:r>
        <w:rPr>
          <w:rFonts w:asciiTheme="minorHAnsi" w:hAnsiTheme="minorHAnsi"/>
          <w:sz w:val="20"/>
        </w:rPr>
        <w:t>Description of table needs to be more detailed. Fixed.</w:t>
      </w:r>
    </w:p>
  </w:comment>
  <w:comment w:id="76" w:author="Olivia Imner" w:date="2018-07-25T08:06:00Z" w:initials="OI">
    <w:p w14:paraId="44A6F018" w14:textId="181ED00E" w:rsidR="001B244D" w:rsidRDefault="001B244D">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B244D" w:rsidRDefault="001B244D">
      <w:r>
        <w:separator/>
      </w:r>
    </w:p>
  </w:endnote>
  <w:endnote w:type="continuationSeparator" w:id="0">
    <w:p w14:paraId="4F768654" w14:textId="77777777" w:rsidR="001B244D" w:rsidRDefault="001B24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iberation Serif">
    <w:altName w:val="Times New Roman"/>
    <w:charset w:val="01"/>
    <w:family w:val="roman"/>
    <w:pitch w:val="variable"/>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B244D" w:rsidRDefault="001B244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1B244D" w:rsidRDefault="001B244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1B244D" w:rsidRDefault="001B244D">
        <w:pPr>
          <w:pStyle w:val="Footer1"/>
          <w:jc w:val="center"/>
        </w:pPr>
        <w:r>
          <w:fldChar w:fldCharType="begin"/>
        </w:r>
        <w:r>
          <w:instrText>PAGE</w:instrText>
        </w:r>
        <w:r>
          <w:fldChar w:fldCharType="separate"/>
        </w:r>
        <w:r w:rsidR="00D02663">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1B244D" w:rsidRDefault="001B244D">
        <w:pPr>
          <w:pStyle w:val="Footer1"/>
          <w:jc w:val="center"/>
        </w:pPr>
        <w:r>
          <w:fldChar w:fldCharType="begin"/>
        </w:r>
        <w:r>
          <w:instrText>PAGE</w:instrText>
        </w:r>
        <w:r>
          <w:fldChar w:fldCharType="separate"/>
        </w:r>
        <w:r w:rsidR="00D0266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B244D" w:rsidRDefault="001B244D">
      <w:r>
        <w:separator/>
      </w:r>
    </w:p>
  </w:footnote>
  <w:footnote w:type="continuationSeparator" w:id="0">
    <w:p w14:paraId="71DB8F98" w14:textId="77777777" w:rsidR="001B244D" w:rsidRDefault="001B244D">
      <w:r>
        <w:continuationSeparator/>
      </w:r>
    </w:p>
  </w:footnote>
  <w:footnote w:id="1">
    <w:p w14:paraId="5824ECF3" w14:textId="3C586678" w:rsidR="001B244D" w:rsidRDefault="001B244D">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1B244D" w:rsidRDefault="001B244D">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1B244D" w:rsidRDefault="001B244D">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1B244D" w:rsidRDefault="001B244D">
      <w:pPr>
        <w:pStyle w:val="Fotnotstext"/>
      </w:pPr>
      <w:r>
        <w:rPr>
          <w:rStyle w:val="Fotnotsreferens"/>
        </w:rPr>
        <w:footnoteRef/>
      </w:r>
      <w:r>
        <w:rPr>
          <w:rStyle w:val="Fotnotsreferens"/>
        </w:rPr>
        <w:tab/>
      </w:r>
      <w:r>
        <w:rPr>
          <w:sz w:val="14"/>
          <w:szCs w:val="14"/>
        </w:rPr>
        <w:t xml:space="preserve"> Ordförklaring av ”gestalta”:</w:t>
      </w:r>
      <w:r w:rsidR="003405AE">
        <w:rPr>
          <w:sz w:val="14"/>
          <w:szCs w:val="14"/>
        </w:rPr>
        <w:t xml:space="preserve"> att det</w:t>
      </w:r>
      <w:r>
        <w:rPr>
          <w:sz w:val="14"/>
          <w:szCs w:val="14"/>
        </w:rPr>
        <w:t xml:space="preserve"> </w:t>
      </w:r>
      <w:r w:rsidR="003405AE">
        <w:rPr>
          <w:sz w:val="14"/>
          <w:szCs w:val="14"/>
        </w:rPr>
        <w:t xml:space="preserve">framställa och </w:t>
      </w:r>
      <w:r>
        <w:rPr>
          <w:sz w:val="14"/>
          <w:szCs w:val="14"/>
        </w:rPr>
        <w:t>inlärda materialet ska fastna hos studenten.</w:t>
      </w:r>
    </w:p>
  </w:footnote>
  <w:footnote w:id="5">
    <w:p w14:paraId="4B8BE4EC" w14:textId="4EF66878" w:rsidR="001B244D" w:rsidRDefault="001B244D">
      <w:pPr>
        <w:pStyle w:val="Fotnotstext"/>
      </w:pPr>
      <w:r>
        <w:rPr>
          <w:rStyle w:val="Fotnotsreferens"/>
        </w:rPr>
        <w:footnoteRef/>
      </w:r>
      <w:r>
        <w:rPr>
          <w:rStyle w:val="Fotnotsreferens"/>
        </w:rPr>
        <w:tab/>
      </w:r>
      <w:r>
        <w:rPr>
          <w:sz w:val="14"/>
          <w:szCs w:val="14"/>
        </w:rPr>
        <w:t xml:space="preserve"> </w:t>
      </w:r>
      <w:r w:rsidR="003405AE">
        <w:rPr>
          <w:sz w:val="14"/>
          <w:szCs w:val="14"/>
        </w:rPr>
        <w:t>En förklaring gjordes av normerna: ”</w:t>
      </w:r>
      <w:r>
        <w:rPr>
          <w:sz w:val="14"/>
          <w:szCs w:val="14"/>
        </w:rPr>
        <w:t>Explicit normer</w:t>
      </w:r>
      <w:r w:rsidR="003405AE">
        <w:rPr>
          <w:sz w:val="14"/>
          <w:szCs w:val="14"/>
        </w:rPr>
        <w:t>”</w:t>
      </w:r>
      <w:r>
        <w:rPr>
          <w:sz w:val="14"/>
          <w:szCs w:val="14"/>
        </w:rPr>
        <w:t xml:space="preserve"> handlar om att människan har tydligt uttalande sociala regler och </w:t>
      </w:r>
      <w:r w:rsidR="003405AE">
        <w:rPr>
          <w:sz w:val="14"/>
          <w:szCs w:val="14"/>
        </w:rPr>
        <w:t>”</w:t>
      </w:r>
      <w:r>
        <w:rPr>
          <w:sz w:val="14"/>
          <w:szCs w:val="14"/>
        </w:rPr>
        <w:t>implicita normer</w:t>
      </w:r>
      <w:r w:rsidR="003405AE">
        <w:rPr>
          <w:sz w:val="14"/>
          <w:szCs w:val="14"/>
        </w:rPr>
        <w:t>”</w:t>
      </w:r>
      <w:r>
        <w:rPr>
          <w:sz w:val="14"/>
          <w:szCs w:val="14"/>
        </w:rPr>
        <w:t xml:space="preserve"> är de outtalade regler sociala regler, sådant som är majoriteten av människor, vet är rätt eller fel.</w:t>
      </w:r>
    </w:p>
  </w:footnote>
  <w:footnote w:id="6">
    <w:p w14:paraId="50DA1C35" w14:textId="78B3807B" w:rsidR="001B244D" w:rsidRDefault="001B244D" w:rsidP="00305D18">
      <w:pPr>
        <w:pStyle w:val="Fotnotstext"/>
      </w:pPr>
      <w:r>
        <w:rPr>
          <w:rStyle w:val="Fotnotsreferens"/>
        </w:rPr>
        <w:footnoteRef/>
      </w:r>
      <w:r>
        <w:rPr>
          <w:rStyle w:val="Fotnotsreferens"/>
        </w:rPr>
        <w:tab/>
      </w:r>
      <w:r>
        <w:t xml:space="preserve"> </w:t>
      </w:r>
      <w:r w:rsidR="003405AE" w:rsidRPr="003405AE">
        <w:rPr>
          <w:sz w:val="14"/>
          <w:szCs w:val="14"/>
        </w:rPr>
        <w:t>En förklaring gjordes av ”övning och granskning</w:t>
      </w:r>
      <w:r w:rsidR="003405AE">
        <w:t xml:space="preserve">” </w:t>
      </w:r>
      <w:r w:rsidR="003405AE">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413AA"/>
    <w:rsid w:val="000427E4"/>
    <w:rsid w:val="00052213"/>
    <w:rsid w:val="000531A0"/>
    <w:rsid w:val="00063F85"/>
    <w:rsid w:val="000775EB"/>
    <w:rsid w:val="00083F82"/>
    <w:rsid w:val="000856E3"/>
    <w:rsid w:val="0009439E"/>
    <w:rsid w:val="000A3642"/>
    <w:rsid w:val="000B42FE"/>
    <w:rsid w:val="000C1C09"/>
    <w:rsid w:val="000C29D9"/>
    <w:rsid w:val="000E09E7"/>
    <w:rsid w:val="000E3605"/>
    <w:rsid w:val="000F0C86"/>
    <w:rsid w:val="000F257E"/>
    <w:rsid w:val="000F49A5"/>
    <w:rsid w:val="001017ED"/>
    <w:rsid w:val="001046A8"/>
    <w:rsid w:val="001077E4"/>
    <w:rsid w:val="00113211"/>
    <w:rsid w:val="00116196"/>
    <w:rsid w:val="00131159"/>
    <w:rsid w:val="0019256B"/>
    <w:rsid w:val="001A09C0"/>
    <w:rsid w:val="001B244D"/>
    <w:rsid w:val="001D31E9"/>
    <w:rsid w:val="001E3C88"/>
    <w:rsid w:val="001E60E6"/>
    <w:rsid w:val="00205671"/>
    <w:rsid w:val="00216DDF"/>
    <w:rsid w:val="00233434"/>
    <w:rsid w:val="00235908"/>
    <w:rsid w:val="00242648"/>
    <w:rsid w:val="002427A4"/>
    <w:rsid w:val="002B2E86"/>
    <w:rsid w:val="002C6BFF"/>
    <w:rsid w:val="002D30EE"/>
    <w:rsid w:val="002D38C1"/>
    <w:rsid w:val="002E792E"/>
    <w:rsid w:val="00305460"/>
    <w:rsid w:val="00305D18"/>
    <w:rsid w:val="00313701"/>
    <w:rsid w:val="003148A7"/>
    <w:rsid w:val="003405AE"/>
    <w:rsid w:val="0034079D"/>
    <w:rsid w:val="00355C23"/>
    <w:rsid w:val="00363562"/>
    <w:rsid w:val="00384E49"/>
    <w:rsid w:val="00391CE8"/>
    <w:rsid w:val="003A2801"/>
    <w:rsid w:val="003B5EB1"/>
    <w:rsid w:val="003C06CF"/>
    <w:rsid w:val="003D1A09"/>
    <w:rsid w:val="003E735C"/>
    <w:rsid w:val="003F3E31"/>
    <w:rsid w:val="003F797E"/>
    <w:rsid w:val="00401324"/>
    <w:rsid w:val="00411F1C"/>
    <w:rsid w:val="00413AFC"/>
    <w:rsid w:val="00424D19"/>
    <w:rsid w:val="004317DB"/>
    <w:rsid w:val="00460759"/>
    <w:rsid w:val="004642EB"/>
    <w:rsid w:val="0047515C"/>
    <w:rsid w:val="004A010C"/>
    <w:rsid w:val="004A08DF"/>
    <w:rsid w:val="004A5707"/>
    <w:rsid w:val="004A62A2"/>
    <w:rsid w:val="004B0686"/>
    <w:rsid w:val="004C23B4"/>
    <w:rsid w:val="004E58AD"/>
    <w:rsid w:val="005078DE"/>
    <w:rsid w:val="00514027"/>
    <w:rsid w:val="00526AA1"/>
    <w:rsid w:val="00536530"/>
    <w:rsid w:val="00542B84"/>
    <w:rsid w:val="00560FF4"/>
    <w:rsid w:val="00572832"/>
    <w:rsid w:val="0058177A"/>
    <w:rsid w:val="0059226E"/>
    <w:rsid w:val="005A039A"/>
    <w:rsid w:val="005E3C6F"/>
    <w:rsid w:val="005E7AB1"/>
    <w:rsid w:val="005F02AD"/>
    <w:rsid w:val="005F4614"/>
    <w:rsid w:val="006072FF"/>
    <w:rsid w:val="00615A46"/>
    <w:rsid w:val="0061770F"/>
    <w:rsid w:val="0062164B"/>
    <w:rsid w:val="00622CDA"/>
    <w:rsid w:val="006301E1"/>
    <w:rsid w:val="006304C9"/>
    <w:rsid w:val="00633E89"/>
    <w:rsid w:val="00640B24"/>
    <w:rsid w:val="00646AD5"/>
    <w:rsid w:val="00652AE0"/>
    <w:rsid w:val="00655118"/>
    <w:rsid w:val="006601B2"/>
    <w:rsid w:val="006725C3"/>
    <w:rsid w:val="00687D26"/>
    <w:rsid w:val="00695F93"/>
    <w:rsid w:val="006B0EE1"/>
    <w:rsid w:val="006C3FF0"/>
    <w:rsid w:val="006E30FA"/>
    <w:rsid w:val="006F1A69"/>
    <w:rsid w:val="006F6C67"/>
    <w:rsid w:val="00701155"/>
    <w:rsid w:val="00716679"/>
    <w:rsid w:val="0072154A"/>
    <w:rsid w:val="00744110"/>
    <w:rsid w:val="0074784D"/>
    <w:rsid w:val="00747A26"/>
    <w:rsid w:val="00764107"/>
    <w:rsid w:val="007710D1"/>
    <w:rsid w:val="007757C3"/>
    <w:rsid w:val="0079274D"/>
    <w:rsid w:val="007B0B4F"/>
    <w:rsid w:val="007B2AC7"/>
    <w:rsid w:val="007C00B3"/>
    <w:rsid w:val="007C15AA"/>
    <w:rsid w:val="007C1638"/>
    <w:rsid w:val="007C474C"/>
    <w:rsid w:val="007F5A31"/>
    <w:rsid w:val="00811153"/>
    <w:rsid w:val="0082040C"/>
    <w:rsid w:val="00824AFB"/>
    <w:rsid w:val="008264C6"/>
    <w:rsid w:val="00830D00"/>
    <w:rsid w:val="00840367"/>
    <w:rsid w:val="00850895"/>
    <w:rsid w:val="00860782"/>
    <w:rsid w:val="00860CFB"/>
    <w:rsid w:val="008709DF"/>
    <w:rsid w:val="0088501B"/>
    <w:rsid w:val="00891A2E"/>
    <w:rsid w:val="008928B6"/>
    <w:rsid w:val="008A67A7"/>
    <w:rsid w:val="008A6C94"/>
    <w:rsid w:val="008C3521"/>
    <w:rsid w:val="008E34C7"/>
    <w:rsid w:val="008E6FE9"/>
    <w:rsid w:val="00902AF6"/>
    <w:rsid w:val="00905DB0"/>
    <w:rsid w:val="00907F5F"/>
    <w:rsid w:val="00915D89"/>
    <w:rsid w:val="0093589A"/>
    <w:rsid w:val="00937404"/>
    <w:rsid w:val="0095154D"/>
    <w:rsid w:val="00951E2F"/>
    <w:rsid w:val="00953C45"/>
    <w:rsid w:val="009562B9"/>
    <w:rsid w:val="00960F14"/>
    <w:rsid w:val="00964904"/>
    <w:rsid w:val="00971948"/>
    <w:rsid w:val="00984248"/>
    <w:rsid w:val="009853E3"/>
    <w:rsid w:val="009A0EF4"/>
    <w:rsid w:val="009A5435"/>
    <w:rsid w:val="009B5FD4"/>
    <w:rsid w:val="009D10D5"/>
    <w:rsid w:val="009D7AA6"/>
    <w:rsid w:val="009D7B5B"/>
    <w:rsid w:val="009F3187"/>
    <w:rsid w:val="009F664E"/>
    <w:rsid w:val="00A06326"/>
    <w:rsid w:val="00A10B06"/>
    <w:rsid w:val="00A17D89"/>
    <w:rsid w:val="00A44A23"/>
    <w:rsid w:val="00A46B98"/>
    <w:rsid w:val="00A53F62"/>
    <w:rsid w:val="00A54A9F"/>
    <w:rsid w:val="00A63576"/>
    <w:rsid w:val="00A63C4E"/>
    <w:rsid w:val="00A713D9"/>
    <w:rsid w:val="00A80803"/>
    <w:rsid w:val="00A81DE8"/>
    <w:rsid w:val="00A85A1E"/>
    <w:rsid w:val="00A87BB7"/>
    <w:rsid w:val="00A9040C"/>
    <w:rsid w:val="00A958E8"/>
    <w:rsid w:val="00AB7099"/>
    <w:rsid w:val="00AC7B85"/>
    <w:rsid w:val="00AD2787"/>
    <w:rsid w:val="00AF577B"/>
    <w:rsid w:val="00B06ECC"/>
    <w:rsid w:val="00B17BFA"/>
    <w:rsid w:val="00B32D13"/>
    <w:rsid w:val="00B40FE4"/>
    <w:rsid w:val="00B41458"/>
    <w:rsid w:val="00B467DC"/>
    <w:rsid w:val="00B61255"/>
    <w:rsid w:val="00B95069"/>
    <w:rsid w:val="00BA0F17"/>
    <w:rsid w:val="00BA62A8"/>
    <w:rsid w:val="00BB2BBD"/>
    <w:rsid w:val="00BC418D"/>
    <w:rsid w:val="00BC47D8"/>
    <w:rsid w:val="00C00002"/>
    <w:rsid w:val="00C363DF"/>
    <w:rsid w:val="00C37647"/>
    <w:rsid w:val="00C409E3"/>
    <w:rsid w:val="00C45585"/>
    <w:rsid w:val="00C51B02"/>
    <w:rsid w:val="00C565B9"/>
    <w:rsid w:val="00C869D0"/>
    <w:rsid w:val="00C9446B"/>
    <w:rsid w:val="00CB107E"/>
    <w:rsid w:val="00CB3D1B"/>
    <w:rsid w:val="00CB4A5E"/>
    <w:rsid w:val="00CB6D9D"/>
    <w:rsid w:val="00CD3F49"/>
    <w:rsid w:val="00CF0BE6"/>
    <w:rsid w:val="00D000E0"/>
    <w:rsid w:val="00D01DE3"/>
    <w:rsid w:val="00D02663"/>
    <w:rsid w:val="00D12CAD"/>
    <w:rsid w:val="00D338A7"/>
    <w:rsid w:val="00D37BCF"/>
    <w:rsid w:val="00D43553"/>
    <w:rsid w:val="00D43E6B"/>
    <w:rsid w:val="00D44F9D"/>
    <w:rsid w:val="00D45847"/>
    <w:rsid w:val="00D54FB0"/>
    <w:rsid w:val="00D65AF9"/>
    <w:rsid w:val="00D71CDE"/>
    <w:rsid w:val="00D73501"/>
    <w:rsid w:val="00D74144"/>
    <w:rsid w:val="00D74BFF"/>
    <w:rsid w:val="00D7649D"/>
    <w:rsid w:val="00D83AD0"/>
    <w:rsid w:val="00D863D2"/>
    <w:rsid w:val="00D924A7"/>
    <w:rsid w:val="00D939B2"/>
    <w:rsid w:val="00DB4ED3"/>
    <w:rsid w:val="00DD12F3"/>
    <w:rsid w:val="00E040F7"/>
    <w:rsid w:val="00E05F45"/>
    <w:rsid w:val="00E2103E"/>
    <w:rsid w:val="00E604B2"/>
    <w:rsid w:val="00E64381"/>
    <w:rsid w:val="00E70FC4"/>
    <w:rsid w:val="00E7141B"/>
    <w:rsid w:val="00E8385A"/>
    <w:rsid w:val="00EA7A8A"/>
    <w:rsid w:val="00EB433D"/>
    <w:rsid w:val="00EF56C7"/>
    <w:rsid w:val="00F16CB6"/>
    <w:rsid w:val="00F24A19"/>
    <w:rsid w:val="00F36D89"/>
    <w:rsid w:val="00F5225C"/>
    <w:rsid w:val="00F611BE"/>
    <w:rsid w:val="00F628A3"/>
    <w:rsid w:val="00F67766"/>
    <w:rsid w:val="00F87E50"/>
    <w:rsid w:val="00FD48CF"/>
    <w:rsid w:val="00FD5664"/>
    <w:rsid w:val="00FE505A"/>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738FEF-FE51-2248-B7B9-59EB4A78A8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8481</TotalTime>
  <Pages>27</Pages>
  <Words>6549</Words>
  <Characters>34712</Characters>
  <Application>Microsoft Macintosh Word</Application>
  <DocSecurity>0</DocSecurity>
  <Lines>289</Lines>
  <Paragraphs>82</Paragraphs>
  <ScaleCrop>false</ScaleCrop>
  <Company>Stockholms universitetsbibliotek</Company>
  <LinksUpToDate>false</LinksUpToDate>
  <CharactersWithSpaces>41179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215</cp:revision>
  <cp:lastPrinted>2010-07-05T09:46:00Z</cp:lastPrinted>
  <dcterms:created xsi:type="dcterms:W3CDTF">2018-05-01T11:24:00Z</dcterms:created>
  <dcterms:modified xsi:type="dcterms:W3CDTF">2018-09-09T14:01:00Z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