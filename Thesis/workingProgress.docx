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451DEF" w:rsidRDefault="00451DEF">
                            <w:pPr>
                              <w:pStyle w:val="Frontpagetext"/>
                              <w:rPr>
                                <w:sz w:val="28"/>
                                <w:szCs w:val="28"/>
                              </w:rPr>
                            </w:pPr>
                            <w:r>
                              <w:rPr>
                                <w:sz w:val="28"/>
                                <w:szCs w:val="28"/>
                              </w:rPr>
                              <w:t xml:space="preserve">Institutionen för data- </w:t>
                            </w:r>
                            <w:r>
                              <w:rPr>
                                <w:sz w:val="28"/>
                                <w:szCs w:val="28"/>
                              </w:rPr>
                              <w:br/>
                              <w:t>och systemvetenskap</w:t>
                            </w:r>
                          </w:p>
                          <w:p w14:paraId="0DD0DA7D" w14:textId="77777777" w:rsidR="00451DEF" w:rsidRDefault="00451DEF">
                            <w:pPr>
                              <w:pStyle w:val="TextBox"/>
                            </w:pPr>
                            <w:r>
                              <w:t>Examensarbete 15 hp</w:t>
                            </w:r>
                          </w:p>
                          <w:p w14:paraId="205AAAC7" w14:textId="77777777" w:rsidR="00451DEF" w:rsidRDefault="00451DEF">
                            <w:pPr>
                              <w:pStyle w:val="TextBox"/>
                            </w:pPr>
                            <w:r>
                              <w:t>Data- och systemvetenskap</w:t>
                            </w:r>
                          </w:p>
                          <w:p w14:paraId="51566511" w14:textId="77777777" w:rsidR="00451DEF" w:rsidRDefault="00451DEF">
                            <w:pPr>
                              <w:pStyle w:val="Textruta"/>
                            </w:pPr>
                            <w:r>
                              <w:t xml:space="preserve">Kurs- eller utbildningsprogram (180 hp) </w:t>
                            </w:r>
                          </w:p>
                          <w:p w14:paraId="7A700FAB" w14:textId="77777777" w:rsidR="00451DEF" w:rsidRDefault="00451DEF">
                            <w:pPr>
                              <w:pStyle w:val="Textruta"/>
                            </w:pPr>
                            <w:r>
                              <w:t>Höst-/Vårterminen 2018</w:t>
                            </w:r>
                          </w:p>
                          <w:p w14:paraId="381612CD" w14:textId="77777777" w:rsidR="00451DEF" w:rsidRDefault="00451DEF">
                            <w:pPr>
                              <w:pStyle w:val="Textruta"/>
                            </w:pPr>
                            <w:r>
                              <w:t>Handledare: Robert Ramberg</w:t>
                            </w:r>
                          </w:p>
                          <w:p w14:paraId="41DC09BB" w14:textId="77777777" w:rsidR="00451DEF" w:rsidRDefault="00451DEF">
                            <w:pPr>
                              <w:pStyle w:val="Textruta"/>
                            </w:pPr>
                            <w:r>
                              <w:t>Granskare: Förnamn Efternamn</w:t>
                            </w:r>
                          </w:p>
                          <w:p w14:paraId="316E1ACF" w14:textId="77777777" w:rsidR="00451DEF" w:rsidRDefault="00451DEF">
                            <w:pPr>
                              <w:pStyle w:val="Textruta"/>
                              <w:rPr>
                                <w:lang w:val="en-US"/>
                              </w:rPr>
                            </w:pPr>
                            <w:r>
                              <w:rPr>
                                <w:lang w:val="en-US"/>
                              </w:rPr>
                              <w:t>English title: Evaluation of pedagogical models as a platform for the refinement of courses at the e-learning company Grade</w:t>
                            </w:r>
                          </w:p>
                          <w:p w14:paraId="680742CD" w14:textId="77777777" w:rsidR="00451DEF" w:rsidRDefault="00451DE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3"/>
      <w:r>
        <w:t>m</w:t>
      </w:r>
      <w:r w:rsidR="003B5EB1">
        <w:t>odellernas</w:t>
      </w:r>
      <w:r>
        <w:t xml:space="preserve"> </w:t>
      </w:r>
      <w:r w:rsidR="006601B2">
        <w:t xml:space="preserve">faser och </w:t>
      </w:r>
      <w:r>
        <w:t xml:space="preserve">element </w:t>
      </w:r>
      <w:commentRangeEnd w:id="13"/>
      <w:r w:rsidR="00622CDA">
        <w:rPr>
          <w:rStyle w:val="Kommentarsreferens"/>
        </w:rPr>
        <w:commentReference w:id="13"/>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4"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5"/>
      <w:r w:rsidR="00633E89">
        <w:t>.</w:t>
      </w:r>
      <w:commentRangeEnd w:id="15"/>
      <w:r w:rsidR="00673314">
        <w:rPr>
          <w:rStyle w:val="Kommentarsreferens"/>
        </w:rPr>
        <w:commentReference w:id="15"/>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6" w:name="_Toc391456183"/>
      <w:bookmarkStart w:id="17" w:name="_Toc394248557"/>
      <w:r w:rsidRPr="004E58AD">
        <w:t>Utvärdering</w:t>
      </w:r>
      <w:bookmarkEnd w:id="16"/>
      <w:bookmarkEnd w:id="17"/>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8" w:name="_Toc391456184"/>
      <w:bookmarkStart w:id="19" w:name="_Toc394248558"/>
      <w:bookmarkEnd w:id="18"/>
      <w:commentRangeStart w:id="20"/>
      <w:r>
        <w:lastRenderedPageBreak/>
        <w:t>Resultat</w:t>
      </w:r>
      <w:bookmarkEnd w:id="19"/>
      <w:commentRangeEnd w:id="20"/>
      <w:r w:rsidR="00E04FD4">
        <w:rPr>
          <w:rStyle w:val="Kommentarsreferens"/>
          <w:rFonts w:ascii="Times New Roman" w:eastAsiaTheme="minorHAnsi" w:hAnsi="Times New Roman" w:cstheme="minorBidi"/>
          <w:bCs w:val="0"/>
          <w:color w:val="auto"/>
        </w:rPr>
        <w:commentReference w:id="20"/>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w:t>
      </w:r>
      <w:r w:rsidR="004A08DF">
        <w:rPr>
          <w:color w:val="353535"/>
          <w:szCs w:val="22"/>
        </w:rPr>
        <w:lastRenderedPageBreak/>
        <w:t xml:space="preserve">och det innebär att 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1"/>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2"/>
      <w:r w:rsidR="00D000E0">
        <w:t xml:space="preserve">faser och element </w:t>
      </w:r>
      <w:commentRangeEnd w:id="32"/>
      <w:r w:rsidR="00575177">
        <w:rPr>
          <w:rStyle w:val="Kommentarsreferens"/>
          <w:rFonts w:eastAsiaTheme="minorHAnsi" w:cstheme="minorBidi"/>
          <w:lang w:eastAsia="en-US"/>
        </w:rPr>
        <w:commentReference w:id="32"/>
      </w:r>
      <w:r w:rsidR="002717B1">
        <w:t>(Bilaga 1) för</w:t>
      </w:r>
      <w:r w:rsidR="0047588C">
        <w:t xml:space="preserve"> </w:t>
      </w:r>
      <w:r w:rsidR="00D000E0">
        <w:t xml:space="preserve">att sedan </w:t>
      </w:r>
      <w:r w:rsidR="00D000E0">
        <w:lastRenderedPageBreak/>
        <w:t xml:space="preserve">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3"/>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3"/>
      <w:r w:rsidR="00C240AD">
        <w:rPr>
          <w:rStyle w:val="Kommentarsreferens"/>
          <w:rFonts w:eastAsiaTheme="minorHAnsi" w:cstheme="minorBidi"/>
          <w:lang w:eastAsia="en-US"/>
        </w:rPr>
        <w:commentReference w:id="33"/>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6B01B690"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4" w:author="Jason Serviss" w:date="2018-09-15T15:26:00Z">
        <w:r w:rsidR="005E268B" w:rsidDel="00E91509">
          <w:delText xml:space="preserve">Nästa </w:delText>
        </w:r>
      </w:del>
      <w:del w:id="35"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6"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w:t>
      </w:r>
      <w:r w:rsidR="00227C61">
        <w:lastRenderedPageBreak/>
        <w:t xml:space="preserve">grundades i </w:t>
      </w:r>
      <w:r w:rsidR="00DC7A9B">
        <w:t>att Grade inte lägger någon större fokus på dessa områden.</w:t>
      </w:r>
      <w:ins w:id="37" w:author="Jason Serviss" w:date="2018-09-15T15:44:00Z">
        <w:r w:rsidR="00227C61">
          <w:rPr>
            <w:rStyle w:val="Kommentarsreferens"/>
            <w:rFonts w:eastAsiaTheme="minorHAnsi" w:cstheme="minorBidi"/>
            <w:lang w:eastAsia="en-US"/>
          </w:rPr>
          <w:commentReference w:id="38"/>
        </w:r>
      </w:ins>
      <w:ins w:id="40"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hur kursen fungerar för studenten </w:t>
      </w:r>
      <w:commentRangeStart w:id="41"/>
      <w:r w:rsidR="00227C61">
        <w:t>och</w:t>
      </w:r>
      <w:r w:rsidR="000C13C1">
        <w:t xml:space="preserve"> visar vad studenten är belägen av för tillfället</w:t>
      </w:r>
      <w:r w:rsidR="00227C61">
        <w:t xml:space="preserve"> </w:t>
      </w:r>
      <w:commentRangeEnd w:id="41"/>
      <w:r w:rsidR="00227C61">
        <w:rPr>
          <w:rStyle w:val="Kommentarsreferens"/>
          <w:rFonts w:eastAsiaTheme="minorHAnsi" w:cstheme="minorBidi"/>
          <w:lang w:eastAsia="en-US"/>
        </w:rPr>
        <w:commentReference w:id="41"/>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43"/>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43"/>
      <w:r w:rsidR="00463CEE">
        <w:rPr>
          <w:rStyle w:val="Kommentarsreferens"/>
          <w:rFonts w:eastAsiaTheme="minorHAnsi" w:cstheme="minorBidi"/>
          <w:lang w:eastAsia="en-US"/>
        </w:rPr>
        <w:commentReference w:id="43"/>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lastRenderedPageBreak/>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46" w:author="Jason Serviss" w:date="2018-09-15T16:56:00Z"/>
        </w:rPr>
      </w:pPr>
      <w:commentRangeStart w:id="47"/>
      <w:r>
        <w:t>Vi</w:t>
      </w:r>
      <w:commentRangeEnd w:id="47"/>
      <w:r w:rsidR="003E2AEF">
        <w:rPr>
          <w:rStyle w:val="Kommentarsreferens"/>
          <w:rFonts w:eastAsiaTheme="minorHAnsi" w:cstheme="minorBidi"/>
          <w:lang w:eastAsia="en-US"/>
        </w:rPr>
        <w:commentReference w:id="47"/>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spridningen mellan poäng och respektive kurs har en </w:t>
      </w:r>
      <w:r w:rsidR="00B623A6">
        <w:t>medel</w:t>
      </w:r>
      <w:r w:rsidR="005A03C6">
        <w:t xml:space="preserve">skillnad </w:t>
      </w:r>
      <w:r w:rsidR="00850895">
        <w:t>på cirka 0,5 poäng</w:t>
      </w:r>
      <w:commentRangeStart w:id="48"/>
      <w:r w:rsidR="00850895">
        <w:t xml:space="preserve"> </w:t>
      </w:r>
      <w:commentRangeEnd w:id="48"/>
      <w:r w:rsidR="00E04FD4">
        <w:rPr>
          <w:rStyle w:val="Kommentarsreferens"/>
          <w:rFonts w:eastAsiaTheme="minorHAnsi" w:cstheme="minorBidi"/>
          <w:lang w:eastAsia="en-US"/>
        </w:rPr>
        <w:commentReference w:id="48"/>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49"/>
      <w:r w:rsidR="00377747">
        <w:t xml:space="preserve"> </w:t>
      </w:r>
      <w:commentRangeEnd w:id="49"/>
      <w:proofErr w:type="gramStart"/>
      <w:r w:rsidR="00377747">
        <w:rPr>
          <w:rStyle w:val="Kommentarsreferens"/>
          <w:rFonts w:eastAsiaTheme="minorHAnsi" w:cstheme="minorBidi"/>
          <w:lang w:eastAsia="en-US"/>
        </w:rPr>
        <w:commentReference w:id="49"/>
      </w:r>
      <w:commentRangeStart w:id="51"/>
      <w:r w:rsidR="00BA7F7A">
        <w:t xml:space="preserve"> </w:t>
      </w:r>
      <w:commentRangeStart w:id="52"/>
      <w:r w:rsidR="00BA7F7A">
        <w:t xml:space="preserve"> </w:t>
      </w:r>
      <w:commentRangeEnd w:id="52"/>
      <w:r w:rsidR="00E04FD4">
        <w:rPr>
          <w:rStyle w:val="Kommentarsreferens"/>
          <w:rFonts w:eastAsiaTheme="minorHAnsi" w:cstheme="minorBidi"/>
          <w:lang w:eastAsia="en-US"/>
        </w:rPr>
        <w:commentReference w:id="52"/>
      </w:r>
      <w:proofErr w:type="gramEnd"/>
      <w:r w:rsidR="00BA7F7A">
        <w:t xml:space="preserve"> </w:t>
      </w:r>
      <w:commentRangeEnd w:id="51"/>
      <w:r w:rsidR="00514B48">
        <w:rPr>
          <w:rStyle w:val="Kommentarsreferens"/>
          <w:rFonts w:eastAsiaTheme="minorHAnsi" w:cstheme="minorBidi"/>
          <w:lang w:eastAsia="en-US"/>
        </w:rPr>
        <w:commentReference w:id="51"/>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53"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54"/>
      <w:r w:rsidR="00850895">
        <w:t>.</w:t>
      </w:r>
      <w:bookmarkStart w:id="55" w:name="_Toc489811950"/>
      <w:bookmarkStart w:id="56" w:name="_Ref489810823"/>
      <w:commentRangeEnd w:id="54"/>
      <w:r w:rsidR="00E44B3C">
        <w:rPr>
          <w:rStyle w:val="Kommentarsreferens"/>
          <w:rFonts w:eastAsiaTheme="minorHAnsi" w:cstheme="minorBidi"/>
          <w:lang w:eastAsia="en-US"/>
        </w:rPr>
        <w:commentReference w:id="54"/>
      </w:r>
      <w:r>
        <w:t xml:space="preserve"> </w:t>
      </w:r>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5"/>
      <w:bookmarkEnd w:id="56"/>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7" w:name="_Toc391456185"/>
      <w:bookmarkStart w:id="58" w:name="_Toc394248559"/>
      <w:bookmarkEnd w:id="57"/>
      <w:commentRangeStart w:id="59"/>
      <w:r w:rsidRPr="004E58AD">
        <w:lastRenderedPageBreak/>
        <w:t>Diskussion</w:t>
      </w:r>
      <w:bookmarkEnd w:id="58"/>
      <w:commentRangeEnd w:id="59"/>
      <w:r w:rsidR="009C0163">
        <w:rPr>
          <w:rStyle w:val="Kommentarsreferens"/>
          <w:rFonts w:ascii="Times New Roman" w:eastAsiaTheme="minorHAnsi" w:hAnsi="Times New Roman" w:cstheme="minorBidi"/>
          <w:bCs w:val="0"/>
          <w:color w:val="auto"/>
        </w:rPr>
        <w:commentReference w:id="59"/>
      </w:r>
    </w:p>
    <w:p w14:paraId="4A16613B" w14:textId="7D41D78C" w:rsidR="00AF601B" w:rsidRDefault="00902C81">
      <w:pPr>
        <w:pStyle w:val="Brdtext"/>
        <w:spacing w:line="600" w:lineRule="auto"/>
      </w:pPr>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 xml:space="preserve">det gjorde med hjälp av att </w:t>
      </w:r>
      <w:r w:rsidR="000D6D84">
        <w:t>använda utvalda</w:t>
      </w:r>
      <w:r w:rsidR="00127A70">
        <w:t xml:space="preserve"> pedagogiska modell</w:t>
      </w:r>
      <w:r w:rsidR="000D6D84">
        <w:t>er</w:t>
      </w:r>
      <w:r w:rsidR="00342848">
        <w:t xml:space="preserve"> som</w:t>
      </w:r>
      <w:r w:rsidR="00127A70">
        <w:t xml:space="preserve"> passa in bäst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r w:rsidR="00A11DD2">
        <w:t xml:space="preserve">Grade inte arbetar med sin pedagogik för nuvarande och </w:t>
      </w:r>
      <w:r w:rsidR="001B1EAE">
        <w:t>att kommande arbeten kan utveckla</w:t>
      </w:r>
      <w:r w:rsidR="00ED3A56">
        <w:t>s till att bli</w:t>
      </w:r>
      <w:r w:rsidR="001B1EAE">
        <w:t xml:space="preserve"> </w:t>
      </w:r>
      <w:r w:rsidR="00ED3A56">
        <w:t>pedagogiskt bättre</w:t>
      </w:r>
      <w:r w:rsidR="001B1EAE">
        <w:t>.</w:t>
      </w:r>
      <w:r w:rsidR="00A11DD2">
        <w:t xml:space="preserve"> </w:t>
      </w:r>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w:t>
      </w:r>
      <w:r w:rsidR="00ED3A56">
        <w:t xml:space="preserve">med </w:t>
      </w:r>
      <w:r w:rsidR="00262ADC">
        <w:t xml:space="preserve">de </w:t>
      </w:r>
      <w:r w:rsidR="001B1EAE">
        <w:t>befintliga kurserna</w:t>
      </w:r>
      <w:r w:rsidR="00ED3A56">
        <w:t>. Det här beror på att</w:t>
      </w:r>
      <w:r w:rsidR="00262ADC">
        <w:t xml:space="preserve"> det inte fanns tillräckligt med underlag för att utreda en nyproducerad kurs för tillfället</w:t>
      </w:r>
      <w:r w:rsidR="001B1EAE">
        <w:t>.</w:t>
      </w:r>
      <w:r w:rsidR="00262ADC">
        <w:t xml:space="preserve"> </w:t>
      </w:r>
      <w:r w:rsidR="00B46C95">
        <w:t>I detta avsnitt</w:t>
      </w:r>
      <w:r w:rsidR="00CE6BAB">
        <w:t xml:space="preserve"> kommer det diskutera</w:t>
      </w:r>
      <w:r w:rsidR="00B46C95">
        <w:t>s</w:t>
      </w:r>
      <w:r w:rsidR="00CE6BAB">
        <w:t xml:space="preserve"> de resultat och frågor som uppkommit under arbetets gång. Det kommer också diskuteras vilka brister som finns med arbetet och vilka områden som är viktigare att vidare forskning genomförs. </w:t>
      </w:r>
    </w:p>
    <w:p w14:paraId="416A4B36" w14:textId="3A679720" w:rsidR="00AF601B" w:rsidRDefault="00AF601B">
      <w:pPr>
        <w:pStyle w:val="Brdtext"/>
        <w:spacing w:line="600" w:lineRule="auto"/>
        <w:rPr>
          <w:b/>
        </w:rPr>
      </w:pPr>
      <w:r>
        <w:rPr>
          <w:b/>
        </w:rPr>
        <w:t>Angående i</w:t>
      </w:r>
      <w:r w:rsidRPr="00AF601B">
        <w:rPr>
          <w:b/>
        </w:rPr>
        <w:t>ntervjun</w:t>
      </w:r>
      <w:r w:rsidR="000D6D84">
        <w:rPr>
          <w:b/>
        </w:rPr>
        <w:t xml:space="preserve"> av </w:t>
      </w:r>
      <w:r>
        <w:rPr>
          <w:b/>
        </w:rPr>
        <w:t xml:space="preserve">pedagogiska ansvarig </w:t>
      </w:r>
      <w:r w:rsidR="000D6D84">
        <w:rPr>
          <w:b/>
        </w:rPr>
        <w:t>i Grade</w:t>
      </w:r>
    </w:p>
    <w:p w14:paraId="287781E3" w14:textId="1F03DAEF" w:rsidR="00127A70" w:rsidRDefault="00043579">
      <w:pPr>
        <w:pStyle w:val="Brdtext"/>
        <w:spacing w:line="600" w:lineRule="auto"/>
      </w:pPr>
      <w:r>
        <w:t>Resultatet</w:t>
      </w:r>
      <w:r w:rsidR="00B46C95">
        <w:t xml:space="preserve"> </w:t>
      </w:r>
      <w:r>
        <w:t xml:space="preserve">från intervjun hade en viktig utgångspunkt eftersom </w:t>
      </w:r>
      <w:r w:rsidR="000B1A5C">
        <w:t>Konstruktiv läromiljö och det Associativa perspektivet</w:t>
      </w:r>
      <w:r>
        <w:t xml:space="preserve"> hade likar</w:t>
      </w:r>
      <w:r w:rsidR="00634725">
        <w:t>tat</w:t>
      </w:r>
      <w:r w:rsidR="00EE7E1E">
        <w:t xml:space="preserve"> resultat. </w:t>
      </w:r>
      <w:r w:rsidR="00203802">
        <w:t xml:space="preserve">En </w:t>
      </w:r>
      <w:r w:rsidR="00ED3A56">
        <w:t>aspekt</w:t>
      </w:r>
      <w:r w:rsidR="00203802">
        <w:t xml:space="preserve"> är</w:t>
      </w:r>
      <w:r w:rsidR="000B1A5C">
        <w:t xml:space="preserve"> </w:t>
      </w:r>
      <w:r w:rsidR="007A180F">
        <w:t xml:space="preserve">att </w:t>
      </w:r>
      <w:r w:rsidR="000B1A5C">
        <w:t xml:space="preserve">göra </w:t>
      </w:r>
      <w:r w:rsidR="007A180F">
        <w:t xml:space="preserve">ytterligare utvärderingar </w:t>
      </w:r>
      <w:r w:rsidR="000B1A5C">
        <w:t xml:space="preserve">av Konstruktiv </w:t>
      </w:r>
      <w:r w:rsidR="007A180F">
        <w:t xml:space="preserve">läromiljö </w:t>
      </w:r>
      <w:r w:rsidR="000B1A5C">
        <w:t xml:space="preserve">för att se hur Grade passar med KLM. </w:t>
      </w:r>
      <w:r w:rsidR="00203802">
        <w:t xml:space="preserve">Det här kan bero på 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r w:rsidR="00A97377">
        <w:t xml:space="preserve">Meningen med att intervjun var att ta reda på vilket pedagogiskt perspektiv Grade tillhandahåller för nuvarande </w:t>
      </w:r>
      <w:r w:rsidR="00451DEF">
        <w:t>och använda respektive modell för att utvärdera tidigare kurser</w:t>
      </w:r>
      <w:r w:rsidR="00313D60">
        <w:t>.</w:t>
      </w:r>
      <w:r w:rsidR="00451DEF">
        <w:t xml:space="preserve"> </w:t>
      </w:r>
      <w:bookmarkStart w:id="60" w:name="_GoBack"/>
      <w:bookmarkEnd w:id="60"/>
      <w:r w:rsidR="00313D60">
        <w:t xml:space="preserve"> </w:t>
      </w:r>
      <w:commentRangeStart w:id="61"/>
      <w:r w:rsidR="00FE729C">
        <w:t xml:space="preserve">Problemet </w:t>
      </w:r>
      <w:commentRangeEnd w:id="61"/>
      <w:r w:rsidR="00FE729C">
        <w:rPr>
          <w:rStyle w:val="Kommentarsreferens"/>
          <w:rFonts w:eastAsiaTheme="minorHAnsi" w:cstheme="minorBidi"/>
          <w:lang w:eastAsia="en-US"/>
        </w:rPr>
        <w:commentReference w:id="61"/>
      </w:r>
      <w:r w:rsidR="00FE729C">
        <w:t xml:space="preserve">med denna metod är den skulle antagligen fungera bättre på ett större antal deltagande. </w:t>
      </w:r>
    </w:p>
    <w:p w14:paraId="367786F7" w14:textId="19D8DEDD" w:rsidR="0075412A" w:rsidRPr="00127A70" w:rsidRDefault="00FE729C">
      <w:pPr>
        <w:pStyle w:val="Brdtext"/>
        <w:spacing w:line="600" w:lineRule="auto"/>
      </w:pPr>
      <w:r>
        <w:t xml:space="preserve">Användningen av </w:t>
      </w:r>
      <w:r w:rsidR="00BD5132">
        <w:t>R</w:t>
      </w:r>
      <w:r w:rsidR="00864EC1">
        <w:t xml:space="preserve">esultatet från </w:t>
      </w:r>
      <w:r w:rsidR="0075412A">
        <w:t>i</w:t>
      </w:r>
      <w:r w:rsidR="000A2398">
        <w:t xml:space="preserve">ntervjun visade </w:t>
      </w:r>
      <w:r w:rsidR="00985604">
        <w:t xml:space="preserve">också </w:t>
      </w:r>
      <w:r w:rsidR="00513716">
        <w:t>att</w:t>
      </w:r>
      <w:r w:rsidR="002E22B2">
        <w:t xml:space="preserve"> </w:t>
      </w:r>
      <w:r w:rsidR="002E22B2">
        <w:rPr>
          <w:i/>
        </w:rPr>
        <w:t>Övervakning och Återkopplings</w:t>
      </w:r>
      <w:r w:rsidR="002E22B2">
        <w:t xml:space="preserve"> fasen och </w:t>
      </w:r>
      <w:r w:rsidR="002E22B2">
        <w:rPr>
          <w:i/>
        </w:rPr>
        <w:t>Bedömning och Utvärderings</w:t>
      </w:r>
      <w:r w:rsidR="000A2398">
        <w:t xml:space="preserve"> fasen </w:t>
      </w:r>
      <w:r w:rsidR="00985604">
        <w:t xml:space="preserve">i DIM </w:t>
      </w:r>
      <w:r w:rsidR="000A2398">
        <w:t xml:space="preserve">fick låga </w:t>
      </w:r>
      <w:r w:rsidR="00864EC1">
        <w:t xml:space="preserve">poäng. 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 Dessa </w:t>
      </w:r>
      <w:r w:rsidR="008E6459">
        <w:t xml:space="preserve">kan </w:t>
      </w:r>
      <w:r w:rsidR="00513716">
        <w:t>vara</w:t>
      </w:r>
      <w:r w:rsidR="008E6459">
        <w:t xml:space="preserve"> en del av att Grade varken</w:t>
      </w:r>
      <w:r w:rsidR="00BD5132">
        <w:t xml:space="preserve"> fokuserar på att göra en förändring i </w:t>
      </w:r>
      <w:r w:rsidR="00985604">
        <w:t>pedagogiken och framhäver inte de delar som kan vara viktiga för att utvecklas</w:t>
      </w:r>
      <w:r w:rsidR="00731293">
        <w:t xml:space="preserve"> i</w:t>
      </w:r>
      <w:r w:rsidR="00985604">
        <w:t>. Studien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rdtext"/>
        <w:spacing w:line="600" w:lineRule="auto"/>
        <w:rPr>
          <w:b/>
        </w:rPr>
      </w:pPr>
      <w:r>
        <w:rPr>
          <w:b/>
        </w:rPr>
        <w:t xml:space="preserve">Angående utvärderingen av </w:t>
      </w:r>
      <w:r w:rsidR="008173CC">
        <w:rPr>
          <w:b/>
        </w:rPr>
        <w:t>tidigare</w:t>
      </w:r>
      <w:r>
        <w:rPr>
          <w:b/>
        </w:rPr>
        <w:t xml:space="preserve"> kurser </w:t>
      </w:r>
    </w:p>
    <w:p w14:paraId="05F0C219" w14:textId="7662C5F5" w:rsidR="009367D6" w:rsidRDefault="008173CC">
      <w:pPr>
        <w:pStyle w:val="Brdtext"/>
        <w:spacing w:line="600" w:lineRule="auto"/>
      </w:pPr>
      <w:r>
        <w:t>Kan det vara en dålig idé att vi tvingar Grade att använda en modell när de redan har ett brett u</w:t>
      </w:r>
      <w:r w:rsidR="0070291E">
        <w:t xml:space="preserve">tbud </w:t>
      </w:r>
      <w:r w:rsidR="00191B85">
        <w:t>av kunder. Resultatet från DIM utvärdering</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191B85" w:rsidRPr="00191B85">
        <w:t>Om mån</w:t>
      </w:r>
      <w:r w:rsidR="00191B85">
        <w:t xml:space="preserve">gfalden av Grades </w:t>
      </w:r>
      <w:r w:rsidR="00191B85" w:rsidRPr="00191B85">
        <w:t>kunder var så stora att de skulle behöva anta en annan modell</w:t>
      </w:r>
      <w:r w:rsidR="001F6503">
        <w:t xml:space="preserve"> och om detta hända 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r w:rsidR="00BA47F1">
        <w:t xml:space="preserve">de befintliga data. </w:t>
      </w:r>
      <w:commentRangeStart w:id="62"/>
      <w:r w:rsidR="00AE0EFD">
        <w:t>Även</w:t>
      </w:r>
      <w:commentRangeEnd w:id="62"/>
      <w:r w:rsidR="00B52F86">
        <w:rPr>
          <w:rStyle w:val="Kommentarsreferens"/>
          <w:rFonts w:eastAsiaTheme="minorHAnsi" w:cstheme="minorBidi"/>
          <w:lang w:eastAsia="en-US"/>
        </w:rPr>
        <w:commentReference w:id="62"/>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lastRenderedPageBreak/>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63"/>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63"/>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63"/>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64"/>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64"/>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64"/>
      </w:r>
      <w:r w:rsidR="00850895">
        <w:br w:type="page"/>
      </w:r>
    </w:p>
    <w:p w14:paraId="721613BB" w14:textId="77777777" w:rsidR="00D45847" w:rsidRPr="004E58AD" w:rsidRDefault="00850895" w:rsidP="009F3187">
      <w:pPr>
        <w:pStyle w:val="Heading11"/>
      </w:pPr>
      <w:bookmarkStart w:id="65" w:name="_Toc391456186"/>
      <w:bookmarkStart w:id="66" w:name="_Toc394248560"/>
      <w:bookmarkEnd w:id="65"/>
      <w:r w:rsidRPr="004E58AD">
        <w:lastRenderedPageBreak/>
        <w:t>Referenser</w:t>
      </w:r>
      <w:bookmarkEnd w:id="66"/>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7" w:name="__Fieldmark__1067_823957682"/>
      <w:bookmarkStart w:id="68" w:name="__Fieldmark__744_3764101930"/>
      <w:bookmarkStart w:id="69" w:name="__Fieldmark__1179_1934263386"/>
      <w:bookmarkEnd w:id="67"/>
      <w:bookmarkEnd w:id="68"/>
      <w:bookmarkEnd w:id="69"/>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0" w:name="_Toc391456187"/>
      <w:bookmarkStart w:id="71" w:name="_Toc394248561"/>
      <w:bookmarkEnd w:id="70"/>
      <w:r w:rsidRPr="009F3187">
        <w:lastRenderedPageBreak/>
        <w:t>Bilagor</w:t>
      </w:r>
      <w:bookmarkEnd w:id="7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2"/>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3" w:name="_Toc391456188"/>
      <w:bookmarkEnd w:id="73"/>
      <w:commentRangeStart w:id="74"/>
      <w:r w:rsidRPr="00D01DE3">
        <w:rPr>
          <w:rStyle w:val="Starkbetoning"/>
          <w:color w:val="00000A"/>
        </w:rPr>
        <w:lastRenderedPageBreak/>
        <w:t xml:space="preserve">Inledning </w:t>
      </w:r>
      <w:commentRangeEnd w:id="74"/>
      <w:r w:rsidR="00673314">
        <w:rPr>
          <w:rStyle w:val="Kommentarsreferens"/>
        </w:rPr>
        <w:commentReference w:id="74"/>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5"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6"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7"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8"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9"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80"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1"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2"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3"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4"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5"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6"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7"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8"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9"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90"/>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1" w:name="_Toc391456189"/>
      <w:bookmarkEnd w:id="91"/>
    </w:p>
    <w:p w14:paraId="5045D8EB" w14:textId="77777777" w:rsidR="00D12CAD" w:rsidRDefault="00D12CAD">
      <w:pPr>
        <w:rPr>
          <w:ins w:id="92"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3"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451DEF" w:rsidRDefault="00451DEF">
      <w:pPr>
        <w:pStyle w:val="Kommentarer"/>
      </w:pPr>
      <w:r>
        <w:rPr>
          <w:rStyle w:val="Kommentarsreferens"/>
        </w:rPr>
        <w:annotationRef/>
      </w:r>
      <w:r>
        <w:t>Not really satisfied with how this paragraph ends but can’t come up with an alternative right now…</w:t>
      </w:r>
      <w:r>
        <w:br/>
        <w:t xml:space="preserve">Ta </w:t>
      </w:r>
      <w:proofErr w:type="gramStart"/>
      <w:r>
        <w:t>bort ?</w:t>
      </w:r>
      <w:proofErr w:type="gramEnd"/>
      <w:r>
        <w:t>/olivia</w:t>
      </w:r>
    </w:p>
  </w:comment>
  <w:comment w:id="13" w:author="Jason Serviss" w:date="2018-09-09T09:10:00Z" w:initials="JS">
    <w:p w14:paraId="0CDB43D4" w14:textId="08BB6893" w:rsidR="00451DEF" w:rsidRDefault="00451DEF"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451DEF" w:rsidRDefault="00451DEF">
      <w:pPr>
        <w:pStyle w:val="Kommentarer"/>
      </w:pPr>
    </w:p>
  </w:comment>
  <w:comment w:id="15" w:author="Jason Serviss" w:date="2018-09-13T09:24:00Z" w:initials="JS">
    <w:p w14:paraId="0EC8A166" w14:textId="4D70C8D0" w:rsidR="00451DEF" w:rsidRPr="00C05B0F" w:rsidRDefault="00451DEF">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0" w:author="Jason Serviss" w:date="2018-09-15T17:08:00Z" w:initials="JS">
    <w:p w14:paraId="77369648" w14:textId="008532B0" w:rsidR="00451DEF" w:rsidRDefault="00451DEF">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1" w:author="Olivia Imner" w:date="2018-09-09T09:11:00Z" w:initials="OI">
    <w:p w14:paraId="2F534D75" w14:textId="07960E8B" w:rsidR="00451DEF" w:rsidRDefault="00451DEF">
      <w:pPr>
        <w:pStyle w:val="Kommentarer"/>
      </w:pPr>
      <w:r>
        <w:rPr>
          <w:rStyle w:val="Kommentarsreferens"/>
        </w:rPr>
        <w:annotationRef/>
      </w:r>
      <w:r>
        <w:t>Låter konstigt, annat ord</w:t>
      </w:r>
      <w:proofErr w:type="gramStart"/>
      <w:r>
        <w:t>..</w:t>
      </w:r>
      <w:proofErr w:type="gramEnd"/>
    </w:p>
  </w:comment>
  <w:comment w:id="22" w:author="Olivia Imner" w:date="2018-09-09T15:54:00Z" w:initials="OI">
    <w:p w14:paraId="1A489350" w14:textId="493E1C41" w:rsidR="00451DEF" w:rsidRDefault="00451DEF">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451DEF" w:rsidRDefault="00451DEF">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5" w:author="Jason Serviss" w:date="2018-09-09T09:50:00Z" w:initials="JS">
    <w:p w14:paraId="1F0105B4" w14:textId="704A523C" w:rsidR="00451DEF" w:rsidRDefault="00451DEF">
      <w:pPr>
        <w:pStyle w:val="Kommentarer"/>
      </w:pPr>
      <w:ins w:id="26" w:author="Jason Serviss" w:date="2018-09-02T14:52:00Z">
        <w:r>
          <w:rPr>
            <w:rStyle w:val="Kommentarsreferens"/>
          </w:rPr>
          <w:annotationRef/>
        </w:r>
      </w:ins>
      <w:r>
        <w:t xml:space="preserve">I am not </w:t>
      </w:r>
      <w:proofErr w:type="gramStart"/>
      <w:r>
        <w:t>100%</w:t>
      </w:r>
      <w:proofErr w:type="gramEnd"/>
      <w:r>
        <w:t xml:space="preserve"> satisfied with this but it  is a rough idea of what I think should be here. OK</w:t>
      </w:r>
    </w:p>
  </w:comment>
  <w:comment w:id="27" w:author="Olivia Imner" w:date="2018-09-09T15:59:00Z" w:initials="OI">
    <w:p w14:paraId="19309899" w14:textId="7F5D87C7" w:rsidR="00451DEF" w:rsidRDefault="00451DEF">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28" w:author="Jason Serviss" w:date="2018-09-09T11:07:00Z" w:initials="JS">
    <w:p w14:paraId="1FFFE4B3" w14:textId="63259DB1" w:rsidR="00451DEF" w:rsidRDefault="00451DEF">
      <w:pPr>
        <w:pStyle w:val="Kommentarer"/>
      </w:pPr>
      <w:r>
        <w:rPr>
          <w:rStyle w:val="Kommentarsreferens"/>
        </w:rPr>
        <w:annotationRef/>
      </w:r>
      <w:r>
        <w:t xml:space="preserve">The figure legend does not need to describe how the interview is ”uppdelad” it needs to describe the FIGURE. Fixed </w:t>
      </w:r>
    </w:p>
  </w:comment>
  <w:comment w:id="31" w:author="Jason Serviss" w:date="2018-09-15T14:59:00Z" w:initials="JS">
    <w:p w14:paraId="0A682B11" w14:textId="042FB179" w:rsidR="00451DEF" w:rsidRDefault="00451DEF">
      <w:pPr>
        <w:pStyle w:val="Kommentarer"/>
      </w:pPr>
      <w:r>
        <w:rPr>
          <w:rStyle w:val="Kommentarsreferens"/>
        </w:rPr>
        <w:annotationRef/>
      </w:r>
      <w:r>
        <w:t xml:space="preserve">This needs to be revised. Wording needs to be precise/specific according to what the results ACTUALLY can tell us. </w:t>
      </w:r>
    </w:p>
  </w:comment>
  <w:comment w:id="32" w:author="Jason Serviss" w:date="2018-09-18T09:52:00Z" w:initials="JS">
    <w:p w14:paraId="147158D9" w14:textId="38320F9D" w:rsidR="00451DEF" w:rsidRDefault="00451DEF">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3" w:author="Jason Serviss" w:date="2018-09-25T16:38:00Z" w:initials="JS">
    <w:p w14:paraId="5BF30984" w14:textId="3BA75FC7" w:rsidR="00451DEF" w:rsidRDefault="00451DEF">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Pr>
          <w:color w:val="FFFFFF" w:themeColor="background1"/>
        </w:rPr>
        <w:t>Jag skriver om det här i diskussionen</w:t>
      </w:r>
    </w:p>
  </w:comment>
  <w:comment w:id="38" w:author="Jason Serviss" w:date="2018-09-18T10:12:00Z" w:initials="JS">
    <w:p w14:paraId="7B4E95E0" w14:textId="617A8F6C" w:rsidR="00451DEF" w:rsidRPr="00253BB6" w:rsidRDefault="00451DEF">
      <w:pPr>
        <w:pStyle w:val="Kommentarer"/>
        <w:rPr>
          <w:color w:val="FFFFFF" w:themeColor="background1"/>
        </w:rPr>
      </w:pPr>
      <w:ins w:id="39"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Lägga till poäng i bilaga 3</w:t>
      </w:r>
    </w:p>
  </w:comment>
  <w:comment w:id="41" w:author="Jason Serviss" w:date="2018-09-18T10:31:00Z" w:initials="JS">
    <w:p w14:paraId="44D5F7A2" w14:textId="3BE714ED" w:rsidR="00451DEF" w:rsidRPr="000C13C1" w:rsidRDefault="00451DEF">
      <w:pPr>
        <w:pStyle w:val="Kommentarer"/>
        <w:rPr>
          <w:color w:val="FFFFFF" w:themeColor="background1"/>
        </w:rPr>
      </w:pPr>
      <w:ins w:id="42"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43" w:author="Jason Serviss" w:date="2018-09-18T10:43:00Z" w:initials="JS">
    <w:p w14:paraId="0B0965DE" w14:textId="7C3907D8" w:rsidR="00451DEF" w:rsidRPr="001004DB" w:rsidRDefault="00451DEF">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44" w:author="Unknown Author" w:date="2018-07-25T15:56:00Z" w:initials="">
    <w:p w14:paraId="49A8A583" w14:textId="32CE9B39" w:rsidR="00451DEF" w:rsidRDefault="00451DEF">
      <w:r>
        <w:rPr>
          <w:rFonts w:asciiTheme="minorHAnsi" w:hAnsiTheme="minorHAnsi"/>
          <w:sz w:val="20"/>
        </w:rPr>
        <w:t xml:space="preserve">Remind </w:t>
      </w:r>
      <w:proofErr w:type="gramStart"/>
      <w:r>
        <w:rPr>
          <w:rFonts w:asciiTheme="minorHAnsi" w:hAnsiTheme="minorHAnsi"/>
          <w:sz w:val="20"/>
        </w:rPr>
        <w:t>me</w:t>
      </w:r>
      <w:proofErr w:type="gramEnd"/>
      <w:r>
        <w:rPr>
          <w:rFonts w:asciiTheme="minorHAnsi" w:hAnsiTheme="minorHAnsi"/>
          <w:sz w:val="20"/>
        </w:rPr>
        <w:t xml:space="preserve"> toa so they are in the same order as the elements on the x axis.</w:t>
      </w:r>
    </w:p>
  </w:comment>
  <w:comment w:id="47" w:author="Jason Serviss" w:date="2018-09-15T16:21:00Z" w:initials="JS">
    <w:p w14:paraId="61E58F0A" w14:textId="321F015F" w:rsidR="00451DEF" w:rsidRDefault="00451DEF">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48" w:author="Jason Serviss" w:date="2018-09-18T13:21:00Z" w:initials="JS">
    <w:p w14:paraId="7B90C115" w14:textId="0394004D" w:rsidR="00451DEF" w:rsidRPr="00981CC7" w:rsidRDefault="00451DEF">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49" w:author="Olivia Imner" w:date="2018-09-18T11:22:00Z" w:initials="OI">
    <w:p w14:paraId="60FE3475" w14:textId="3E9529BC" w:rsidR="00451DEF" w:rsidRDefault="00451DEF">
      <w:pPr>
        <w:pStyle w:val="Kommentarer"/>
      </w:pPr>
      <w:r>
        <w:rPr>
          <w:rStyle w:val="Kommentarsreferens"/>
        </w:rPr>
        <w:annotationRef/>
      </w:r>
      <w:r>
        <w:t xml:space="preserve">Det stod </w:t>
      </w:r>
      <w:proofErr w:type="gramStart"/>
      <w:r>
        <w:t>innan :</w:t>
      </w:r>
      <w:proofErr w:type="gramEnd"/>
      <w:r>
        <w:t xml:space="preserve"> Det visar att varje individuell </w:t>
      </w:r>
      <w:ins w:id="5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2" w:author="Jason Serviss" w:date="2018-09-15T17:12:00Z" w:initials="JS">
    <w:p w14:paraId="19D6F41E" w14:textId="693706E3" w:rsidR="00451DEF" w:rsidRDefault="00451DEF">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1" w:author="Jason Serviss" w:date="2018-09-15T16:13:00Z" w:initials="JS">
    <w:p w14:paraId="071669B5" w14:textId="1B74C618" w:rsidR="00451DEF" w:rsidRDefault="00451DEF">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54" w:author="Jason Serviss" w:date="2018-09-18T13:19:00Z" w:initials="JS">
    <w:p w14:paraId="249960F2" w14:textId="57ECA797" w:rsidR="00451DEF" w:rsidRPr="00981CC7" w:rsidRDefault="00451DEF">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451DEF" w:rsidRDefault="00451DEF">
      <w:pPr>
        <w:pStyle w:val="Kommentarer"/>
      </w:pPr>
    </w:p>
    <w:p w14:paraId="2BD1CD6C" w14:textId="21B67413" w:rsidR="00451DEF" w:rsidRDefault="00451DEF">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59" w:author="Jason Serviss" w:date="2018-09-18T17:24:00Z" w:initials="JS">
    <w:p w14:paraId="0F06971F" w14:textId="77777777" w:rsidR="00451DEF" w:rsidRDefault="00451DEF">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451DEF" w:rsidRDefault="00451DEF">
      <w:pPr>
        <w:pStyle w:val="Kommentarer"/>
      </w:pPr>
      <w:r>
        <w:t>i.e.</w:t>
      </w:r>
    </w:p>
    <w:p w14:paraId="6BF86C59" w14:textId="77777777" w:rsidR="00451DEF" w:rsidRDefault="00451DEF">
      <w:pPr>
        <w:pStyle w:val="Kommentarer"/>
      </w:pPr>
    </w:p>
    <w:p w14:paraId="1D898353" w14:textId="38B85C59" w:rsidR="00451DEF" w:rsidRPr="00AF601B" w:rsidRDefault="00451DEF">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451DEF" w:rsidRDefault="00451DEF">
      <w:pPr>
        <w:pStyle w:val="Kommentarer"/>
      </w:pPr>
    </w:p>
    <w:p w14:paraId="59D705C9" w14:textId="3F7FBA07" w:rsidR="00451DEF" w:rsidRDefault="00451DEF">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1" w:author="Olivia Imner" w:date="2018-09-26T05:20:00Z" w:initials="OI">
    <w:p w14:paraId="46FA5885" w14:textId="63BF9B2B" w:rsidR="00451DEF" w:rsidRDefault="00451DEF">
      <w:pPr>
        <w:pStyle w:val="Kommentarer"/>
      </w:pPr>
      <w:r>
        <w:rPr>
          <w:rStyle w:val="Kommentarsreferens"/>
        </w:rPr>
        <w:annotationRef/>
      </w:r>
      <w:r>
        <w:t xml:space="preserve">Problemet med intervjumetoden och kanske hela metoden i studien. Vad tycker du? </w:t>
      </w:r>
    </w:p>
  </w:comment>
  <w:comment w:id="62" w:author="Olivia Imner" w:date="2018-09-11T13:15:00Z" w:initials="OI">
    <w:p w14:paraId="7EC61131" w14:textId="58EBAF06" w:rsidR="00451DEF" w:rsidRPr="00B52F86" w:rsidRDefault="00451DEF"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63" w:author="Olivia Imner" w:date="2018-09-25T17:34:00Z" w:initials="OI">
    <w:p w14:paraId="4425C43C" w14:textId="095F01CF" w:rsidR="00451DEF" w:rsidRDefault="00451DEF">
      <w:pPr>
        <w:pStyle w:val="Kommentarer"/>
      </w:pPr>
      <w:r>
        <w:rPr>
          <w:rStyle w:val="Kommentarsreferens"/>
        </w:rPr>
        <w:annotationRef/>
      </w:r>
      <w:r>
        <w:t>Kanske ska vara med i tidgare stycke.</w:t>
      </w:r>
    </w:p>
  </w:comment>
  <w:comment w:id="64" w:author="Olivia Imner" w:date="2018-09-25T13:51:00Z" w:initials="OI">
    <w:p w14:paraId="1C502BFD" w14:textId="61E6BE5D" w:rsidR="00451DEF" w:rsidRDefault="00451DEF">
      <w:pPr>
        <w:pStyle w:val="Kommentarer"/>
      </w:pPr>
      <w:r>
        <w:rPr>
          <w:rStyle w:val="Kommentarsreferens"/>
        </w:rPr>
        <w:annotationRef/>
      </w:r>
      <w:r>
        <w:t xml:space="preserve">Ska kanske ha med. </w:t>
      </w:r>
    </w:p>
  </w:comment>
  <w:comment w:id="72" w:author="Unknown Author" w:date="2018-09-09T08:01:00Z" w:initials="">
    <w:p w14:paraId="4778FD34" w14:textId="1B8703F5" w:rsidR="00451DEF" w:rsidRDefault="00451DEF">
      <w:r>
        <w:rPr>
          <w:rFonts w:asciiTheme="minorHAnsi" w:hAnsiTheme="minorHAnsi"/>
          <w:sz w:val="20"/>
        </w:rPr>
        <w:t>Description of table needs to be more detailed. Fixed.</w:t>
      </w:r>
    </w:p>
  </w:comment>
  <w:comment w:id="74" w:author="Jason Serviss" w:date="2018-09-11T17:50:00Z" w:initials="JS">
    <w:p w14:paraId="1E64CC6F" w14:textId="4C3FCAFD" w:rsidR="00451DEF" w:rsidRDefault="00451DEF">
      <w:pPr>
        <w:pStyle w:val="Kommentarer"/>
      </w:pPr>
      <w:r>
        <w:rPr>
          <w:rStyle w:val="Kommentarsreferens"/>
        </w:rPr>
        <w:annotationRef/>
      </w:r>
      <w:r>
        <w:t>Impossible to tell which question relates to which model.</w:t>
      </w:r>
    </w:p>
  </w:comment>
  <w:comment w:id="90" w:author="Olivia Imner" w:date="2018-07-25T08:06:00Z" w:initials="OI">
    <w:p w14:paraId="44A6F018" w14:textId="181ED00E" w:rsidR="00451DEF" w:rsidRDefault="00451DEF">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451DEF" w:rsidRDefault="00451DEF">
      <w:r>
        <w:separator/>
      </w:r>
    </w:p>
  </w:endnote>
  <w:endnote w:type="continuationSeparator" w:id="0">
    <w:p w14:paraId="4F768654" w14:textId="77777777" w:rsidR="00451DEF" w:rsidRDefault="00451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451DEF" w:rsidRDefault="00451DE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451DEF" w:rsidRDefault="00451DE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451DEF" w:rsidRDefault="00451DEF">
        <w:pPr>
          <w:pStyle w:val="Footer1"/>
          <w:jc w:val="center"/>
        </w:pPr>
        <w:r>
          <w:fldChar w:fldCharType="begin"/>
        </w:r>
        <w:r>
          <w:instrText>PAGE</w:instrText>
        </w:r>
        <w:r>
          <w:fldChar w:fldCharType="separate"/>
        </w:r>
        <w:r w:rsidR="00F10A47">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451DEF" w:rsidRDefault="00451DEF">
        <w:pPr>
          <w:pStyle w:val="Footer1"/>
          <w:jc w:val="center"/>
        </w:pPr>
        <w:r>
          <w:fldChar w:fldCharType="begin"/>
        </w:r>
        <w:r>
          <w:instrText>PAGE</w:instrText>
        </w:r>
        <w:r>
          <w:fldChar w:fldCharType="separate"/>
        </w:r>
        <w:r w:rsidR="00F10A47">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451DEF" w:rsidRDefault="00451DEF">
      <w:r>
        <w:separator/>
      </w:r>
    </w:p>
  </w:footnote>
  <w:footnote w:type="continuationSeparator" w:id="0">
    <w:p w14:paraId="71DB8F98" w14:textId="77777777" w:rsidR="00451DEF" w:rsidRDefault="00451DEF">
      <w:r>
        <w:continuationSeparator/>
      </w:r>
    </w:p>
  </w:footnote>
  <w:footnote w:id="1">
    <w:p w14:paraId="5824ECF3" w14:textId="3C586678" w:rsidR="00451DEF" w:rsidRDefault="00451DEF">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451DEF" w:rsidRDefault="00451DEF">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451DEF" w:rsidRDefault="00451DEF">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451DEF" w:rsidRDefault="00451DEF">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451DEF" w:rsidRDefault="00451DEF">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451DEF" w:rsidRDefault="00451DEF"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dirty"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7A70"/>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5370A"/>
    <w:rsid w:val="003557DE"/>
    <w:rsid w:val="00355C23"/>
    <w:rsid w:val="00363562"/>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3097"/>
    <w:rsid w:val="004A010C"/>
    <w:rsid w:val="004A07F5"/>
    <w:rsid w:val="004A08DF"/>
    <w:rsid w:val="004A5707"/>
    <w:rsid w:val="004A62A2"/>
    <w:rsid w:val="004B0686"/>
    <w:rsid w:val="004B4647"/>
    <w:rsid w:val="004C1522"/>
    <w:rsid w:val="004C23B4"/>
    <w:rsid w:val="004D2BD6"/>
    <w:rsid w:val="004E58AD"/>
    <w:rsid w:val="004E6C7F"/>
    <w:rsid w:val="005078DE"/>
    <w:rsid w:val="00513716"/>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77F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34725"/>
    <w:rsid w:val="00640B24"/>
    <w:rsid w:val="00641CA0"/>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F1A69"/>
    <w:rsid w:val="006F6C67"/>
    <w:rsid w:val="00701155"/>
    <w:rsid w:val="0070291E"/>
    <w:rsid w:val="00716679"/>
    <w:rsid w:val="00720757"/>
    <w:rsid w:val="0072154A"/>
    <w:rsid w:val="00731293"/>
    <w:rsid w:val="00735C7B"/>
    <w:rsid w:val="00744110"/>
    <w:rsid w:val="0074784D"/>
    <w:rsid w:val="00747A26"/>
    <w:rsid w:val="0075412A"/>
    <w:rsid w:val="00764107"/>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D7DFC"/>
    <w:rsid w:val="007F11CF"/>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5435"/>
    <w:rsid w:val="009B2638"/>
    <w:rsid w:val="009B5FD4"/>
    <w:rsid w:val="009C0163"/>
    <w:rsid w:val="009D10D5"/>
    <w:rsid w:val="009D7AA6"/>
    <w:rsid w:val="009D7B5B"/>
    <w:rsid w:val="009F3187"/>
    <w:rsid w:val="009F664E"/>
    <w:rsid w:val="00A06326"/>
    <w:rsid w:val="00A06A89"/>
    <w:rsid w:val="00A10B06"/>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F577B"/>
    <w:rsid w:val="00AF601B"/>
    <w:rsid w:val="00B06ECC"/>
    <w:rsid w:val="00B17BFA"/>
    <w:rsid w:val="00B31D7F"/>
    <w:rsid w:val="00B32D13"/>
    <w:rsid w:val="00B40F76"/>
    <w:rsid w:val="00B40FE4"/>
    <w:rsid w:val="00B41458"/>
    <w:rsid w:val="00B467DC"/>
    <w:rsid w:val="00B46C95"/>
    <w:rsid w:val="00B52F86"/>
    <w:rsid w:val="00B61255"/>
    <w:rsid w:val="00B623A6"/>
    <w:rsid w:val="00B814D2"/>
    <w:rsid w:val="00B95069"/>
    <w:rsid w:val="00BA0F17"/>
    <w:rsid w:val="00BA47F1"/>
    <w:rsid w:val="00BA62A8"/>
    <w:rsid w:val="00BA6D11"/>
    <w:rsid w:val="00BA7F7A"/>
    <w:rsid w:val="00BB2BBD"/>
    <w:rsid w:val="00BC1D82"/>
    <w:rsid w:val="00BC418D"/>
    <w:rsid w:val="00BC47D8"/>
    <w:rsid w:val="00BC64A2"/>
    <w:rsid w:val="00BD5132"/>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B107E"/>
    <w:rsid w:val="00CB3D1B"/>
    <w:rsid w:val="00CB4A5E"/>
    <w:rsid w:val="00CB6D9D"/>
    <w:rsid w:val="00CD3F49"/>
    <w:rsid w:val="00CE6BAB"/>
    <w:rsid w:val="00CF0BE6"/>
    <w:rsid w:val="00CF170C"/>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4ED3"/>
    <w:rsid w:val="00DC7A9B"/>
    <w:rsid w:val="00DD12F3"/>
    <w:rsid w:val="00DD1792"/>
    <w:rsid w:val="00E02ACD"/>
    <w:rsid w:val="00E040F7"/>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91509"/>
    <w:rsid w:val="00EA7A8A"/>
    <w:rsid w:val="00EB1E68"/>
    <w:rsid w:val="00EB3A4E"/>
    <w:rsid w:val="00EB433D"/>
    <w:rsid w:val="00ED3A56"/>
    <w:rsid w:val="00EE7E1E"/>
    <w:rsid w:val="00EF56C7"/>
    <w:rsid w:val="00F10A4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E4490-1C32-064C-BC97-07964A446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9895</TotalTime>
  <Pages>29</Pages>
  <Words>7504</Words>
  <Characters>39772</Characters>
  <Application>Microsoft Macintosh Word</Application>
  <DocSecurity>0</DocSecurity>
  <Lines>331</Lines>
  <Paragraphs>94</Paragraphs>
  <ScaleCrop>false</ScaleCrop>
  <Company>Stockholms universitetsbibliotek</Company>
  <LinksUpToDate>false</LinksUpToDate>
  <CharactersWithSpaces>47182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255</cp:revision>
  <cp:lastPrinted>2010-07-05T09:46:00Z</cp:lastPrinted>
  <dcterms:created xsi:type="dcterms:W3CDTF">2018-05-01T11:24:00Z</dcterms:created>
  <dcterms:modified xsi:type="dcterms:W3CDTF">2018-09-27T06:12:00Z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