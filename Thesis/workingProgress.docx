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D733F" w:rsidRDefault="00ED733F">
                            <w:pPr>
                              <w:pStyle w:val="Frontpagetext"/>
                              <w:rPr>
                                <w:sz w:val="28"/>
                                <w:szCs w:val="28"/>
                              </w:rPr>
                            </w:pPr>
                            <w:r>
                              <w:rPr>
                                <w:sz w:val="28"/>
                                <w:szCs w:val="28"/>
                              </w:rPr>
                              <w:t xml:space="preserve">Institutionen för data- </w:t>
                            </w:r>
                            <w:r>
                              <w:rPr>
                                <w:sz w:val="28"/>
                                <w:szCs w:val="28"/>
                              </w:rPr>
                              <w:br/>
                              <w:t>och systemvetenskap</w:t>
                            </w:r>
                          </w:p>
                          <w:p w14:paraId="0DD0DA7D" w14:textId="77777777" w:rsidR="00ED733F" w:rsidRDefault="00ED733F">
                            <w:pPr>
                              <w:pStyle w:val="TextBox"/>
                            </w:pPr>
                            <w:r>
                              <w:t xml:space="preserve">Examensarbete 15 </w:t>
                            </w:r>
                            <w:proofErr w:type="spellStart"/>
                            <w:r>
                              <w:t>hp</w:t>
                            </w:r>
                            <w:proofErr w:type="spellEnd"/>
                          </w:p>
                          <w:p w14:paraId="205AAAC7" w14:textId="77777777" w:rsidR="00ED733F" w:rsidRDefault="00ED733F">
                            <w:pPr>
                              <w:pStyle w:val="TextBox"/>
                            </w:pPr>
                            <w:r>
                              <w:t>Data- och systemvetenskap</w:t>
                            </w:r>
                          </w:p>
                          <w:p w14:paraId="51566511" w14:textId="77777777" w:rsidR="00ED733F" w:rsidRDefault="00ED733F">
                            <w:pPr>
                              <w:pStyle w:val="Textruta"/>
                            </w:pPr>
                            <w:r>
                              <w:t xml:space="preserve">Kurs- eller utbildningsprogram (180 </w:t>
                            </w:r>
                            <w:proofErr w:type="spellStart"/>
                            <w:r>
                              <w:t>hp</w:t>
                            </w:r>
                            <w:proofErr w:type="spellEnd"/>
                            <w:r>
                              <w:t xml:space="preserve">) </w:t>
                            </w:r>
                          </w:p>
                          <w:p w14:paraId="7A700FAB" w14:textId="77777777" w:rsidR="00ED733F" w:rsidRDefault="00ED733F">
                            <w:pPr>
                              <w:pStyle w:val="Textruta"/>
                            </w:pPr>
                            <w:r>
                              <w:t>Höst-/Vårterminen 2018</w:t>
                            </w:r>
                          </w:p>
                          <w:p w14:paraId="381612CD" w14:textId="77777777" w:rsidR="00ED733F" w:rsidRDefault="00ED733F">
                            <w:pPr>
                              <w:pStyle w:val="Textruta"/>
                            </w:pPr>
                            <w:r>
                              <w:t>Handledare: Robert Ramberg</w:t>
                            </w:r>
                          </w:p>
                          <w:p w14:paraId="41DC09BB" w14:textId="77777777" w:rsidR="00ED733F" w:rsidRDefault="00ED733F">
                            <w:pPr>
                              <w:pStyle w:val="Textruta"/>
                            </w:pPr>
                            <w:r>
                              <w:t>Granskare: Förnamn Efternamn</w:t>
                            </w:r>
                          </w:p>
                          <w:p w14:paraId="316E1ACF" w14:textId="77777777" w:rsidR="00ED733F" w:rsidRDefault="00ED733F">
                            <w:pPr>
                              <w:pStyle w:val="Textruta"/>
                              <w:rPr>
                                <w:lang w:val="en-US"/>
                              </w:rPr>
                            </w:pPr>
                            <w:r>
                              <w:rPr>
                                <w:lang w:val="en-US"/>
                              </w:rPr>
                              <w:t>English title: Evaluation of pedagogical models as a platform for the refinement of courses at the e-learning company Grade</w:t>
                            </w:r>
                          </w:p>
                          <w:p w14:paraId="680742CD" w14:textId="77777777" w:rsidR="00ED733F" w:rsidRDefault="00ED733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D733F" w:rsidRDefault="00ED733F">
                      <w:pPr>
                        <w:pStyle w:val="Frontpagetext"/>
                        <w:rPr>
                          <w:sz w:val="28"/>
                          <w:szCs w:val="28"/>
                        </w:rPr>
                      </w:pPr>
                      <w:r>
                        <w:rPr>
                          <w:sz w:val="28"/>
                          <w:szCs w:val="28"/>
                        </w:rPr>
                        <w:t xml:space="preserve">Institutionen för data- </w:t>
                      </w:r>
                      <w:r>
                        <w:rPr>
                          <w:sz w:val="28"/>
                          <w:szCs w:val="28"/>
                        </w:rPr>
                        <w:br/>
                        <w:t>och systemvetenskap</w:t>
                      </w:r>
                    </w:p>
                    <w:p w14:paraId="0DD0DA7D" w14:textId="77777777" w:rsidR="00ED733F" w:rsidRDefault="00ED733F">
                      <w:pPr>
                        <w:pStyle w:val="TextBox"/>
                      </w:pPr>
                      <w:r>
                        <w:t xml:space="preserve">Examensarbete 15 </w:t>
                      </w:r>
                      <w:proofErr w:type="spellStart"/>
                      <w:r>
                        <w:t>hp</w:t>
                      </w:r>
                      <w:proofErr w:type="spellEnd"/>
                    </w:p>
                    <w:p w14:paraId="205AAAC7" w14:textId="77777777" w:rsidR="00ED733F" w:rsidRDefault="00ED733F">
                      <w:pPr>
                        <w:pStyle w:val="TextBox"/>
                      </w:pPr>
                      <w:r>
                        <w:t>Data- och systemvetenskap</w:t>
                      </w:r>
                    </w:p>
                    <w:p w14:paraId="51566511" w14:textId="77777777" w:rsidR="00ED733F" w:rsidRDefault="00ED733F">
                      <w:pPr>
                        <w:pStyle w:val="Textruta"/>
                      </w:pPr>
                      <w:r>
                        <w:t xml:space="preserve">Kurs- eller utbildningsprogram (180 </w:t>
                      </w:r>
                      <w:proofErr w:type="spellStart"/>
                      <w:r>
                        <w:t>hp</w:t>
                      </w:r>
                      <w:proofErr w:type="spellEnd"/>
                      <w:r>
                        <w:t xml:space="preserve">) </w:t>
                      </w:r>
                    </w:p>
                    <w:p w14:paraId="7A700FAB" w14:textId="77777777" w:rsidR="00ED733F" w:rsidRDefault="00ED733F">
                      <w:pPr>
                        <w:pStyle w:val="Textruta"/>
                      </w:pPr>
                      <w:r>
                        <w:t>Höst-/Vårterminen 2018</w:t>
                      </w:r>
                    </w:p>
                    <w:p w14:paraId="381612CD" w14:textId="77777777" w:rsidR="00ED733F" w:rsidRDefault="00ED733F">
                      <w:pPr>
                        <w:pStyle w:val="Textruta"/>
                      </w:pPr>
                      <w:r>
                        <w:t>Handledare: Robert Ramberg</w:t>
                      </w:r>
                    </w:p>
                    <w:p w14:paraId="41DC09BB" w14:textId="77777777" w:rsidR="00ED733F" w:rsidRDefault="00ED733F">
                      <w:pPr>
                        <w:pStyle w:val="Textruta"/>
                      </w:pPr>
                      <w:r>
                        <w:t>Granskare: Förnamn Efternamn</w:t>
                      </w:r>
                    </w:p>
                    <w:p w14:paraId="316E1ACF" w14:textId="77777777" w:rsidR="00ED733F" w:rsidRDefault="00ED733F">
                      <w:pPr>
                        <w:pStyle w:val="Textruta"/>
                        <w:rPr>
                          <w:lang w:val="en-US"/>
                        </w:rPr>
                      </w:pPr>
                      <w:r>
                        <w:rPr>
                          <w:lang w:val="en-US"/>
                        </w:rPr>
                        <w:t>English title: Evaluation of pedagogical models as a platform for the refinement of courses at the e-learning company Grade</w:t>
                      </w:r>
                    </w:p>
                    <w:p w14:paraId="680742CD" w14:textId="77777777" w:rsidR="00ED733F" w:rsidRDefault="00ED733F">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4EAC2C89"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xml:space="preserve">, 2009).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6" w:name="_Toc391456180"/>
      <w:bookmarkStart w:id="7" w:name="_Toc394248554"/>
      <w:r>
        <w:t>Syfte</w:t>
      </w:r>
      <w:bookmarkEnd w:id="6"/>
      <w:bookmarkEnd w:id="7"/>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6BF1DC36" w14:textId="77777777" w:rsidR="00E569AA" w:rsidRPr="004E58AD" w:rsidRDefault="00850895" w:rsidP="00E569AA">
      <w:pPr>
        <w:pStyle w:val="Brdtext"/>
        <w:spacing w:line="600" w:lineRule="auto"/>
        <w:rPr>
          <w:ins w:id="8" w:author="Olivia Imner" w:date="2018-07-07T12:55:00Z"/>
        </w:rPr>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9"/>
      <w:r>
        <w:rPr>
          <w:szCs w:val="22"/>
        </w:rPr>
        <w:t xml:space="preserve">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w:t>
      </w:r>
      <w:commentRangeEnd w:id="9"/>
      <w:r w:rsidR="000A7DCF">
        <w:rPr>
          <w:rStyle w:val="Kommentarsreferens"/>
          <w:rFonts w:eastAsiaTheme="minorHAnsi" w:cstheme="minorBidi"/>
          <w:lang w:eastAsia="en-US"/>
        </w:rPr>
        <w:commentReference w:id="9"/>
      </w:r>
      <w:r>
        <w:rPr>
          <w:szCs w:val="22"/>
        </w:rPr>
        <w:t xml:space="preserve">I sin helhet ger resultatet från denna analys en tydlig karta över vilken del av kursen som skulle kunna förbättras enligt DIM. </w:t>
      </w:r>
      <w:commentRangeStart w:id="10"/>
      <w:r w:rsidR="00E569AA">
        <w:t xml:space="preserve">Analys av tilldelade poäng för varje kurs och modellelement visar en varierande poäng spridning genom de olika elementen (skillnad i medelpoäng </w:t>
      </w:r>
      <w:r w:rsidR="00E569AA" w:rsidRPr="00503EE6">
        <w:t>Be</w:t>
      </w:r>
      <w:r w:rsidR="00E569AA">
        <w:t xml:space="preserve">dömning och Utvärderings fas = </w:t>
      </w:r>
      <w:r w:rsidR="00E569AA" w:rsidRPr="00503EE6">
        <w:t>1.67</w:t>
      </w:r>
      <w:r w:rsidR="00E569AA">
        <w:t xml:space="preserve">, </w:t>
      </w:r>
      <w:r w:rsidR="00E569AA" w:rsidRPr="00503EE6">
        <w:t>Öv</w:t>
      </w:r>
      <w:r w:rsidR="00E569AA">
        <w:t xml:space="preserve">ervakning och Återkoppling fas = </w:t>
      </w:r>
      <w:r w:rsidR="00E569AA" w:rsidRPr="00503EE6">
        <w:t>2.25</w:t>
      </w:r>
      <w:r w:rsidR="00E569AA">
        <w:t xml:space="preserve">, </w:t>
      </w:r>
      <w:r w:rsidR="00E569AA" w:rsidRPr="00503EE6">
        <w:t xml:space="preserve">Praktik </w:t>
      </w:r>
      <w:r w:rsidR="00E569AA">
        <w:t xml:space="preserve">fas = </w:t>
      </w:r>
      <w:r w:rsidR="00E569AA" w:rsidRPr="00503EE6">
        <w:t>2.33</w:t>
      </w:r>
      <w:r w:rsidR="00E569AA">
        <w:t xml:space="preserve">, </w:t>
      </w:r>
      <w:r w:rsidR="00E569AA" w:rsidRPr="00503EE6">
        <w:t>Presentation fas</w:t>
      </w:r>
      <w:r w:rsidR="00E569AA">
        <w:t xml:space="preserve"> = 1). Detta kan bero på att vissa av DIM’s element inte passar lika bra in i varenda kurs och behöver mer anpassade finjusteringar, men kan lika väl beror på en varierade implementation av de pedagogiska principerna som är utnyttjade av Grade och de motsvarande DIM element.</w:t>
      </w:r>
      <w:commentRangeEnd w:id="10"/>
      <w:r w:rsidR="00E569AA">
        <w:rPr>
          <w:rStyle w:val="Kommentarsreferens"/>
          <w:rFonts w:eastAsiaTheme="minorHAnsi" w:cstheme="minorBidi"/>
          <w:lang w:eastAsia="en-US"/>
        </w:rPr>
        <w:commentReference w:id="10"/>
      </w:r>
    </w:p>
    <w:p w14:paraId="2623EA96" w14:textId="6D83B830" w:rsidR="00D45847" w:rsidRDefault="00D45847">
      <w:pPr>
        <w:pStyle w:val="Brdtext"/>
        <w:spacing w:line="600" w:lineRule="auto"/>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2" w:name="_Toc391456181"/>
      <w:bookmarkStart w:id="13" w:name="_Toc394248555"/>
      <w:bookmarkEnd w:id="12"/>
      <w:r>
        <w:lastRenderedPageBreak/>
        <w:t>Metod</w:t>
      </w:r>
      <w:bookmarkEnd w:id="13"/>
    </w:p>
    <w:p w14:paraId="4F1EA438" w14:textId="77777777" w:rsidR="00D45847" w:rsidRPr="004E58AD" w:rsidRDefault="00850895" w:rsidP="009F3187">
      <w:pPr>
        <w:pStyle w:val="Heading31"/>
        <w:numPr>
          <w:ilvl w:val="0"/>
          <w:numId w:val="0"/>
        </w:numPr>
      </w:pPr>
      <w:bookmarkStart w:id="14" w:name="_Toc391456182"/>
      <w:bookmarkStart w:id="15" w:name="_Toc394248556"/>
      <w:bookmarkEnd w:id="14"/>
      <w:r w:rsidRPr="004E58AD">
        <w:t>Intervjun</w:t>
      </w:r>
      <w:bookmarkEnd w:id="15"/>
    </w:p>
    <w:p w14:paraId="658ECF7C" w14:textId="77777777" w:rsidR="00D45847" w:rsidRDefault="00D45847">
      <w:pPr>
        <w:tabs>
          <w:tab w:val="left" w:pos="1134"/>
        </w:tabs>
        <w:spacing w:line="600" w:lineRule="auto"/>
        <w:rPr>
          <w:rFonts w:cs="Times New Roman"/>
        </w:rPr>
      </w:pPr>
    </w:p>
    <w:p w14:paraId="32BAAB67" w14:textId="64B293F8"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commentRangeStart w:id="16"/>
      <w:r w:rsidR="00633E89">
        <w:t>.</w:t>
      </w:r>
      <w:commentRangeEnd w:id="16"/>
      <w:r w:rsidR="00673314">
        <w:rPr>
          <w:rStyle w:val="Kommentarsreferens"/>
        </w:rPr>
        <w:commentReference w:id="16"/>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9" w:name="_Toc391456184"/>
      <w:bookmarkStart w:id="20" w:name="_Toc394248558"/>
      <w:bookmarkEnd w:id="19"/>
      <w:commentRangeStart w:id="21"/>
      <w:r>
        <w:lastRenderedPageBreak/>
        <w:t>Resultat</w:t>
      </w:r>
      <w:bookmarkEnd w:id="20"/>
      <w:commentRangeEnd w:id="21"/>
      <w:r w:rsidR="00E04FD4">
        <w:rPr>
          <w:rStyle w:val="Kommentarsreferens"/>
          <w:rFonts w:ascii="Times New Roman" w:eastAsiaTheme="minorHAnsi" w:hAnsi="Times New Roman" w:cstheme="minorBidi"/>
          <w:bCs w:val="0"/>
          <w:color w:val="auto"/>
        </w:rPr>
        <w:commentReference w:id="21"/>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06A1C2B2"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22"/>
      <w:r w:rsidR="00830D00">
        <w:rPr>
          <w:color w:val="353535"/>
          <w:szCs w:val="22"/>
        </w:rPr>
        <w:t xml:space="preserve"> </w:t>
      </w:r>
      <w:commentRangeEnd w:id="22"/>
      <w:r w:rsidR="00372DB4">
        <w:rPr>
          <w:rStyle w:val="Kommentarsreferens"/>
          <w:rFonts w:eastAsiaTheme="minorHAnsi" w:cstheme="minorBidi"/>
          <w:lang w:eastAsia="en-US"/>
        </w:rPr>
        <w:commentReference w:id="22"/>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3"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4D37C28D"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24"/>
      </w:r>
      <w:ins w:id="25" w:author="Jason Serviss" w:date="2018-10-02T13:53:00Z">
        <w:r w:rsidR="00372DB4">
          <w:t>fyra</w:t>
        </w:r>
      </w:ins>
      <w:del w:id="26" w:author="Jason Serviss" w:date="2018-10-02T13:53:00Z">
        <w:r w:rsidR="004A010C" w:rsidDel="00372DB4">
          <w:delText>4</w:delText>
        </w:r>
      </w:del>
      <w:r w:rsidR="004A010C">
        <w:t xml:space="preserve">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7F0E97E7"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27" w:author="Jason Serviss" w:date="2018-09-15T15:26:00Z">
        <w:r w:rsidR="005E268B" w:rsidDel="00E91509">
          <w:delText xml:space="preserve">Nästa </w:delText>
        </w:r>
      </w:del>
      <w:del w:id="28"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29"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ins w:id="30" w:author="Jason Serviss" w:date="2018-10-02T14:06:00Z">
        <w:r w:rsidR="005F76A4">
          <w:t xml:space="preserve"> enligt </w:t>
        </w:r>
      </w:ins>
      <w:ins w:id="31" w:author="Jason Serviss" w:date="2018-10-02T14:07:00Z">
        <w:r w:rsidR="005F76A4">
          <w:rPr>
            <w:color w:val="353535"/>
            <w:szCs w:val="22"/>
          </w:rPr>
          <w:t xml:space="preserve">intervju </w:t>
        </w:r>
      </w:ins>
      <w:ins w:id="32" w:author="Jason Serviss" w:date="2018-10-02T14:06:00Z">
        <w:r w:rsidR="005F76A4">
          <w:t>svar</w:t>
        </w:r>
      </w:ins>
      <w:r w:rsidR="00DC7A9B">
        <w:t>.</w:t>
      </w:r>
      <w:ins w:id="33" w:author="Jason Serviss" w:date="2018-09-15T15:44:00Z">
        <w:r w:rsidR="00227C61">
          <w:rPr>
            <w:rStyle w:val="Kommentarsreferens"/>
            <w:rFonts w:eastAsiaTheme="minorHAnsi" w:cstheme="minorBidi"/>
            <w:lang w:eastAsia="en-US"/>
          </w:rPr>
          <w:commentReference w:id="34"/>
        </w:r>
      </w:ins>
      <w:ins w:id="36"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w:t>
      </w:r>
      <w:commentRangeStart w:id="37"/>
      <w:r w:rsidR="000C13C1">
        <w:t>hur kursen fungerar för studenten</w:t>
      </w:r>
      <w:commentRangeEnd w:id="37"/>
      <w:r w:rsidR="007C75AC">
        <w:rPr>
          <w:rStyle w:val="Kommentarsreferens"/>
          <w:rFonts w:eastAsiaTheme="minorHAnsi" w:cstheme="minorBidi"/>
          <w:lang w:eastAsia="en-US"/>
        </w:rPr>
        <w:commentReference w:id="37"/>
      </w:r>
      <w:r w:rsidR="000C13C1">
        <w:t xml:space="preserve"> </w:t>
      </w:r>
      <w:commentRangeStart w:id="38"/>
      <w:r w:rsidR="00227C61">
        <w:t>och</w:t>
      </w:r>
      <w:r w:rsidR="000C13C1">
        <w:t xml:space="preserve"> visar vad studenten är belägen av för tillfället</w:t>
      </w:r>
      <w:r w:rsidR="00227C61">
        <w:t xml:space="preserve"> </w:t>
      </w:r>
      <w:commentRangeEnd w:id="38"/>
      <w:r w:rsidR="00227C61">
        <w:rPr>
          <w:rStyle w:val="Kommentarsreferens"/>
          <w:rFonts w:eastAsiaTheme="minorHAnsi" w:cstheme="minorBidi"/>
          <w:lang w:eastAsia="en-US"/>
        </w:rPr>
        <w:commentReference w:id="38"/>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lastRenderedPageBreak/>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0" w:author="Jason Serviss" w:date="2018-09-15T15:51:00Z"/>
          <w:b/>
        </w:rPr>
      </w:pPr>
    </w:p>
    <w:p w14:paraId="6AA358B4" w14:textId="09E6D017" w:rsidR="00D45847" w:rsidRDefault="00D90862">
      <w:pPr>
        <w:pStyle w:val="Brdtext"/>
        <w:spacing w:line="600" w:lineRule="auto"/>
        <w:rPr>
          <w:b/>
        </w:rPr>
      </w:pPr>
      <w:r>
        <w:rPr>
          <w:b/>
        </w:rPr>
        <w:t>Nära</w:t>
      </w:r>
      <w:r w:rsidR="00850895">
        <w:rPr>
          <w:b/>
        </w:rPr>
        <w:t xml:space="preserve"> medelpoäng igenom alla Grades tidigare kurser ger utslag till vidare förbättring </w:t>
      </w:r>
    </w:p>
    <w:p w14:paraId="10B83308" w14:textId="7E618C55" w:rsidR="00E2013D" w:rsidRDefault="005D0C05" w:rsidP="004E58AD">
      <w:pPr>
        <w:pStyle w:val="Brdtext"/>
        <w:spacing w:line="600" w:lineRule="auto"/>
      </w:pPr>
      <w:commentRangeStart w:id="41"/>
      <w:r>
        <w:t>Vi</w:t>
      </w:r>
      <w:commentRangeEnd w:id="41"/>
      <w:r w:rsidR="003E2AEF">
        <w:rPr>
          <w:rStyle w:val="Kommentarsreferens"/>
          <w:rFonts w:eastAsiaTheme="minorHAnsi" w:cstheme="minorBidi"/>
          <w:lang w:eastAsia="en-US"/>
        </w:rPr>
        <w:commentReference w:id="41"/>
      </w:r>
      <w:r>
        <w:t xml:space="preserve">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kan påverka hur anpassade</w:t>
      </w:r>
      <w:r w:rsidR="005A03C6">
        <w:t xml:space="preserve"> DIM är. </w:t>
      </w:r>
      <w:r w:rsidR="00850895">
        <w:t xml:space="preserve">Resultatet </w:t>
      </w:r>
      <w:r w:rsidR="00850895">
        <w:lastRenderedPageBreak/>
        <w:t xml:space="preserve">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5E605DD3" w14:textId="04C9D1D8" w:rsidR="00D45847" w:rsidRPr="004E58AD" w:rsidRDefault="00130629" w:rsidP="004E58AD">
      <w:pPr>
        <w:pStyle w:val="Brdtext"/>
        <w:spacing w:line="600" w:lineRule="auto"/>
        <w:rPr>
          <w:ins w:id="42"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43" w:name="_Toc489811950"/>
      <w:bookmarkStart w:id="44"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3"/>
      <w:bookmarkEnd w:id="44"/>
      <w:r>
        <w:rPr>
          <w:i w:val="0"/>
        </w:rPr>
        <w:t xml:space="preserve">Poäng per kurs och respektive DIM fas. </w:t>
      </w:r>
    </w:p>
    <w:p w14:paraId="378209C6" w14:textId="77777777" w:rsidR="00D45847" w:rsidRDefault="00850895">
      <w:pPr>
        <w:spacing w:before="720" w:after="200" w:line="480" w:lineRule="auto"/>
      </w:pPr>
      <w:r>
        <w:br w:type="page"/>
      </w:r>
    </w:p>
    <w:p w14:paraId="7D33B8EE" w14:textId="295BC3BB" w:rsidR="000C1D43" w:rsidRDefault="00850895" w:rsidP="000C1D43">
      <w:pPr>
        <w:pStyle w:val="Heading11"/>
      </w:pPr>
      <w:bookmarkStart w:id="45" w:name="_Toc391456185"/>
      <w:bookmarkStart w:id="46" w:name="_Toc394248559"/>
      <w:bookmarkEnd w:id="45"/>
      <w:commentRangeStart w:id="47"/>
      <w:r w:rsidRPr="004E58AD">
        <w:lastRenderedPageBreak/>
        <w:t>Diskussion</w:t>
      </w:r>
      <w:bookmarkEnd w:id="46"/>
      <w:commentRangeEnd w:id="47"/>
      <w:r w:rsidR="009C0163">
        <w:rPr>
          <w:rStyle w:val="Kommentarsreferens"/>
          <w:rFonts w:ascii="Times New Roman" w:eastAsiaTheme="minorHAnsi" w:hAnsi="Times New Roman" w:cstheme="minorBidi"/>
          <w:bCs w:val="0"/>
          <w:color w:val="auto"/>
        </w:rPr>
        <w:commentReference w:id="47"/>
      </w:r>
    </w:p>
    <w:p w14:paraId="68A029AF" w14:textId="62200A1B" w:rsidR="000C1D43"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t>associativ, konstruktivism och sociokulturellt) som passar in på deras ansats. Sedan ska det väljas en respektive modell från det utvalda perspektivet för att se om den matchar in på Grade nuvarande pedagogik. Resultatet visade att det associativa perspektivet var lämpligast för att inrama Grades pedagogiska ansats och det gav oss möjlighet att kartlägga hur väl DIM platsar i med de befintliga kurserna.</w:t>
      </w:r>
    </w:p>
    <w:p w14:paraId="636C1E07" w14:textId="7331F946" w:rsidR="000C1D43" w:rsidRDefault="00E4797E" w:rsidP="000C1D43">
      <w:pPr>
        <w:pStyle w:val="Brdtext"/>
        <w:spacing w:line="600" w:lineRule="auto"/>
      </w:pPr>
      <w:r>
        <w:t xml:space="preserve">Med det Associativa perspektivet fanns det möjlighet att kunna </w:t>
      </w:r>
      <w:r w:rsidR="001F6FE8">
        <w:t>anpassa</w:t>
      </w:r>
      <w:r>
        <w:t xml:space="preserve"> DIM </w:t>
      </w:r>
      <w:r w:rsidR="001F6FE8">
        <w:t>för att göra</w:t>
      </w:r>
      <w:r>
        <w:t xml:space="preserve"> en utvärdering på tidigare kurser. Dessa kurser valdes slumpmässigt ut från Grades platsbank för att kunna se hur DIM passade med pedagogiken eller inte. Resultatet visade att </w:t>
      </w:r>
      <w:r w:rsidR="001F6FE8">
        <w:t xml:space="preserve">DIM fungerade i många fall och att </w:t>
      </w:r>
    </w:p>
    <w:p w14:paraId="45C8CB42" w14:textId="0D7C9090" w:rsidR="000C1D43" w:rsidRDefault="000C1D43" w:rsidP="000C1D43">
      <w:pPr>
        <w:pStyle w:val="Brdtext"/>
        <w:spacing w:line="600" w:lineRule="auto"/>
      </w:pPr>
      <w:commentRangeStart w:id="48"/>
      <w:r>
        <w:t>En av förutsättningarna under arbetet var att varje perspektiv hade blivit tilldelad endast en ped</w:t>
      </w:r>
      <w:r w:rsidR="00F7572C">
        <w:t>agogisk modell. Det betyder</w:t>
      </w:r>
      <w:r>
        <w:t xml:space="preserve"> att det finns flera alternativ eller möjligheter för att </w:t>
      </w:r>
      <w:r w:rsidR="00F7572C">
        <w:t>få fram</w:t>
      </w:r>
      <w:r>
        <w:t xml:space="preserve"> </w:t>
      </w:r>
      <w:r w:rsidR="00F7572C">
        <w:t>mer</w:t>
      </w:r>
      <w:r>
        <w:t xml:space="preserve"> fakta om vad andra modeller inom perspektiven kan åstadkomma. Från intervjuresultatet fick vi svaret att Konstruktiv läromiljö och det Associativa perspektivet hade resul</w:t>
      </w:r>
      <w:r w:rsidR="00FB3E6B">
        <w:t>tat som låg nära inpå varandra, men att det Associativa perspektivet e</w:t>
      </w:r>
      <w:r w:rsidR="009102A7">
        <w:t>rhölls en högre poäng (</w:t>
      </w:r>
      <w:r w:rsidR="00FB3E6B">
        <w:t xml:space="preserve">0,5 poäng). </w:t>
      </w:r>
      <w:r>
        <w:t xml:space="preserve">Resultatet kan bidra </w:t>
      </w:r>
      <w:r w:rsidR="0077261B">
        <w:t>till</w:t>
      </w:r>
      <w:r>
        <w:t xml:space="preserve"> att göra ytterligare utvärderingar g</w:t>
      </w:r>
      <w:r w:rsidR="00FB3E6B">
        <w:t xml:space="preserve">ällande Konstruktiv läromiljö, genom att förslagsvis </w:t>
      </w:r>
      <w:r w:rsidR="0077261B">
        <w:t xml:space="preserve">ta tillvara på intervjufrågorna och använda dessa för utvärdering på tidigare kurser eller förhoppningsvis </w:t>
      </w:r>
      <w:r w:rsidR="009102A7">
        <w:t xml:space="preserve">på </w:t>
      </w:r>
      <w:r w:rsidR="0077261B">
        <w:t>studenter.</w:t>
      </w:r>
      <w:commentRangeEnd w:id="48"/>
      <w:r w:rsidR="00A95934">
        <w:rPr>
          <w:rStyle w:val="Kommentarsreferens"/>
          <w:rFonts w:eastAsiaTheme="minorHAnsi" w:cstheme="minorBidi"/>
          <w:lang w:eastAsia="en-US"/>
        </w:rPr>
        <w:commentReference w:id="48"/>
      </w:r>
    </w:p>
    <w:p w14:paraId="3373EDA4" w14:textId="77777777" w:rsidR="00F400E0" w:rsidRDefault="00F400E0">
      <w:pPr>
        <w:pStyle w:val="Brdtext"/>
        <w:spacing w:line="600" w:lineRule="auto"/>
        <w:rPr>
          <w:b/>
        </w:rPr>
      </w:pPr>
    </w:p>
    <w:p w14:paraId="287781E3" w14:textId="3205576A" w:rsidR="00127A70" w:rsidRDefault="00043579">
      <w:pPr>
        <w:pStyle w:val="Brdtext"/>
        <w:spacing w:line="600" w:lineRule="auto"/>
      </w:pPr>
      <w:commentRangeStart w:id="49"/>
      <w:r>
        <w:t>R</w:t>
      </w:r>
      <w:commentRangeEnd w:id="49"/>
      <w:r w:rsidR="00556D98">
        <w:rPr>
          <w:rStyle w:val="Kommentarsreferens"/>
          <w:rFonts w:eastAsiaTheme="minorHAnsi" w:cstheme="minorBidi"/>
          <w:lang w:eastAsia="en-US"/>
        </w:rPr>
        <w:commentReference w:id="49"/>
      </w:r>
      <w:r>
        <w:t>esultatet</w:t>
      </w:r>
      <w:r w:rsidR="00B46C95">
        <w:t xml:space="preserve"> </w:t>
      </w:r>
      <w:r>
        <w:t xml:space="preserve">från intervjun hade en viktig utgångspunkt eftersom </w:t>
      </w:r>
      <w:r w:rsidR="000B1A5C">
        <w:t>Konstruktiv läromiljö och det Associativa perspektivet</w:t>
      </w:r>
      <w:r>
        <w:t xml:space="preserve"> hade likar</w:t>
      </w:r>
      <w:r w:rsidR="00B73674">
        <w:t>tat</w:t>
      </w:r>
      <w:r w:rsidR="00EE7E1E">
        <w:t xml:space="preserve"> resultat. </w:t>
      </w:r>
      <w:r w:rsidR="00203802">
        <w:t>E</w:t>
      </w:r>
      <w:r w:rsidR="004F3063">
        <w:t xml:space="preserve">n lösning </w:t>
      </w:r>
      <w:r w:rsidR="00203802">
        <w:t>är</w:t>
      </w:r>
      <w:r w:rsidR="000B1A5C">
        <w:t xml:space="preserve"> </w:t>
      </w:r>
      <w:r w:rsidR="007A180F">
        <w:t xml:space="preserve">att </w:t>
      </w:r>
      <w:r w:rsidR="000B1A5C">
        <w:t xml:space="preserve">göra </w:t>
      </w:r>
      <w:commentRangeStart w:id="50"/>
      <w:r w:rsidR="007A180F">
        <w:t xml:space="preserve">ytterligare utvärderingar </w:t>
      </w:r>
      <w:commentRangeEnd w:id="50"/>
      <w:r w:rsidR="00556D98">
        <w:rPr>
          <w:rStyle w:val="Kommentarsreferens"/>
          <w:rFonts w:eastAsiaTheme="minorHAnsi" w:cstheme="minorBidi"/>
          <w:lang w:eastAsia="en-US"/>
        </w:rPr>
        <w:commentReference w:id="50"/>
      </w:r>
      <w:r w:rsidR="000B1A5C">
        <w:t xml:space="preserve">av </w:t>
      </w:r>
      <w:r w:rsidR="000B1A5C">
        <w:lastRenderedPageBreak/>
        <w:t xml:space="preserve">Konstruktiv </w:t>
      </w:r>
      <w:r w:rsidR="007A180F">
        <w:t xml:space="preserve">läromiljö </w:t>
      </w:r>
      <w:r w:rsidR="000B1A5C">
        <w:t xml:space="preserve">för att se hur Grade passar med KLM. </w:t>
      </w:r>
      <w:commentRangeStart w:id="51"/>
      <w:r w:rsidR="00203802">
        <w:t xml:space="preserve">Det här kan bero på </w:t>
      </w:r>
      <w:commentRangeEnd w:id="51"/>
      <w:r w:rsidR="00556D98">
        <w:rPr>
          <w:rStyle w:val="Kommentarsreferens"/>
          <w:rFonts w:eastAsiaTheme="minorHAnsi" w:cstheme="minorBidi"/>
          <w:lang w:eastAsia="en-US"/>
        </w:rPr>
        <w:commentReference w:id="51"/>
      </w:r>
      <w:r w:rsidR="00203802">
        <w:t xml:space="preserve">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commentRangeStart w:id="52"/>
      <w:r w:rsidR="00A97377">
        <w:t xml:space="preserve">Meningen med att intervjun </w:t>
      </w:r>
      <w:r w:rsidR="00CA2D4A">
        <w:t xml:space="preserve">var </w:t>
      </w:r>
      <w:r w:rsidR="00B73674">
        <w:t xml:space="preserve">för att </w:t>
      </w:r>
      <w:r w:rsidR="00AE472E">
        <w:t>få en överblick hur Grade arbetar för tillfället med pedagogiken och förstå vilket perspektiv och modell som</w:t>
      </w:r>
      <w:r w:rsidR="009A1F30">
        <w:t xml:space="preserve"> kan förbättra kurserna. </w:t>
      </w:r>
      <w:commentRangeEnd w:id="52"/>
      <w:r w:rsidR="00CF0BF3">
        <w:rPr>
          <w:rStyle w:val="Kommentarsreferens"/>
          <w:rFonts w:eastAsiaTheme="minorHAnsi" w:cstheme="minorBidi"/>
          <w:lang w:eastAsia="en-US"/>
        </w:rPr>
        <w:commentReference w:id="52"/>
      </w:r>
      <w:r w:rsidR="00DB1910">
        <w:t xml:space="preserve">Resultatet från intervjun kan tolkas att vi fick ett </w:t>
      </w:r>
      <w:r w:rsidR="00B37533">
        <w:t xml:space="preserve">bra </w:t>
      </w:r>
      <w:r w:rsidR="00DB1910">
        <w:t xml:space="preserve">svar på vilken pedagogisk modell som skulle testas men att ett mer överlägset resultat kan vara väsentligt om fler analysera ska </w:t>
      </w:r>
      <w:r w:rsidR="00B37533">
        <w:t xml:space="preserve">göras inom Grade. Eftersom DIM behandlades i detta arbete betyder det inte att Grade har möjligheten att bara använda endast en modell utan också testa fler och analysera hur dessa fungerar med deras kurser. </w:t>
      </w:r>
    </w:p>
    <w:p w14:paraId="367786F7" w14:textId="5E99F9D7" w:rsidR="0075412A" w:rsidRPr="00127A70"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2E22B2">
        <w:rPr>
          <w:i/>
        </w:rPr>
        <w:t>Övervakning och Återkopplings</w:t>
      </w:r>
      <w:r w:rsidR="002E22B2">
        <w:t xml:space="preserve"> fasen och </w:t>
      </w:r>
      <w:r w:rsidR="002E22B2">
        <w:rPr>
          <w:i/>
        </w:rPr>
        <w:t>Bedömning och Utvärderings</w:t>
      </w:r>
      <w:r w:rsidR="000A2398">
        <w:t xml:space="preserve"> </w:t>
      </w:r>
      <w:r w:rsidR="00985604">
        <w:t xml:space="preserve">i </w:t>
      </w:r>
      <w:r w:rsidR="00CA2D4A">
        <w:t xml:space="preserve">modellen </w:t>
      </w:r>
      <w:r w:rsidR="000A2398">
        <w:t xml:space="preserve">fick låga </w:t>
      </w:r>
      <w:r w:rsidR="00864EC1">
        <w:t xml:space="preserve">poäng. </w:t>
      </w:r>
      <w:commentRangeStart w:id="53"/>
      <w:r w:rsidR="00864EC1">
        <w:t xml:space="preserve">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w:t>
      </w:r>
      <w:commentRangeEnd w:id="53"/>
      <w:r w:rsidR="005F76A4">
        <w:rPr>
          <w:rStyle w:val="Kommentarsreferens"/>
          <w:rFonts w:eastAsiaTheme="minorHAnsi" w:cstheme="minorBidi"/>
          <w:lang w:eastAsia="en-US"/>
        </w:rPr>
        <w:commentReference w:id="53"/>
      </w:r>
      <w:r w:rsidR="00513716">
        <w:t>. Dessa</w:t>
      </w:r>
      <w:r w:rsidR="008A6219">
        <w:t xml:space="preserve"> faktorer</w:t>
      </w:r>
      <w:r w:rsidR="00513716">
        <w:t xml:space="preserve"> </w:t>
      </w:r>
      <w:r w:rsidR="008E6459">
        <w:t xml:space="preserve">kan </w:t>
      </w:r>
      <w:r w:rsidR="00513716">
        <w:t>vara</w:t>
      </w:r>
      <w:r w:rsidR="008E6459">
        <w:t xml:space="preserve"> en del av att Grade varken</w:t>
      </w:r>
      <w:r w:rsidR="00BD5132">
        <w:t xml:space="preserve"> fokuserar på att göra en förändring i </w:t>
      </w:r>
      <w:r w:rsidR="00985604">
        <w:t xml:space="preserve">pedagogiken och </w:t>
      </w:r>
      <w:r w:rsidR="008A6219">
        <w:t xml:space="preserve">inte </w:t>
      </w:r>
      <w:r w:rsidR="00985604">
        <w:t xml:space="preserve">framhäver de delar som kan vara viktiga för att </w:t>
      </w:r>
      <w:r w:rsidR="008A6219">
        <w:t xml:space="preserve">förmå sig att </w:t>
      </w:r>
      <w:r w:rsidR="00985604">
        <w:t>utvecklas</w:t>
      </w:r>
      <w:r w:rsidR="00731293">
        <w:t xml:space="preserve"> i</w:t>
      </w:r>
      <w:r w:rsidR="00985604">
        <w:t xml:space="preserve">. </w:t>
      </w:r>
      <w:r w:rsidR="008A6219">
        <w:t>Arbetet</w:t>
      </w:r>
      <w:r w:rsidR="00985604">
        <w:t xml:space="preserve">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1565251B" w14:textId="77777777" w:rsidR="00F400E0" w:rsidRDefault="00F400E0">
      <w:pPr>
        <w:pStyle w:val="Brdtext"/>
        <w:spacing w:line="600" w:lineRule="auto"/>
        <w:rPr>
          <w:b/>
        </w:rPr>
      </w:pPr>
    </w:p>
    <w:p w14:paraId="05F0C219" w14:textId="57D07ED8" w:rsidR="009367D6" w:rsidRDefault="008A6219">
      <w:pPr>
        <w:pStyle w:val="Brdtext"/>
        <w:spacing w:line="600" w:lineRule="auto"/>
      </w:pPr>
      <w:r>
        <w:t xml:space="preserve">Det kan </w:t>
      </w:r>
      <w:r w:rsidR="008173CC">
        <w:t>vara en dålig idé att vi tvingar Grade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CF4223">
        <w:t>Om antalet</w:t>
      </w:r>
      <w:r w:rsidR="00191B85">
        <w:t xml:space="preserve"> av Grades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proofErr w:type="gramStart"/>
      <w:r w:rsidR="00BA47F1">
        <w:t>de</w:t>
      </w:r>
      <w:r w:rsidR="00E048BB">
        <w:t>n</w:t>
      </w:r>
      <w:proofErr w:type="gramEnd"/>
      <w:r w:rsidR="00BA47F1">
        <w:t xml:space="preserve"> befintliga data. </w:t>
      </w:r>
      <w:commentRangeStart w:id="54"/>
      <w:r w:rsidR="00AE0EFD">
        <w:t>Även</w:t>
      </w:r>
      <w:commentRangeEnd w:id="54"/>
      <w:r w:rsidR="00B52F86">
        <w:rPr>
          <w:rStyle w:val="Kommentarsreferens"/>
          <w:rFonts w:eastAsiaTheme="minorHAnsi" w:cstheme="minorBidi"/>
          <w:lang w:eastAsia="en-US"/>
        </w:rPr>
        <w:commentReference w:id="54"/>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450C5B2" w14:textId="77777777" w:rsidR="000C1D43" w:rsidRDefault="000C1D43" w:rsidP="000C1D43">
      <w:pPr>
        <w:pStyle w:val="Brdtext"/>
        <w:spacing w:line="600" w:lineRule="auto"/>
      </w:pPr>
      <w:r>
        <w:t xml:space="preserve">Grade har möjligheten att utveckla sin pedagogisk med hjälp av använda resultatet från detta arbete och tillsammans med EIF eventuellt skapa en relation där båda partnerna får värdefull information från studenterna. I detta fall kan ett exempel vara att studenterna gör en utvärdering efter varje kurs och därpå får Grade direkt återkoppling hur kurspedagogiken omfattar. </w:t>
      </w:r>
      <w:proofErr w:type="gramStart"/>
      <w:r>
        <w:t xml:space="preserve">få tillgång till studenternas resultat inom kurserna kan bidra med att få djupare förståelse till att arbeta med en pedagogisk modell kan </w:t>
      </w:r>
      <w:r>
        <w:lastRenderedPageBreak/>
        <w:t>vara bra i kommande kurser.</w:t>
      </w:r>
      <w:proofErr w:type="gramEnd"/>
      <w:r>
        <w:t xml:space="preserve"> Eftersom Grade får chansen till att se vilka tillgångar som behöver mer fokus kan det vara bra för att även lägga mer tid på hur de arbetar med pedagogiken tillsammans med studenten. Speciellt kan utvärderingar göras när studenten får olika alternativ på kurser och arbetar med hur de snabbast eller enklast lär sig nya saker. Resultatet kan också innebära att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55"/>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55"/>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55"/>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56"/>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56"/>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56"/>
      </w:r>
      <w:r w:rsidR="00850895">
        <w:br w:type="page"/>
      </w:r>
    </w:p>
    <w:p w14:paraId="721613BB" w14:textId="77777777" w:rsidR="00D45847" w:rsidRPr="004E58AD" w:rsidRDefault="00850895" w:rsidP="009F3187">
      <w:pPr>
        <w:pStyle w:val="Heading11"/>
      </w:pPr>
      <w:bookmarkStart w:id="57" w:name="_Toc391456186"/>
      <w:bookmarkStart w:id="58" w:name="_Toc394248560"/>
      <w:bookmarkEnd w:id="57"/>
      <w:r w:rsidRPr="004E58AD">
        <w:lastRenderedPageBreak/>
        <w:t>Referenser</w:t>
      </w:r>
      <w:bookmarkEnd w:id="58"/>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400E0">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F400E0">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400E0">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400E0">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400E0">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59" w:name="__Fieldmark__1067_823957682"/>
      <w:bookmarkStart w:id="60" w:name="__Fieldmark__744_3764101930"/>
      <w:bookmarkStart w:id="61" w:name="__Fieldmark__1179_1934263386"/>
      <w:bookmarkEnd w:id="59"/>
      <w:bookmarkEnd w:id="60"/>
      <w:bookmarkEnd w:id="61"/>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62" w:name="_Toc391456187"/>
      <w:bookmarkStart w:id="63" w:name="_Toc394248561"/>
      <w:bookmarkEnd w:id="62"/>
      <w:r w:rsidRPr="009F3187">
        <w:lastRenderedPageBreak/>
        <w:t>Bilagor</w:t>
      </w:r>
      <w:bookmarkEnd w:id="6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64"/>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65" w:name="_Toc391456188"/>
      <w:bookmarkEnd w:id="65"/>
      <w:commentRangeStart w:id="66"/>
      <w:r w:rsidRPr="00D01DE3">
        <w:rPr>
          <w:rStyle w:val="Starkbetoning"/>
          <w:color w:val="00000A"/>
        </w:rPr>
        <w:lastRenderedPageBreak/>
        <w:t xml:space="preserve">Inledning </w:t>
      </w:r>
      <w:commentRangeEnd w:id="66"/>
      <w:r w:rsidR="00673314">
        <w:rPr>
          <w:rStyle w:val="Kommentarsreferens"/>
        </w:rPr>
        <w:commentReference w:id="66"/>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67"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68"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69"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0"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1"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72"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73"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74"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75"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76"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77"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78"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79"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0"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1"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82"/>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83" w:name="_Toc391456189"/>
      <w:bookmarkEnd w:id="83"/>
    </w:p>
    <w:p w14:paraId="5045D8EB" w14:textId="77777777" w:rsidR="00D12CAD" w:rsidRDefault="00D12CAD">
      <w:pPr>
        <w:rPr>
          <w:ins w:id="84"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85"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ason Serviss" w:date="2018-10-02T14:35:00Z" w:initials="JS">
    <w:p w14:paraId="0F565309" w14:textId="6562B90B" w:rsidR="00E55F01" w:rsidRDefault="00E55F01">
      <w:pPr>
        <w:pStyle w:val="Kommentare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w:t>
      </w:r>
    </w:p>
  </w:comment>
  <w:comment w:id="10" w:author="Olivia Imner" w:date="2018-10-05T08:11:00Z" w:initials="OI">
    <w:p w14:paraId="03522B1A" w14:textId="5E921338" w:rsidR="00E569AA" w:rsidRDefault="00E569AA">
      <w:pPr>
        <w:pStyle w:val="Kommentarer"/>
      </w:pPr>
      <w:r>
        <w:rPr>
          <w:rStyle w:val="Kommentarsreferens"/>
        </w:rPr>
        <w:annotationRef/>
      </w:r>
      <w:r>
        <w:t xml:space="preserve">Användas för att skriva om intro </w:t>
      </w:r>
    </w:p>
    <w:p w14:paraId="7F64F182" w14:textId="77777777" w:rsidR="00E569AA" w:rsidRDefault="00E569AA">
      <w:pPr>
        <w:pStyle w:val="Kommentarer"/>
      </w:pPr>
      <w:bookmarkStart w:id="11" w:name="_GoBack"/>
      <w:bookmarkEnd w:id="11"/>
    </w:p>
  </w:comment>
  <w:comment w:id="16" w:author="Jason Serviss" w:date="2018-09-13T09:24:00Z" w:initials="JS">
    <w:p w14:paraId="0EC8A166" w14:textId="4D70C8D0" w:rsidR="00ED733F" w:rsidRPr="00C05B0F" w:rsidRDefault="00ED733F">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1" w:author="Jason Serviss" w:date="2018-09-15T17:08:00Z" w:initials="JS">
    <w:p w14:paraId="77369648" w14:textId="008532B0" w:rsidR="00ED733F" w:rsidRDefault="00ED733F">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22" w:author="Jason Serviss" w:date="2018-10-02T13:56:00Z" w:initials="JS">
    <w:p w14:paraId="0C8FE6A0" w14:textId="559E783C" w:rsidR="00ED733F" w:rsidRDefault="00ED733F">
      <w:pPr>
        <w:pStyle w:val="Kommentare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w:t>
      </w:r>
    </w:p>
  </w:comment>
  <w:comment w:id="24" w:author="Jason Serviss" w:date="2018-10-02T13:53:00Z" w:initials="JS">
    <w:p w14:paraId="0A682B11" w14:textId="042FB179" w:rsidR="00ED733F" w:rsidRDefault="00ED733F">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ED733F" w:rsidRDefault="00ED733F">
      <w:pPr>
        <w:pStyle w:val="Kommentarer"/>
      </w:pPr>
    </w:p>
    <w:p w14:paraId="450C2837" w14:textId="138D6761" w:rsidR="00ED733F" w:rsidRDefault="00ED733F">
      <w:pPr>
        <w:pStyle w:val="Kommentarer"/>
      </w:pPr>
      <w:r>
        <w:t>NOT FIXED</w:t>
      </w:r>
      <w:proofErr w:type="gramStart"/>
      <w:r>
        <w:t>!?!</w:t>
      </w:r>
      <w:proofErr w:type="gramEnd"/>
    </w:p>
  </w:comment>
  <w:comment w:id="34" w:author="Jason Serviss" w:date="2018-09-18T10:12:00Z" w:initials="JS">
    <w:p w14:paraId="7B4E95E0" w14:textId="617A8F6C" w:rsidR="00ED733F" w:rsidRPr="00253BB6" w:rsidRDefault="00ED733F">
      <w:pPr>
        <w:pStyle w:val="Kommentarer"/>
        <w:rPr>
          <w:color w:val="FFFFFF" w:themeColor="background1"/>
        </w:rPr>
      </w:pPr>
      <w:ins w:id="35"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r>
        <w:rPr>
          <w:color w:val="FFFFFF" w:themeColor="background1"/>
        </w:rPr>
        <w:t>Lägga till poäng i bilaga 3</w:t>
      </w:r>
    </w:p>
  </w:comment>
  <w:comment w:id="37" w:author="Jason Serviss" w:date="2018-10-02T14:09:00Z" w:initials="JS">
    <w:p w14:paraId="726FA04D" w14:textId="2D0FBEDC" w:rsidR="00ED733F" w:rsidRDefault="00ED733F">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w:t>
      </w:r>
    </w:p>
  </w:comment>
  <w:comment w:id="38" w:author="Jason Serviss" w:date="2018-10-02T14:09:00Z" w:initials="JS">
    <w:p w14:paraId="44D5F7A2" w14:textId="3BFF5110" w:rsidR="00ED733F" w:rsidRDefault="00ED733F">
      <w:pPr>
        <w:pStyle w:val="Kommentarer"/>
        <w:rPr>
          <w:color w:val="FFFFFF" w:themeColor="background1"/>
        </w:rPr>
      </w:pPr>
      <w:ins w:id="39"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roofErr w:type="spellStart"/>
      <w:r>
        <w:rPr>
          <w:color w:val="FFFFFF" w:themeColor="background1"/>
        </w:rPr>
        <w:t>Fixed</w:t>
      </w:r>
      <w:proofErr w:type="spellEnd"/>
      <w:r>
        <w:rPr>
          <w:color w:val="FFFFFF" w:themeColor="background1"/>
        </w:rPr>
        <w:t xml:space="preserve">. </w:t>
      </w:r>
    </w:p>
    <w:p w14:paraId="2846B7A1" w14:textId="77777777" w:rsidR="00ED733F" w:rsidRDefault="00ED733F">
      <w:pPr>
        <w:pStyle w:val="Kommentarer"/>
        <w:rPr>
          <w:color w:val="FFFFFF" w:themeColor="background1"/>
        </w:rPr>
      </w:pPr>
    </w:p>
    <w:p w14:paraId="2032BFF7" w14:textId="4268E901" w:rsidR="00ED733F" w:rsidRPr="007C75AC" w:rsidRDefault="00ED733F">
      <w:pPr>
        <w:pStyle w:val="Kommentare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p>
  </w:comment>
  <w:comment w:id="41" w:author="Jason Serviss" w:date="2018-09-15T16:21:00Z" w:initials="JS">
    <w:p w14:paraId="61E58F0A" w14:textId="321F015F" w:rsidR="00ED733F" w:rsidRDefault="00ED733F">
      <w:pPr>
        <w:pStyle w:val="Kommentarer"/>
      </w:pPr>
      <w:r>
        <w:rPr>
          <w:rStyle w:val="Kommentarsreferens"/>
        </w:rPr>
        <w:annotationRef/>
      </w:r>
      <w:r>
        <w:t xml:space="preserve">On </w:t>
      </w:r>
      <w:proofErr w:type="spellStart"/>
      <w:r>
        <w:t>line</w:t>
      </w:r>
      <w:proofErr w:type="spellEnd"/>
      <w:r>
        <w:t xml:space="preserve"> 306 in the </w:t>
      </w:r>
      <w:proofErr w:type="spellStart"/>
      <w:r>
        <w:t>discussion</w:t>
      </w:r>
      <w:proofErr w:type="spellEnd"/>
      <w:r>
        <w:t xml:space="preserve"> </w:t>
      </w:r>
      <w:proofErr w:type="spellStart"/>
      <w:r>
        <w:t>there</w:t>
      </w:r>
      <w:proofErr w:type="spellEnd"/>
      <w:r>
        <w:t xml:space="preserve"> is a </w:t>
      </w:r>
      <w:proofErr w:type="spellStart"/>
      <w:r>
        <w:t>comment</w:t>
      </w:r>
      <w:proofErr w:type="spellEnd"/>
      <w:r>
        <w:t xml:space="preserve"> (</w:t>
      </w:r>
      <w:proofErr w:type="spellStart"/>
      <w:r>
        <w:t>that</w:t>
      </w:r>
      <w:proofErr w:type="spellEnd"/>
      <w:r>
        <w:t xml:space="preserve"> I </w:t>
      </w:r>
      <w:proofErr w:type="spellStart"/>
      <w:r>
        <w:t>previously</w:t>
      </w:r>
      <w:proofErr w:type="spellEnd"/>
      <w:r>
        <w:t xml:space="preserve"> </w:t>
      </w:r>
      <w:proofErr w:type="spellStart"/>
      <w:r>
        <w:t>made</w:t>
      </w:r>
      <w:proofErr w:type="spellEnd"/>
      <w:r>
        <w:t xml:space="preserve"> in the </w:t>
      </w:r>
      <w:proofErr w:type="spellStart"/>
      <w:r>
        <w:t>introduction</w:t>
      </w:r>
      <w:proofErr w:type="spellEnd"/>
      <w:r>
        <w:t xml:space="preserve">) </w:t>
      </w:r>
      <w:proofErr w:type="spellStart"/>
      <w:r>
        <w:t>about</w:t>
      </w:r>
      <w:proofErr w:type="spellEnd"/>
      <w:r>
        <w:t xml:space="preserve"> </w:t>
      </w:r>
      <w:proofErr w:type="spellStart"/>
      <w:r>
        <w:t>why</w:t>
      </w:r>
      <w:proofErr w:type="spellEnd"/>
      <w:r>
        <w:t xml:space="preserve"> </w:t>
      </w:r>
      <w:proofErr w:type="spellStart"/>
      <w:r>
        <w:t>forcing</w:t>
      </w:r>
      <w:proofErr w:type="spellEnd"/>
      <w:r>
        <w:t xml:space="preserve"> Grade </w:t>
      </w:r>
      <w:proofErr w:type="spellStart"/>
      <w:r>
        <w:t>into</w:t>
      </w:r>
      <w:proofErr w:type="spellEnd"/>
      <w:r>
        <w:t xml:space="preserve"> </w:t>
      </w:r>
      <w:proofErr w:type="spellStart"/>
      <w:r>
        <w:t>one</w:t>
      </w:r>
      <w:proofErr w:type="spellEnd"/>
      <w:r>
        <w:t xml:space="preserve"> </w:t>
      </w:r>
      <w:proofErr w:type="spellStart"/>
      <w:r>
        <w:t>model</w:t>
      </w:r>
      <w:proofErr w:type="spellEnd"/>
      <w:r>
        <w:t xml:space="preserve"> </w:t>
      </w:r>
      <w:proofErr w:type="spellStart"/>
      <w:r>
        <w:t>when</w:t>
      </w:r>
      <w:proofErr w:type="spellEnd"/>
      <w:r>
        <w:t xml:space="preserve"> </w:t>
      </w:r>
      <w:proofErr w:type="spellStart"/>
      <w:r>
        <w:t>they</w:t>
      </w:r>
      <w:proofErr w:type="spellEnd"/>
      <w:r>
        <w:t xml:space="preserve"> </w:t>
      </w:r>
      <w:proofErr w:type="spellStart"/>
      <w:r>
        <w:t>have</w:t>
      </w:r>
      <w:proofErr w:type="spellEnd"/>
      <w:r>
        <w:t xml:space="preserve"> a diverse </w:t>
      </w:r>
      <w:proofErr w:type="spellStart"/>
      <w:r>
        <w:t>range</w:t>
      </w:r>
      <w:proofErr w:type="spellEnd"/>
      <w:r>
        <w:t xml:space="preserve"> </w:t>
      </w:r>
      <w:proofErr w:type="spellStart"/>
      <w:r>
        <w:t>of</w:t>
      </w:r>
      <w:proofErr w:type="spellEnd"/>
      <w:r>
        <w:t xml:space="preserve"> </w:t>
      </w:r>
      <w:proofErr w:type="spellStart"/>
      <w:r>
        <w:t>customers</w:t>
      </w:r>
      <w:proofErr w:type="spellEnd"/>
      <w:r>
        <w:t xml:space="preserve">, </w:t>
      </w:r>
      <w:proofErr w:type="spellStart"/>
      <w:r>
        <w:t>might</w:t>
      </w:r>
      <w:proofErr w:type="spellEnd"/>
      <w:r>
        <w:t xml:space="preserve"> be a bad </w:t>
      </w:r>
      <w:proofErr w:type="spellStart"/>
      <w:r>
        <w:t>idea</w:t>
      </w:r>
      <w:proofErr w:type="spellEnd"/>
      <w:r>
        <w:t xml:space="preserve">. 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these</w:t>
      </w:r>
      <w:proofErr w:type="spellEnd"/>
      <w:r>
        <w:t xml:space="preserve"> observations, </w:t>
      </w:r>
      <w:proofErr w:type="spellStart"/>
      <w:r>
        <w:t>this</w:t>
      </w:r>
      <w:proofErr w:type="spellEnd"/>
      <w:r>
        <w:t xml:space="preserve"> is not a problem. If the </w:t>
      </w:r>
      <w:proofErr w:type="spellStart"/>
      <w:r>
        <w:t>diversity</w:t>
      </w:r>
      <w:proofErr w:type="spellEnd"/>
      <w:r>
        <w:t xml:space="preserve"> </w:t>
      </w:r>
      <w:proofErr w:type="spellStart"/>
      <w:r>
        <w:t>of</w:t>
      </w:r>
      <w:proofErr w:type="spellEnd"/>
      <w:r>
        <w:t xml:space="preserve"> Grades </w:t>
      </w:r>
      <w:proofErr w:type="spellStart"/>
      <w:r>
        <w:t>customers</w:t>
      </w:r>
      <w:proofErr w:type="spellEnd"/>
      <w:r>
        <w:t xml:space="preserve"> </w:t>
      </w:r>
      <w:proofErr w:type="spellStart"/>
      <w:r>
        <w:t>was</w:t>
      </w:r>
      <w:proofErr w:type="spellEnd"/>
      <w:r>
        <w:t xml:space="preserve"> so </w:t>
      </w:r>
      <w:proofErr w:type="spellStart"/>
      <w:r>
        <w:t>large</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adopt</w:t>
      </w:r>
      <w:proofErr w:type="spellEnd"/>
      <w:r>
        <w:t xml:space="preserve"> a different </w:t>
      </w:r>
      <w:proofErr w:type="spellStart"/>
      <w:r>
        <w:t>model</w:t>
      </w:r>
      <w:proofErr w:type="spellEnd"/>
      <w:r>
        <w:t xml:space="preserve"> </w:t>
      </w:r>
      <w:proofErr w:type="spellStart"/>
      <w:r>
        <w:t>very</w:t>
      </w:r>
      <w:proofErr w:type="spellEnd"/>
      <w:r>
        <w:t xml:space="preserve"> </w:t>
      </w:r>
      <w:proofErr w:type="spellStart"/>
      <w:r>
        <w:t>often</w:t>
      </w:r>
      <w:proofErr w:type="spellEnd"/>
      <w:r>
        <w:t xml:space="preserve">, </w:t>
      </w:r>
      <w:proofErr w:type="spellStart"/>
      <w:r>
        <w:t>we</w:t>
      </w:r>
      <w:proofErr w:type="spellEnd"/>
      <w:r>
        <w:t xml:space="preserve"> </w:t>
      </w:r>
      <w:proofErr w:type="spellStart"/>
      <w:r>
        <w:t>would</w:t>
      </w:r>
      <w:proofErr w:type="spellEnd"/>
      <w:r>
        <w:t xml:space="preserve"> </w:t>
      </w:r>
      <w:proofErr w:type="spellStart"/>
      <w:r>
        <w:t>see</w:t>
      </w:r>
      <w:proofErr w:type="spellEnd"/>
      <w:r>
        <w:t xml:space="preserve"> the </w:t>
      </w:r>
      <w:proofErr w:type="spellStart"/>
      <w:r>
        <w:t>performance</w:t>
      </w:r>
      <w:proofErr w:type="spellEnd"/>
      <w:r>
        <w:t xml:space="preserve"> </w:t>
      </w:r>
      <w:proofErr w:type="spellStart"/>
      <w:r>
        <w:t>of</w:t>
      </w:r>
      <w:proofErr w:type="spellEnd"/>
      <w:r>
        <w:t xml:space="preserve"> DIM </w:t>
      </w:r>
      <w:proofErr w:type="spellStart"/>
      <w:r>
        <w:t>differ</w:t>
      </w:r>
      <w:proofErr w:type="spellEnd"/>
      <w:r>
        <w:t xml:space="preserve"> a </w:t>
      </w:r>
      <w:proofErr w:type="spellStart"/>
      <w:r>
        <w:t>lot</w:t>
      </w:r>
      <w:proofErr w:type="spellEnd"/>
      <w:r>
        <w:t xml:space="preserve"> </w:t>
      </w:r>
      <w:proofErr w:type="spellStart"/>
      <w:r>
        <w:t>between</w:t>
      </w:r>
      <w:proofErr w:type="spellEnd"/>
      <w:r>
        <w:t xml:space="preserve"> the </w:t>
      </w:r>
      <w:proofErr w:type="spellStart"/>
      <w:r>
        <w:t>courses</w:t>
      </w:r>
      <w:proofErr w:type="spellEnd"/>
      <w:r>
        <w:t xml:space="preserve"> </w:t>
      </w:r>
      <w:proofErr w:type="spellStart"/>
      <w:r>
        <w:t>that</w:t>
      </w:r>
      <w:proofErr w:type="spellEnd"/>
      <w:r>
        <w:t xml:space="preserve"> </w:t>
      </w:r>
      <w:proofErr w:type="spellStart"/>
      <w:r>
        <w:t>we</w:t>
      </w:r>
      <w:proofErr w:type="spellEnd"/>
      <w:r>
        <w:t xml:space="preserve"> </w:t>
      </w:r>
      <w:proofErr w:type="spellStart"/>
      <w:r>
        <w:t>analysed</w:t>
      </w:r>
      <w:proofErr w:type="spellEnd"/>
      <w:r>
        <w:t xml:space="preserve"> BUT </w:t>
      </w:r>
      <w:proofErr w:type="spellStart"/>
      <w:r>
        <w:t>we</w:t>
      </w:r>
      <w:proofErr w:type="spellEnd"/>
      <w:r>
        <w:t xml:space="preserve"> </w:t>
      </w:r>
      <w:proofErr w:type="spellStart"/>
      <w:r>
        <w:t>don’t</w:t>
      </w:r>
      <w:proofErr w:type="spellEnd"/>
      <w:r>
        <w:t xml:space="preserve"> </w:t>
      </w:r>
      <w:proofErr w:type="spellStart"/>
      <w:r>
        <w:t>see</w:t>
      </w:r>
      <w:proofErr w:type="spellEnd"/>
      <w:r>
        <w:t xml:space="preserve"> </w:t>
      </w:r>
      <w:proofErr w:type="spellStart"/>
      <w:r>
        <w:t>that</w:t>
      </w:r>
      <w:proofErr w:type="spellEnd"/>
      <w:r>
        <w:t xml:space="preserve">. </w:t>
      </w:r>
      <w:proofErr w:type="spellStart"/>
      <w:r>
        <w:t>Of</w:t>
      </w:r>
      <w:proofErr w:type="spellEnd"/>
      <w:r>
        <w:t xml:space="preserve"> </w:t>
      </w:r>
      <w:proofErr w:type="spellStart"/>
      <w:r>
        <w:t>course</w:t>
      </w:r>
      <w:proofErr w:type="spellEnd"/>
      <w:r>
        <w:t xml:space="preserve">, </w:t>
      </w:r>
      <w:proofErr w:type="spellStart"/>
      <w:r>
        <w:t>we</w:t>
      </w:r>
      <w:proofErr w:type="spellEnd"/>
      <w:r>
        <w:t xml:space="preserve"> </w:t>
      </w:r>
      <w:proofErr w:type="spellStart"/>
      <w:r>
        <w:t>are</w:t>
      </w:r>
      <w:proofErr w:type="spellEnd"/>
      <w:r>
        <w:t xml:space="preserve"> </w:t>
      </w:r>
      <w:proofErr w:type="spellStart"/>
      <w:r>
        <w:t>only</w:t>
      </w:r>
      <w:proofErr w:type="spellEnd"/>
      <w:r>
        <w:t xml:space="preserve"> </w:t>
      </w:r>
      <w:proofErr w:type="spellStart"/>
      <w:r>
        <w:t>looking</w:t>
      </w:r>
      <w:proofErr w:type="spellEnd"/>
      <w:r>
        <w:t xml:space="preserve"> at 4 </w:t>
      </w:r>
      <w:proofErr w:type="spellStart"/>
      <w:r>
        <w:t>courses</w:t>
      </w:r>
      <w:proofErr w:type="spellEnd"/>
      <w:r>
        <w:t xml:space="preserve"> so </w:t>
      </w:r>
      <w:proofErr w:type="spellStart"/>
      <w:r>
        <w:t>you</w:t>
      </w:r>
      <w:proofErr w:type="spellEnd"/>
      <w:r>
        <w:t xml:space="preserve"> </w:t>
      </w:r>
      <w:proofErr w:type="spellStart"/>
      <w:r>
        <w:t>can’t</w:t>
      </w:r>
      <w:proofErr w:type="spellEnd"/>
      <w:r>
        <w:t xml:space="preserve"> </w:t>
      </w:r>
      <w:proofErr w:type="spellStart"/>
      <w:r>
        <w:t>draw</w:t>
      </w:r>
      <w:proofErr w:type="spellEnd"/>
      <w:r>
        <w:t xml:space="preserve"> a </w:t>
      </w:r>
      <w:proofErr w:type="spellStart"/>
      <w:r>
        <w:t>very</w:t>
      </w:r>
      <w:proofErr w:type="spellEnd"/>
      <w:r>
        <w:t xml:space="preserve"> strong </w:t>
      </w:r>
      <w:proofErr w:type="spellStart"/>
      <w:r>
        <w:t>conclusion</w:t>
      </w:r>
      <w:proofErr w:type="spellEnd"/>
      <w:r>
        <w:t xml:space="preserve"> from the data </w:t>
      </w:r>
      <w:proofErr w:type="spellStart"/>
      <w:r>
        <w:t>but</w:t>
      </w:r>
      <w:proofErr w:type="spellEnd"/>
      <w:r>
        <w:t xml:space="preserve"> the data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indicates</w:t>
      </w:r>
      <w:proofErr w:type="spellEnd"/>
      <w:r>
        <w:t xml:space="preserve"> </w:t>
      </w:r>
      <w:proofErr w:type="spellStart"/>
      <w:r>
        <w:t>that</w:t>
      </w:r>
      <w:proofErr w:type="spellEnd"/>
      <w:r>
        <w:t xml:space="preserve"> Grade </w:t>
      </w:r>
      <w:proofErr w:type="spellStart"/>
      <w:r>
        <w:t>would</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adpot</w:t>
      </w:r>
      <w:proofErr w:type="spellEnd"/>
      <w:r>
        <w:t xml:space="preserve"> a </w:t>
      </w:r>
      <w:proofErr w:type="spellStart"/>
      <w:r>
        <w:t>specialized</w:t>
      </w:r>
      <w:proofErr w:type="spellEnd"/>
      <w:r>
        <w:t xml:space="preserve"> </w:t>
      </w:r>
      <w:proofErr w:type="spellStart"/>
      <w:r>
        <w:t>model</w:t>
      </w:r>
      <w:proofErr w:type="spellEnd"/>
      <w:r>
        <w:t xml:space="preserve"> in a </w:t>
      </w:r>
      <w:proofErr w:type="spellStart"/>
      <w:r>
        <w:t>case</w:t>
      </w:r>
      <w:proofErr w:type="spellEnd"/>
      <w:r>
        <w:t xml:space="preserve"> </w:t>
      </w:r>
      <w:proofErr w:type="spellStart"/>
      <w:r>
        <w:t>when</w:t>
      </w:r>
      <w:proofErr w:type="spellEnd"/>
      <w:r>
        <w:t xml:space="preserve"> the </w:t>
      </w:r>
      <w:proofErr w:type="spellStart"/>
      <w:r>
        <w:t>customer</w:t>
      </w:r>
      <w:proofErr w:type="spellEnd"/>
      <w:r>
        <w:t xml:space="preserve"> has ”</w:t>
      </w:r>
      <w:proofErr w:type="spellStart"/>
      <w:r>
        <w:t>out</w:t>
      </w:r>
      <w:proofErr w:type="spellEnd"/>
      <w:r>
        <w:t xml:space="preserve"> </w:t>
      </w:r>
      <w:proofErr w:type="spellStart"/>
      <w:r>
        <w:t>of</w:t>
      </w:r>
      <w:proofErr w:type="spellEnd"/>
      <w:r>
        <w:t xml:space="preserve"> the </w:t>
      </w:r>
      <w:proofErr w:type="spellStart"/>
      <w:r>
        <w:t>ordinary</w:t>
      </w:r>
      <w:proofErr w:type="spellEnd"/>
      <w:r>
        <w:t xml:space="preserve">” </w:t>
      </w:r>
      <w:proofErr w:type="spellStart"/>
      <w:r>
        <w:t>needs</w:t>
      </w:r>
      <w:proofErr w:type="spellEnd"/>
      <w:r>
        <w:t>.</w:t>
      </w:r>
    </w:p>
  </w:comment>
  <w:comment w:id="47" w:author="Jason Serviss" w:date="2018-09-18T17:24:00Z" w:initials="JS">
    <w:p w14:paraId="0F06971F" w14:textId="77777777" w:rsidR="00ED733F" w:rsidRDefault="00ED733F">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ED733F" w:rsidRDefault="00ED733F">
      <w:pPr>
        <w:pStyle w:val="Kommentarer"/>
      </w:pPr>
      <w:r>
        <w:t>i.e.</w:t>
      </w:r>
    </w:p>
    <w:p w14:paraId="6BF86C59" w14:textId="77777777" w:rsidR="00ED733F" w:rsidRDefault="00ED733F">
      <w:pPr>
        <w:pStyle w:val="Kommentarer"/>
      </w:pPr>
    </w:p>
    <w:p w14:paraId="1D898353" w14:textId="38B85C59" w:rsidR="00ED733F" w:rsidRPr="00AF601B" w:rsidRDefault="00ED733F">
      <w:pPr>
        <w:pStyle w:val="Kommentarer"/>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ED733F" w:rsidRDefault="00ED733F">
      <w:pPr>
        <w:pStyle w:val="Kommentarer"/>
      </w:pPr>
    </w:p>
    <w:p w14:paraId="59D705C9" w14:textId="3F7FBA07" w:rsidR="00ED733F" w:rsidRDefault="00ED733F">
      <w:pPr>
        <w:pStyle w:val="Kommentarer"/>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48" w:author="Olivia Imner" w:date="2018-10-04T08:13:00Z" w:initials="OI">
    <w:p w14:paraId="44792A05" w14:textId="2F5268B9" w:rsidR="00ED733F" w:rsidRDefault="00ED733F">
      <w:pPr>
        <w:pStyle w:val="Kommentarer"/>
      </w:pPr>
      <w:r>
        <w:rPr>
          <w:rStyle w:val="Kommentarsreferens"/>
        </w:rPr>
        <w:annotationRef/>
      </w:r>
      <w:r>
        <w:t xml:space="preserve">Det här stycket kan komma in senare vid ”brister”. </w:t>
      </w:r>
    </w:p>
  </w:comment>
  <w:comment w:id="49" w:author="Jason Serviss" w:date="2018-10-02T16:13:00Z" w:initials="JS">
    <w:p w14:paraId="21519629" w14:textId="49F2DFB5" w:rsidR="00ED733F" w:rsidRDefault="00ED733F">
      <w:pPr>
        <w:pStyle w:val="Kommentarer"/>
      </w:pPr>
      <w:r>
        <w:rPr>
          <w:rStyle w:val="Kommentarsreferens"/>
        </w:rPr>
        <w:annotationRef/>
      </w:r>
      <w:r>
        <w:t xml:space="preserve">Get the </w:t>
      </w:r>
      <w:proofErr w:type="spellStart"/>
      <w:r>
        <w:t>reader</w:t>
      </w:r>
      <w:proofErr w:type="spellEnd"/>
      <w:r>
        <w:t xml:space="preserve"> on the right </w:t>
      </w:r>
      <w:proofErr w:type="spellStart"/>
      <w:r>
        <w:t>track</w:t>
      </w:r>
      <w:proofErr w:type="spellEnd"/>
      <w:r>
        <w:t xml:space="preserve"> </w:t>
      </w:r>
      <w:proofErr w:type="spellStart"/>
      <w:r>
        <w:t>first</w:t>
      </w:r>
      <w:proofErr w:type="spellEnd"/>
      <w:r>
        <w:t xml:space="preserve"> </w:t>
      </w:r>
      <w:proofErr w:type="spellStart"/>
      <w:r>
        <w:t>with</w:t>
      </w:r>
      <w:proofErr w:type="spellEnd"/>
      <w:r>
        <w:t xml:space="preserve"> ”</w:t>
      </w:r>
      <w:proofErr w:type="spellStart"/>
      <w:r>
        <w:t>Our</w:t>
      </w:r>
      <w:proofErr w:type="spellEnd"/>
      <w:r>
        <w:t xml:space="preserve"> </w:t>
      </w:r>
      <w:proofErr w:type="spellStart"/>
      <w:r>
        <w:t>results</w:t>
      </w:r>
      <w:proofErr w:type="spellEnd"/>
      <w:r>
        <w:t xml:space="preserve"> </w:t>
      </w:r>
      <w:proofErr w:type="spellStart"/>
      <w:r>
        <w:t>showed</w:t>
      </w:r>
      <w:proofErr w:type="spellEnd"/>
      <w:r>
        <w:t xml:space="preserve"> …” </w:t>
      </w:r>
      <w:proofErr w:type="spellStart"/>
      <w:r>
        <w:t>then</w:t>
      </w:r>
      <w:proofErr w:type="spellEnd"/>
      <w:r>
        <w:t xml:space="preserve"> </w:t>
      </w:r>
      <w:proofErr w:type="spellStart"/>
      <w:r>
        <w:t>continue</w:t>
      </w:r>
      <w:proofErr w:type="spellEnd"/>
      <w:r>
        <w:t xml:space="preserve"> </w:t>
      </w:r>
      <w:proofErr w:type="spellStart"/>
      <w:r>
        <w:t>with</w:t>
      </w:r>
      <w:proofErr w:type="spellEnd"/>
      <w:r>
        <w:t xml:space="preserve"> the </w:t>
      </w:r>
      <w:proofErr w:type="spellStart"/>
      <w:r>
        <w:t>discussion</w:t>
      </w:r>
      <w:proofErr w:type="spellEnd"/>
      <w:r>
        <w:t xml:space="preserve"> </w:t>
      </w:r>
      <w:proofErr w:type="spellStart"/>
      <w:r>
        <w:t>about</w:t>
      </w:r>
      <w:proofErr w:type="spellEnd"/>
      <w:r>
        <w:t xml:space="preserve"> the </w:t>
      </w:r>
      <w:proofErr w:type="spellStart"/>
      <w:r>
        <w:t>results</w:t>
      </w:r>
      <w:proofErr w:type="spellEnd"/>
      <w:r>
        <w:t>.</w:t>
      </w:r>
    </w:p>
  </w:comment>
  <w:comment w:id="50" w:author="Jason Serviss" w:date="2018-10-02T16:14:00Z" w:initials="JS">
    <w:p w14:paraId="23DE1655" w14:textId="5E902253" w:rsidR="00ED733F" w:rsidRDefault="00ED733F">
      <w:pPr>
        <w:pStyle w:val="Kommentarer"/>
      </w:pPr>
      <w:r>
        <w:rPr>
          <w:rStyle w:val="Kommentarsreferens"/>
        </w:rPr>
        <w:annotationRef/>
      </w:r>
      <w:proofErr w:type="spellStart"/>
      <w:r>
        <w:t>How</w:t>
      </w:r>
      <w:proofErr w:type="spellEnd"/>
      <w:r>
        <w:t>?</w:t>
      </w:r>
    </w:p>
  </w:comment>
  <w:comment w:id="51" w:author="Jason Serviss" w:date="2018-10-02T16:33:00Z" w:initials="JS">
    <w:p w14:paraId="41EC2E07" w14:textId="0E663A58" w:rsidR="00ED733F" w:rsidRDefault="00ED733F">
      <w:pPr>
        <w:pStyle w:val="Kommentarer"/>
      </w:pPr>
      <w:r>
        <w:rPr>
          <w:rStyle w:val="Kommentarsreferens"/>
        </w:rPr>
        <w:annotationRef/>
      </w:r>
      <w:proofErr w:type="spellStart"/>
      <w:r>
        <w:t>You</w:t>
      </w:r>
      <w:proofErr w:type="spellEnd"/>
      <w:r>
        <w:t xml:space="preserve"> </w:t>
      </w:r>
      <w:proofErr w:type="spellStart"/>
      <w:r>
        <w:t>are</w:t>
      </w:r>
      <w:proofErr w:type="spellEnd"/>
      <w:r>
        <w:t xml:space="preserve"> </w:t>
      </w:r>
      <w:proofErr w:type="spellStart"/>
      <w:r>
        <w:t>framing</w:t>
      </w:r>
      <w:proofErr w:type="spellEnd"/>
      <w:r>
        <w:t xml:space="preserve"> </w:t>
      </w:r>
      <w:proofErr w:type="spellStart"/>
      <w:r>
        <w:t>this</w:t>
      </w:r>
      <w:proofErr w:type="spellEnd"/>
      <w:r>
        <w:t xml:space="preserve"> as </w:t>
      </w:r>
      <w:proofErr w:type="spellStart"/>
      <w:r>
        <w:t>though</w:t>
      </w:r>
      <w:proofErr w:type="spellEnd"/>
      <w:r>
        <w:t xml:space="preserve"> </w:t>
      </w:r>
      <w:proofErr w:type="spellStart"/>
      <w:r>
        <w:t>this</w:t>
      </w:r>
      <w:proofErr w:type="spellEnd"/>
      <w:r>
        <w:t xml:space="preserve"> </w:t>
      </w:r>
      <w:proofErr w:type="spellStart"/>
      <w:r>
        <w:t>result</w:t>
      </w:r>
      <w:proofErr w:type="spellEnd"/>
      <w:r>
        <w:t xml:space="preserve"> (i.e. </w:t>
      </w:r>
      <w:proofErr w:type="spellStart"/>
      <w:r>
        <w:t>that</w:t>
      </w:r>
      <w:proofErr w:type="spellEnd"/>
      <w:r>
        <w:t xml:space="preserve"> DIM and KLM </w:t>
      </w:r>
      <w:proofErr w:type="spellStart"/>
      <w:r>
        <w:t>have</w:t>
      </w:r>
      <w:proofErr w:type="spellEnd"/>
      <w:r>
        <w:t xml:space="preserve"> </w:t>
      </w:r>
      <w:proofErr w:type="spellStart"/>
      <w:r>
        <w:t>almost</w:t>
      </w:r>
      <w:proofErr w:type="spellEnd"/>
      <w:r>
        <w:t xml:space="preserve"> the same score) is a </w:t>
      </w:r>
      <w:proofErr w:type="spellStart"/>
      <w:r>
        <w:t>due</w:t>
      </w:r>
      <w:proofErr w:type="spellEnd"/>
      <w:r>
        <w:t xml:space="preserve"> </w:t>
      </w:r>
      <w:proofErr w:type="spellStart"/>
      <w:r>
        <w:t>to</w:t>
      </w:r>
      <w:proofErr w:type="spellEnd"/>
      <w:r>
        <w:t xml:space="preserve"> a ”brist” in </w:t>
      </w:r>
      <w:proofErr w:type="spellStart"/>
      <w:r>
        <w:t>your</w:t>
      </w:r>
      <w:proofErr w:type="spellEnd"/>
      <w:r>
        <w:t xml:space="preserve"> </w:t>
      </w:r>
      <w:proofErr w:type="spellStart"/>
      <w:r>
        <w:t>study</w:t>
      </w:r>
      <w:proofErr w:type="spellEnd"/>
      <w:r>
        <w:t xml:space="preserve">. In the </w:t>
      </w:r>
      <w:proofErr w:type="spellStart"/>
      <w:r>
        <w:t>next</w:t>
      </w:r>
      <w:proofErr w:type="spellEnd"/>
      <w:r>
        <w:t xml:space="preserve"> </w:t>
      </w:r>
      <w:proofErr w:type="spellStart"/>
      <w:r>
        <w:t>sentances</w:t>
      </w:r>
      <w:proofErr w:type="spellEnd"/>
      <w:r>
        <w:t xml:space="preserve"> </w:t>
      </w:r>
      <w:proofErr w:type="spellStart"/>
      <w:r>
        <w:t>you</w:t>
      </w:r>
      <w:proofErr w:type="spellEnd"/>
      <w:r>
        <w:t xml:space="preserve"> </w:t>
      </w:r>
      <w:proofErr w:type="spellStart"/>
      <w:r>
        <w:t>mention</w:t>
      </w:r>
      <w:proofErr w:type="spellEnd"/>
      <w:r>
        <w:t xml:space="preserve"> </w:t>
      </w:r>
      <w:proofErr w:type="spellStart"/>
      <w:r>
        <w:t>several</w:t>
      </w:r>
      <w:proofErr w:type="spellEnd"/>
      <w:r>
        <w:t xml:space="preserve"> </w:t>
      </w:r>
      <w:proofErr w:type="spellStart"/>
      <w:r>
        <w:t>reasons</w:t>
      </w:r>
      <w:proofErr w:type="spellEnd"/>
      <w:r>
        <w:t xml:space="preserve"> </w:t>
      </w:r>
      <w:proofErr w:type="spellStart"/>
      <w:r>
        <w:t>that</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may</w:t>
      </w:r>
      <w:proofErr w:type="spellEnd"/>
      <w:r>
        <w:t xml:space="preserve"> not be valid </w:t>
      </w:r>
      <w:proofErr w:type="spellStart"/>
      <w:r>
        <w:t>but</w:t>
      </w:r>
      <w:proofErr w:type="spellEnd"/>
      <w:r>
        <w:t xml:space="preserve"> it </w:t>
      </w:r>
      <w:proofErr w:type="spellStart"/>
      <w:r>
        <w:t>would</w:t>
      </w:r>
      <w:proofErr w:type="spellEnd"/>
      <w:r>
        <w:t xml:space="preserve"> be </w:t>
      </w:r>
      <w:proofErr w:type="spellStart"/>
      <w:r>
        <w:t>better</w:t>
      </w:r>
      <w:proofErr w:type="spellEnd"/>
      <w:r>
        <w:t xml:space="preserve"> </w:t>
      </w:r>
      <w:proofErr w:type="spellStart"/>
      <w:r>
        <w:t>to</w:t>
      </w:r>
      <w:proofErr w:type="spellEnd"/>
      <w:r>
        <w:t xml:space="preserve">, at </w:t>
      </w:r>
      <w:proofErr w:type="spellStart"/>
      <w:r>
        <w:t>least</w:t>
      </w:r>
      <w:proofErr w:type="spellEnd"/>
      <w:r>
        <w:t xml:space="preserve"> at </w:t>
      </w:r>
      <w:proofErr w:type="spellStart"/>
      <w:r>
        <w:t>first</w:t>
      </w:r>
      <w:proofErr w:type="spellEnd"/>
      <w:r>
        <w:t xml:space="preserve">, </w:t>
      </w:r>
      <w:proofErr w:type="spellStart"/>
      <w:r>
        <w:t>assume</w:t>
      </w:r>
      <w:proofErr w:type="spellEnd"/>
      <w:r>
        <w:t xml:space="preserve"> it IS valid. In the </w:t>
      </w:r>
      <w:proofErr w:type="spellStart"/>
      <w:r>
        <w:t>case</w:t>
      </w:r>
      <w:proofErr w:type="spellEnd"/>
      <w:r>
        <w:t xml:space="preserve"> </w:t>
      </w:r>
      <w:proofErr w:type="spellStart"/>
      <w:r>
        <w:t>that</w:t>
      </w:r>
      <w:proofErr w:type="spellEnd"/>
      <w:r>
        <w:t xml:space="preserve"> it is valid it MEANS </w:t>
      </w:r>
      <w:proofErr w:type="spellStart"/>
      <w:r>
        <w:t>that</w:t>
      </w:r>
      <w:proofErr w:type="spellEnd"/>
      <w:r>
        <w:t xml:space="preserve"> KLM and DIM </w:t>
      </w:r>
      <w:proofErr w:type="spellStart"/>
      <w:r>
        <w:t>are</w:t>
      </w:r>
      <w:proofErr w:type="spellEnd"/>
      <w:r>
        <w:t xml:space="preserve"> ALMOST </w:t>
      </w:r>
      <w:proofErr w:type="spellStart"/>
      <w:r>
        <w:t>equally</w:t>
      </w:r>
      <w:proofErr w:type="spellEnd"/>
      <w:r>
        <w:t xml:space="preserve"> as </w:t>
      </w:r>
      <w:proofErr w:type="spellStart"/>
      <w:r>
        <w:t>good</w:t>
      </w:r>
      <w:proofErr w:type="spellEnd"/>
      <w:r>
        <w:t xml:space="preserve"> for Grade. </w:t>
      </w:r>
      <w:proofErr w:type="spellStart"/>
      <w:r>
        <w:t>Keeping</w:t>
      </w:r>
      <w:proofErr w:type="spellEnd"/>
      <w:r>
        <w:t xml:space="preserve"> </w:t>
      </w:r>
      <w:proofErr w:type="spellStart"/>
      <w:r>
        <w:t>this</w:t>
      </w:r>
      <w:proofErr w:type="spellEnd"/>
      <w:r>
        <w:t xml:space="preserve"> in mind, it </w:t>
      </w:r>
      <w:proofErr w:type="spellStart"/>
      <w:r>
        <w:t>would</w:t>
      </w:r>
      <w:proofErr w:type="spellEnd"/>
      <w:r>
        <w:t xml:space="preserve"> make sense </w:t>
      </w:r>
      <w:proofErr w:type="spellStart"/>
      <w:r>
        <w:t>to</w:t>
      </w:r>
      <w:proofErr w:type="spellEnd"/>
      <w:r>
        <w:t xml:space="preserve"> </w:t>
      </w:r>
      <w:proofErr w:type="spellStart"/>
      <w:r>
        <w:t>discuss</w:t>
      </w:r>
      <w:proofErr w:type="spellEnd"/>
      <w:r>
        <w:t xml:space="preserve"> </w:t>
      </w:r>
      <w:proofErr w:type="spellStart"/>
      <w:r>
        <w:t>what</w:t>
      </w:r>
      <w:proofErr w:type="spellEnd"/>
      <w:r>
        <w:t xml:space="preserve"> </w:t>
      </w:r>
      <w:proofErr w:type="spellStart"/>
      <w:r>
        <w:t>can</w:t>
      </w:r>
      <w:proofErr w:type="spellEnd"/>
      <w:r>
        <w:t xml:space="preserve"> be </w:t>
      </w:r>
      <w:proofErr w:type="spellStart"/>
      <w:r>
        <w:t>done</w:t>
      </w:r>
      <w:proofErr w:type="spellEnd"/>
      <w:r>
        <w:t xml:space="preserve">, in the </w:t>
      </w:r>
      <w:proofErr w:type="spellStart"/>
      <w:r>
        <w:t>future</w:t>
      </w:r>
      <w:proofErr w:type="spellEnd"/>
      <w:r>
        <w:t xml:space="preserve">, </w:t>
      </w:r>
      <w:proofErr w:type="spellStart"/>
      <w:r>
        <w:t>to</w:t>
      </w:r>
      <w:proofErr w:type="spellEnd"/>
      <w:r>
        <w:t xml:space="preserve"> </w:t>
      </w:r>
      <w:proofErr w:type="spellStart"/>
      <w:r>
        <w:t>futher</w:t>
      </w:r>
      <w:proofErr w:type="spellEnd"/>
      <w:r>
        <w:t xml:space="preserve"> </w:t>
      </w:r>
      <w:proofErr w:type="spellStart"/>
      <w:r>
        <w:t>build</w:t>
      </w:r>
      <w:proofErr w:type="spellEnd"/>
      <w:r>
        <w:t xml:space="preserve"> on </w:t>
      </w:r>
      <w:proofErr w:type="spellStart"/>
      <w:r>
        <w:t>your</w:t>
      </w:r>
      <w:proofErr w:type="spellEnd"/>
      <w:r>
        <w:t xml:space="preserve"> </w:t>
      </w:r>
      <w:proofErr w:type="spellStart"/>
      <w:r>
        <w:t>results</w:t>
      </w:r>
      <w:proofErr w:type="spellEnd"/>
      <w:r>
        <w:t>.</w:t>
      </w:r>
    </w:p>
    <w:p w14:paraId="09F74280" w14:textId="77777777" w:rsidR="00ED733F" w:rsidRDefault="00ED733F">
      <w:pPr>
        <w:pStyle w:val="Kommentarer"/>
      </w:pPr>
    </w:p>
    <w:p w14:paraId="47E97486" w14:textId="026074E2" w:rsidR="00ED733F" w:rsidRDefault="00ED733F">
      <w:pPr>
        <w:pStyle w:val="Kommentarer"/>
      </w:pPr>
      <w:proofErr w:type="spellStart"/>
      <w:r>
        <w:t>Furthermore</w:t>
      </w:r>
      <w:proofErr w:type="spellEnd"/>
      <w:r>
        <w:t xml:space="preserve">, </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discuss</w:t>
      </w:r>
      <w:proofErr w:type="spellEnd"/>
      <w:r>
        <w:t xml:space="preserve"> ”brister” in the </w:t>
      </w:r>
      <w:proofErr w:type="spellStart"/>
      <w:r>
        <w:t>interview</w:t>
      </w:r>
      <w:proofErr w:type="spellEnd"/>
      <w:r>
        <w:t xml:space="preserve"> they should be framed around the interview and not around a specific result in the </w:t>
      </w:r>
      <w:proofErr w:type="spellStart"/>
      <w:r>
        <w:t>interview</w:t>
      </w:r>
      <w:proofErr w:type="spellEnd"/>
      <w:r>
        <w:t xml:space="preserve">. As well, you probably do not want the "brister" to be 7 sentances but, instead one, max two, sentances where they are </w:t>
      </w:r>
      <w:proofErr w:type="spellStart"/>
      <w:r>
        <w:t>listed</w:t>
      </w:r>
      <w:proofErr w:type="spellEnd"/>
      <w:r>
        <w:t>.</w:t>
      </w:r>
    </w:p>
  </w:comment>
  <w:comment w:id="52" w:author="Jason Serviss" w:date="2018-10-02T16:35:00Z" w:initials="JS">
    <w:p w14:paraId="53551256" w14:textId="269F31EF" w:rsidR="00ED733F" w:rsidRDefault="00ED733F">
      <w:pPr>
        <w:pStyle w:val="Kommentarer"/>
      </w:pPr>
      <w:r>
        <w:rPr>
          <w:rStyle w:val="Kommentarsreferens"/>
        </w:rPr>
        <w:annotationRef/>
      </w:r>
      <w:proofErr w:type="spellStart"/>
      <w:r>
        <w:t>This</w:t>
      </w:r>
      <w:proofErr w:type="spellEnd"/>
      <w:r>
        <w:t xml:space="preserve"> is </w:t>
      </w:r>
      <w:proofErr w:type="spellStart"/>
      <w:r>
        <w:t>wrongly</w:t>
      </w:r>
      <w:proofErr w:type="spellEnd"/>
      <w:r>
        <w:t xml:space="preserve"> </w:t>
      </w:r>
      <w:proofErr w:type="spellStart"/>
      <w:r>
        <w:t>placed</w:t>
      </w:r>
      <w:proofErr w:type="spellEnd"/>
      <w:r>
        <w:t xml:space="preserve"> in the </w:t>
      </w:r>
      <w:proofErr w:type="spellStart"/>
      <w:r>
        <w:t>paragraph</w:t>
      </w:r>
      <w:proofErr w:type="spellEnd"/>
      <w:r>
        <w:t xml:space="preserve">. If it is </w:t>
      </w:r>
      <w:proofErr w:type="spellStart"/>
      <w:r>
        <w:t>needed</w:t>
      </w:r>
      <w:proofErr w:type="spellEnd"/>
      <w:r>
        <w:t xml:space="preserve"> at all, it </w:t>
      </w:r>
      <w:proofErr w:type="spellStart"/>
      <w:r>
        <w:t>should</w:t>
      </w:r>
      <w:proofErr w:type="spellEnd"/>
      <w:r>
        <w:t xml:space="preserve"> be in the </w:t>
      </w:r>
      <w:proofErr w:type="spellStart"/>
      <w:r>
        <w:t>beginning</w:t>
      </w:r>
      <w:proofErr w:type="spellEnd"/>
      <w:r>
        <w:t xml:space="preserve"> </w:t>
      </w:r>
      <w:proofErr w:type="spellStart"/>
      <w:r>
        <w:t>of</w:t>
      </w:r>
      <w:proofErr w:type="spellEnd"/>
      <w:r>
        <w:t xml:space="preserve"> the </w:t>
      </w:r>
      <w:proofErr w:type="spellStart"/>
      <w:r>
        <w:t>paragraph</w:t>
      </w:r>
      <w:proofErr w:type="spellEnd"/>
      <w:r>
        <w:t xml:space="preserve"> </w:t>
      </w:r>
      <w:proofErr w:type="spellStart"/>
      <w:r>
        <w:t>to</w:t>
      </w:r>
      <w:proofErr w:type="spellEnd"/>
      <w:r>
        <w:t xml:space="preserve"> </w:t>
      </w:r>
      <w:proofErr w:type="spellStart"/>
      <w:r>
        <w:t>remind</w:t>
      </w:r>
      <w:proofErr w:type="spellEnd"/>
      <w:r>
        <w:t xml:space="preserve"> the </w:t>
      </w:r>
      <w:proofErr w:type="spellStart"/>
      <w:r>
        <w:t>reader</w:t>
      </w:r>
      <w:proofErr w:type="spellEnd"/>
      <w:r>
        <w:t xml:space="preserve"> </w:t>
      </w:r>
      <w:proofErr w:type="spellStart"/>
      <w:r>
        <w:t>of</w:t>
      </w:r>
      <w:proofErr w:type="spellEnd"/>
      <w:r>
        <w:t xml:space="preserve"> the </w:t>
      </w:r>
      <w:proofErr w:type="spellStart"/>
      <w:r>
        <w:t>result</w:t>
      </w:r>
      <w:proofErr w:type="spellEnd"/>
      <w:r>
        <w:t xml:space="preserve"> BEFORE </w:t>
      </w:r>
      <w:proofErr w:type="spellStart"/>
      <w:r>
        <w:t>discussing</w:t>
      </w:r>
      <w:proofErr w:type="spellEnd"/>
      <w:r>
        <w:t xml:space="preserve"> it.</w:t>
      </w:r>
    </w:p>
  </w:comment>
  <w:comment w:id="53" w:author="Jason Serviss" w:date="2018-10-02T14:00:00Z" w:initials="JS">
    <w:p w14:paraId="266C714D" w14:textId="24F2FCFE" w:rsidR="00ED733F" w:rsidRDefault="00ED733F">
      <w:pPr>
        <w:pStyle w:val="Kommentarer"/>
      </w:pPr>
      <w:r>
        <w:rPr>
          <w:rStyle w:val="Kommentarsreferens"/>
        </w:rPr>
        <w:annotationRef/>
      </w:r>
      <w:proofErr w:type="spellStart"/>
      <w:r>
        <w:t>You</w:t>
      </w:r>
      <w:proofErr w:type="spellEnd"/>
      <w:r>
        <w:t xml:space="preserve"> </w:t>
      </w:r>
      <w:proofErr w:type="spellStart"/>
      <w:r>
        <w:t>should</w:t>
      </w:r>
      <w:proofErr w:type="spellEnd"/>
      <w:r>
        <w:t xml:space="preserve"> be </w:t>
      </w:r>
      <w:proofErr w:type="spellStart"/>
      <w:r>
        <w:t>able</w:t>
      </w:r>
      <w:proofErr w:type="spellEnd"/>
      <w:r>
        <w:t xml:space="preserve"> </w:t>
      </w:r>
      <w:proofErr w:type="spellStart"/>
      <w:r>
        <w:t>to</w:t>
      </w:r>
      <w:proofErr w:type="spellEnd"/>
      <w:r>
        <w:t xml:space="preserve"> </w:t>
      </w:r>
      <w:proofErr w:type="spellStart"/>
      <w:r>
        <w:t>answer</w:t>
      </w:r>
      <w:proofErr w:type="spellEnd"/>
      <w:r>
        <w:t xml:space="preserve"> </w:t>
      </w:r>
      <w:proofErr w:type="spellStart"/>
      <w:r>
        <w:t>which</w:t>
      </w:r>
      <w:proofErr w:type="spellEnd"/>
      <w:r>
        <w:t xml:space="preserve"> </w:t>
      </w:r>
      <w:proofErr w:type="spellStart"/>
      <w:r>
        <w:t>of</w:t>
      </w:r>
      <w:proofErr w:type="spellEnd"/>
      <w:r>
        <w:t xml:space="preserve"> </w:t>
      </w:r>
      <w:proofErr w:type="spellStart"/>
      <w:r>
        <w:t>these</w:t>
      </w:r>
      <w:proofErr w:type="spellEnd"/>
      <w:r>
        <w:t xml:space="preserve"> alternatives is the </w:t>
      </w:r>
      <w:proofErr w:type="spellStart"/>
      <w:r>
        <w:t>case</w:t>
      </w:r>
      <w:proofErr w:type="spellEnd"/>
      <w:r>
        <w:t xml:space="preserve">. </w:t>
      </w:r>
      <w:proofErr w:type="spellStart"/>
      <w:r>
        <w:t>See</w:t>
      </w:r>
      <w:proofErr w:type="spellEnd"/>
      <w:r>
        <w:t xml:space="preserve"> </w:t>
      </w:r>
      <w:proofErr w:type="spellStart"/>
      <w:r>
        <w:t>previous</w:t>
      </w:r>
      <w:proofErr w:type="spellEnd"/>
      <w:r>
        <w:t xml:space="preserve"> </w:t>
      </w:r>
      <w:proofErr w:type="spellStart"/>
      <w:r>
        <w:t>comment</w:t>
      </w:r>
      <w:proofErr w:type="spellEnd"/>
      <w:r>
        <w:t xml:space="preserve"> </w:t>
      </w:r>
      <w:proofErr w:type="spellStart"/>
      <w:r>
        <w:t>below</w:t>
      </w:r>
      <w:proofErr w:type="spellEnd"/>
      <w:r>
        <w:t>:</w:t>
      </w:r>
    </w:p>
    <w:p w14:paraId="50995231" w14:textId="77777777" w:rsidR="00ED733F" w:rsidRDefault="00ED733F">
      <w:pPr>
        <w:pStyle w:val="Kommentarer"/>
      </w:pPr>
    </w:p>
    <w:p w14:paraId="2BC1E062" w14:textId="61412C39" w:rsidR="00ED733F" w:rsidRDefault="00ED733F">
      <w:pPr>
        <w:pStyle w:val="Kommentarer"/>
      </w:pPr>
      <w:proofErr w:type="spellStart"/>
      <w:r>
        <w:t>Are</w:t>
      </w:r>
      <w:proofErr w:type="spellEnd"/>
      <w:r>
        <w:t xml:space="preserve"> the </w:t>
      </w:r>
      <w:proofErr w:type="spellStart"/>
      <w:r>
        <w:t>low</w:t>
      </w:r>
      <w:proofErr w:type="spellEnd"/>
      <w:r>
        <w:t xml:space="preserve"> </w:t>
      </w:r>
      <w:proofErr w:type="spellStart"/>
      <w:r>
        <w:t>points</w:t>
      </w:r>
      <w:proofErr w:type="spellEnd"/>
      <w:r>
        <w:t xml:space="preserve"> </w:t>
      </w:r>
      <w:proofErr w:type="spellStart"/>
      <w:r>
        <w:t>here</w:t>
      </w:r>
      <w:proofErr w:type="spellEnd"/>
      <w:r>
        <w:t xml:space="preserve"> </w:t>
      </w:r>
      <w:proofErr w:type="spellStart"/>
      <w:r>
        <w:t>because</w:t>
      </w:r>
      <w:proofErr w:type="spellEnd"/>
      <w:r>
        <w:t xml:space="preserve"> Grade is not </w:t>
      </w:r>
      <w:proofErr w:type="spellStart"/>
      <w:r>
        <w:t>prioritising</w:t>
      </w:r>
      <w:proofErr w:type="spellEnd"/>
      <w:r>
        <w:t xml:space="preserve"> </w:t>
      </w:r>
      <w:proofErr w:type="spellStart"/>
      <w:r>
        <w:t>these</w:t>
      </w:r>
      <w:proofErr w:type="spellEnd"/>
      <w:r>
        <w:t xml:space="preserve"> </w:t>
      </w:r>
      <w:proofErr w:type="spellStart"/>
      <w:r>
        <w:t>things</w:t>
      </w:r>
      <w:proofErr w:type="spellEnd"/>
      <w:r>
        <w:t xml:space="preserve"> (</w:t>
      </w:r>
      <w:proofErr w:type="spellStart"/>
      <w:r>
        <w:t>according</w:t>
      </w:r>
      <w:proofErr w:type="spellEnd"/>
      <w:r>
        <w:t xml:space="preserve"> </w:t>
      </w:r>
      <w:proofErr w:type="spellStart"/>
      <w:r>
        <w:t>to</w:t>
      </w:r>
      <w:proofErr w:type="spellEnd"/>
      <w:r>
        <w:t xml:space="preserve"> the </w:t>
      </w:r>
      <w:proofErr w:type="spellStart"/>
      <w:r>
        <w:t>interview</w:t>
      </w:r>
      <w:proofErr w:type="spellEnd"/>
      <w:r>
        <w:t xml:space="preserve"> </w:t>
      </w:r>
      <w:proofErr w:type="spellStart"/>
      <w:r>
        <w:t>result</w:t>
      </w:r>
      <w:proofErr w:type="spellEnd"/>
      <w:r>
        <w:t xml:space="preserve">) or </w:t>
      </w:r>
      <w:proofErr w:type="spellStart"/>
      <w:r>
        <w:t>are</w:t>
      </w:r>
      <w:proofErr w:type="spellEnd"/>
      <w:r>
        <w:t xml:space="preserve"> </w:t>
      </w:r>
      <w:proofErr w:type="spellStart"/>
      <w:r>
        <w:t>these</w:t>
      </w:r>
      <w:proofErr w:type="spellEnd"/>
      <w:r>
        <w:t xml:space="preserve"> </w:t>
      </w:r>
      <w:proofErr w:type="spellStart"/>
      <w:r>
        <w:t>fases</w:t>
      </w:r>
      <w:proofErr w:type="spellEnd"/>
      <w:r>
        <w:t xml:space="preserve"> </w:t>
      </w:r>
      <w:proofErr w:type="spellStart"/>
      <w:r>
        <w:t>prioritized</w:t>
      </w:r>
      <w:proofErr w:type="spellEnd"/>
      <w:r>
        <w:t xml:space="preserve"> </w:t>
      </w:r>
      <w:proofErr w:type="spellStart"/>
      <w:r>
        <w:t>but</w:t>
      </w:r>
      <w:proofErr w:type="spellEnd"/>
      <w:r>
        <w:t xml:space="preserve"> Grade is </w:t>
      </w:r>
      <w:proofErr w:type="spellStart"/>
      <w:r>
        <w:t>failing</w:t>
      </w:r>
      <w:proofErr w:type="spellEnd"/>
      <w:r>
        <w:t xml:space="preserve"> in </w:t>
      </w:r>
      <w:proofErr w:type="spellStart"/>
      <w:r>
        <w:t>their</w:t>
      </w:r>
      <w:proofErr w:type="spellEnd"/>
      <w:r>
        <w:t xml:space="preserve"> implementation? </w:t>
      </w:r>
      <w:proofErr w:type="spellStart"/>
      <w:r>
        <w:t>This</w:t>
      </w:r>
      <w:proofErr w:type="spellEnd"/>
      <w:r>
        <w:t xml:space="preserve"> is </w:t>
      </w:r>
      <w:proofErr w:type="spellStart"/>
      <w:r>
        <w:t>potentially</w:t>
      </w:r>
      <w:proofErr w:type="spellEnd"/>
      <w:r>
        <w:t xml:space="preserve"> </w:t>
      </w:r>
      <w:proofErr w:type="spellStart"/>
      <w:r>
        <w:t>Discussion</w:t>
      </w:r>
      <w:proofErr w:type="spellEnd"/>
      <w:r>
        <w:t xml:space="preserve"> material.</w:t>
      </w:r>
    </w:p>
  </w:comment>
  <w:comment w:id="54" w:author="Olivia Imner" w:date="2018-09-11T13:15:00Z" w:initials="OI">
    <w:p w14:paraId="7EC61131" w14:textId="58EBAF06" w:rsidR="00ED733F" w:rsidRPr="00B52F86" w:rsidRDefault="00ED733F"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55" w:author="Olivia Imner" w:date="2018-09-25T17:34:00Z" w:initials="OI">
    <w:p w14:paraId="4425C43C" w14:textId="095F01CF" w:rsidR="00ED733F" w:rsidRDefault="00ED733F">
      <w:pPr>
        <w:pStyle w:val="Kommentarer"/>
      </w:pPr>
      <w:r>
        <w:rPr>
          <w:rStyle w:val="Kommentarsreferens"/>
        </w:rPr>
        <w:annotationRef/>
      </w:r>
      <w:r>
        <w:t xml:space="preserve">Kanske ska vara med i </w:t>
      </w:r>
      <w:proofErr w:type="spellStart"/>
      <w:r>
        <w:t>tidgare</w:t>
      </w:r>
      <w:proofErr w:type="spellEnd"/>
      <w:r>
        <w:t xml:space="preserve"> stycke.</w:t>
      </w:r>
    </w:p>
  </w:comment>
  <w:comment w:id="56" w:author="Olivia Imner" w:date="2018-09-25T13:51:00Z" w:initials="OI">
    <w:p w14:paraId="1C502BFD" w14:textId="61E6BE5D" w:rsidR="00ED733F" w:rsidRDefault="00ED733F">
      <w:pPr>
        <w:pStyle w:val="Kommentarer"/>
      </w:pPr>
      <w:r>
        <w:rPr>
          <w:rStyle w:val="Kommentarsreferens"/>
        </w:rPr>
        <w:annotationRef/>
      </w:r>
      <w:r>
        <w:t xml:space="preserve">Ska kanske ha med. </w:t>
      </w:r>
    </w:p>
  </w:comment>
  <w:comment w:id="64" w:author="Unknown Author" w:date="2018-09-09T08:01:00Z" w:initials="">
    <w:p w14:paraId="4778FD34" w14:textId="1B8703F5" w:rsidR="00ED733F" w:rsidRDefault="00ED733F">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66" w:author="Jason Serviss" w:date="2018-09-11T17:50:00Z" w:initials="JS">
    <w:p w14:paraId="1E64CC6F" w14:textId="4C3FCAFD" w:rsidR="00ED733F" w:rsidRDefault="00ED733F">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82" w:author="Olivia Imner" w:date="2018-07-25T08:06:00Z" w:initials="OI">
    <w:p w14:paraId="44A6F018" w14:textId="181ED00E" w:rsidR="00ED733F" w:rsidRDefault="00ED733F">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D733F" w:rsidRDefault="00ED733F">
      <w:r>
        <w:separator/>
      </w:r>
    </w:p>
  </w:endnote>
  <w:endnote w:type="continuationSeparator" w:id="0">
    <w:p w14:paraId="4F768654" w14:textId="77777777" w:rsidR="00ED733F" w:rsidRDefault="00ED7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D733F" w:rsidRDefault="00ED733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D733F" w:rsidRDefault="00ED733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ED733F" w:rsidRDefault="00ED733F">
        <w:pPr>
          <w:pStyle w:val="Footer1"/>
          <w:jc w:val="center"/>
        </w:pPr>
        <w:r>
          <w:fldChar w:fldCharType="begin"/>
        </w:r>
        <w:r>
          <w:instrText>PAGE</w:instrText>
        </w:r>
        <w:r>
          <w:fldChar w:fldCharType="separate"/>
        </w:r>
        <w:r w:rsidR="00E569AA">
          <w:rPr>
            <w:noProof/>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ED733F" w:rsidRDefault="00ED733F">
        <w:pPr>
          <w:pStyle w:val="Footer1"/>
          <w:jc w:val="center"/>
        </w:pPr>
        <w:r>
          <w:fldChar w:fldCharType="begin"/>
        </w:r>
        <w:r>
          <w:instrText>PAGE</w:instrText>
        </w:r>
        <w:r>
          <w:fldChar w:fldCharType="separate"/>
        </w:r>
        <w:r w:rsidR="00E569AA">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D733F" w:rsidRDefault="00ED733F">
      <w:r>
        <w:separator/>
      </w:r>
    </w:p>
  </w:footnote>
  <w:footnote w:type="continuationSeparator" w:id="0">
    <w:p w14:paraId="71DB8F98" w14:textId="77777777" w:rsidR="00ED733F" w:rsidRDefault="00ED733F">
      <w:r>
        <w:continuationSeparator/>
      </w:r>
    </w:p>
  </w:footnote>
  <w:footnote w:id="1">
    <w:p w14:paraId="5824ECF3" w14:textId="3C586678" w:rsidR="00ED733F" w:rsidRDefault="00ED733F">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ED733F" w:rsidRDefault="00ED733F">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ED733F" w:rsidRDefault="00ED733F">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ED733F" w:rsidRDefault="00ED733F">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ED733F" w:rsidRDefault="00ED733F">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ED733F" w:rsidRDefault="00ED733F"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24931"/>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A7DCF"/>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69BE"/>
    <w:rsid w:val="00127A70"/>
    <w:rsid w:val="00130629"/>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1F6FE8"/>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4349A"/>
    <w:rsid w:val="0035370A"/>
    <w:rsid w:val="003557DE"/>
    <w:rsid w:val="00355C23"/>
    <w:rsid w:val="00363562"/>
    <w:rsid w:val="00372DB4"/>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C23F2"/>
    <w:rsid w:val="004D2BD6"/>
    <w:rsid w:val="004E58AD"/>
    <w:rsid w:val="004E6C7F"/>
    <w:rsid w:val="004F3063"/>
    <w:rsid w:val="00503EE6"/>
    <w:rsid w:val="005078DE"/>
    <w:rsid w:val="00513716"/>
    <w:rsid w:val="00514027"/>
    <w:rsid w:val="00514B48"/>
    <w:rsid w:val="0051725C"/>
    <w:rsid w:val="00522279"/>
    <w:rsid w:val="00526AA1"/>
    <w:rsid w:val="005271EF"/>
    <w:rsid w:val="00535A60"/>
    <w:rsid w:val="00536530"/>
    <w:rsid w:val="00542B84"/>
    <w:rsid w:val="00556D98"/>
    <w:rsid w:val="00560FF4"/>
    <w:rsid w:val="00561526"/>
    <w:rsid w:val="00567A32"/>
    <w:rsid w:val="00572832"/>
    <w:rsid w:val="00572E06"/>
    <w:rsid w:val="00575177"/>
    <w:rsid w:val="0058177A"/>
    <w:rsid w:val="0059226E"/>
    <w:rsid w:val="005A039A"/>
    <w:rsid w:val="005A03C6"/>
    <w:rsid w:val="005B4761"/>
    <w:rsid w:val="005B77FC"/>
    <w:rsid w:val="005C02EC"/>
    <w:rsid w:val="005D0C05"/>
    <w:rsid w:val="005D2977"/>
    <w:rsid w:val="005E268B"/>
    <w:rsid w:val="005E3C6F"/>
    <w:rsid w:val="005E7AB1"/>
    <w:rsid w:val="005F02AD"/>
    <w:rsid w:val="005F4614"/>
    <w:rsid w:val="005F76A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261B"/>
    <w:rsid w:val="007757C3"/>
    <w:rsid w:val="0079274D"/>
    <w:rsid w:val="00795CC9"/>
    <w:rsid w:val="007A180F"/>
    <w:rsid w:val="007B0B4F"/>
    <w:rsid w:val="007B22BB"/>
    <w:rsid w:val="007B2AC7"/>
    <w:rsid w:val="007C00B3"/>
    <w:rsid w:val="007C15AA"/>
    <w:rsid w:val="007C1638"/>
    <w:rsid w:val="007C3EE4"/>
    <w:rsid w:val="007C474C"/>
    <w:rsid w:val="007C5578"/>
    <w:rsid w:val="007C75AC"/>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219"/>
    <w:rsid w:val="008A67A7"/>
    <w:rsid w:val="008A6C94"/>
    <w:rsid w:val="008C3521"/>
    <w:rsid w:val="008E34C7"/>
    <w:rsid w:val="008E6459"/>
    <w:rsid w:val="008E6FE9"/>
    <w:rsid w:val="00902178"/>
    <w:rsid w:val="00902AF6"/>
    <w:rsid w:val="00902C81"/>
    <w:rsid w:val="00904282"/>
    <w:rsid w:val="00905DB0"/>
    <w:rsid w:val="00907F5F"/>
    <w:rsid w:val="009102A7"/>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5FE4"/>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5934"/>
    <w:rsid w:val="00A97377"/>
    <w:rsid w:val="00AB7099"/>
    <w:rsid w:val="00AC7B85"/>
    <w:rsid w:val="00AD2787"/>
    <w:rsid w:val="00AE0EFD"/>
    <w:rsid w:val="00AE472E"/>
    <w:rsid w:val="00AF577B"/>
    <w:rsid w:val="00AF601B"/>
    <w:rsid w:val="00B04C77"/>
    <w:rsid w:val="00B06ECC"/>
    <w:rsid w:val="00B17BFA"/>
    <w:rsid w:val="00B31D7F"/>
    <w:rsid w:val="00B32D13"/>
    <w:rsid w:val="00B37533"/>
    <w:rsid w:val="00B40F76"/>
    <w:rsid w:val="00B40FE4"/>
    <w:rsid w:val="00B41458"/>
    <w:rsid w:val="00B467DC"/>
    <w:rsid w:val="00B46C95"/>
    <w:rsid w:val="00B52F86"/>
    <w:rsid w:val="00B61255"/>
    <w:rsid w:val="00B623A6"/>
    <w:rsid w:val="00B73674"/>
    <w:rsid w:val="00B814D2"/>
    <w:rsid w:val="00B95069"/>
    <w:rsid w:val="00BA0F17"/>
    <w:rsid w:val="00BA47F1"/>
    <w:rsid w:val="00BA62A8"/>
    <w:rsid w:val="00BA6D11"/>
    <w:rsid w:val="00BA7F7A"/>
    <w:rsid w:val="00BB2BBD"/>
    <w:rsid w:val="00BC1D82"/>
    <w:rsid w:val="00BC418D"/>
    <w:rsid w:val="00BC47D8"/>
    <w:rsid w:val="00BC64A2"/>
    <w:rsid w:val="00BD5132"/>
    <w:rsid w:val="00BE2E0E"/>
    <w:rsid w:val="00C00002"/>
    <w:rsid w:val="00C05B0F"/>
    <w:rsid w:val="00C240AD"/>
    <w:rsid w:val="00C27CAF"/>
    <w:rsid w:val="00C363DF"/>
    <w:rsid w:val="00C37647"/>
    <w:rsid w:val="00C409E3"/>
    <w:rsid w:val="00C42A9D"/>
    <w:rsid w:val="00C44EB7"/>
    <w:rsid w:val="00C45585"/>
    <w:rsid w:val="00C51B02"/>
    <w:rsid w:val="00C54D6F"/>
    <w:rsid w:val="00C564E9"/>
    <w:rsid w:val="00C565B9"/>
    <w:rsid w:val="00C869D0"/>
    <w:rsid w:val="00C9446B"/>
    <w:rsid w:val="00CA160B"/>
    <w:rsid w:val="00CA2D4A"/>
    <w:rsid w:val="00CB107E"/>
    <w:rsid w:val="00CB3D1B"/>
    <w:rsid w:val="00CB4A5E"/>
    <w:rsid w:val="00CB6D9D"/>
    <w:rsid w:val="00CD3F49"/>
    <w:rsid w:val="00CE6BAB"/>
    <w:rsid w:val="00CF008C"/>
    <w:rsid w:val="00CF0BE6"/>
    <w:rsid w:val="00CF0BF3"/>
    <w:rsid w:val="00CF170C"/>
    <w:rsid w:val="00CF4223"/>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0862"/>
    <w:rsid w:val="00D924A7"/>
    <w:rsid w:val="00D939B2"/>
    <w:rsid w:val="00DA1086"/>
    <w:rsid w:val="00DB1910"/>
    <w:rsid w:val="00DB4ED3"/>
    <w:rsid w:val="00DC7A9B"/>
    <w:rsid w:val="00DD12F3"/>
    <w:rsid w:val="00DD1792"/>
    <w:rsid w:val="00DE120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604B2"/>
    <w:rsid w:val="00E64381"/>
    <w:rsid w:val="00E70FC4"/>
    <w:rsid w:val="00E7141B"/>
    <w:rsid w:val="00E8385A"/>
    <w:rsid w:val="00E86D52"/>
    <w:rsid w:val="00E91509"/>
    <w:rsid w:val="00EA1899"/>
    <w:rsid w:val="00EA7A8A"/>
    <w:rsid w:val="00EB1E68"/>
    <w:rsid w:val="00EB3A4E"/>
    <w:rsid w:val="00EB433D"/>
    <w:rsid w:val="00ED3A56"/>
    <w:rsid w:val="00ED733F"/>
    <w:rsid w:val="00EE7E1E"/>
    <w:rsid w:val="00EF56C7"/>
    <w:rsid w:val="00F10A47"/>
    <w:rsid w:val="00F1559D"/>
    <w:rsid w:val="00F16CB6"/>
    <w:rsid w:val="00F24A19"/>
    <w:rsid w:val="00F36D89"/>
    <w:rsid w:val="00F400E0"/>
    <w:rsid w:val="00F43731"/>
    <w:rsid w:val="00F5225C"/>
    <w:rsid w:val="00F57D86"/>
    <w:rsid w:val="00F611BE"/>
    <w:rsid w:val="00F628A3"/>
    <w:rsid w:val="00F67766"/>
    <w:rsid w:val="00F7572C"/>
    <w:rsid w:val="00F85236"/>
    <w:rsid w:val="00F87E50"/>
    <w:rsid w:val="00FB3E6B"/>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E3D55-F464-C840-892E-D7A6228E9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10370</TotalTime>
  <Pages>31</Pages>
  <Words>7829</Words>
  <Characters>41494</Characters>
  <Application>Microsoft Macintosh Word</Application>
  <DocSecurity>0</DocSecurity>
  <Lines>345</Lines>
  <Paragraphs>98</Paragraphs>
  <ScaleCrop>false</ScaleCrop>
  <Company>Stockholms universitetsbibliotek</Company>
  <LinksUpToDate>false</LinksUpToDate>
  <CharactersWithSpaces>49225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268</cp:revision>
  <cp:lastPrinted>2010-07-05T09:46:00Z</cp:lastPrinted>
  <dcterms:created xsi:type="dcterms:W3CDTF">2018-05-01T11:24:00Z</dcterms:created>
  <dcterms:modified xsi:type="dcterms:W3CDTF">2018-10-05T06:11:00Z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