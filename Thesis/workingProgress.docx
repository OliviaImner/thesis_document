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F6C67" w:rsidRDefault="006F6C67">
                            <w:pPr>
                              <w:pStyle w:val="Frontpagetext"/>
                              <w:rPr>
                                <w:sz w:val="28"/>
                                <w:szCs w:val="28"/>
                              </w:rPr>
                            </w:pPr>
                            <w:r>
                              <w:rPr>
                                <w:sz w:val="28"/>
                                <w:szCs w:val="28"/>
                              </w:rPr>
                              <w:t xml:space="preserve">Institutionen för data- </w:t>
                            </w:r>
                            <w:r>
                              <w:rPr>
                                <w:sz w:val="28"/>
                                <w:szCs w:val="28"/>
                              </w:rPr>
                              <w:br/>
                              <w:t>och systemvetenskap</w:t>
                            </w:r>
                          </w:p>
                          <w:p w14:paraId="0DD0DA7D" w14:textId="77777777" w:rsidR="006F6C67" w:rsidRDefault="006F6C67">
                            <w:pPr>
                              <w:pStyle w:val="TextBox"/>
                            </w:pPr>
                            <w:r>
                              <w:t xml:space="preserve">Examensarbete 15 </w:t>
                            </w:r>
                            <w:proofErr w:type="spellStart"/>
                            <w:r>
                              <w:t>hp</w:t>
                            </w:r>
                            <w:proofErr w:type="spellEnd"/>
                          </w:p>
                          <w:p w14:paraId="205AAAC7" w14:textId="77777777" w:rsidR="006F6C67" w:rsidRDefault="006F6C67">
                            <w:pPr>
                              <w:pStyle w:val="TextBox"/>
                            </w:pPr>
                            <w:r>
                              <w:t>Data- och systemvetenskap</w:t>
                            </w:r>
                          </w:p>
                          <w:p w14:paraId="51566511" w14:textId="77777777" w:rsidR="006F6C67" w:rsidRDefault="006F6C67">
                            <w:pPr>
                              <w:pStyle w:val="Textruta"/>
                            </w:pPr>
                            <w:r>
                              <w:t xml:space="preserve">Kurs- eller utbildningsprogram (180 </w:t>
                            </w:r>
                            <w:proofErr w:type="spellStart"/>
                            <w:r>
                              <w:t>hp</w:t>
                            </w:r>
                            <w:proofErr w:type="spellEnd"/>
                            <w:r>
                              <w:t xml:space="preserve">) </w:t>
                            </w:r>
                          </w:p>
                          <w:p w14:paraId="7A700FAB" w14:textId="77777777" w:rsidR="006F6C67" w:rsidRDefault="006F6C67">
                            <w:pPr>
                              <w:pStyle w:val="Textruta"/>
                            </w:pPr>
                            <w:r>
                              <w:t>Höst-/Vårterminen 2018</w:t>
                            </w:r>
                          </w:p>
                          <w:p w14:paraId="381612CD" w14:textId="77777777" w:rsidR="006F6C67" w:rsidRDefault="006F6C67">
                            <w:pPr>
                              <w:pStyle w:val="Textruta"/>
                            </w:pPr>
                            <w:r>
                              <w:t>Handledare: Robert Ramberg</w:t>
                            </w:r>
                          </w:p>
                          <w:p w14:paraId="41DC09BB" w14:textId="77777777" w:rsidR="006F6C67" w:rsidRDefault="006F6C67">
                            <w:pPr>
                              <w:pStyle w:val="Textruta"/>
                            </w:pPr>
                            <w:r>
                              <w:t>Granskare: Förnamn Efternamn</w:t>
                            </w:r>
                          </w:p>
                          <w:p w14:paraId="316E1ACF" w14:textId="77777777" w:rsidR="006F6C67" w:rsidRDefault="006F6C67">
                            <w:pPr>
                              <w:pStyle w:val="Textruta"/>
                              <w:rPr>
                                <w:lang w:val="en-US"/>
                              </w:rPr>
                            </w:pPr>
                            <w:r>
                              <w:rPr>
                                <w:lang w:val="en-US"/>
                              </w:rPr>
                              <w:t>English title: Evaluation of pedagogical models as a platform for the refinement of courses at the e-learning company Grade</w:t>
                            </w:r>
                          </w:p>
                          <w:p w14:paraId="680742CD" w14:textId="77777777" w:rsidR="006F6C67" w:rsidRDefault="006F6C67">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74BFF" w:rsidRDefault="00D74BFF">
                      <w:pPr>
                        <w:pStyle w:val="Frontpagetext"/>
                        <w:rPr>
                          <w:sz w:val="28"/>
                          <w:szCs w:val="28"/>
                        </w:rPr>
                      </w:pPr>
                      <w:r>
                        <w:rPr>
                          <w:sz w:val="28"/>
                          <w:szCs w:val="28"/>
                        </w:rPr>
                        <w:t xml:space="preserve">Institutionen för data- </w:t>
                      </w:r>
                      <w:r>
                        <w:rPr>
                          <w:sz w:val="28"/>
                          <w:szCs w:val="28"/>
                        </w:rPr>
                        <w:br/>
                        <w:t>och systemvetenskap</w:t>
                      </w:r>
                    </w:p>
                    <w:p w14:paraId="0DD0DA7D" w14:textId="77777777" w:rsidR="00D74BFF" w:rsidRDefault="00D74BFF">
                      <w:pPr>
                        <w:pStyle w:val="TextBox"/>
                      </w:pPr>
                      <w:r>
                        <w:t>Examensarbete 15 hp</w:t>
                      </w:r>
                    </w:p>
                    <w:p w14:paraId="205AAAC7" w14:textId="77777777" w:rsidR="00D74BFF" w:rsidRDefault="00D74BFF">
                      <w:pPr>
                        <w:pStyle w:val="TextBox"/>
                      </w:pPr>
                      <w:r>
                        <w:t>Data- och systemvetenskap</w:t>
                      </w:r>
                    </w:p>
                    <w:p w14:paraId="51566511" w14:textId="77777777" w:rsidR="00D74BFF" w:rsidRDefault="00D74BFF">
                      <w:pPr>
                        <w:pStyle w:val="Textruta"/>
                      </w:pPr>
                      <w:r>
                        <w:t xml:space="preserve">Kurs- eller utbildningsprogram (180 hp) </w:t>
                      </w:r>
                    </w:p>
                    <w:p w14:paraId="7A700FAB" w14:textId="77777777" w:rsidR="00D74BFF" w:rsidRDefault="00D74BFF">
                      <w:pPr>
                        <w:pStyle w:val="Textruta"/>
                      </w:pPr>
                      <w:r>
                        <w:t>Höst-/Vårterminen 2018</w:t>
                      </w:r>
                    </w:p>
                    <w:p w14:paraId="381612CD" w14:textId="77777777" w:rsidR="00D74BFF" w:rsidRDefault="00D74BFF">
                      <w:pPr>
                        <w:pStyle w:val="Textruta"/>
                      </w:pPr>
                      <w:r>
                        <w:t>Handledare: Robert Ramberg</w:t>
                      </w:r>
                    </w:p>
                    <w:p w14:paraId="41DC09BB" w14:textId="77777777" w:rsidR="00D74BFF" w:rsidRDefault="00D74BFF">
                      <w:pPr>
                        <w:pStyle w:val="Textruta"/>
                      </w:pPr>
                      <w:r>
                        <w:t>Granskare: Förnamn Efternamn</w:t>
                      </w:r>
                    </w:p>
                    <w:p w14:paraId="316E1ACF" w14:textId="77777777" w:rsidR="00D74BFF" w:rsidRDefault="00D74BFF">
                      <w:pPr>
                        <w:pStyle w:val="Textruta"/>
                        <w:rPr>
                          <w:lang w:val="en-US"/>
                        </w:rPr>
                      </w:pPr>
                      <w:r>
                        <w:rPr>
                          <w:lang w:val="en-US"/>
                        </w:rPr>
                        <w:t>English title: Evaluation of pedagogical models as a platform for the refinement of courses at the e-learning company Grade</w:t>
                      </w:r>
                    </w:p>
                    <w:p w14:paraId="680742CD" w14:textId="77777777" w:rsidR="00D74BFF" w:rsidRDefault="00D74BFF">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 xml:space="preserve">Jag tackar Jason </w:t>
      </w:r>
      <w:proofErr w:type="spellStart"/>
      <w:r>
        <w:rPr>
          <w:lang w:eastAsia="en-US"/>
        </w:rPr>
        <w:t>Serviss</w:t>
      </w:r>
      <w:proofErr w:type="spellEnd"/>
      <w:r>
        <w:rPr>
          <w:lang w:eastAsia="en-US"/>
        </w:rPr>
        <w:t xml:space="preserve">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77777777"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 ute efter att utbilda sin personal med användandet av e-learning-</w:t>
      </w:r>
      <w:proofErr w:type="spellStart"/>
      <w:r>
        <w:rPr>
          <w:rFonts w:cs="Times New Roman"/>
        </w:rPr>
        <w:t>based</w:t>
      </w:r>
      <w:proofErr w:type="spellEnd"/>
      <w:r>
        <w:rPr>
          <w:rFonts w:cs="Times New Roman"/>
        </w:rPr>
        <w:t xml:space="preserve">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6320D0C2" w14:textId="77777777" w:rsidR="00D45847" w:rsidRDefault="00850895">
      <w:pPr>
        <w:spacing w:line="600" w:lineRule="auto"/>
        <w:rPr>
          <w:rFonts w:cs="Times New Roman"/>
        </w:rPr>
      </w:pPr>
      <w:r>
        <w:rPr>
          <w:rFonts w:cs="Times New Roman"/>
        </w:rPr>
        <w:t xml:space="preserve">E-kurs design processen kräver vissa grundläggande aktiviteter i form av en noggrann granskning över underliggande material som kund/organisation tilldelar kursdesignaren och framställning av ett </w:t>
      </w:r>
      <w:r>
        <w:rPr>
          <w:rFonts w:cs="Times New Roman"/>
        </w:rPr>
        <w:lastRenderedPageBreak/>
        <w:t xml:space="preserve">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commentRangeStart w:id="5"/>
      <w:r>
        <w:rPr>
          <w:rFonts w:cs="Times New Roman"/>
        </w:rPr>
        <w:t>Storyline</w:t>
      </w:r>
      <w:commentRangeEnd w:id="5"/>
      <w:r w:rsidR="003E735C">
        <w:rPr>
          <w:rStyle w:val="Kommentarsreferens"/>
        </w:rPr>
        <w:commentReference w:id="5"/>
      </w:r>
      <w:r>
        <w:rPr>
          <w:rFonts w:cs="Times New Roman"/>
        </w:rPr>
        <w:t xml:space="preserve">, det visar och berätta hur kursen kan se ut innan den är klar och gör det enklare att applicera pedagogik igenom hela kursen. </w:t>
      </w:r>
    </w:p>
    <w:p w14:paraId="7CF583A8" w14:textId="77777777" w:rsidR="00D45847" w:rsidRDefault="00D45847">
      <w:pPr>
        <w:spacing w:line="600" w:lineRule="auto"/>
        <w:rPr>
          <w:rFonts w:cs="Times New Roman"/>
        </w:rPr>
      </w:pPr>
    </w:p>
    <w:p w14:paraId="71C8B46C" w14:textId="77777777" w:rsidR="00D45847" w:rsidRDefault="00850895">
      <w:pPr>
        <w:pStyle w:val="Brdtext"/>
        <w:spacing w:line="600" w:lineRule="auto"/>
        <w:rPr>
          <w:szCs w:val="22"/>
        </w:rPr>
      </w:pPr>
      <w:r>
        <w:rPr>
          <w:szCs w:val="22"/>
        </w:rPr>
        <w:t>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hjälpa studenten att lära sig. Det kan likaså ge ELF möjligheten att kunna bedöma utefter hur pedagogiken tillhandahålls i sina e-kurser. </w:t>
      </w:r>
    </w:p>
    <w:p w14:paraId="3BBE7EC2" w14:textId="77777777" w:rsidR="00D45847" w:rsidRDefault="00D45847">
      <w:pPr>
        <w:spacing w:line="600" w:lineRule="auto"/>
        <w:rPr>
          <w:rFonts w:cs="Times New Roman"/>
        </w:rPr>
      </w:pPr>
    </w:p>
    <w:p w14:paraId="1611A522" w14:textId="77777777" w:rsidR="00D45847" w:rsidRDefault="00850895">
      <w:pPr>
        <w:spacing w:line="600" w:lineRule="auto"/>
        <w:rPr>
          <w:rFonts w:cs="Times New Roman"/>
        </w:rPr>
      </w:pPr>
      <w:r>
        <w:rPr>
          <w:rFonts w:cs="Times New Roman"/>
        </w:rPr>
        <w:t>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3DF8B5DC" w14:textId="77777777" w:rsidR="00D45847" w:rsidRDefault="00D45847">
      <w:pPr>
        <w:spacing w:line="600" w:lineRule="auto"/>
        <w:rPr>
          <w:rFonts w:cs="Times New Roman"/>
          <w:b/>
        </w:rPr>
      </w:pPr>
    </w:p>
    <w:p w14:paraId="09658EB8" w14:textId="77777777" w:rsidR="00D45847" w:rsidRDefault="00850895">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1820DB7F" w14:textId="77777777" w:rsidR="00D45847" w:rsidRDefault="00850895">
      <w:pPr>
        <w:spacing w:line="600" w:lineRule="auto"/>
        <w:rPr>
          <w:rFonts w:cs="Times New Roman"/>
        </w:rPr>
      </w:pPr>
      <w:r>
        <w:rPr>
          <w:rFonts w:cs="Times New Roman"/>
        </w:rPr>
        <w:t>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w:t>
      </w:r>
      <w:r>
        <w:rPr>
          <w:rFonts w:cs="Times New Roman"/>
        </w:rPr>
        <w:lastRenderedPageBreak/>
        <w:t>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6" w:name="_Toc391456180"/>
      <w:bookmarkStart w:id="7" w:name="_Toc394248554"/>
      <w:r>
        <w:t>Syfte</w:t>
      </w:r>
      <w:bookmarkEnd w:id="6"/>
      <w:bookmarkEnd w:id="7"/>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C284E2" w:rsidR="00D45847" w:rsidRDefault="00850895">
      <w:pPr>
        <w:pStyle w:val="Brdtext"/>
        <w:spacing w:line="600" w:lineRule="auto"/>
      </w:pPr>
      <w:r>
        <w:rPr>
          <w:szCs w:val="22"/>
        </w:rPr>
        <w:t>För nuvarande anpassar Grade sina e-kurser efter vad EIF kräver och arbetar genom att använda ett antal pedagogiska riktlinjer</w:t>
      </w:r>
      <w:commentRangeStart w:id="8"/>
      <w:r>
        <w:rPr>
          <w:szCs w:val="22"/>
        </w:rPr>
        <w:t>.</w:t>
      </w:r>
      <w:commentRangeEnd w:id="8"/>
      <w:r>
        <w:commentReference w:id="8"/>
      </w:r>
      <w:r>
        <w:rPr>
          <w:szCs w:val="22"/>
        </w:rPr>
        <w:t xml:space="preserve"> </w:t>
      </w:r>
      <w:commentRangeStart w:id="9"/>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vetenskapligt arbete</w:t>
      </w:r>
      <w:r w:rsidR="00116196">
        <w:rPr>
          <w:szCs w:val="22"/>
        </w:rPr>
        <w:t xml:space="preserve"> 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commentRangeEnd w:id="9"/>
      <w:r w:rsidR="00D7649D">
        <w:rPr>
          <w:rStyle w:val="Kommentarsreferens"/>
          <w:rFonts w:eastAsiaTheme="minorHAnsi" w:cstheme="minorBidi"/>
          <w:lang w:eastAsia="en-US"/>
        </w:rPr>
        <w:commentReference w:id="9"/>
      </w:r>
      <w:commentRangeStart w:id="10"/>
      <w:r>
        <w:rPr>
          <w:szCs w:val="22"/>
        </w:rPr>
        <w:t xml:space="preserve">Eftersom Grade inte utgår från någon specifik pedagogisk ansats </w:t>
      </w:r>
      <w:commentRangeEnd w:id="10"/>
      <w:r w:rsidR="00D7649D">
        <w:rPr>
          <w:rStyle w:val="Kommentarsreferens"/>
          <w:rFonts w:eastAsiaTheme="minorHAnsi" w:cstheme="minorBidi"/>
          <w:lang w:eastAsia="en-US"/>
        </w:rPr>
        <w:lastRenderedPageBreak/>
        <w:commentReference w:id="10"/>
      </w:r>
      <w:r>
        <w:rPr>
          <w:szCs w:val="22"/>
        </w:rPr>
        <w:t>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1" w:name="_Toc391456181"/>
      <w:bookmarkStart w:id="12" w:name="_Toc394248555"/>
      <w:bookmarkEnd w:id="11"/>
      <w:r>
        <w:lastRenderedPageBreak/>
        <w:t>Metod</w:t>
      </w:r>
      <w:bookmarkEnd w:id="12"/>
    </w:p>
    <w:p w14:paraId="4F1EA438" w14:textId="77777777" w:rsidR="00D45847" w:rsidRPr="004E58AD" w:rsidRDefault="00850895" w:rsidP="009F3187">
      <w:pPr>
        <w:pStyle w:val="Heading31"/>
        <w:numPr>
          <w:ilvl w:val="0"/>
          <w:numId w:val="0"/>
        </w:numPr>
      </w:pPr>
      <w:bookmarkStart w:id="13" w:name="_Toc391456182"/>
      <w:bookmarkStart w:id="14" w:name="_Toc394248556"/>
      <w:bookmarkEnd w:id="13"/>
      <w:r w:rsidRPr="004E58AD">
        <w:t>Intervjun</w:t>
      </w:r>
      <w:bookmarkEnd w:id="14"/>
    </w:p>
    <w:p w14:paraId="658ECF7C" w14:textId="77777777" w:rsidR="00D45847" w:rsidRDefault="00D45847">
      <w:pPr>
        <w:tabs>
          <w:tab w:val="left" w:pos="1134"/>
        </w:tabs>
        <w:spacing w:line="600" w:lineRule="auto"/>
        <w:rPr>
          <w:rFonts w:cs="Times New Roman"/>
        </w:rPr>
      </w:pPr>
    </w:p>
    <w:p w14:paraId="32BAAB67" w14:textId="2278A8F3"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15"/>
      <w:r w:rsidR="00D939B2">
        <w:t>ordföljder av frågor och</w:t>
      </w:r>
      <w:r>
        <w:t xml:space="preserve"> </w:t>
      </w:r>
      <w:commentRangeStart w:id="16"/>
      <w:r>
        <w:t>påståenden</w:t>
      </w:r>
      <w:commentRangeEnd w:id="16"/>
      <w:r>
        <w:commentReference w:id="16"/>
      </w:r>
      <w:r>
        <w:t xml:space="preserve"> </w:t>
      </w:r>
      <w:commentRangeEnd w:id="15"/>
      <w:r w:rsidR="00D7649D">
        <w:rPr>
          <w:rStyle w:val="Kommentarsreferens"/>
        </w:rPr>
        <w:commentReference w:id="15"/>
      </w:r>
      <w:r>
        <w:t xml:space="preserve">för intervjun som täcker varje modell fas </w:t>
      </w:r>
      <w:r>
        <w:lastRenderedPageBreak/>
        <w:t xml:space="preserve">och element. Detta resulterade i mellan 2-4 </w:t>
      </w:r>
      <w:r w:rsidR="00D939B2">
        <w:t>ordföljder</w:t>
      </w:r>
      <w:r>
        <w:t xml:space="preserve"> per element. </w:t>
      </w:r>
      <w:r w:rsidR="00D939B2">
        <w:t>Ordföljderna</w:t>
      </w:r>
      <w:r>
        <w:t xml:space="preserve"> i intervjun var designade till att bli bedömd på en skala mellan 1 (instämmer inte alls) till 5 (instämmer helt)</w:t>
      </w:r>
      <w:r w:rsidR="00F67766">
        <w:t xml:space="preserve"> (Bilaga 2</w:t>
      </w:r>
      <w:r>
        <w:t xml:space="preserve">). Poängen från intervju sammanställdes per perspektiv/modell och den med </w:t>
      </w:r>
      <w:r>
        <w:rPr>
          <w:rFonts w:eastAsia="Times New Roman" w:cs="Times New Roman"/>
          <w:lang w:eastAsia="sv-SE"/>
        </w:rPr>
        <w:t>högst genomsnittliga värde ansågs vara bäst för Grade nuvarande pedagogik.</w:t>
      </w:r>
    </w:p>
    <w:p w14:paraId="3E4E62B6" w14:textId="77777777" w:rsidR="00D45847" w:rsidRPr="004E58AD" w:rsidRDefault="00850895" w:rsidP="009F3187">
      <w:pPr>
        <w:pStyle w:val="Heading31"/>
        <w:numPr>
          <w:ilvl w:val="0"/>
          <w:numId w:val="0"/>
        </w:numPr>
      </w:pPr>
      <w:bookmarkStart w:id="17" w:name="_Toc391456183"/>
      <w:bookmarkStart w:id="18" w:name="_Toc394248557"/>
      <w:r w:rsidRPr="004E58AD">
        <w:t>Utvärdering</w:t>
      </w:r>
      <w:bookmarkEnd w:id="17"/>
      <w:bookmarkEnd w:id="18"/>
      <w:r w:rsidRPr="004E58AD">
        <w:t xml:space="preserve"> </w:t>
      </w:r>
    </w:p>
    <w:p w14:paraId="602DC738" w14:textId="77777777" w:rsidR="00D45847" w:rsidRDefault="00D45847">
      <w:pPr>
        <w:tabs>
          <w:tab w:val="left" w:pos="1134"/>
        </w:tabs>
        <w:spacing w:line="480" w:lineRule="auto"/>
        <w:rPr>
          <w:rFonts w:cs="Times New Roman"/>
        </w:rPr>
      </w:pPr>
    </w:p>
    <w:p w14:paraId="574086C9" w14:textId="2E9C840C" w:rsidR="00D45847" w:rsidRDefault="00850895">
      <w:pPr>
        <w:tabs>
          <w:tab w:val="left" w:pos="1134"/>
        </w:tabs>
        <w:spacing w:line="600" w:lineRule="auto"/>
      </w:pPr>
      <w:r>
        <w:rPr>
          <w:rFonts w:eastAsia="Times New Roman" w:cs="Times New Roman"/>
          <w:lang w:eastAsia="sv-SE"/>
        </w:rPr>
        <w:t xml:space="preserve">Genom att </w:t>
      </w:r>
      <w:commentRangeStart w:id="19"/>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19"/>
      <w:r>
        <w:commentReference w:id="19"/>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20"/>
      <w:r>
        <w:rPr>
          <w:rFonts w:eastAsia="Times New Roman" w:cs="Times New Roman"/>
          <w:color w:val="FF0000"/>
          <w:lang w:eastAsia="sv-SE"/>
        </w:rPr>
        <w:t>referens</w:t>
      </w:r>
      <w:commentRangeEnd w:id="20"/>
      <w:r>
        <w:commentReference w:id="20"/>
      </w:r>
      <w:r>
        <w:rPr>
          <w:rFonts w:eastAsia="Times New Roman" w:cs="Times New Roman"/>
          <w:color w:val="FF0000"/>
          <w:lang w:eastAsia="sv-SE"/>
        </w:rPr>
        <w:t xml:space="preserve"> </w:t>
      </w:r>
      <w:r>
        <w:rPr>
          <w:rFonts w:eastAsia="Times New Roman" w:cs="Times New Roman"/>
          <w:lang w:eastAsia="sv-SE"/>
        </w:rPr>
        <w:t>). Med hjälp av formuläret</w:t>
      </w:r>
      <w:ins w:id="21"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w:t>
      </w:r>
      <w:commentRangeStart w:id="22"/>
      <w:r w:rsidR="00542B84">
        <w:rPr>
          <w:rFonts w:eastAsia="Times New Roman" w:cs="Times New Roman"/>
          <w:lang w:eastAsia="sv-SE"/>
        </w:rPr>
        <w:t>en enskild person</w:t>
      </w:r>
      <w:r>
        <w:rPr>
          <w:rFonts w:eastAsia="Times New Roman" w:cs="Times New Roman"/>
          <w:lang w:eastAsia="sv-SE"/>
        </w:rPr>
        <w:t xml:space="preserve"> </w:t>
      </w:r>
      <w:commentRangeEnd w:id="22"/>
      <w:r w:rsidR="00542B84">
        <w:rPr>
          <w:rStyle w:val="Kommentarsreferens"/>
        </w:rPr>
        <w:commentReference w:id="22"/>
      </w:r>
      <w:r>
        <w:rPr>
          <w:rFonts w:eastAsia="Times New Roman" w:cs="Times New Roman"/>
          <w:lang w:eastAsia="sv-SE"/>
        </w:rPr>
        <w:t xml:space="preserve">med hjälp av de 17 påståendena. Resultatet analyserades genom att använda ett bedömningssystem från 1 (instämmer inte alls) till 5 (instämmer helt).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23" w:name="_Toc391456184"/>
      <w:bookmarkStart w:id="24" w:name="_Toc394248558"/>
      <w:bookmarkEnd w:id="23"/>
      <w:r>
        <w:lastRenderedPageBreak/>
        <w:t>Resultat</w:t>
      </w:r>
      <w:bookmarkEnd w:id="24"/>
    </w:p>
    <w:p w14:paraId="181AF975" w14:textId="77777777" w:rsidR="00D45847" w:rsidRDefault="00850895">
      <w:pPr>
        <w:pStyle w:val="Brdtext"/>
        <w:spacing w:line="600" w:lineRule="auto"/>
        <w:rPr>
          <w:b/>
        </w:rPr>
      </w:pPr>
      <w:r>
        <w:rPr>
          <w:b/>
        </w:rPr>
        <w:t xml:space="preserve">Associativt perspektiv och DIM motsvarar Grades nuvarande pedagogik  </w:t>
      </w:r>
    </w:p>
    <w:p w14:paraId="5DE0A969" w14:textId="22400F5F" w:rsidR="00D45847" w:rsidRDefault="00850895">
      <w:pPr>
        <w:pStyle w:val="Brd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25"/>
      <w:r>
        <w:rPr>
          <w:color w:val="353535"/>
          <w:szCs w:val="22"/>
        </w:rPr>
        <w:t>intervju</w:t>
      </w:r>
      <w:commentRangeEnd w:id="25"/>
      <w:r>
        <w:commentReference w:id="25"/>
      </w:r>
      <w:r w:rsidR="0088501B">
        <w:rPr>
          <w:color w:val="353535"/>
          <w:szCs w:val="22"/>
        </w:rPr>
        <w:t>a ansvarig</w:t>
      </w:r>
      <w:r w:rsidR="0072154A">
        <w:rPr>
          <w:color w:val="353535"/>
          <w:szCs w:val="22"/>
        </w:rPr>
        <w:t xml:space="preserve"> </w:t>
      </w:r>
      <w:r w:rsidR="000775EB">
        <w:rPr>
          <w:color w:val="353535"/>
          <w:szCs w:val="22"/>
        </w:rPr>
        <w:t>för pedagogiken</w:t>
      </w:r>
      <w:r>
        <w:rPr>
          <w:color w:val="353535"/>
          <w:szCs w:val="22"/>
        </w:rPr>
        <w:t xml:space="preserve">. För att fullfölja intervjun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26"/>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26"/>
      <w:r>
        <w:commentReference w:id="26"/>
      </w:r>
      <w:r w:rsidR="0072154A">
        <w:rPr>
          <w:szCs w:val="22"/>
        </w:rPr>
        <w:t xml:space="preserve"> i fall detta var möjligt</w:t>
      </w:r>
      <w:r>
        <w:rPr>
          <w:szCs w:val="22"/>
        </w:rPr>
        <w:t xml:space="preserve"> (Bilaga 1, Bilaga 2). </w:t>
      </w:r>
      <w:r>
        <w:rPr>
          <w:color w:val="353535"/>
          <w:szCs w:val="22"/>
        </w:rPr>
        <w:t xml:space="preserve">Resultat från intervjun visar att DIM har ett genomsnittlig högre poäng med ett </w:t>
      </w:r>
      <w:commentRangeStart w:id="27"/>
      <w:r>
        <w:rPr>
          <w:color w:val="353535"/>
          <w:szCs w:val="22"/>
        </w:rPr>
        <w:t>medelvärde</w:t>
      </w:r>
      <w:commentRangeEnd w:id="27"/>
      <w:r w:rsidR="00363562">
        <w:rPr>
          <w:rStyle w:val="Kommentarsreferens"/>
          <w:rFonts w:eastAsiaTheme="minorHAnsi" w:cstheme="minorBidi"/>
          <w:lang w:eastAsia="en-US"/>
        </w:rPr>
        <w:commentReference w:id="27"/>
      </w:r>
      <w:r>
        <w:rPr>
          <w:color w:val="353535"/>
          <w:szCs w:val="22"/>
        </w:rPr>
        <w:t xml:space="preserv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 pedagogik</w:t>
      </w:r>
      <w:r w:rsidR="00B61255">
        <w:rPr>
          <w:color w:val="353535"/>
          <w:szCs w:val="22"/>
        </w:rPr>
        <w:t xml:space="preserve"> av de analyserade modellerna </w:t>
      </w:r>
      <w:r>
        <w:rPr>
          <w:color w:val="353535"/>
          <w:szCs w:val="22"/>
        </w:rPr>
        <w:t xml:space="preserve">(Figur 1a). </w:t>
      </w:r>
      <w:r w:rsidR="000775EB">
        <w:rPr>
          <w:color w:val="353535"/>
          <w:szCs w:val="22"/>
        </w:rPr>
        <w:t>Resultatet från intervjun visar att</w:t>
      </w:r>
      <w:r w:rsidR="00915D89">
        <w:rPr>
          <w:color w:val="353535"/>
          <w:szCs w:val="22"/>
        </w:rPr>
        <w:t xml:space="preserve"> i</w:t>
      </w:r>
      <w:r w:rsidR="000775EB">
        <w:rPr>
          <w:color w:val="353535"/>
          <w:szCs w:val="22"/>
        </w:rPr>
        <w:t xml:space="preserve">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28"/>
      <w:r w:rsidR="000775EB">
        <w:rPr>
          <w:color w:val="353535"/>
          <w:szCs w:val="22"/>
        </w:rPr>
        <w:t>f</w:t>
      </w:r>
      <w:r w:rsidR="00915D89">
        <w:rPr>
          <w:color w:val="353535"/>
          <w:szCs w:val="22"/>
        </w:rPr>
        <w:t>ick DIM en</w:t>
      </w:r>
      <w:r w:rsidR="000775EB">
        <w:rPr>
          <w:color w:val="353535"/>
          <w:szCs w:val="22"/>
        </w:rPr>
        <w:t xml:space="preserve">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 xml:space="preserve">genom </w:t>
      </w:r>
      <w:r w:rsidR="00915D89">
        <w:rPr>
          <w:color w:val="353535"/>
          <w:szCs w:val="22"/>
        </w:rPr>
        <w:t xml:space="preserve">hela </w:t>
      </w:r>
      <w:r w:rsidR="00D74BFF">
        <w:rPr>
          <w:color w:val="353535"/>
          <w:szCs w:val="22"/>
        </w:rPr>
        <w:t xml:space="preserve">delen, </w:t>
      </w:r>
      <w:r w:rsidR="00915D89">
        <w:rPr>
          <w:color w:val="353535"/>
          <w:szCs w:val="22"/>
        </w:rPr>
        <w:t>jämfört med</w:t>
      </w:r>
      <w:r w:rsidR="005F02AD">
        <w:rPr>
          <w:color w:val="353535"/>
          <w:szCs w:val="22"/>
        </w:rPr>
        <w:t xml:space="preserve"> ATM</w:t>
      </w:r>
      <w:r w:rsidR="00915D89">
        <w:rPr>
          <w:color w:val="353535"/>
          <w:szCs w:val="22"/>
        </w:rPr>
        <w:t xml:space="preserve"> </w:t>
      </w:r>
      <w:r w:rsidR="005F02AD">
        <w:rPr>
          <w:color w:val="353535"/>
          <w:szCs w:val="22"/>
        </w:rPr>
        <w:t xml:space="preserve">och KLM </w:t>
      </w:r>
      <w:r w:rsidR="00915D89">
        <w:rPr>
          <w:color w:val="353535"/>
          <w:szCs w:val="22"/>
        </w:rPr>
        <w:t>(Totalpoäng = 9, respektive</w:t>
      </w:r>
      <w:r w:rsidR="005F02AD">
        <w:rPr>
          <w:color w:val="353535"/>
          <w:szCs w:val="22"/>
        </w:rPr>
        <w:t xml:space="preserve"> 7 och 5</w:t>
      </w:r>
      <w:r w:rsidR="007B2AC7">
        <w:rPr>
          <w:color w:val="353535"/>
          <w:szCs w:val="22"/>
        </w:rPr>
        <w:t>)</w:t>
      </w:r>
      <w:r w:rsidR="000775EB">
        <w:rPr>
          <w:color w:val="353535"/>
          <w:szCs w:val="22"/>
        </w:rPr>
        <w:t>.</w:t>
      </w:r>
      <w:r w:rsidR="00216DDF">
        <w:rPr>
          <w:color w:val="353535"/>
          <w:szCs w:val="22"/>
        </w:rPr>
        <w:t xml:space="preserve"> I elementet </w:t>
      </w:r>
      <w:r w:rsidR="00216DDF">
        <w:rPr>
          <w:i/>
          <w:color w:val="353535"/>
          <w:szCs w:val="22"/>
        </w:rPr>
        <w:t xml:space="preserve">Uppmuntra deltagare </w:t>
      </w:r>
      <w:r w:rsidR="00216DDF">
        <w:rPr>
          <w:color w:val="353535"/>
          <w:szCs w:val="22"/>
        </w:rPr>
        <w:t xml:space="preserve">gav DIM </w:t>
      </w:r>
      <w:r w:rsidR="00D74BFF">
        <w:rPr>
          <w:color w:val="353535"/>
          <w:szCs w:val="22"/>
        </w:rPr>
        <w:t xml:space="preserve">även </w:t>
      </w:r>
      <w:r w:rsidR="00216DDF">
        <w:rPr>
          <w:color w:val="353535"/>
          <w:szCs w:val="22"/>
        </w:rPr>
        <w:t>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28"/>
      <w:r>
        <w:commentReference w:id="28"/>
      </w:r>
      <w:commentRangeStart w:id="29"/>
      <w:r>
        <w:rPr>
          <w:color w:val="353535"/>
          <w:szCs w:val="22"/>
        </w:rPr>
        <w:t xml:space="preserve"> </w:t>
      </w:r>
      <w:commentRangeEnd w:id="29"/>
      <w:r w:rsidR="00B95069">
        <w:rPr>
          <w:rStyle w:val="Kommentarsreferens"/>
          <w:rFonts w:eastAsiaTheme="minorHAnsi" w:cstheme="minorBidi"/>
          <w:lang w:eastAsia="en-US"/>
        </w:rPr>
        <w:commentReference w:id="29"/>
      </w:r>
      <w:r>
        <w:rPr>
          <w:color w:val="353535"/>
          <w:szCs w:val="22"/>
        </w:rPr>
        <w:t>(</w:t>
      </w:r>
      <w:r w:rsidR="000775EB">
        <w:rPr>
          <w:color w:val="353535"/>
          <w:szCs w:val="22"/>
        </w:rPr>
        <w:t>Figur 1b</w:t>
      </w:r>
      <w:r>
        <w:rPr>
          <w:color w:val="353535"/>
          <w:szCs w:val="22"/>
        </w:rPr>
        <w:t>).</w:t>
      </w:r>
      <w:commentRangeStart w:id="30"/>
      <w:r>
        <w:rPr>
          <w:color w:val="353535"/>
          <w:szCs w:val="22"/>
        </w:rPr>
        <w:t xml:space="preserve"> </w:t>
      </w:r>
      <w:r>
        <w:rPr>
          <w:color w:val="353535"/>
          <w:szCs w:val="22"/>
        </w:rPr>
        <w:lastRenderedPageBreak/>
        <w:t xml:space="preserve">Från resultatet summerade vi att det </w:t>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30"/>
      <w:r>
        <w:commentReference w:id="30"/>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Beskrivning"/>
      </w:pPr>
      <w:r>
        <w:rPr>
          <w:b/>
          <w:i w:val="0"/>
        </w:rPr>
        <w:t xml:space="preserve">Figur </w:t>
      </w:r>
      <w:commentRangeStart w:id="31"/>
      <w:r>
        <w:rPr>
          <w:b/>
          <w:i w:val="0"/>
        </w:rPr>
        <w:fldChar w:fldCharType="begin"/>
      </w:r>
      <w:r>
        <w:instrText>SEQ Figur \* ARABIC</w:instrText>
      </w:r>
      <w:r>
        <w:fldChar w:fldCharType="separate"/>
      </w:r>
      <w:r>
        <w:t>1</w:t>
      </w:r>
      <w:r>
        <w:fldChar w:fldCharType="end"/>
      </w:r>
      <w:commentRangeEnd w:id="31"/>
      <w:r w:rsidR="001E60E6">
        <w:rPr>
          <w:rStyle w:val="Kommentarsreferens"/>
          <w:rFonts w:ascii="Times New Roman" w:hAnsi="Times New Roman"/>
          <w:bCs w:val="0"/>
          <w:i w:val="0"/>
        </w:rPr>
        <w:commentReference w:id="31"/>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r w:rsidR="00131159">
        <w:rPr>
          <w:i w:val="0"/>
        </w:rPr>
        <w:t>Intervjun är uppdelad 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commentRangeStart w:id="32"/>
      <w:r>
        <w:rPr>
          <w:i w:val="0"/>
        </w:rPr>
        <w:t xml:space="preserve"> identifieringsnummer korresponderar med numrering och </w:t>
      </w:r>
      <w:r w:rsidR="00615A46">
        <w:rPr>
          <w:i w:val="0"/>
        </w:rPr>
        <w:t xml:space="preserve">ordföljd </w:t>
      </w:r>
      <w:r>
        <w:rPr>
          <w:i w:val="0"/>
        </w:rPr>
        <w:t>i bilaga 2.</w:t>
      </w:r>
      <w:commentRangeEnd w:id="32"/>
      <w:r>
        <w:commentReference w:id="32"/>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0246EA5D" w:rsidR="00BA62A8" w:rsidRDefault="00850895">
      <w:pPr>
        <w:pStyle w:val="Brdtext"/>
        <w:spacing w:line="600" w:lineRule="auto"/>
      </w:pPr>
      <w:r>
        <w:t xml:space="preserve">För att kunna få kännedom om kvalité 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33"/>
      <w:r>
        <w:t xml:space="preserve"> som motsvarade modellens innehåll</w:t>
      </w:r>
      <w:commentRangeEnd w:id="33"/>
      <w:r>
        <w:commentReference w:id="33"/>
      </w:r>
      <w:r>
        <w:t xml:space="preserve">, för att därefter kunna utvärdera kurserna. </w:t>
      </w:r>
    </w:p>
    <w:p w14:paraId="774CEDC2" w14:textId="06226A44" w:rsidR="00D45847" w:rsidRDefault="00850895">
      <w:pPr>
        <w:pStyle w:val="Brd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 xml:space="preserve">a). </w:t>
      </w:r>
    </w:p>
    <w:p w14:paraId="5D4A30B3" w14:textId="70CCC584" w:rsidR="00D45847" w:rsidRDefault="00A63C4E">
      <w:pPr>
        <w:pStyle w:val="Brdtext"/>
        <w:spacing w:line="600" w:lineRule="auto"/>
      </w:pPr>
      <w:r>
        <w:t>DIM</w:t>
      </w:r>
      <w:r w:rsidR="00BA62A8">
        <w:t>’s faser innehöll underliggande element som presenterade olika instruktioner för att använda modellen. Elementen blev tilldelade poäng beroende på vilken grad den uppvisade i Grades tidigare kurser</w:t>
      </w:r>
      <w:commentRangeStart w:id="34"/>
      <w:r w:rsidR="00850895">
        <w:t xml:space="preserve">. </w:t>
      </w:r>
      <w:commentRangeEnd w:id="34"/>
      <w:r w:rsidR="00850895">
        <w:commentReference w:id="34"/>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35"/>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36"/>
      <w:r w:rsidR="00850895">
        <w:t xml:space="preserve">utgav ett enhetligt resultat </w:t>
      </w:r>
      <w:commentRangeEnd w:id="36"/>
      <w:r w:rsidR="00850895">
        <w:commentReference w:id="36"/>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37"/>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37"/>
      <w:r w:rsidR="00850895">
        <w:commentReference w:id="37"/>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38"/>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38"/>
      <w:r w:rsidR="00850895">
        <w:commentReference w:id="38"/>
      </w:r>
      <w:r w:rsidR="00850895">
        <w:t xml:space="preserve"> </w:t>
      </w:r>
      <w:r w:rsidR="00850895">
        <w:commentReference w:id="39"/>
      </w:r>
    </w:p>
    <w:p w14:paraId="023B1B5F" w14:textId="77777777" w:rsidR="00D45847" w:rsidRDefault="00850895">
      <w:r>
        <w:rPr>
          <w:noProof/>
          <w:lang w:eastAsia="sv-SE"/>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0"/>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rdtext"/>
        <w:spacing w:line="600" w:lineRule="auto"/>
        <w:rPr>
          <w:ins w:id="41"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42"/>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43"/>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43"/>
      <w:r w:rsidR="00850895">
        <w:commentReference w:id="43"/>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w:t>
      </w:r>
      <w:r w:rsidR="00850895">
        <w:lastRenderedPageBreak/>
        <w:t xml:space="preserve">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44" w:name="_Toc489811950"/>
      <w:bookmarkStart w:id="45"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44"/>
      <w:bookmarkEnd w:id="45"/>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46" w:name="_Toc391456185"/>
      <w:bookmarkStart w:id="47" w:name="_Toc394248559"/>
      <w:bookmarkEnd w:id="46"/>
      <w:r w:rsidRPr="004E58AD">
        <w:lastRenderedPageBreak/>
        <w:t>Diskussion</w:t>
      </w:r>
      <w:bookmarkEnd w:id="47"/>
    </w:p>
    <w:p w14:paraId="125E642D" w14:textId="57F99FD2" w:rsidR="00D45847" w:rsidRDefault="00850895">
      <w:pPr>
        <w:pStyle w:val="Brd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rdtext"/>
        <w:spacing w:line="600" w:lineRule="auto"/>
      </w:pPr>
    </w:p>
    <w:p w14:paraId="0FB31622" w14:textId="77777777" w:rsidR="00D45847" w:rsidRDefault="00850895">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rdtext"/>
        <w:spacing w:line="600" w:lineRule="auto"/>
      </w:pPr>
    </w:p>
    <w:p w14:paraId="0A409473" w14:textId="77777777" w:rsidR="00D45847" w:rsidRDefault="00850895">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rdtext"/>
        <w:spacing w:line="600" w:lineRule="auto"/>
      </w:pPr>
    </w:p>
    <w:p w14:paraId="0C405819" w14:textId="08201469" w:rsidR="00D45847" w:rsidRDefault="00850895">
      <w:pPr>
        <w:pStyle w:val="Brdtext"/>
        <w:spacing w:line="600" w:lineRule="auto"/>
        <w:rPr>
          <w:color w:val="FF0000"/>
        </w:rPr>
      </w:pPr>
      <w:r>
        <w:rPr>
          <w:color w:val="FF0000"/>
        </w:rPr>
        <w:t>Extra kanske: Utifrån resultatet v</w:t>
      </w:r>
      <w:r w:rsidR="006F6C67">
        <w:rPr>
          <w:color w:val="FF0000"/>
        </w:rPr>
        <w:t>isar det att DIM vinner med</w:t>
      </w:r>
      <w:bookmarkStart w:id="48" w:name="_GoBack"/>
      <w:bookmarkEnd w:id="48"/>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rd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rd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49" w:name="_Toc391456186"/>
      <w:bookmarkStart w:id="50" w:name="_Toc394248560"/>
      <w:bookmarkEnd w:id="49"/>
      <w:r w:rsidRPr="004E58AD">
        <w:lastRenderedPageBreak/>
        <w:t>Referenser</w:t>
      </w:r>
      <w:bookmarkEnd w:id="50"/>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B.L</w:t>
      </w:r>
      <w:proofErr w:type="spellEnd"/>
      <w:r>
        <w:rPr>
          <w:rFonts w:eastAsia="Times New Roman" w:cs="Times New Roman"/>
          <w:color w:val="222222"/>
          <w:shd w:val="clear" w:color="auto" w:fill="FFFFFF"/>
        </w:rPr>
        <w:t xml:space="preserve">. and Hardy, </w:t>
      </w:r>
      <w:proofErr w:type="spellStart"/>
      <w:r>
        <w:rPr>
          <w:rFonts w:eastAsia="Times New Roman" w:cs="Times New Roman"/>
          <w:color w:val="222222"/>
          <w:shd w:val="clear" w:color="auto" w:fill="FFFFFF"/>
        </w:rPr>
        <w:t>K.P</w:t>
      </w:r>
      <w:proofErr w:type="spellEnd"/>
      <w:r>
        <w:rPr>
          <w:rFonts w:eastAsia="Times New Roman" w:cs="Times New Roman"/>
          <w:color w:val="222222"/>
          <w:shd w:val="clear" w:color="auto" w:fill="FFFFFF"/>
        </w:rPr>
        <w:t xml:space="preserve">.,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9562B9">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D.P</w:t>
      </w:r>
      <w:proofErr w:type="spellEnd"/>
      <w:r>
        <w:rPr>
          <w:rFonts w:eastAsia="Times New Roman" w:cs="Times New Roman"/>
          <w:color w:val="222222"/>
          <w:shd w:val="clear" w:color="auto" w:fill="FFFFFF"/>
          <w:lang w:eastAsia="sv-SE"/>
        </w:rPr>
        <w:t xml:space="preserve">. and Eggen, </w:t>
      </w:r>
      <w:proofErr w:type="spellStart"/>
      <w:r>
        <w:rPr>
          <w:rFonts w:eastAsia="Times New Roman" w:cs="Times New Roman"/>
          <w:color w:val="222222"/>
          <w:shd w:val="clear" w:color="auto" w:fill="FFFFFF"/>
          <w:lang w:eastAsia="sv-SE"/>
        </w:rPr>
        <w:t>P.D</w:t>
      </w:r>
      <w:proofErr w:type="spellEnd"/>
      <w:r>
        <w:rPr>
          <w:rFonts w:eastAsia="Times New Roman" w:cs="Times New Roman"/>
          <w:color w:val="222222"/>
          <w:shd w:val="clear" w:color="auto" w:fill="FFFFFF"/>
          <w:lang w:eastAsia="sv-SE"/>
        </w:rPr>
        <w:t xml:space="preserve">.,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9562B9">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9562B9">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9562B9">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9562B9">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W.N</w:t>
      </w:r>
      <w:proofErr w:type="spellEnd"/>
      <w:r>
        <w:rPr>
          <w:rFonts w:eastAsia="Times New Roman" w:cs="Times New Roman"/>
          <w:color w:val="222222"/>
          <w:shd w:val="clear" w:color="auto" w:fill="FFFFFF"/>
          <w:lang w:eastAsia="sv-SE"/>
        </w:rPr>
        <w:t>.,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77777777" w:rsidR="00D45847" w:rsidRDefault="00850895">
      <w:pPr>
        <w:pStyle w:val="Litteraturfrteckning1"/>
      </w:pPr>
      <w:r>
        <w:fldChar w:fldCharType="begin"/>
      </w:r>
      <w:r>
        <w:instrText>ADDIN ZOTERO_BIBL {"uncited":[],"omitted":[],"custom":[]} CSL_BIBLIOGRAPHY</w:instrText>
      </w:r>
      <w:r>
        <w:fldChar w:fldCharType="end"/>
      </w:r>
      <w:bookmarkStart w:id="51" w:name="__Fieldmark__1067_823957682"/>
      <w:bookmarkStart w:id="52" w:name="__Fieldmark__744_3764101930"/>
      <w:bookmarkStart w:id="53" w:name="__Fieldmark__1179_1934263386"/>
      <w:bookmarkEnd w:id="51"/>
      <w:bookmarkEnd w:id="52"/>
      <w:bookmarkEnd w:id="53"/>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w:t>
      </w:r>
      <w:proofErr w:type="spellStart"/>
      <w:r>
        <w:rPr>
          <w:rFonts w:eastAsia="Times New Roman" w:cs="Times New Roman"/>
          <w:color w:val="222222"/>
          <w:shd w:val="clear" w:color="auto" w:fill="FFFFFF"/>
          <w:lang w:eastAsia="sv-SE"/>
        </w:rPr>
        <w:t>ICT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54" w:name="_Toc391456187"/>
      <w:bookmarkStart w:id="55" w:name="_Toc394248561"/>
      <w:bookmarkEnd w:id="54"/>
      <w:r w:rsidRPr="009F3187">
        <w:lastRenderedPageBreak/>
        <w:t>Bilagor</w:t>
      </w:r>
      <w:bookmarkEnd w:id="55"/>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56"/>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57" w:name="_Toc391456188"/>
      <w:bookmarkEnd w:id="57"/>
      <w:r w:rsidRPr="00D01DE3">
        <w:rPr>
          <w:rStyle w:val="Starkbetoning"/>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Starkbetoning"/>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Starkbetoning"/>
          <w:color w:val="00000A"/>
          <w:sz w:val="23"/>
          <w:szCs w:val="23"/>
        </w:rPr>
      </w:pPr>
    </w:p>
    <w:p w14:paraId="55D689E2" w14:textId="322B32AE" w:rsidR="00D45847" w:rsidRPr="00D01DE3" w:rsidRDefault="00850895" w:rsidP="004E58AD">
      <w:pPr>
        <w:rPr>
          <w:b/>
          <w:bCs/>
          <w:i/>
          <w:iCs/>
          <w:color w:val="00000A"/>
        </w:rPr>
      </w:pPr>
      <w:r w:rsidRPr="00D01DE3">
        <w:rPr>
          <w:rStyle w:val="Starkbetoning"/>
          <w:color w:val="00000A"/>
        </w:rPr>
        <w:t xml:space="preserve">Kontext </w:t>
      </w:r>
      <w:r w:rsidRPr="00D01DE3">
        <w:t>och</w:t>
      </w:r>
      <w:r w:rsidRPr="00D01DE3">
        <w:rPr>
          <w:rStyle w:val="Starkbetoning"/>
          <w:color w:val="00000A"/>
        </w:rPr>
        <w:t xml:space="preserve"> riktlinjer </w:t>
      </w:r>
    </w:p>
    <w:p w14:paraId="227493A5" w14:textId="3B705B55" w:rsidR="00D45847" w:rsidRDefault="00F16CB6" w:rsidP="004E58AD">
      <w:pPr>
        <w:rPr>
          <w:rStyle w:val="Betoning"/>
          <w:rFonts w:cs="Times New Roman"/>
          <w:i w:val="0"/>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p>
    <w:p w14:paraId="6D50F409" w14:textId="77777777" w:rsidR="00D45847" w:rsidRDefault="00D45847" w:rsidP="004E58AD">
      <w:pPr>
        <w:rPr>
          <w:rStyle w:val="Betoning"/>
          <w:rFonts w:cs="Times New Roman"/>
          <w:i w:val="0"/>
        </w:rPr>
      </w:pPr>
    </w:p>
    <w:p w14:paraId="55AEE7F7" w14:textId="606CA172" w:rsidR="00D45847" w:rsidRDefault="00F16CB6" w:rsidP="004E58AD">
      <w:pPr>
        <w:rPr>
          <w:rStyle w:val="Betoning"/>
          <w:rFonts w:cs="Times New Roman"/>
          <w:i w:val="0"/>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Betoning"/>
          <w:rFonts w:cs="Times New Roman"/>
          <w:i w:val="0"/>
        </w:rPr>
      </w:pPr>
    </w:p>
    <w:p w14:paraId="091A77E1" w14:textId="427A7CE3" w:rsidR="00D45847" w:rsidRPr="004E58AD" w:rsidRDefault="00F16CB6" w:rsidP="004E58AD">
      <w:pPr>
        <w:rPr>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Betoning"/>
          <w:rFonts w:cs="Times New Roman"/>
          <w:i w:val="0"/>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Betoning"/>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Starkbetoning"/>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Starkbetoning"/>
          <w:color w:val="00000A"/>
          <w:sz w:val="23"/>
          <w:szCs w:val="23"/>
        </w:rPr>
      </w:pPr>
    </w:p>
    <w:p w14:paraId="671B8297" w14:textId="6756E083" w:rsidR="004E58AD" w:rsidRPr="00D01DE3" w:rsidRDefault="00850895" w:rsidP="004E58AD">
      <w:pPr>
        <w:rPr>
          <w:b/>
          <w:bCs/>
          <w:i/>
          <w:iCs/>
          <w:color w:val="00000A"/>
        </w:rPr>
      </w:pPr>
      <w:r w:rsidRPr="00D01DE3">
        <w:rPr>
          <w:rStyle w:val="Starkbetoning"/>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7DAAC3C" w14:textId="1C54584E" w:rsidR="00D45847" w:rsidRDefault="00F16CB6" w:rsidP="004E58AD">
      <w:pPr>
        <w:rPr>
          <w:rStyle w:val="Starkbetoning"/>
          <w:rFonts w:eastAsia="Times New Roman" w:cs="Times New Roman"/>
          <w:b w:val="0"/>
          <w:bCs w:val="0"/>
          <w:i w:val="0"/>
          <w:iCs w:val="0"/>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Kommentarsreferens"/>
        </w:rPr>
        <w:commentReference w:id="58"/>
      </w:r>
    </w:p>
    <w:p w14:paraId="1E4EE7FC" w14:textId="2BCDEF7D"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59"/>
      <w:r w:rsidRPr="000427E4">
        <w:rPr>
          <w:rFonts w:ascii="Verdana" w:hAnsi="Verdana"/>
          <w:sz w:val="16"/>
          <w:szCs w:val="16"/>
        </w:rPr>
        <w:commentReference w:id="60"/>
      </w:r>
      <w:commentRangeEnd w:id="59"/>
      <w:r w:rsidR="00F628A3" w:rsidRPr="000427E4">
        <w:rPr>
          <w:rStyle w:val="Kommentarsreferens"/>
          <w:rFonts w:ascii="Verdana" w:hAnsi="Verdana"/>
          <w:sz w:val="16"/>
          <w:szCs w:val="16"/>
        </w:rPr>
        <w:commentReference w:id="59"/>
      </w:r>
      <w:r w:rsidRPr="000427E4">
        <w:rPr>
          <w:rFonts w:ascii="Verdana" w:hAnsi="Verdana"/>
          <w:sz w:val="16"/>
          <w:szCs w:val="16"/>
        </w:rPr>
        <w:t xml:space="preserve"> och ska betygsättas på en skala mellan 1-5. Sammanfattning av skala: 1 = Instämmer inte alls, 2 = Instämmer delvis inte, 3 = Varken instämmer eller inte, 4 = Instämmer delvis, 5 = Instämmer helt.</w:t>
      </w:r>
      <w:bookmarkStart w:id="61" w:name="_Toc391456189"/>
      <w:bookmarkEnd w:id="61"/>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0427E4" w:rsidP="000427E4">
      <w:pPr>
        <w:rPr>
          <w:rFonts w:ascii="Verdana" w:hAnsi="Verdana"/>
          <w:sz w:val="16"/>
          <w:szCs w:val="16"/>
        </w:rPr>
      </w:pP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Olivia Imner" w:date="2018-07-26T18:43:00Z" w:initials="OI">
    <w:p w14:paraId="7049AA9C" w14:textId="0E750245" w:rsidR="006F6C67" w:rsidRDefault="006F6C67">
      <w:pPr>
        <w:pStyle w:val="Kommentarer"/>
      </w:pPr>
      <w:r>
        <w:rPr>
          <w:rStyle w:val="Kommentarsreferens"/>
        </w:rPr>
        <w:annotationRef/>
      </w:r>
      <w:r>
        <w:t>Ska jag ha med det?</w:t>
      </w:r>
    </w:p>
  </w:comment>
  <w:comment w:id="8" w:author="Unknown Author" w:date="2018-06-28T11:37:00Z" w:initials="">
    <w:p w14:paraId="0F9BC4CE" w14:textId="77777777" w:rsidR="006F6C67" w:rsidRDefault="006F6C67">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w:t>
      </w:r>
    </w:p>
  </w:comment>
  <w:comment w:id="9" w:author="Olivia Imner" w:date="2018-07-26T19:43:00Z" w:initials="OI">
    <w:p w14:paraId="42DA85CB" w14:textId="7560AD31" w:rsidR="006F6C67" w:rsidRDefault="006F6C67">
      <w:pPr>
        <w:pStyle w:val="Kommentarer"/>
      </w:pPr>
      <w:r>
        <w:rPr>
          <w:rStyle w:val="Kommentarsreferens"/>
        </w:rPr>
        <w:annotationRef/>
      </w:r>
      <w:r>
        <w:t xml:space="preserve">Nytt, typ något </w:t>
      </w:r>
      <w:proofErr w:type="gramStart"/>
      <w:r>
        <w:t>sånt</w:t>
      </w:r>
      <w:proofErr w:type="gramEnd"/>
      <w:r>
        <w:t>?</w:t>
      </w:r>
    </w:p>
  </w:comment>
  <w:comment w:id="10" w:author="Olivia Imner" w:date="2018-07-26T19:44:00Z" w:initials="OI">
    <w:p w14:paraId="19119840" w14:textId="547F942A" w:rsidR="006F6C67" w:rsidRDefault="006F6C67">
      <w:pPr>
        <w:pStyle w:val="Kommentarer"/>
      </w:pPr>
      <w:r>
        <w:rPr>
          <w:rStyle w:val="Kommentarsreferens"/>
        </w:rPr>
        <w:annotationRef/>
      </w:r>
      <w:r>
        <w:t>Får ändra om det här om meningen innan ska vara kvar.</w:t>
      </w:r>
    </w:p>
  </w:comment>
  <w:comment w:id="16" w:author="Unknown Author" w:date="2018-07-24T08:41:00Z" w:initials="">
    <w:p w14:paraId="65D9DB24" w14:textId="157C0ACB" w:rsidR="006F6C67" w:rsidRDefault="006F6C67">
      <w:proofErr w:type="spellStart"/>
      <w:r>
        <w:rPr>
          <w:rFonts w:asciiTheme="minorHAnsi" w:hAnsiTheme="minorHAnsi"/>
          <w:sz w:val="20"/>
        </w:rPr>
        <w:t>This</w:t>
      </w:r>
      <w:proofErr w:type="spellEnd"/>
      <w:r>
        <w:rPr>
          <w:rFonts w:asciiTheme="minorHAnsi" w:hAnsiTheme="minorHAnsi"/>
          <w:sz w:val="20"/>
        </w:rPr>
        <w:t xml:space="preserve"> is </w:t>
      </w:r>
      <w:proofErr w:type="spellStart"/>
      <w:r>
        <w:rPr>
          <w:rFonts w:asciiTheme="minorHAnsi" w:hAnsiTheme="minorHAnsi"/>
          <w:sz w:val="20"/>
        </w:rPr>
        <w:t>incorrect</w:t>
      </w:r>
      <w:proofErr w:type="spellEnd"/>
      <w:r>
        <w:rPr>
          <w:rFonts w:asciiTheme="minorHAnsi" w:hAnsiTheme="minorHAnsi"/>
          <w:sz w:val="20"/>
        </w:rPr>
        <w:t xml:space="preserve">! If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would</w:t>
      </w:r>
      <w:proofErr w:type="spellEnd"/>
      <w:r>
        <w:rPr>
          <w:rFonts w:asciiTheme="minorHAnsi" w:hAnsiTheme="minorHAnsi"/>
          <w:sz w:val="20"/>
        </w:rPr>
        <w:t xml:space="preserve"> </w:t>
      </w:r>
      <w:proofErr w:type="spellStart"/>
      <w:r>
        <w:rPr>
          <w:rFonts w:asciiTheme="minorHAnsi" w:hAnsiTheme="minorHAnsi"/>
          <w:sz w:val="20"/>
        </w:rPr>
        <w:t>have</w:t>
      </w:r>
      <w:proofErr w:type="spellEnd"/>
      <w:r>
        <w:rPr>
          <w:rFonts w:asciiTheme="minorHAnsi" w:hAnsiTheme="minorHAnsi"/>
          <w:sz w:val="20"/>
        </w:rPr>
        <w:t xml:space="preserve"> just taken the </w:t>
      </w:r>
      <w:proofErr w:type="spellStart"/>
      <w:r>
        <w:rPr>
          <w:rFonts w:asciiTheme="minorHAnsi" w:hAnsiTheme="minorHAnsi"/>
          <w:sz w:val="20"/>
        </w:rPr>
        <w:t>time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look at the </w:t>
      </w:r>
      <w:proofErr w:type="spellStart"/>
      <w:r>
        <w:rPr>
          <w:rFonts w:asciiTheme="minorHAnsi" w:hAnsiTheme="minorHAnsi"/>
          <w:sz w:val="20"/>
        </w:rPr>
        <w:t>interview</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would</w:t>
      </w:r>
      <w:proofErr w:type="spellEnd"/>
      <w:r>
        <w:rPr>
          <w:rFonts w:asciiTheme="minorHAnsi" w:hAnsiTheme="minorHAnsi"/>
          <w:sz w:val="20"/>
        </w:rPr>
        <w:t xml:space="preserve"> </w:t>
      </w:r>
      <w:proofErr w:type="spellStart"/>
      <w:r>
        <w:rPr>
          <w:rFonts w:asciiTheme="minorHAnsi" w:hAnsiTheme="minorHAnsi"/>
          <w:sz w:val="20"/>
        </w:rPr>
        <w:t>find</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”Intervjun är frågor eller påståenden”. It is </w:t>
      </w:r>
      <w:proofErr w:type="spellStart"/>
      <w:r>
        <w:rPr>
          <w:rFonts w:asciiTheme="minorHAnsi" w:hAnsiTheme="minorHAnsi"/>
          <w:sz w:val="20"/>
        </w:rPr>
        <w:t>pretty</w:t>
      </w:r>
      <w:proofErr w:type="spellEnd"/>
      <w:r>
        <w:rPr>
          <w:rFonts w:asciiTheme="minorHAnsi" w:hAnsiTheme="minorHAnsi"/>
          <w:sz w:val="20"/>
        </w:rPr>
        <w:t xml:space="preserve"> </w:t>
      </w:r>
      <w:proofErr w:type="spellStart"/>
      <w:r>
        <w:rPr>
          <w:rFonts w:asciiTheme="minorHAnsi" w:hAnsiTheme="minorHAnsi"/>
          <w:sz w:val="20"/>
        </w:rPr>
        <w:t>irritating</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I </w:t>
      </w:r>
      <w:proofErr w:type="spellStart"/>
      <w:r>
        <w:rPr>
          <w:rFonts w:asciiTheme="minorHAnsi" w:hAnsiTheme="minorHAnsi"/>
          <w:sz w:val="20"/>
        </w:rPr>
        <w:t>have</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check </w:t>
      </w:r>
      <w:proofErr w:type="spellStart"/>
      <w:r>
        <w:rPr>
          <w:rFonts w:asciiTheme="minorHAnsi" w:hAnsiTheme="minorHAnsi"/>
          <w:sz w:val="20"/>
        </w:rPr>
        <w:t>these</w:t>
      </w:r>
      <w:proofErr w:type="spellEnd"/>
      <w:r>
        <w:rPr>
          <w:rFonts w:asciiTheme="minorHAnsi" w:hAnsiTheme="minorHAnsi"/>
          <w:sz w:val="20"/>
        </w:rPr>
        <w:t xml:space="preserve"> </w:t>
      </w:r>
      <w:proofErr w:type="spellStart"/>
      <w:r>
        <w:rPr>
          <w:rFonts w:asciiTheme="minorHAnsi" w:hAnsiTheme="minorHAnsi"/>
          <w:sz w:val="20"/>
        </w:rPr>
        <w:t>things</w:t>
      </w:r>
      <w:proofErr w:type="spellEnd"/>
      <w:r>
        <w:rPr>
          <w:rFonts w:asciiTheme="minorHAnsi" w:hAnsiTheme="minorHAnsi"/>
          <w:sz w:val="20"/>
        </w:rPr>
        <w:t xml:space="preserve"> for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 xml:space="preserve"> </w:t>
      </w:r>
    </w:p>
  </w:comment>
  <w:comment w:id="15" w:author="Olivia Imner" w:date="2018-07-26T19:45:00Z" w:initials="OI">
    <w:p w14:paraId="0167D218" w14:textId="6F4D3789" w:rsidR="006F6C67" w:rsidRDefault="006F6C67">
      <w:pPr>
        <w:pStyle w:val="Kommentarer"/>
      </w:pPr>
      <w:r>
        <w:rPr>
          <w:rStyle w:val="Kommentarsreferens"/>
        </w:rPr>
        <w:annotationRef/>
      </w:r>
      <w:r>
        <w:t>Nytt</w:t>
      </w:r>
    </w:p>
  </w:comment>
  <w:comment w:id="19" w:author="Jason Serviss" w:date="2018-07-18T07:20:00Z" w:initials="JS">
    <w:p w14:paraId="71B8D8C7" w14:textId="77777777" w:rsidR="006F6C67" w:rsidRDefault="006F6C67">
      <w:r>
        <w:rPr>
          <w:rFonts w:ascii="Liberation Serif" w:eastAsia="Tahoma" w:hAnsi="Liberation Serif" w:cs="Tahoma"/>
          <w:sz w:val="24"/>
          <w:szCs w:val="24"/>
          <w:lang w:val="en-US" w:bidi="en-US"/>
        </w:rPr>
        <w:t xml:space="preserve">Incomplete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Fixed</w:t>
      </w:r>
    </w:p>
  </w:comment>
  <w:comment w:id="20" w:author="Olivia Imner" w:date="2018-07-15T16:12:00Z" w:initials="OI">
    <w:p w14:paraId="5B614F4A" w14:textId="77777777" w:rsidR="006F6C67" w:rsidRDefault="006F6C67">
      <w:proofErr w:type="spellStart"/>
      <w:r>
        <w:rPr>
          <w:rFonts w:ascii="Liberation Serif" w:eastAsia="Tahoma" w:hAnsi="Liberation Serif" w:cs="Tahoma"/>
          <w:sz w:val="24"/>
          <w:szCs w:val="24"/>
          <w:lang w:val="en-US" w:bidi="en-US"/>
        </w:rPr>
        <w:t>Lägg</w:t>
      </w:r>
      <w:proofErr w:type="spellEnd"/>
      <w:r>
        <w:rPr>
          <w:rFonts w:ascii="Liberation Serif" w:eastAsia="Tahoma" w:hAnsi="Liberation Serif" w:cs="Tahoma"/>
          <w:sz w:val="24"/>
          <w:szCs w:val="24"/>
          <w:lang w:val="en-US" w:bidi="en-US"/>
        </w:rPr>
        <w:t xml:space="preserve"> till </w:t>
      </w:r>
      <w:proofErr w:type="spellStart"/>
      <w:r>
        <w:rPr>
          <w:rFonts w:ascii="Liberation Serif" w:eastAsia="Tahoma" w:hAnsi="Liberation Serif" w:cs="Tahoma"/>
          <w:sz w:val="24"/>
          <w:szCs w:val="24"/>
          <w:lang w:val="en-US" w:bidi="en-US"/>
        </w:rPr>
        <w:t>referens</w:t>
      </w:r>
      <w:proofErr w:type="spellEnd"/>
      <w:r>
        <w:rPr>
          <w:rFonts w:ascii="Liberation Serif" w:eastAsia="Tahoma" w:hAnsi="Liberation Serif" w:cs="Tahoma"/>
          <w:sz w:val="24"/>
          <w:szCs w:val="24"/>
          <w:lang w:val="en-US" w:bidi="en-US"/>
        </w:rPr>
        <w:t xml:space="preserve"> till DIM.</w:t>
      </w:r>
    </w:p>
    <w:p w14:paraId="3F2BB39B" w14:textId="77777777" w:rsidR="006F6C67" w:rsidRDefault="006F6C67"/>
  </w:comment>
  <w:comment w:id="22" w:author="Olivia Imner" w:date="2018-07-26T18:35:00Z" w:initials="OI">
    <w:p w14:paraId="11536C76" w14:textId="3E3318E6" w:rsidR="006F6C67" w:rsidRDefault="006F6C67">
      <w:pPr>
        <w:pStyle w:val="Kommentarer"/>
      </w:pPr>
      <w:r>
        <w:rPr>
          <w:rStyle w:val="Kommentarsreferens"/>
        </w:rPr>
        <w:annotationRef/>
      </w:r>
      <w:r>
        <w:t>Vad tycker du?</w:t>
      </w:r>
    </w:p>
  </w:comment>
  <w:comment w:id="25" w:author="Unknown Author" w:date="2018-07-25T12:33:00Z" w:initials="">
    <w:p w14:paraId="3D4E5EF3" w14:textId="1A7BD903" w:rsidR="006F6C67" w:rsidRDefault="006F6C67">
      <w:r>
        <w:rPr>
          <w:rFonts w:asciiTheme="minorHAnsi" w:hAnsiTheme="minorHAnsi"/>
          <w:sz w:val="20"/>
        </w:rPr>
        <w:t xml:space="preserve">An </w:t>
      </w:r>
      <w:proofErr w:type="spellStart"/>
      <w:r>
        <w:rPr>
          <w:rFonts w:asciiTheme="minorHAnsi" w:hAnsiTheme="minorHAnsi"/>
          <w:sz w:val="20"/>
        </w:rPr>
        <w:t>iterview</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who</w:t>
      </w:r>
      <w:proofErr w:type="gramStart"/>
      <w:r>
        <w:rPr>
          <w:rFonts w:asciiTheme="minorHAnsi" w:hAnsiTheme="minorHAnsi"/>
          <w:sz w:val="20"/>
        </w:rPr>
        <w:t>?Fixed</w:t>
      </w:r>
      <w:proofErr w:type="spellEnd"/>
      <w:proofErr w:type="gramEnd"/>
    </w:p>
  </w:comment>
  <w:comment w:id="26" w:author="Unknown Author" w:date="2018-07-25T12:33:00Z" w:initials="">
    <w:p w14:paraId="029D6134" w14:textId="1C410DB3" w:rsidR="006F6C67" w:rsidRDefault="006F6C67">
      <w:r>
        <w:rPr>
          <w:rFonts w:asciiTheme="minorHAnsi" w:hAnsiTheme="minorHAnsi"/>
          <w:sz w:val="20"/>
        </w:rPr>
        <w:t xml:space="preserve">:-| NO. ”genom att göra en faktauppställning av modellernas faser och element var jämförbara och kunde motsvara varandra i fall detta var möjligt” </w:t>
      </w:r>
      <w:proofErr w:type="spellStart"/>
      <w:r>
        <w:rPr>
          <w:rFonts w:asciiTheme="minorHAnsi" w:hAnsiTheme="minorHAnsi"/>
          <w:sz w:val="20"/>
        </w:rPr>
        <w:t>Fixed</w:t>
      </w:r>
      <w:proofErr w:type="spellEnd"/>
      <w:r>
        <w:rPr>
          <w:rFonts w:asciiTheme="minorHAnsi" w:hAnsiTheme="minorHAnsi"/>
          <w:sz w:val="20"/>
        </w:rPr>
        <w:t xml:space="preserve"> </w:t>
      </w:r>
    </w:p>
  </w:comment>
  <w:comment w:id="27" w:author="Olivia Imner" w:date="2018-07-28T08:46:00Z" w:initials="OI">
    <w:p w14:paraId="1FBCA360" w14:textId="6858984C" w:rsidR="006F6C67" w:rsidRDefault="006F6C67">
      <w:pPr>
        <w:pStyle w:val="Kommentarer"/>
      </w:pPr>
      <w:r>
        <w:rPr>
          <w:rStyle w:val="Kommentarsreferens"/>
        </w:rPr>
        <w:annotationRef/>
      </w:r>
      <w:r>
        <w:t>Medelpoäng istället? /Olivia</w:t>
      </w:r>
    </w:p>
  </w:comment>
  <w:comment w:id="28" w:author="Unknown Author" w:date="2018-07-25T12:33:00Z" w:initials="">
    <w:p w14:paraId="1A6BCB72" w14:textId="06B75C0E" w:rsidR="006F6C67" w:rsidRDefault="006F6C67">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still </w:t>
      </w:r>
      <w:proofErr w:type="spellStart"/>
      <w:r>
        <w:rPr>
          <w:rFonts w:asciiTheme="minorHAnsi" w:hAnsiTheme="minorHAnsi"/>
          <w:sz w:val="20"/>
        </w:rPr>
        <w:t>failing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from </w:t>
      </w:r>
      <w:proofErr w:type="spellStart"/>
      <w:r>
        <w:rPr>
          <w:rFonts w:asciiTheme="minorHAnsi" w:hAnsiTheme="minorHAnsi"/>
          <w:sz w:val="20"/>
        </w:rPr>
        <w:t>figure</w:t>
      </w:r>
      <w:proofErr w:type="spellEnd"/>
      <w:r>
        <w:rPr>
          <w:rFonts w:asciiTheme="minorHAnsi" w:hAnsiTheme="minorHAnsi"/>
          <w:sz w:val="20"/>
        </w:rPr>
        <w:t xml:space="preserve"> 1b. LOOK AT THE </w:t>
      </w:r>
      <w:proofErr w:type="spellStart"/>
      <w:r>
        <w:rPr>
          <w:rFonts w:asciiTheme="minorHAnsi" w:hAnsiTheme="minorHAnsi"/>
          <w:sz w:val="20"/>
        </w:rPr>
        <w:t>FIGURE</w:t>
      </w:r>
      <w:proofErr w:type="spellEnd"/>
      <w:r>
        <w:rPr>
          <w:rFonts w:asciiTheme="minorHAnsi" w:hAnsiTheme="minorHAnsi"/>
          <w:sz w:val="20"/>
        </w:rPr>
        <w:t xml:space="preserve"> and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see</w:t>
      </w:r>
      <w:proofErr w:type="spellEnd"/>
      <w:r>
        <w:rPr>
          <w:rFonts w:asciiTheme="minorHAnsi" w:hAnsiTheme="minorHAnsi"/>
          <w:sz w:val="20"/>
        </w:rPr>
        <w:t xml:space="preserve"> </w:t>
      </w:r>
      <w:proofErr w:type="spellStart"/>
      <w:r>
        <w:rPr>
          <w:rFonts w:asciiTheme="minorHAnsi" w:hAnsiTheme="minorHAnsi"/>
          <w:sz w:val="20"/>
        </w:rPr>
        <w:t>there!fixed</w:t>
      </w:r>
      <w:proofErr w:type="spellEnd"/>
    </w:p>
  </w:comment>
  <w:comment w:id="29" w:author="Olivia Imner" w:date="2018-07-24T07:12:00Z" w:initials="OI">
    <w:p w14:paraId="39272342" w14:textId="7BDAD7D6" w:rsidR="006F6C67" w:rsidRDefault="006F6C67">
      <w:pPr>
        <w:pStyle w:val="Kommentarer"/>
      </w:pPr>
      <w:r>
        <w:rPr>
          <w:rStyle w:val="Kommentarsreferens"/>
        </w:rPr>
        <w:annotationRef/>
      </w:r>
      <w:r>
        <w:t>Lägga till medelpoäng?</w:t>
      </w:r>
    </w:p>
  </w:comment>
  <w:comment w:id="30" w:author="Unknown Author" w:date="2018-07-24T08:43:00Z" w:initials="">
    <w:p w14:paraId="34688D10" w14:textId="31D2383C" w:rsidR="006F6C67" w:rsidRDefault="006F6C67">
      <w:proofErr w:type="spellStart"/>
      <w:r>
        <w:rPr>
          <w:rFonts w:asciiTheme="minorHAnsi" w:hAnsiTheme="minorHAnsi"/>
          <w:sz w:val="20"/>
        </w:rPr>
        <w:t>Please</w:t>
      </w:r>
      <w:proofErr w:type="spellEnd"/>
      <w:r>
        <w:rPr>
          <w:rFonts w:asciiTheme="minorHAnsi" w:hAnsiTheme="minorHAnsi"/>
          <w:sz w:val="20"/>
        </w:rPr>
        <w:t xml:space="preserve"> stop </w:t>
      </w:r>
      <w:proofErr w:type="spellStart"/>
      <w:r>
        <w:rPr>
          <w:rFonts w:asciiTheme="minorHAnsi" w:hAnsiTheme="minorHAnsi"/>
          <w:sz w:val="20"/>
        </w:rPr>
        <w:t>doing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the 3rd </w:t>
      </w:r>
      <w:proofErr w:type="spellStart"/>
      <w:r>
        <w:rPr>
          <w:rFonts w:asciiTheme="minorHAnsi" w:hAnsiTheme="minorHAnsi"/>
          <w:sz w:val="20"/>
        </w:rPr>
        <w:t>time</w:t>
      </w:r>
      <w:proofErr w:type="spellEnd"/>
      <w:r>
        <w:rPr>
          <w:rFonts w:asciiTheme="minorHAnsi" w:hAnsiTheme="minorHAnsi"/>
          <w:sz w:val="20"/>
        </w:rPr>
        <w:t xml:space="preserve"> I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comment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not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conclusions</w:t>
      </w:r>
      <w:proofErr w:type="spellEnd"/>
      <w:r>
        <w:rPr>
          <w:rFonts w:asciiTheme="minorHAnsi" w:hAnsiTheme="minorHAnsi"/>
          <w:sz w:val="20"/>
        </w:rPr>
        <w:t xml:space="preserve"> or </w:t>
      </w:r>
      <w:proofErr w:type="spellStart"/>
      <w:r>
        <w:rPr>
          <w:rFonts w:asciiTheme="minorHAnsi" w:hAnsiTheme="minorHAnsi"/>
          <w:sz w:val="20"/>
        </w:rPr>
        <w:t>summarize</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based</w:t>
      </w:r>
      <w:proofErr w:type="spellEnd"/>
      <w:r>
        <w:rPr>
          <w:rFonts w:asciiTheme="minorHAnsi" w:hAnsiTheme="minorHAnsi"/>
          <w:sz w:val="20"/>
        </w:rPr>
        <w:t xml:space="preserve"> on </w:t>
      </w:r>
      <w:proofErr w:type="spellStart"/>
      <w:r>
        <w:rPr>
          <w:rFonts w:asciiTheme="minorHAnsi" w:hAnsiTheme="minorHAnsi"/>
          <w:sz w:val="20"/>
        </w:rPr>
        <w:t>what</w:t>
      </w:r>
      <w:proofErr w:type="spellEnd"/>
      <w:r>
        <w:rPr>
          <w:rFonts w:asciiTheme="minorHAnsi" w:hAnsiTheme="minorHAnsi"/>
          <w:sz w:val="20"/>
        </w:rPr>
        <w:t xml:space="preserve"> the </w:t>
      </w:r>
      <w:proofErr w:type="spellStart"/>
      <w:r>
        <w:rPr>
          <w:rFonts w:asciiTheme="minorHAnsi" w:hAnsiTheme="minorHAnsi"/>
          <w:sz w:val="20"/>
        </w:rPr>
        <w:t>next</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going </w:t>
      </w:r>
      <w:proofErr w:type="spellStart"/>
      <w:r>
        <w:rPr>
          <w:rFonts w:asciiTheme="minorHAnsi" w:hAnsiTheme="minorHAnsi"/>
          <w:sz w:val="20"/>
        </w:rPr>
        <w:t>to</w:t>
      </w:r>
      <w:proofErr w:type="spellEnd"/>
      <w:r>
        <w:rPr>
          <w:rFonts w:asciiTheme="minorHAnsi" w:hAnsiTheme="minorHAnsi"/>
          <w:sz w:val="20"/>
        </w:rPr>
        <w:t xml:space="preserve"> do is. The </w:t>
      </w:r>
      <w:proofErr w:type="spellStart"/>
      <w:r>
        <w:rPr>
          <w:rFonts w:asciiTheme="minorHAnsi" w:hAnsiTheme="minorHAnsi"/>
          <w:sz w:val="20"/>
        </w:rPr>
        <w:t>result</w:t>
      </w:r>
      <w:proofErr w:type="spellEnd"/>
      <w:r>
        <w:rPr>
          <w:rFonts w:asciiTheme="minorHAnsi" w:hAnsiTheme="minorHAnsi"/>
          <w:sz w:val="20"/>
        </w:rPr>
        <w:t xml:space="preserve"> has </w:t>
      </w:r>
      <w:proofErr w:type="spellStart"/>
      <w:r>
        <w:rPr>
          <w:rFonts w:asciiTheme="minorHAnsi" w:hAnsiTheme="minorHAnsi"/>
          <w:sz w:val="20"/>
        </w:rPr>
        <w:t>its</w:t>
      </w:r>
      <w:proofErr w:type="spellEnd"/>
      <w:r>
        <w:rPr>
          <w:rFonts w:asciiTheme="minorHAnsi" w:hAnsiTheme="minorHAnsi"/>
          <w:sz w:val="20"/>
        </w:rPr>
        <w:t xml:space="preserve"> </w:t>
      </w:r>
      <w:proofErr w:type="spellStart"/>
      <w:r>
        <w:rPr>
          <w:rFonts w:asciiTheme="minorHAnsi" w:hAnsiTheme="minorHAnsi"/>
          <w:sz w:val="20"/>
        </w:rPr>
        <w:t>own</w:t>
      </w:r>
      <w:proofErr w:type="spellEnd"/>
      <w:r>
        <w:rPr>
          <w:rFonts w:asciiTheme="minorHAnsi" w:hAnsiTheme="minorHAnsi"/>
          <w:sz w:val="20"/>
        </w:rPr>
        <w:t xml:space="preserve"> </w:t>
      </w:r>
      <w:proofErr w:type="spellStart"/>
      <w:r>
        <w:rPr>
          <w:rFonts w:asciiTheme="minorHAnsi" w:hAnsiTheme="minorHAnsi"/>
          <w:sz w:val="20"/>
        </w:rPr>
        <w:t>value</w:t>
      </w:r>
      <w:proofErr w:type="spellEnd"/>
      <w:r>
        <w:rPr>
          <w:rFonts w:asciiTheme="minorHAnsi" w:hAnsiTheme="minorHAnsi"/>
          <w:sz w:val="20"/>
        </w:rPr>
        <w:t xml:space="preserve"> </w:t>
      </w:r>
      <w:proofErr w:type="spellStart"/>
      <w:r>
        <w:rPr>
          <w:rFonts w:asciiTheme="minorHAnsi" w:hAnsiTheme="minorHAnsi"/>
          <w:sz w:val="20"/>
        </w:rPr>
        <w:t>without</w:t>
      </w:r>
      <w:proofErr w:type="spellEnd"/>
      <w:r>
        <w:rPr>
          <w:rFonts w:asciiTheme="minorHAnsi" w:hAnsiTheme="minorHAnsi"/>
          <w:sz w:val="20"/>
        </w:rPr>
        <w:t xml:space="preserve"> the </w:t>
      </w:r>
      <w:proofErr w:type="spellStart"/>
      <w:r>
        <w:rPr>
          <w:rFonts w:asciiTheme="minorHAnsi" w:hAnsiTheme="minorHAnsi"/>
          <w:sz w:val="20"/>
        </w:rPr>
        <w:t>need</w:t>
      </w:r>
      <w:proofErr w:type="spellEnd"/>
      <w:r>
        <w:rPr>
          <w:rFonts w:asciiTheme="minorHAnsi" w:hAnsiTheme="minorHAnsi"/>
          <w:sz w:val="20"/>
        </w:rPr>
        <w:t xml:space="preserve"> for </w:t>
      </w:r>
      <w:proofErr w:type="spellStart"/>
      <w:r>
        <w:rPr>
          <w:rFonts w:asciiTheme="minorHAnsi" w:hAnsiTheme="minorHAnsi"/>
          <w:sz w:val="20"/>
        </w:rPr>
        <w:t>further</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and it is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highlight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31" w:author="Olivia Imner" w:date="2018-07-28T07:41:00Z" w:initials="OI">
    <w:p w14:paraId="571E44D9" w14:textId="3184828C" w:rsidR="006F6C67" w:rsidRDefault="006F6C67">
      <w:pPr>
        <w:pStyle w:val="Kommentarer"/>
      </w:pPr>
      <w:r>
        <w:rPr>
          <w:rStyle w:val="Kommentarsreferens"/>
        </w:rPr>
        <w:annotationRef/>
      </w:r>
      <w:r>
        <w:t>Ska det vara såhär?</w:t>
      </w:r>
    </w:p>
  </w:comment>
  <w:comment w:id="32" w:author="Unknown Author" w:date="2018-07-24T08:27:00Z" w:initials="">
    <w:p w14:paraId="286E6531" w14:textId="61653465" w:rsidR="006F6C67" w:rsidRDefault="006F6C67">
      <w:r>
        <w:rPr>
          <w:rFonts w:asciiTheme="minorHAnsi" w:hAnsiTheme="minorHAnsi"/>
          <w:sz w:val="20"/>
        </w:rPr>
        <w:t xml:space="preserve">It is </w:t>
      </w:r>
      <w:proofErr w:type="spellStart"/>
      <w:r>
        <w:rPr>
          <w:rFonts w:asciiTheme="minorHAnsi" w:hAnsiTheme="minorHAnsi"/>
          <w:sz w:val="20"/>
        </w:rPr>
        <w:t>great</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w:t>
      </w:r>
      <w:proofErr w:type="spellStart"/>
      <w:r>
        <w:rPr>
          <w:rFonts w:asciiTheme="minorHAnsi" w:hAnsiTheme="minorHAnsi"/>
          <w:sz w:val="20"/>
        </w:rPr>
        <w:t>included</w:t>
      </w:r>
      <w:proofErr w:type="spellEnd"/>
      <w:r>
        <w:rPr>
          <w:rFonts w:asciiTheme="minorHAnsi" w:hAnsiTheme="minorHAnsi"/>
          <w:sz w:val="20"/>
        </w:rPr>
        <w:t xml:space="preserve"> </w:t>
      </w:r>
      <w:proofErr w:type="spellStart"/>
      <w:r>
        <w:rPr>
          <w:rFonts w:asciiTheme="minorHAnsi" w:hAnsiTheme="minorHAnsi"/>
          <w:sz w:val="20"/>
        </w:rPr>
        <w:t>now</w:t>
      </w:r>
      <w:proofErr w:type="spellEnd"/>
      <w:r>
        <w:rPr>
          <w:rFonts w:asciiTheme="minorHAnsi" w:hAnsiTheme="minorHAnsi"/>
          <w:sz w:val="20"/>
        </w:rPr>
        <w:t xml:space="preserve"> </w:t>
      </w:r>
      <w:proofErr w:type="spellStart"/>
      <w:r>
        <w:rPr>
          <w:rFonts w:asciiTheme="minorHAnsi" w:hAnsiTheme="minorHAnsi"/>
          <w:sz w:val="20"/>
        </w:rPr>
        <w:t>but</w:t>
      </w:r>
      <w:proofErr w:type="spellEnd"/>
      <w:r>
        <w:rPr>
          <w:rFonts w:asciiTheme="minorHAnsi" w:hAnsiTheme="minorHAnsi"/>
          <w:sz w:val="20"/>
        </w:rPr>
        <w:t xml:space="preserve"> it is NOT </w:t>
      </w:r>
      <w:proofErr w:type="spellStart"/>
      <w:r>
        <w:rPr>
          <w:rFonts w:asciiTheme="minorHAnsi" w:hAnsiTheme="minorHAnsi"/>
          <w:sz w:val="20"/>
        </w:rPr>
        <w:t>enough</w:t>
      </w:r>
      <w:proofErr w:type="spellEnd"/>
      <w:r>
        <w:rPr>
          <w:rFonts w:asciiTheme="minorHAnsi" w:hAnsiTheme="minorHAnsi"/>
          <w:sz w:val="20"/>
        </w:rPr>
        <w:t xml:space="preserve"> information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Add</w:t>
      </w:r>
      <w:proofErr w:type="spellEnd"/>
      <w:r>
        <w:rPr>
          <w:rFonts w:asciiTheme="minorHAnsi" w:hAnsiTheme="minorHAnsi"/>
          <w:sz w:val="20"/>
        </w:rPr>
        <w:t xml:space="preserve"> </w:t>
      </w:r>
      <w:proofErr w:type="spellStart"/>
      <w:r>
        <w:rPr>
          <w:rFonts w:asciiTheme="minorHAnsi" w:hAnsiTheme="minorHAnsi"/>
          <w:sz w:val="20"/>
        </w:rPr>
        <w:t>another</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or 2 </w:t>
      </w:r>
      <w:proofErr w:type="spellStart"/>
      <w:r>
        <w:rPr>
          <w:rFonts w:asciiTheme="minorHAnsi" w:hAnsiTheme="minorHAnsi"/>
          <w:sz w:val="20"/>
        </w:rPr>
        <w:t>before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and </w:t>
      </w:r>
      <w:proofErr w:type="spellStart"/>
      <w:r>
        <w:rPr>
          <w:rFonts w:asciiTheme="minorHAnsi" w:hAnsiTheme="minorHAnsi"/>
          <w:sz w:val="20"/>
        </w:rPr>
        <w:t>describe</w:t>
      </w:r>
      <w:proofErr w:type="spellEnd"/>
      <w:r>
        <w:rPr>
          <w:rFonts w:asciiTheme="minorHAnsi" w:hAnsiTheme="minorHAnsi"/>
          <w:sz w:val="20"/>
        </w:rPr>
        <w:t xml:space="preserve"> the </w:t>
      </w:r>
      <w:proofErr w:type="spellStart"/>
      <w:r>
        <w:rPr>
          <w:rFonts w:asciiTheme="minorHAnsi" w:hAnsiTheme="minorHAnsi"/>
          <w:sz w:val="20"/>
        </w:rPr>
        <w:t>figure</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33" w:author="Unknown Author" w:date="2018-07-24T07:50:00Z" w:initials="">
    <w:p w14:paraId="0518BF0A" w14:textId="1F5CE182" w:rsidR="006F6C67" w:rsidRDefault="006F6C67">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34" w:author="Unknown Author" w:date="2018-07-24T08:27:00Z" w:initials="">
    <w:p w14:paraId="4F4B3837" w14:textId="28798994" w:rsidR="006F6C67" w:rsidRDefault="006F6C67">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p>
  </w:comment>
  <w:comment w:id="35" w:author="Unknown Author" w:date="2018-07-25T13:19:00Z" w:initials="">
    <w:p w14:paraId="28F0D712" w14:textId="4D9100BD" w:rsidR="006F6C67" w:rsidRDefault="006F6C67">
      <w:r>
        <w:rPr>
          <w:rFonts w:asciiTheme="minorHAnsi" w:hAnsiTheme="minorHAnsi"/>
          <w:sz w:val="20"/>
        </w:rPr>
        <w:t xml:space="preserve">All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other</w:t>
      </w:r>
      <w:proofErr w:type="spellEnd"/>
      <w:r>
        <w:rPr>
          <w:rFonts w:asciiTheme="minorHAnsi" w:hAnsiTheme="minorHAnsi"/>
          <w:sz w:val="20"/>
        </w:rPr>
        <w:t xml:space="preserve"> elements </w:t>
      </w:r>
      <w:proofErr w:type="spellStart"/>
      <w:r>
        <w:rPr>
          <w:rFonts w:asciiTheme="minorHAnsi" w:hAnsiTheme="minorHAnsi"/>
          <w:sz w:val="20"/>
        </w:rPr>
        <w:t>had</w:t>
      </w:r>
      <w:proofErr w:type="spellEnd"/>
      <w:r>
        <w:rPr>
          <w:rFonts w:asciiTheme="minorHAnsi" w:hAnsiTheme="minorHAnsi"/>
          <w:sz w:val="20"/>
        </w:rPr>
        <w:t xml:space="preserve"> a </w:t>
      </w:r>
      <w:proofErr w:type="spellStart"/>
      <w:r>
        <w:rPr>
          <w:rFonts w:asciiTheme="minorHAnsi" w:hAnsiTheme="minorHAnsi"/>
          <w:sz w:val="20"/>
        </w:rPr>
        <w:t>relativley</w:t>
      </w:r>
      <w:proofErr w:type="spellEnd"/>
      <w:r>
        <w:rPr>
          <w:rFonts w:asciiTheme="minorHAnsi" w:hAnsiTheme="minorHAnsi"/>
          <w:sz w:val="20"/>
        </w:rPr>
        <w:t xml:space="preserve"> </w:t>
      </w:r>
      <w:proofErr w:type="spellStart"/>
      <w:r>
        <w:rPr>
          <w:rFonts w:asciiTheme="minorHAnsi" w:hAnsiTheme="minorHAnsi"/>
          <w:sz w:val="20"/>
        </w:rPr>
        <w:t>high</w:t>
      </w:r>
      <w:proofErr w:type="spellEnd"/>
      <w:r>
        <w:rPr>
          <w:rFonts w:asciiTheme="minorHAnsi" w:hAnsiTheme="minorHAnsi"/>
          <w:sz w:val="20"/>
        </w:rPr>
        <w:t xml:space="preserve"> score so it is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contrast</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the </w:t>
      </w:r>
      <w:proofErr w:type="spellStart"/>
      <w:r>
        <w:rPr>
          <w:rFonts w:asciiTheme="minorHAnsi" w:hAnsiTheme="minorHAnsi"/>
          <w:sz w:val="20"/>
        </w:rPr>
        <w:t>others</w:t>
      </w:r>
      <w:proofErr w:type="spellEnd"/>
      <w:r>
        <w:rPr>
          <w:rFonts w:asciiTheme="minorHAnsi" w:hAnsiTheme="minorHAnsi"/>
          <w:sz w:val="20"/>
        </w:rPr>
        <w:t xml:space="preserve"> as a </w:t>
      </w:r>
      <w:proofErr w:type="spellStart"/>
      <w:r>
        <w:rPr>
          <w:rFonts w:asciiTheme="minorHAnsi" w:hAnsiTheme="minorHAnsi"/>
          <w:sz w:val="20"/>
        </w:rPr>
        <w:t>group</w:t>
      </w:r>
      <w:proofErr w:type="spellEnd"/>
      <w:r>
        <w:rPr>
          <w:rFonts w:asciiTheme="minorHAnsi" w:hAnsiTheme="minorHAnsi"/>
          <w:sz w:val="20"/>
        </w:rPr>
        <w:t xml:space="preserve"> </w:t>
      </w:r>
      <w:proofErr w:type="spellStart"/>
      <w:r>
        <w:rPr>
          <w:rFonts w:asciiTheme="minorHAnsi" w:hAnsiTheme="minorHAnsi"/>
          <w:sz w:val="20"/>
        </w:rPr>
        <w:t>instead</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just </w:t>
      </w:r>
      <w:proofErr w:type="spellStart"/>
      <w:r>
        <w:rPr>
          <w:rFonts w:asciiTheme="minorHAnsi" w:hAnsiTheme="minorHAnsi"/>
          <w:sz w:val="20"/>
        </w:rPr>
        <w:t>one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them</w:t>
      </w:r>
      <w:proofErr w:type="spellEnd"/>
      <w:r>
        <w:rPr>
          <w:rFonts w:asciiTheme="minorHAnsi" w:hAnsiTheme="minorHAnsi"/>
          <w:sz w:val="20"/>
        </w:rPr>
        <w:t xml:space="preserve">. </w:t>
      </w:r>
    </w:p>
  </w:comment>
  <w:comment w:id="36" w:author="Unknown Author" w:date="2018-07-24T08:27:00Z" w:initials="">
    <w:p w14:paraId="3A7794B9" w14:textId="31F89504" w:rsidR="006F6C67" w:rsidRDefault="006F6C67">
      <w:proofErr w:type="spellStart"/>
      <w:r>
        <w:rPr>
          <w:rFonts w:asciiTheme="minorHAnsi" w:hAnsiTheme="minorHAnsi"/>
          <w:sz w:val="20"/>
        </w:rPr>
        <w:t>Compared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37" w:author="Unknown Author" w:date="2018-07-24T08:35:00Z" w:initials="">
    <w:p w14:paraId="183B9643" w14:textId="5BB6A3C7" w:rsidR="006F6C67" w:rsidRDefault="006F6C67">
      <w:proofErr w:type="spellStart"/>
      <w:r>
        <w:rPr>
          <w:rFonts w:asciiTheme="minorHAnsi" w:hAnsiTheme="minorHAnsi"/>
          <w:sz w:val="20"/>
        </w:rPr>
        <w:t>Here</w:t>
      </w:r>
      <w:proofErr w:type="spellEnd"/>
      <w:r>
        <w:rPr>
          <w:rFonts w:asciiTheme="minorHAnsi" w:hAnsiTheme="minorHAnsi"/>
          <w:sz w:val="20"/>
        </w:rPr>
        <w:t xml:space="preserve"> it </w:t>
      </w:r>
      <w:proofErr w:type="spellStart"/>
      <w:r>
        <w:rPr>
          <w:rFonts w:asciiTheme="minorHAnsi" w:hAnsiTheme="minorHAnsi"/>
          <w:sz w:val="20"/>
        </w:rPr>
        <w:t>would</w:t>
      </w:r>
      <w:proofErr w:type="spellEnd"/>
      <w:r>
        <w:rPr>
          <w:rFonts w:asciiTheme="minorHAnsi" w:hAnsiTheme="minorHAnsi"/>
          <w:sz w:val="20"/>
        </w:rPr>
        <w:t xml:space="preserve"> be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something</w:t>
      </w:r>
      <w:proofErr w:type="spellEnd"/>
      <w:r>
        <w:rPr>
          <w:rFonts w:asciiTheme="minorHAnsi" w:hAnsiTheme="minorHAnsi"/>
          <w:sz w:val="20"/>
        </w:rPr>
        <w:t xml:space="preserve"> </w:t>
      </w:r>
      <w:proofErr w:type="spellStart"/>
      <w:r>
        <w:rPr>
          <w:rFonts w:asciiTheme="minorHAnsi" w:hAnsiTheme="minorHAnsi"/>
          <w:sz w:val="20"/>
        </w:rPr>
        <w:t>along</w:t>
      </w:r>
      <w:proofErr w:type="spellEnd"/>
      <w:r>
        <w:rPr>
          <w:rFonts w:asciiTheme="minorHAnsi" w:hAnsiTheme="minorHAnsi"/>
          <w:sz w:val="20"/>
        </w:rPr>
        <w:t xml:space="preserve"> the </w:t>
      </w:r>
      <w:proofErr w:type="spellStart"/>
      <w:r>
        <w:rPr>
          <w:rFonts w:asciiTheme="minorHAnsi" w:hAnsiTheme="minorHAnsi"/>
          <w:sz w:val="20"/>
        </w:rPr>
        <w:t>lines</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w:t>
      </w:r>
      <w:proofErr w:type="spellStart"/>
      <w:r>
        <w:rPr>
          <w:rFonts w:asciiTheme="minorHAnsi" w:hAnsiTheme="minorHAnsi"/>
          <w:sz w:val="20"/>
        </w:rPr>
        <w:t>resultalt</w:t>
      </w:r>
      <w:proofErr w:type="spellEnd"/>
      <w:r>
        <w:rPr>
          <w:rFonts w:asciiTheme="minorHAnsi" w:hAnsiTheme="minorHAnsi"/>
          <w:sz w:val="20"/>
        </w:rPr>
        <w:t xml:space="preserve"> på 1.5 </w:t>
      </w:r>
      <w:proofErr w:type="spellStart"/>
      <w:r>
        <w:rPr>
          <w:rFonts w:asciiTheme="minorHAnsi" w:hAnsiTheme="minorHAnsi"/>
          <w:sz w:val="20"/>
        </w:rPr>
        <w:t>respektiv</w:t>
      </w:r>
      <w:proofErr w:type="spellEnd"/>
      <w:r>
        <w:rPr>
          <w:rFonts w:asciiTheme="minorHAnsi" w:hAnsiTheme="minorHAnsi"/>
          <w:sz w:val="20"/>
        </w:rPr>
        <w:t xml:space="preserve"> 2.” </w:t>
      </w:r>
      <w:proofErr w:type="spellStart"/>
      <w:r>
        <w:rPr>
          <w:rFonts w:asciiTheme="minorHAnsi" w:hAnsiTheme="minorHAnsi"/>
          <w:sz w:val="20"/>
        </w:rPr>
        <w:t>Fixed</w:t>
      </w:r>
      <w:proofErr w:type="spellEnd"/>
    </w:p>
  </w:comment>
  <w:comment w:id="38" w:author="Unknown Author" w:date="2018-07-24T08:37:00Z" w:initials="">
    <w:p w14:paraId="5684121A" w14:textId="6B9B396F" w:rsidR="006F6C67" w:rsidRDefault="006F6C67">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39" w:author="Olivia Imner" w:date="2018-07-15T18:13:00Z" w:initials="OI">
    <w:p w14:paraId="23B74A43" w14:textId="77777777" w:rsidR="006F6C67" w:rsidRDefault="006F6C67">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40" w:author="Unknown Author" w:date="2018-07-25T15:56:00Z" w:initials="">
    <w:p w14:paraId="49A8A583" w14:textId="32CE9B39" w:rsidR="006F6C67" w:rsidRDefault="006F6C67">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42" w:author="Unknown Author" w:date="2018-07-25T13:28:00Z" w:initials="">
    <w:p w14:paraId="380DC4AA" w14:textId="505B3D98" w:rsidR="006F6C67" w:rsidRDefault="006F6C67">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then</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43" w:author="Unknown Author" w:date="2018-07-26T17:45:00Z" w:initials="">
    <w:p w14:paraId="7CE29665" w14:textId="54B3B192" w:rsidR="006F6C67" w:rsidRPr="00655118" w:rsidRDefault="006F6C67">
      <w:pPr>
        <w:rPr>
          <w:color w:val="FF0000"/>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p>
  </w:comment>
  <w:comment w:id="56" w:author="Unknown Author" w:date="2018-07-18T15:43:00Z" w:initials="">
    <w:p w14:paraId="4778FD34" w14:textId="77777777" w:rsidR="006F6C67" w:rsidRDefault="006F6C67">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w:t>
      </w:r>
    </w:p>
  </w:comment>
  <w:comment w:id="58" w:author="Olivia Imner" w:date="2018-07-25T07:47:00Z" w:initials="OI">
    <w:p w14:paraId="11913791" w14:textId="77777777" w:rsidR="006F6C67" w:rsidRPr="00D01DE3" w:rsidRDefault="006F6C67" w:rsidP="00D01DE3">
      <w:pPr>
        <w:rPr>
          <w:rStyle w:val="Starkbetoning"/>
          <w:rFonts w:eastAsia="Times New Roman" w:cs="Times New Roman"/>
          <w:bCs w:val="0"/>
          <w:i w:val="0"/>
          <w:iCs w:val="0"/>
          <w:color w:val="00000A"/>
        </w:rPr>
      </w:pPr>
      <w:r>
        <w:rPr>
          <w:rStyle w:val="Kommentarsreferens"/>
        </w:rPr>
        <w:annotationRef/>
      </w:r>
      <w:r w:rsidRPr="00D01DE3">
        <w:rPr>
          <w:rStyle w:val="Starkbetoning"/>
          <w:rFonts w:eastAsia="Times New Roman" w:cs="Times New Roman"/>
          <w:bCs w:val="0"/>
          <w:i w:val="0"/>
          <w:iCs w:val="0"/>
          <w:color w:val="00000A"/>
        </w:rPr>
        <w:t>Avslut</w:t>
      </w:r>
    </w:p>
    <w:p w14:paraId="0B0D821B" w14:textId="77777777" w:rsidR="006F6C67" w:rsidRDefault="006F6C67" w:rsidP="00D01DE3">
      <w:pPr>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4D2C9693" w14:textId="429963AA" w:rsidR="006F6C67" w:rsidRDefault="006F6C67">
      <w:pPr>
        <w:pStyle w:val="Kommentarer"/>
      </w:pPr>
    </w:p>
  </w:comment>
  <w:comment w:id="60" w:author="Unknown Author" w:date="2018-07-24T10:00:00Z" w:initials="">
    <w:p w14:paraId="29346867" w14:textId="77777777" w:rsidR="006F6C67" w:rsidRDefault="006F6C67" w:rsidP="00F16CB6">
      <w:proofErr w:type="spellStart"/>
      <w:r>
        <w:rPr>
          <w:rFonts w:asciiTheme="minorHAnsi" w:hAnsiTheme="minorHAnsi"/>
          <w:sz w:val="20"/>
        </w:rPr>
        <w:t>Why</w:t>
      </w:r>
      <w:proofErr w:type="spellEnd"/>
      <w:r>
        <w:rPr>
          <w:rFonts w:asciiTheme="minorHAnsi" w:hAnsiTheme="minorHAnsi"/>
          <w:sz w:val="20"/>
        </w:rPr>
        <w:t xml:space="preserve"> do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in the </w:t>
      </w:r>
      <w:proofErr w:type="spellStart"/>
      <w:r>
        <w:rPr>
          <w:rFonts w:asciiTheme="minorHAnsi" w:hAnsiTheme="minorHAnsi"/>
          <w:sz w:val="20"/>
        </w:rPr>
        <w:t>methods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the </w:t>
      </w:r>
      <w:proofErr w:type="spellStart"/>
      <w:r>
        <w:rPr>
          <w:rFonts w:asciiTheme="minorHAnsi" w:hAnsiTheme="minorHAnsi"/>
          <w:sz w:val="20"/>
        </w:rPr>
        <w:t>interview</w:t>
      </w:r>
      <w:proofErr w:type="spellEnd"/>
      <w:r>
        <w:rPr>
          <w:rFonts w:asciiTheme="minorHAnsi" w:hAnsiTheme="minorHAnsi"/>
          <w:sz w:val="20"/>
        </w:rPr>
        <w:t xml:space="preserve"> is ”påstående” </w:t>
      </w:r>
      <w:proofErr w:type="spellStart"/>
      <w:r>
        <w:rPr>
          <w:rFonts w:asciiTheme="minorHAnsi" w:hAnsiTheme="minorHAnsi"/>
          <w:sz w:val="20"/>
        </w:rPr>
        <w:t>but</w:t>
      </w:r>
      <w:proofErr w:type="spellEnd"/>
      <w:r>
        <w:rPr>
          <w:rFonts w:asciiTheme="minorHAnsi" w:hAnsiTheme="minorHAnsi"/>
          <w:sz w:val="20"/>
        </w:rPr>
        <w:t xml:space="preserve"> it is in </w:t>
      </w:r>
      <w:proofErr w:type="spellStart"/>
      <w:r>
        <w:rPr>
          <w:rFonts w:asciiTheme="minorHAnsi" w:hAnsiTheme="minorHAnsi"/>
          <w:sz w:val="20"/>
        </w:rPr>
        <w:t>fact</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and statments?</w:t>
      </w:r>
    </w:p>
  </w:comment>
  <w:comment w:id="59" w:author="Olivia Imner" w:date="2018-07-25T08:06:00Z" w:initials="OI">
    <w:p w14:paraId="44A6F018" w14:textId="181ED00E" w:rsidR="006F6C67" w:rsidRDefault="006F6C67">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F6C67" w:rsidRDefault="006F6C67">
      <w:r>
        <w:separator/>
      </w:r>
    </w:p>
  </w:endnote>
  <w:endnote w:type="continuationSeparator" w:id="0">
    <w:p w14:paraId="4F768654" w14:textId="77777777" w:rsidR="006F6C67" w:rsidRDefault="006F6C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F6C67" w:rsidRDefault="006F6C67">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6F6C67" w:rsidRDefault="006F6C67">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6F6C67" w:rsidRDefault="006F6C67">
        <w:pPr>
          <w:pStyle w:val="Footer1"/>
          <w:jc w:val="center"/>
        </w:pPr>
        <w:r>
          <w:fldChar w:fldCharType="begin"/>
        </w:r>
        <w:r>
          <w:instrText>PAGE</w:instrText>
        </w:r>
        <w:r>
          <w:fldChar w:fldCharType="separate"/>
        </w:r>
        <w:r w:rsidR="00BB2BBD">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6F6C67" w:rsidRDefault="006F6C67">
        <w:pPr>
          <w:pStyle w:val="Footer1"/>
          <w:jc w:val="center"/>
        </w:pPr>
        <w:r>
          <w:fldChar w:fldCharType="begin"/>
        </w:r>
        <w:r>
          <w:instrText>PAGE</w:instrText>
        </w:r>
        <w:r>
          <w:fldChar w:fldCharType="separate"/>
        </w:r>
        <w:r w:rsidR="00BB2BBD">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F6C67" w:rsidRDefault="006F6C67">
      <w:r>
        <w:separator/>
      </w:r>
    </w:p>
  </w:footnote>
  <w:footnote w:type="continuationSeparator" w:id="0">
    <w:p w14:paraId="71DB8F98" w14:textId="77777777" w:rsidR="006F6C67" w:rsidRDefault="006F6C67">
      <w:r>
        <w:continuationSeparator/>
      </w:r>
    </w:p>
  </w:footnote>
  <w:footnote w:id="1">
    <w:p w14:paraId="5824ECF3" w14:textId="5BB851BE" w:rsidR="006F6C67" w:rsidRDefault="006F6C67">
      <w:pPr>
        <w:pStyle w:val="Fotnotstext"/>
      </w:pPr>
      <w:r>
        <w:rPr>
          <w:rStyle w:val="Fotnotsreferens"/>
        </w:rPr>
        <w:footnoteRef/>
      </w:r>
      <w:r>
        <w:rPr>
          <w:rStyle w:val="Fotnotsreferens"/>
        </w:rPr>
        <w:tab/>
      </w:r>
      <w:r>
        <w:t xml:space="preserve"> </w:t>
      </w:r>
      <w:r>
        <w:rPr>
          <w:sz w:val="14"/>
          <w:szCs w:val="14"/>
        </w:rPr>
        <w:t xml:space="preserve">Grade använder målgrupp istället för användargrupp. </w:t>
      </w:r>
    </w:p>
  </w:footnote>
  <w:footnote w:id="2">
    <w:p w14:paraId="1BA30943" w14:textId="23C43D3B" w:rsidR="006F6C67" w:rsidRDefault="006F6C67">
      <w:pPr>
        <w:pStyle w:val="Fotnotstext"/>
      </w:pPr>
      <w:r>
        <w:rPr>
          <w:rStyle w:val="Fotnotsreferens"/>
        </w:rPr>
        <w:footnoteRef/>
      </w:r>
      <w:r>
        <w:rPr>
          <w:rStyle w:val="Fotnotsreferens"/>
        </w:rPr>
        <w:tab/>
      </w:r>
      <w:r>
        <w:rPr>
          <w:sz w:val="14"/>
          <w:szCs w:val="14"/>
        </w:rPr>
        <w:t xml:space="preserve"> Att studenten kan konkretisera det dem lärt sig i kursen. </w:t>
      </w:r>
    </w:p>
  </w:footnote>
  <w:footnote w:id="3">
    <w:p w14:paraId="58A700CB" w14:textId="230544FC" w:rsidR="006F6C67" w:rsidRDefault="006F6C67">
      <w:pPr>
        <w:pStyle w:val="Fotnotstext"/>
      </w:pPr>
      <w:r>
        <w:rPr>
          <w:rStyle w:val="Fotnotsreferens"/>
        </w:rPr>
        <w:footnoteRef/>
      </w:r>
      <w:r>
        <w:rPr>
          <w:rStyle w:val="Fotnotsreferens"/>
        </w:rPr>
        <w:tab/>
      </w:r>
      <w:r>
        <w:rPr>
          <w:sz w:val="14"/>
          <w:szCs w:val="14"/>
        </w:rPr>
        <w:t xml:space="preserve"> Aktiveringen ska hända i kursen. </w:t>
      </w:r>
    </w:p>
  </w:footnote>
  <w:footnote w:id="4">
    <w:p w14:paraId="19D64118" w14:textId="1999C8E3" w:rsidR="006F6C67" w:rsidRDefault="006F6C67">
      <w:pPr>
        <w:pStyle w:val="Fotnotstext"/>
      </w:pPr>
      <w:r>
        <w:rPr>
          <w:rStyle w:val="Fotnotsreferens"/>
        </w:rPr>
        <w:footnoteRef/>
      </w:r>
      <w:r>
        <w:rPr>
          <w:rStyle w:val="Fotnotsreferens"/>
        </w:rPr>
        <w:tab/>
      </w:r>
      <w:r>
        <w:rPr>
          <w:sz w:val="14"/>
          <w:szCs w:val="14"/>
        </w:rPr>
        <w:t xml:space="preserve"> Det inlärda materialet ska fastna hos studenten.</w:t>
      </w:r>
    </w:p>
  </w:footnote>
  <w:footnote w:id="5">
    <w:p w14:paraId="4B8BE4EC" w14:textId="46F2989E" w:rsidR="006F6C67" w:rsidRDefault="006F6C67">
      <w:pPr>
        <w:pStyle w:val="Fotnotstext"/>
      </w:pPr>
      <w:r>
        <w:rPr>
          <w:rStyle w:val="Fotnotsreferens"/>
        </w:rPr>
        <w:footnoteRef/>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6F6C67" w:rsidRDefault="006F6C67" w:rsidP="00305D18">
      <w:pPr>
        <w:pStyle w:val="Fotnotstext"/>
      </w:pPr>
      <w:r>
        <w:rPr>
          <w:rStyle w:val="Fotnotsreferens"/>
        </w:rPr>
        <w:footnoteRef/>
      </w:r>
      <w:r>
        <w:rPr>
          <w:rStyle w:val="Fotnotsreferens"/>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427E4"/>
    <w:rsid w:val="00052213"/>
    <w:rsid w:val="000775EB"/>
    <w:rsid w:val="00083F82"/>
    <w:rsid w:val="000F0C86"/>
    <w:rsid w:val="001017ED"/>
    <w:rsid w:val="00116196"/>
    <w:rsid w:val="00131159"/>
    <w:rsid w:val="001E60E6"/>
    <w:rsid w:val="00216DDF"/>
    <w:rsid w:val="00242648"/>
    <w:rsid w:val="002E792E"/>
    <w:rsid w:val="00305D18"/>
    <w:rsid w:val="00313701"/>
    <w:rsid w:val="00355C23"/>
    <w:rsid w:val="00363562"/>
    <w:rsid w:val="003E735C"/>
    <w:rsid w:val="004317DB"/>
    <w:rsid w:val="004A010C"/>
    <w:rsid w:val="004A62A2"/>
    <w:rsid w:val="004E58AD"/>
    <w:rsid w:val="00514027"/>
    <w:rsid w:val="00526AA1"/>
    <w:rsid w:val="00542B84"/>
    <w:rsid w:val="005F02AD"/>
    <w:rsid w:val="00615A46"/>
    <w:rsid w:val="00655118"/>
    <w:rsid w:val="006C3FF0"/>
    <w:rsid w:val="006E30FA"/>
    <w:rsid w:val="006F6C67"/>
    <w:rsid w:val="0072154A"/>
    <w:rsid w:val="007710D1"/>
    <w:rsid w:val="007B2AC7"/>
    <w:rsid w:val="00824AFB"/>
    <w:rsid w:val="00850895"/>
    <w:rsid w:val="0088501B"/>
    <w:rsid w:val="008A6C94"/>
    <w:rsid w:val="008E6FE9"/>
    <w:rsid w:val="00902AF6"/>
    <w:rsid w:val="00907F5F"/>
    <w:rsid w:val="00915D89"/>
    <w:rsid w:val="00951E2F"/>
    <w:rsid w:val="009562B9"/>
    <w:rsid w:val="00971948"/>
    <w:rsid w:val="009A5435"/>
    <w:rsid w:val="009F3187"/>
    <w:rsid w:val="00A63C4E"/>
    <w:rsid w:val="00A87BB7"/>
    <w:rsid w:val="00AD2787"/>
    <w:rsid w:val="00AF577B"/>
    <w:rsid w:val="00B32D13"/>
    <w:rsid w:val="00B61255"/>
    <w:rsid w:val="00B95069"/>
    <w:rsid w:val="00BA62A8"/>
    <w:rsid w:val="00BB2BBD"/>
    <w:rsid w:val="00C363DF"/>
    <w:rsid w:val="00C37647"/>
    <w:rsid w:val="00C9446B"/>
    <w:rsid w:val="00CB107E"/>
    <w:rsid w:val="00CB3D1B"/>
    <w:rsid w:val="00D000E0"/>
    <w:rsid w:val="00D01DE3"/>
    <w:rsid w:val="00D45847"/>
    <w:rsid w:val="00D54FB0"/>
    <w:rsid w:val="00D74BFF"/>
    <w:rsid w:val="00D7649D"/>
    <w:rsid w:val="00D863D2"/>
    <w:rsid w:val="00D939B2"/>
    <w:rsid w:val="00EA7A8A"/>
    <w:rsid w:val="00EF56C7"/>
    <w:rsid w:val="00F16CB6"/>
    <w:rsid w:val="00F5225C"/>
    <w:rsid w:val="00F628A3"/>
    <w:rsid w:val="00F67766"/>
    <w:rsid w:val="00FE6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
    <w:name w:val="Footer"/>
    <w:basedOn w:val="Normal"/>
  </w:style>
  <w:style w:type="paragraph" w:customStyle="1" w:styleId="FootnoteText">
    <w:name w:val="Footnote Text"/>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D0E0A9-FF8B-5246-8280-7B770D1E6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7131</TotalTime>
  <Pages>25</Pages>
  <Words>5628</Words>
  <Characters>29832</Characters>
  <Application>Microsoft Macintosh Word</Application>
  <DocSecurity>0</DocSecurity>
  <Lines>248</Lines>
  <Paragraphs>70</Paragraphs>
  <ScaleCrop>false</ScaleCrop>
  <Company>Stockholms universitetsbibliotek</Company>
  <LinksUpToDate>false</LinksUpToDate>
  <CharactersWithSpaces>35390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183</cp:revision>
  <cp:lastPrinted>2010-07-05T09:46:00Z</cp:lastPrinted>
  <dcterms:created xsi:type="dcterms:W3CDTF">2018-05-01T11:24:00Z</dcterms:created>
  <dcterms:modified xsi:type="dcterms:W3CDTF">2018-08-15T05:52:00Z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