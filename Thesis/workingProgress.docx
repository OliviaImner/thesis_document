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16757F" w:rsidRDefault="0016757F">
                            <w:pPr>
                              <w:pStyle w:val="Frontpagetext"/>
                              <w:rPr>
                                <w:sz w:val="28"/>
                                <w:szCs w:val="28"/>
                              </w:rPr>
                            </w:pPr>
                            <w:r>
                              <w:rPr>
                                <w:sz w:val="28"/>
                                <w:szCs w:val="28"/>
                              </w:rPr>
                              <w:t xml:space="preserve">Institutionen för data- </w:t>
                            </w:r>
                            <w:r>
                              <w:rPr>
                                <w:sz w:val="28"/>
                                <w:szCs w:val="28"/>
                              </w:rPr>
                              <w:br/>
                              <w:t>och systemvetenskap</w:t>
                            </w:r>
                          </w:p>
                          <w:p w14:paraId="0DD0DA7D" w14:textId="77777777" w:rsidR="0016757F" w:rsidRDefault="0016757F">
                            <w:pPr>
                              <w:pStyle w:val="TextBox"/>
                            </w:pPr>
                            <w:r>
                              <w:t xml:space="preserve">Examensarbete 15 </w:t>
                            </w:r>
                            <w:proofErr w:type="spellStart"/>
                            <w:r>
                              <w:t>hp</w:t>
                            </w:r>
                            <w:proofErr w:type="spellEnd"/>
                          </w:p>
                          <w:p w14:paraId="205AAAC7" w14:textId="77777777" w:rsidR="0016757F" w:rsidRDefault="0016757F">
                            <w:pPr>
                              <w:pStyle w:val="TextBox"/>
                            </w:pPr>
                            <w:r>
                              <w:t>Data- och systemvetenskap</w:t>
                            </w:r>
                          </w:p>
                          <w:p w14:paraId="51566511" w14:textId="77777777" w:rsidR="0016757F" w:rsidRDefault="0016757F">
                            <w:pPr>
                              <w:pStyle w:val="Textruta"/>
                            </w:pPr>
                            <w:r>
                              <w:t xml:space="preserve">Kurs- eller utbildningsprogram (180 </w:t>
                            </w:r>
                            <w:proofErr w:type="spellStart"/>
                            <w:r>
                              <w:t>hp</w:t>
                            </w:r>
                            <w:proofErr w:type="spellEnd"/>
                            <w:r>
                              <w:t xml:space="preserve">) </w:t>
                            </w:r>
                          </w:p>
                          <w:p w14:paraId="7A700FAB" w14:textId="77777777" w:rsidR="0016757F" w:rsidRDefault="0016757F">
                            <w:pPr>
                              <w:pStyle w:val="Textruta"/>
                            </w:pPr>
                            <w:r>
                              <w:t>Höst-/Vårterminen 2018</w:t>
                            </w:r>
                          </w:p>
                          <w:p w14:paraId="381612CD" w14:textId="77777777" w:rsidR="0016757F" w:rsidRDefault="0016757F">
                            <w:pPr>
                              <w:pStyle w:val="Textruta"/>
                            </w:pPr>
                            <w:r>
                              <w:t>Handledare: Robert Ramberg</w:t>
                            </w:r>
                          </w:p>
                          <w:p w14:paraId="41DC09BB" w14:textId="77777777" w:rsidR="0016757F" w:rsidRDefault="0016757F">
                            <w:pPr>
                              <w:pStyle w:val="Textruta"/>
                            </w:pPr>
                            <w:r>
                              <w:t>Granskare: Förnamn Efternamn</w:t>
                            </w:r>
                          </w:p>
                          <w:p w14:paraId="316E1ACF" w14:textId="77777777" w:rsidR="0016757F" w:rsidRDefault="0016757F">
                            <w:pPr>
                              <w:pStyle w:val="Textruta"/>
                              <w:rPr>
                                <w:lang w:val="en-US"/>
                              </w:rPr>
                            </w:pPr>
                            <w:r>
                              <w:rPr>
                                <w:lang w:val="en-US"/>
                              </w:rPr>
                              <w:t>English title: Evaluation of pedagogical models as a platform for the refinement of courses at the e-learning company Grade</w:t>
                            </w:r>
                          </w:p>
                          <w:p w14:paraId="680742CD" w14:textId="77777777" w:rsidR="0016757F" w:rsidRDefault="0016757F">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45585" w:rsidRDefault="00C45585">
                      <w:pPr>
                        <w:pStyle w:val="Frontpagetext"/>
                        <w:rPr>
                          <w:sz w:val="28"/>
                          <w:szCs w:val="28"/>
                        </w:rPr>
                      </w:pPr>
                      <w:r>
                        <w:rPr>
                          <w:sz w:val="28"/>
                          <w:szCs w:val="28"/>
                        </w:rPr>
                        <w:t xml:space="preserve">Institutionen för data- </w:t>
                      </w:r>
                      <w:r>
                        <w:rPr>
                          <w:sz w:val="28"/>
                          <w:szCs w:val="28"/>
                        </w:rPr>
                        <w:br/>
                        <w:t>och systemvetenskap</w:t>
                      </w:r>
                    </w:p>
                    <w:p w14:paraId="0DD0DA7D" w14:textId="77777777" w:rsidR="00C45585" w:rsidRDefault="00C45585">
                      <w:pPr>
                        <w:pStyle w:val="TextBox"/>
                      </w:pPr>
                      <w:r>
                        <w:t>Examensarbete 15 hp</w:t>
                      </w:r>
                    </w:p>
                    <w:p w14:paraId="205AAAC7" w14:textId="77777777" w:rsidR="00C45585" w:rsidRDefault="00C45585">
                      <w:pPr>
                        <w:pStyle w:val="TextBox"/>
                      </w:pPr>
                      <w:r>
                        <w:t>Data- och systemvetenskap</w:t>
                      </w:r>
                    </w:p>
                    <w:p w14:paraId="51566511" w14:textId="77777777" w:rsidR="00C45585" w:rsidRDefault="00C45585">
                      <w:pPr>
                        <w:pStyle w:val="Textruta"/>
                      </w:pPr>
                      <w:r>
                        <w:t xml:space="preserve">Kurs- eller utbildningsprogram (180 hp) </w:t>
                      </w:r>
                    </w:p>
                    <w:p w14:paraId="7A700FAB" w14:textId="77777777" w:rsidR="00C45585" w:rsidRDefault="00C45585">
                      <w:pPr>
                        <w:pStyle w:val="Textruta"/>
                      </w:pPr>
                      <w:r>
                        <w:t>Höst-/Vårterminen 2018</w:t>
                      </w:r>
                    </w:p>
                    <w:p w14:paraId="381612CD" w14:textId="77777777" w:rsidR="00C45585" w:rsidRDefault="00C45585">
                      <w:pPr>
                        <w:pStyle w:val="Textruta"/>
                      </w:pPr>
                      <w:r>
                        <w:t>Handledare: Robert Ramberg</w:t>
                      </w:r>
                    </w:p>
                    <w:p w14:paraId="41DC09BB" w14:textId="77777777" w:rsidR="00C45585" w:rsidRDefault="00C45585">
                      <w:pPr>
                        <w:pStyle w:val="Textruta"/>
                      </w:pPr>
                      <w:r>
                        <w:t>Granskare: Förnamn Efternamn</w:t>
                      </w:r>
                    </w:p>
                    <w:p w14:paraId="316E1ACF" w14:textId="77777777" w:rsidR="00C45585" w:rsidRDefault="00C45585">
                      <w:pPr>
                        <w:pStyle w:val="Textruta"/>
                        <w:rPr>
                          <w:lang w:val="en-US"/>
                        </w:rPr>
                      </w:pPr>
                      <w:r>
                        <w:rPr>
                          <w:lang w:val="en-US"/>
                        </w:rPr>
                        <w:t>English title: Evaluation of pedagogical models as a platform for the refinement of courses at the e-learning company Grade</w:t>
                      </w:r>
                    </w:p>
                    <w:p w14:paraId="680742CD" w14:textId="77777777" w:rsidR="00C45585" w:rsidRDefault="00C45585">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rdtext"/>
        <w:rPr>
          <w:lang w:eastAsia="en-US"/>
        </w:rPr>
      </w:pPr>
      <w:r>
        <w:rPr>
          <w:lang w:eastAsia="en-US"/>
        </w:rPr>
        <w:t xml:space="preserve">Jag tackar Jason </w:t>
      </w:r>
      <w:proofErr w:type="spellStart"/>
      <w:r>
        <w:rPr>
          <w:lang w:eastAsia="en-US"/>
        </w:rPr>
        <w:t>Serviss</w:t>
      </w:r>
      <w:proofErr w:type="spellEnd"/>
      <w:r>
        <w:rPr>
          <w:lang w:eastAsia="en-US"/>
        </w:rPr>
        <w:t xml:space="preserve">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4A919FFF" w14:textId="77777777" w:rsidR="00561526"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4FB3D114"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rd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6B3363E5"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C565B9">
        <w:rPr>
          <w:rFonts w:cs="Times New Roman"/>
        </w:rPr>
        <w:t>on för att förstärka lärandet</w:t>
      </w:r>
      <w:r w:rsidR="004642EB">
        <w:rPr>
          <w:rStyle w:val="Kommentarsreferens"/>
        </w:rPr>
        <w:commentReference w:id="5"/>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w:t>
      </w:r>
      <w:commentRangeStart w:id="6"/>
      <w:r w:rsidR="00F36D89">
        <w:rPr>
          <w:rFonts w:cs="Times New Roman"/>
        </w:rPr>
        <w:t>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commentRangeEnd w:id="6"/>
      <w:r w:rsidR="00652AE0">
        <w:rPr>
          <w:rStyle w:val="Kommentarsreferens"/>
        </w:rPr>
        <w:commentReference w:id="6"/>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 xml:space="preserve">noggrann granskning över </w:t>
      </w:r>
      <w:r w:rsidR="00850895">
        <w:rPr>
          <w:rFonts w:cs="Times New Roman"/>
        </w:rPr>
        <w:lastRenderedPageBreak/>
        <w:t>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026B626A" w14:textId="7C95A3A1" w:rsidR="000B42FE" w:rsidRDefault="00840367" w:rsidP="00384E49">
      <w:pPr>
        <w:pStyle w:val="Brdtext"/>
        <w:spacing w:line="600" w:lineRule="auto"/>
        <w:rPr>
          <w:ins w:id="7" w:author="Jason Serviss" w:date="2018-09-01T10:52:00Z"/>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r w:rsidR="000B42FE" w:rsidRPr="00A10B06">
        <w:rPr>
          <w:szCs w:val="22"/>
        </w:rPr>
        <w:t>Conole,</w:t>
      </w:r>
      <w:r w:rsidR="000B42FE">
        <w:rPr>
          <w:szCs w:val="22"/>
        </w:rPr>
        <w:t xml:space="preserve"> 2010</w:t>
      </w:r>
      <w:r w:rsidR="000B42FE" w:rsidRPr="00A10B06">
        <w:rPr>
          <w:szCs w:val="22"/>
        </w:rPr>
        <w:t>)</w:t>
      </w:r>
      <w:r w:rsidR="000B42FE">
        <w:rPr>
          <w:szCs w:val="22"/>
        </w:rPr>
        <w:t xml:space="preserve">.  </w:t>
      </w:r>
      <w:r>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(Clark and Mayer, 2012).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640B24">
        <w:rPr>
          <w:noProof/>
          <w:szCs w:val="22"/>
        </w:rPr>
        <w:t>(B</w:t>
      </w:r>
      <w:r w:rsidR="00E2103E">
        <w:rPr>
          <w:noProof/>
          <w:szCs w:val="22"/>
        </w:rPr>
        <w:t>usinessreflex, 2016)</w:t>
      </w:r>
      <w:r w:rsidR="008E34C7">
        <w:rPr>
          <w:szCs w:val="22"/>
        </w:rPr>
        <w:fldChar w:fldCharType="end"/>
      </w:r>
      <w:r w:rsidR="00850895">
        <w:rPr>
          <w:szCs w:val="22"/>
        </w:rPr>
        <w:t xml:space="preserve">. </w:t>
      </w:r>
    </w:p>
    <w:p w14:paraId="306ABDCA" w14:textId="77777777" w:rsidR="0074784D" w:rsidRDefault="0074784D" w:rsidP="000B42FE">
      <w:pPr>
        <w:pStyle w:val="Brdtext"/>
        <w:spacing w:line="600" w:lineRule="auto"/>
        <w:rPr>
          <w:szCs w:val="22"/>
        </w:rPr>
      </w:pPr>
    </w:p>
    <w:p w14:paraId="575A9DC8" w14:textId="3BA1DE0B" w:rsidR="0058177A" w:rsidRDefault="00850895" w:rsidP="000B42FE">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 kunskapsförvärv (Dabbagh, 2005).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t>Pange</w:t>
      </w:r>
      <w:proofErr w:type="spellEnd"/>
      <w:r>
        <w:t xml:space="preserve"> and </w:t>
      </w:r>
      <w:proofErr w:type="spellStart"/>
      <w:r>
        <w:t>Pange</w:t>
      </w:r>
      <w:proofErr w:type="spellEnd"/>
      <w:r>
        <w:t xml:space="preserve">, 2011).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59212457" w14:textId="77777777" w:rsidR="00984248" w:rsidRDefault="00984248" w:rsidP="0058177A">
      <w:pPr>
        <w:pStyle w:val="Brdtext"/>
        <w:spacing w:line="600" w:lineRule="auto"/>
      </w:pPr>
    </w:p>
    <w:p w14:paraId="1820DB7F" w14:textId="76930DBA" w:rsidR="00D45847" w:rsidRPr="0058177A" w:rsidRDefault="009B5FD4" w:rsidP="0058177A">
      <w:pPr>
        <w:pStyle w:val="Brdtext"/>
        <w:spacing w:line="600" w:lineRule="auto"/>
        <w:rPr>
          <w:szCs w:val="22"/>
        </w:rPr>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850895">
        <w:t xml:space="preserve">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w:t>
      </w:r>
      <w:r w:rsidR="00CF0BE6">
        <w:t xml:space="preserve">En av de pedagogiska modellerna som används inom </w:t>
      </w:r>
      <w:proofErr w:type="gramStart"/>
      <w:r w:rsidR="00CF0BE6">
        <w:t xml:space="preserve">det </w:t>
      </w:r>
      <w:commentRangeStart w:id="8"/>
      <w:r w:rsidR="00850895">
        <w:t xml:space="preserve"> associativa</w:t>
      </w:r>
      <w:proofErr w:type="gramEnd"/>
      <w:r w:rsidR="00850895">
        <w:t xml:space="preserve"> perspektivet </w:t>
      </w:r>
      <w:r w:rsidR="00CF0BE6">
        <w:t xml:space="preserve">är </w:t>
      </w:r>
      <w:r w:rsidR="00850895">
        <w:t xml:space="preserve">Direkt Instruktion </w:t>
      </w:r>
      <w:r>
        <w:t xml:space="preserve">Modellen </w:t>
      </w:r>
      <w:r w:rsidR="0019256B">
        <w:t xml:space="preserve">(DIM). DIM </w:t>
      </w:r>
      <w:r w:rsidR="0093589A">
        <w:t xml:space="preserve">hjälper till att få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850895">
        <w:t>(</w:t>
      </w:r>
      <w:proofErr w:type="spellStart"/>
      <w:r w:rsidR="00850895">
        <w:t>Yeh</w:t>
      </w:r>
      <w:proofErr w:type="spellEnd"/>
      <w:r w:rsidR="00850895">
        <w:t xml:space="preserve">, 2009; </w:t>
      </w:r>
      <w:proofErr w:type="spellStart"/>
      <w:r w:rsidR="00850895">
        <w:t>Kauchak</w:t>
      </w:r>
      <w:proofErr w:type="spellEnd"/>
      <w:r w:rsidR="00850895">
        <w:t xml:space="preserve"> and Eggen, 1993).</w:t>
      </w:r>
      <w:commentRangeEnd w:id="8"/>
      <w:r w:rsidR="00CB4A5E">
        <w:rPr>
          <w:rStyle w:val="Kommentarsreferens"/>
          <w:rFonts w:eastAsiaTheme="minorHAnsi" w:cstheme="minorBidi"/>
          <w:lang w:eastAsia="en-US"/>
        </w:rPr>
        <w:commentReference w:id="8"/>
      </w:r>
      <w:r w:rsidR="00850895">
        <w:t xml:space="preserve"> Konstruktivistiskt perspektiv </w:t>
      </w:r>
      <w:r>
        <w:t>är baserande på</w:t>
      </w:r>
      <w:r w:rsidR="00850895">
        <w:t xml:space="preserve"> att lära sig genom förståelse och det innebär att det behövs kommunikation, klargöranden, kontraster, </w:t>
      </w:r>
      <w:r w:rsidR="00850895">
        <w:lastRenderedPageBreak/>
        <w:t>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interagerar med en miljö (</w:t>
      </w:r>
      <w:proofErr w:type="spellStart"/>
      <w:r w:rsidR="00850895">
        <w:t>Yeh</w:t>
      </w:r>
      <w:proofErr w:type="spellEnd"/>
      <w:r w:rsidR="00850895">
        <w:t xml:space="preserve">,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205671">
        <w:t>äcka lärandet (</w:t>
      </w:r>
      <w:proofErr w:type="spellStart"/>
      <w:r w:rsidR="00205671">
        <w:t>Yeh</w:t>
      </w:r>
      <w:proofErr w:type="spellEnd"/>
      <w:r w:rsidR="00205671">
        <w:t>, 2009). Det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Målet är att förstå hur meningsfullt innehållet är för lärandet (</w:t>
      </w:r>
      <w:proofErr w:type="spellStart"/>
      <w:r w:rsidR="00850895">
        <w:t>Brodie</w:t>
      </w:r>
      <w:proofErr w:type="spellEnd"/>
      <w:r w:rsidR="00850895">
        <w:t xml:space="preserve">, 2005). Det sociokulturella perspektivet </w:t>
      </w:r>
      <w:r w:rsidR="00744110">
        <w:t xml:space="preserve">inkluderar </w:t>
      </w:r>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r w:rsidR="000331BF">
        <w:t xml:space="preserve"> </w:t>
      </w:r>
      <w:commentRangeStart w:id="9"/>
      <w:r w:rsidR="000331BF">
        <w:t>Användningen av de tre pedagogiska modeller som nämns här behöver inte vara nödvändiga för alla ELF, utan det finns ett flertal modeller att utforska närmare</w:t>
      </w:r>
      <w:commentRangeEnd w:id="9"/>
      <w:r w:rsidR="000132C0">
        <w:rPr>
          <w:rStyle w:val="Kommentarsreferens"/>
          <w:rFonts w:eastAsiaTheme="minorHAnsi" w:cstheme="minorBidi"/>
          <w:lang w:eastAsia="en-US"/>
        </w:rPr>
        <w:commentReference w:id="9"/>
      </w:r>
      <w:r w:rsidR="00D71CDE">
        <w:rPr>
          <w:szCs w:val="22"/>
        </w:rPr>
        <w:t>.</w:t>
      </w:r>
    </w:p>
    <w:p w14:paraId="3F9168E2" w14:textId="77777777" w:rsidR="00D45847" w:rsidRDefault="00850895" w:rsidP="009F3187">
      <w:pPr>
        <w:pStyle w:val="Heading31"/>
        <w:numPr>
          <w:ilvl w:val="0"/>
          <w:numId w:val="0"/>
        </w:numPr>
      </w:pPr>
      <w:bookmarkStart w:id="10" w:name="_Toc391456180"/>
      <w:bookmarkStart w:id="11" w:name="_Toc394248554"/>
      <w:r>
        <w:t>Syfte</w:t>
      </w:r>
      <w:bookmarkEnd w:id="10"/>
      <w:bookmarkEnd w:id="11"/>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6D83B830" w:rsidR="00D45847" w:rsidRDefault="00850895">
      <w:pPr>
        <w:pStyle w:val="Brdtext"/>
        <w:spacing w:line="600" w:lineRule="auto"/>
      </w:pPr>
      <w:r>
        <w:rPr>
          <w:szCs w:val="22"/>
        </w:rPr>
        <w:t xml:space="preserve">För nuvarande anpassar Grade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lastRenderedPageBreak/>
        <w:t xml:space="preserve">utvecklade pedagogisk modell </w:t>
      </w:r>
      <w:r w:rsidR="00116196">
        <w:rPr>
          <w:szCs w:val="22"/>
        </w:rPr>
        <w:t>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r>
        <w:rPr>
          <w:szCs w:val="22"/>
        </w:rPr>
        <w:t xml:space="preserve">Eftersom Grade </w:t>
      </w:r>
      <w:r w:rsidR="00D83AD0">
        <w:rPr>
          <w:szCs w:val="22"/>
        </w:rPr>
        <w:t xml:space="preserve">aldrig </w:t>
      </w:r>
      <w:r>
        <w:rPr>
          <w:szCs w:val="22"/>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 </w:t>
      </w:r>
    </w:p>
    <w:p w14:paraId="4AEB44F3" w14:textId="77777777" w:rsidR="00D45847" w:rsidRDefault="00D45847">
      <w:pPr>
        <w:pStyle w:val="Brdtext"/>
        <w:rPr>
          <w:lang w:eastAsia="en-US"/>
        </w:rPr>
      </w:pP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12" w:name="_Toc391456181"/>
      <w:bookmarkStart w:id="13" w:name="_Toc394248555"/>
      <w:bookmarkEnd w:id="12"/>
      <w:r>
        <w:lastRenderedPageBreak/>
        <w:t>Metod</w:t>
      </w:r>
      <w:bookmarkEnd w:id="13"/>
    </w:p>
    <w:p w14:paraId="4F1EA438" w14:textId="77777777" w:rsidR="00D45847" w:rsidRPr="004E58AD" w:rsidRDefault="00850895" w:rsidP="009F3187">
      <w:pPr>
        <w:pStyle w:val="Heading31"/>
        <w:numPr>
          <w:ilvl w:val="0"/>
          <w:numId w:val="0"/>
        </w:numPr>
      </w:pPr>
      <w:bookmarkStart w:id="14" w:name="_Toc391456182"/>
      <w:bookmarkStart w:id="15" w:name="_Toc394248556"/>
      <w:bookmarkEnd w:id="14"/>
      <w:r w:rsidRPr="004E58AD">
        <w:t>Intervjun</w:t>
      </w:r>
      <w:bookmarkEnd w:id="15"/>
    </w:p>
    <w:p w14:paraId="658ECF7C" w14:textId="77777777" w:rsidR="00D45847" w:rsidRDefault="00D45847">
      <w:pPr>
        <w:tabs>
          <w:tab w:val="left" w:pos="1134"/>
        </w:tabs>
        <w:spacing w:line="600" w:lineRule="auto"/>
        <w:rPr>
          <w:rFonts w:cs="Times New Roman"/>
        </w:rPr>
      </w:pPr>
    </w:p>
    <w:p w14:paraId="32BAAB67" w14:textId="2AC99846"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w:t>
      </w:r>
      <w:commentRangeStart w:id="16"/>
      <w:r>
        <w:t>m</w:t>
      </w:r>
      <w:r w:rsidR="003B5EB1">
        <w:t>odellernas</w:t>
      </w:r>
      <w:r>
        <w:t xml:space="preserve"> </w:t>
      </w:r>
      <w:r w:rsidR="006601B2">
        <w:t xml:space="preserve">faser och </w:t>
      </w:r>
      <w:r>
        <w:t xml:space="preserve">element </w:t>
      </w:r>
      <w:commentRangeEnd w:id="16"/>
      <w:r w:rsidR="00622CDA">
        <w:rPr>
          <w:rStyle w:val="Kommentarsreferens"/>
        </w:rPr>
        <w:commentReference w:id="16"/>
      </w:r>
      <w:r>
        <w:t xml:space="preserve">på ett jämförbart sätt där de motsvara varandra i en så stor utsträckning som möjligt. Genom att använda </w:t>
      </w:r>
      <w:r w:rsidR="006C3FF0">
        <w:t xml:space="preserve">faktauppställning </w:t>
      </w:r>
      <w:r>
        <w:t>kunde vi sedan skapa</w:t>
      </w:r>
      <w:r w:rsidR="00401324">
        <w:t xml:space="preserve"> frågekonstruktioner</w:t>
      </w:r>
      <w:commentRangeStart w:id="17"/>
      <w:r w:rsidR="00905DB0">
        <w:t xml:space="preserve"> </w:t>
      </w:r>
      <w:commentRangeEnd w:id="17"/>
      <w:r w:rsidR="00891A2E">
        <w:rPr>
          <w:rStyle w:val="Kommentarsreferens"/>
        </w:rPr>
        <w:commentReference w:id="17"/>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commentRangeStart w:id="18"/>
      <w:r>
        <w:t xml:space="preserve"> </w:t>
      </w:r>
      <w:commentRangeEnd w:id="18"/>
      <w:r w:rsidR="00CD3F49">
        <w:rPr>
          <w:rStyle w:val="Kommentarsreferens"/>
        </w:rPr>
        <w:commentReference w:id="18"/>
      </w:r>
      <w:r w:rsidR="007F5A31">
        <w:t>modell</w:t>
      </w:r>
      <w:r>
        <w:t>element</w:t>
      </w:r>
      <w:r w:rsidR="0079274D">
        <w:t xml:space="preserve"> </w:t>
      </w:r>
      <w:r w:rsidR="007F5A31">
        <w:t xml:space="preserve">enligt Grades pedagogiska riktlinjer </w:t>
      </w:r>
      <w:r w:rsidR="0079274D">
        <w:t>(Bilaga 2)</w:t>
      </w:r>
      <w:commentRangeStart w:id="19"/>
      <w:r>
        <w:t>.</w:t>
      </w:r>
      <w:commentRangeEnd w:id="19"/>
      <w:r w:rsidR="00830D00">
        <w:rPr>
          <w:rStyle w:val="Kommentarsreferens"/>
        </w:rPr>
        <w:commentReference w:id="19"/>
      </w:r>
      <w:r>
        <w:t xml:space="preserve"> </w:t>
      </w:r>
      <w:r w:rsidR="00633E89">
        <w:t xml:space="preserve">Varje modell gav ett antal motsvarande frågor och påståenden per modellelement. </w:t>
      </w:r>
      <w:r w:rsidR="00401324">
        <w:t xml:space="preserve">Frågekonstruktioner </w:t>
      </w:r>
      <w:r>
        <w:t>i intervjun var designade till att bli bedömd på en skala mellan 1 (</w:t>
      </w:r>
      <w:r w:rsidR="00205671">
        <w:t>inte alls viktigt) till 5 (mycket viktigt</w:t>
      </w:r>
      <w:r>
        <w:t xml:space="preserve">). Poängen från intervju sammanställdes per perspektiv/modell och den </w:t>
      </w:r>
      <w:r w:rsidR="00205671">
        <w:t>pedagogiskmodellen</w:t>
      </w:r>
      <w:ins w:id="20" w:author="Jason Serviss" w:date="2018-08-20T20:46:00Z">
        <w:r w:rsidR="00A46B98">
          <w:t xml:space="preserve"> </w:t>
        </w:r>
      </w:ins>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r w:rsidR="00A46B98">
        <w:rPr>
          <w:rStyle w:val="Kommentarsreferens"/>
        </w:rPr>
        <w:commentReference w:id="21"/>
      </w:r>
    </w:p>
    <w:p w14:paraId="3E4E62B6" w14:textId="77777777" w:rsidR="00D45847" w:rsidRPr="004E58AD" w:rsidRDefault="00850895" w:rsidP="009F3187">
      <w:pPr>
        <w:pStyle w:val="Heading31"/>
        <w:numPr>
          <w:ilvl w:val="0"/>
          <w:numId w:val="0"/>
        </w:numPr>
      </w:pPr>
      <w:bookmarkStart w:id="22" w:name="_Toc391456183"/>
      <w:bookmarkStart w:id="23" w:name="_Toc394248557"/>
      <w:r w:rsidRPr="004E58AD">
        <w:t>Utvärdering</w:t>
      </w:r>
      <w:bookmarkEnd w:id="22"/>
      <w:bookmarkEnd w:id="23"/>
      <w:r w:rsidRPr="004E58AD">
        <w:t xml:space="preserve"> </w:t>
      </w:r>
    </w:p>
    <w:p w14:paraId="602DC738" w14:textId="77777777" w:rsidR="00D45847" w:rsidRDefault="00D45847">
      <w:pPr>
        <w:tabs>
          <w:tab w:val="left" w:pos="1134"/>
        </w:tabs>
        <w:spacing w:line="480" w:lineRule="auto"/>
        <w:rPr>
          <w:rFonts w:cs="Times New Roman"/>
        </w:rPr>
      </w:pPr>
    </w:p>
    <w:p w14:paraId="574086C9" w14:textId="770B1F06" w:rsidR="00D45847" w:rsidRDefault="000E3605">
      <w:pPr>
        <w:tabs>
          <w:tab w:val="left" w:pos="1134"/>
        </w:tabs>
        <w:spacing w:line="600" w:lineRule="auto"/>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ins w:id="24" w:author="Jason Serviss" w:date="2018-07-15T10:03:00Z">
        <w:r w:rsidR="00850895">
          <w:rPr>
            <w:rFonts w:eastAsia="Times New Roman" w:cs="Times New Roman"/>
            <w:lang w:eastAsia="sv-SE"/>
          </w:rPr>
          <w:t xml:space="preserve"> </w:t>
        </w:r>
      </w:ins>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D5E4BB4" w14:textId="77777777" w:rsidR="00401324" w:rsidRDefault="00401324">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401324">
      <w:pPr>
        <w:pStyle w:val="Heading11"/>
      </w:pPr>
      <w:bookmarkStart w:id="25" w:name="_Toc391456184"/>
      <w:bookmarkStart w:id="26" w:name="_Toc394248558"/>
      <w:bookmarkEnd w:id="25"/>
      <w:r>
        <w:lastRenderedPageBreak/>
        <w:t>Resultat</w:t>
      </w:r>
      <w:bookmarkEnd w:id="26"/>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3A02B508"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 xml:space="preserve">för </w:t>
      </w:r>
      <w:commentRangeStart w:id="27"/>
      <w:r w:rsidR="006601B2">
        <w:rPr>
          <w:color w:val="353535"/>
          <w:szCs w:val="22"/>
        </w:rPr>
        <w:t>den</w:t>
      </w:r>
      <w:commentRangeEnd w:id="27"/>
      <w:r w:rsidR="00A44A23">
        <w:rPr>
          <w:rStyle w:val="Kommentarsreferens"/>
          <w:rFonts w:eastAsiaTheme="minorHAnsi" w:cstheme="minorBidi"/>
          <w:lang w:eastAsia="en-US"/>
        </w:rPr>
        <w:commentReference w:id="27"/>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 xml:space="preserve">frågekonstruktioner </w:t>
      </w:r>
      <w:r w:rsidR="000E3605">
        <w:rPr>
          <w:color w:val="353535"/>
          <w:szCs w:val="22"/>
        </w:rPr>
        <w:t xml:space="preserve">av </w:t>
      </w:r>
      <w:commentRangeStart w:id="28"/>
      <w:r w:rsidR="000E3605">
        <w:rPr>
          <w:color w:val="353535"/>
          <w:szCs w:val="22"/>
        </w:rPr>
        <w:t xml:space="preserve">påståenden och frågor </w:t>
      </w:r>
      <w:commentRangeEnd w:id="28"/>
      <w:r w:rsidR="00401324">
        <w:rPr>
          <w:rStyle w:val="Kommentarsreferens"/>
          <w:rFonts w:eastAsiaTheme="minorHAnsi" w:cstheme="minorBidi"/>
          <w:lang w:eastAsia="en-US"/>
        </w:rPr>
        <w:commentReference w:id="28"/>
      </w:r>
      <w:r w:rsidR="000E3605">
        <w:rPr>
          <w:color w:val="353535"/>
          <w:szCs w:val="22"/>
        </w:rPr>
        <w:t>(</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commentRangeStart w:id="29"/>
      <w:r>
        <w:rPr>
          <w:color w:val="353535"/>
          <w:szCs w:val="22"/>
        </w:rPr>
        <w:t xml:space="preserve">Resultat från intervjun visar att DIM har ett genomsnittlig högre poäng med ett </w:t>
      </w:r>
      <w:commentRangeStart w:id="30"/>
      <w:r>
        <w:rPr>
          <w:color w:val="353535"/>
          <w:szCs w:val="22"/>
        </w:rPr>
        <w:t>medelvärde</w:t>
      </w:r>
      <w:commentRangeEnd w:id="30"/>
      <w:r w:rsidR="00363562">
        <w:rPr>
          <w:rStyle w:val="Kommentarsreferens"/>
          <w:rFonts w:eastAsiaTheme="minorHAnsi" w:cstheme="minorBidi"/>
          <w:lang w:eastAsia="en-US"/>
        </w:rPr>
        <w:commentReference w:id="30"/>
      </w:r>
      <w:r>
        <w:rPr>
          <w:color w:val="353535"/>
          <w:szCs w:val="22"/>
        </w:rPr>
        <w:t xml:space="preserve"> på 4,5 poäng, jämfört med ATM (medelpoäng = 3) och KLM (medelpoäng = 4) (Figur 1a).</w:t>
      </w:r>
      <w:r>
        <w:t xml:space="preserve"> </w:t>
      </w:r>
      <w:commentRangeEnd w:id="29"/>
      <w:r w:rsidR="005078DE">
        <w:rPr>
          <w:rStyle w:val="Kommentarsreferens"/>
          <w:rFonts w:eastAsiaTheme="minorHAnsi" w:cstheme="minorBidi"/>
          <w:lang w:eastAsia="en-US"/>
        </w:rPr>
        <w:commentReference w:id="29"/>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31"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w:t>
      </w:r>
      <w:commentRangeStart w:id="32"/>
      <w:r w:rsidR="00A80803">
        <w:rPr>
          <w:color w:val="353535"/>
          <w:szCs w:val="22"/>
        </w:rPr>
        <w:t>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pedagogik och det innebär att </w:t>
      </w:r>
      <w:r w:rsidR="004A08DF">
        <w:rPr>
          <w:color w:val="353535"/>
          <w:szCs w:val="22"/>
        </w:rPr>
        <w:lastRenderedPageBreak/>
        <w:t xml:space="preserve">det associativa perspektivet representera en logisk utgångspunkt för evaluering av modeller som skulle lättare utnyttjas av Grade i framtiden. </w:t>
      </w:r>
      <w:commentRangeEnd w:id="32"/>
      <w:r w:rsidR="001A09C0">
        <w:rPr>
          <w:rStyle w:val="Kommentarsreferens"/>
          <w:rFonts w:eastAsiaTheme="minorHAnsi" w:cstheme="minorBidi"/>
          <w:lang w:eastAsia="en-US"/>
        </w:rPr>
        <w:commentReference w:id="32"/>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pPr>
        <w:pStyle w:val="Brdtext"/>
        <w:keepNext/>
        <w:spacing w:line="600" w:lineRule="auto"/>
      </w:pPr>
      <w:commentRangeStart w:id="34"/>
      <w:r>
        <w:rPr>
          <w:rFonts w:eastAsiaTheme="minorHAnsi" w:cstheme="minorBidi"/>
          <w:noProof/>
          <w:sz w:val="18"/>
          <w:szCs w:val="18"/>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commentRangeEnd w:id="34"/>
      <w:r w:rsidR="00D02663">
        <w:rPr>
          <w:rStyle w:val="Kommentarsreferens"/>
          <w:rFonts w:eastAsiaTheme="minorHAnsi" w:cstheme="minorBidi"/>
          <w:lang w:eastAsia="en-US"/>
        </w:rPr>
        <w:commentReference w:id="34"/>
      </w:r>
    </w:p>
    <w:p w14:paraId="0B9A2407" w14:textId="54B66477" w:rsidR="00D45847" w:rsidRDefault="00850895">
      <w:pPr>
        <w:pStyle w:val="Beskrivning"/>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Pr="00C45585">
        <w:rPr>
          <w:b/>
          <w:i w:val="0"/>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commentRangeStart w:id="35"/>
      <w:r w:rsidR="00131159">
        <w:rPr>
          <w:i w:val="0"/>
        </w:rPr>
        <w:t xml:space="preserve"> </w:t>
      </w:r>
      <w:commentRangeEnd w:id="35"/>
      <w:r w:rsidR="000F257E">
        <w:rPr>
          <w:rStyle w:val="Kommentarsreferens"/>
          <w:rFonts w:ascii="Times New Roman" w:hAnsi="Times New Roman"/>
          <w:bCs w:val="0"/>
          <w:i w:val="0"/>
        </w:rPr>
        <w:commentReference w:id="35"/>
      </w:r>
      <w:r w:rsidR="00A958E8">
        <w:rPr>
          <w:i w:val="0"/>
        </w:rPr>
        <w:t xml:space="preserve">Diagramstaplarna visar resultatet av tilldelade poäng från </w:t>
      </w:r>
      <w:r w:rsidR="00D02663">
        <w:rPr>
          <w:i w:val="0"/>
        </w:rPr>
        <w:t>frågekonstruktionerna</w:t>
      </w:r>
      <w:r w:rsidR="00401324">
        <w:t xml:space="preserve"> </w:t>
      </w:r>
      <w:r>
        <w:rPr>
          <w:i w:val="0"/>
        </w:rPr>
        <w:t xml:space="preserve">identifieringsnummer </w:t>
      </w:r>
      <w:r w:rsidR="0093589A">
        <w:rPr>
          <w:i w:val="0"/>
        </w:rPr>
        <w:t xml:space="preserve">och som </w:t>
      </w:r>
      <w:r>
        <w:rPr>
          <w:i w:val="0"/>
        </w:rPr>
        <w:t xml:space="preserve">korresponderar med numrering och </w:t>
      </w:r>
      <w:r w:rsidR="00615A46">
        <w:rPr>
          <w:i w:val="0"/>
        </w:rPr>
        <w:t xml:space="preserve">ordföljd </w:t>
      </w:r>
      <w:r>
        <w:rPr>
          <w:i w:val="0"/>
        </w:rPr>
        <w:t>i bilaga 2.</w:t>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175842BC" w:rsidR="00BA62A8" w:rsidRDefault="00850895">
      <w:pPr>
        <w:pStyle w:val="Brdtext"/>
        <w:spacing w:line="600" w:lineRule="auto"/>
      </w:pPr>
      <w:r>
        <w:t xml:space="preserve">För att kunna få kännedom om kvalité i </w:t>
      </w:r>
      <w:r w:rsidR="001017ED">
        <w:t>Grades</w:t>
      </w:r>
      <w:r>
        <w:t xml:space="preserve"> </w:t>
      </w:r>
      <w:r w:rsidR="00D54FB0">
        <w:t>kurser</w:t>
      </w:r>
      <w:r>
        <w:t>, e</w:t>
      </w:r>
      <w:r w:rsidR="004A010C">
        <w:t>valuerade vi 4 av deras tidigare kurser som var nyligen designade under 2017 (KS Strålskydd, PT Strålsäkerhet, RCC, Telia GDPR)</w:t>
      </w:r>
      <w:r>
        <w:t xml:space="preserve"> </w:t>
      </w:r>
      <w:r w:rsidR="00D54FB0">
        <w:t xml:space="preserve">och </w:t>
      </w:r>
      <w:r>
        <w:t xml:space="preserve">enligt DIM’s ramverk. </w:t>
      </w:r>
      <w:r w:rsidR="00D000E0">
        <w:t>Först sammanfattade vi DIM’s faser och element (Bilaga 1) för att sedan sammanställa påståenden (Bilaga 3)</w:t>
      </w:r>
      <w:r>
        <w:t xml:space="preserve"> som motsvarade modellens innehåll, </w:t>
      </w:r>
      <w:r w:rsidR="009A0EF4">
        <w:t>och</w:t>
      </w:r>
      <w:r>
        <w:t xml:space="preserve"> därefter kunna utvärdera kurserna. </w:t>
      </w:r>
    </w:p>
    <w:p w14:paraId="5D4A30B3" w14:textId="58DB41B8" w:rsidR="00D45847" w:rsidRDefault="00850895">
      <w:pPr>
        <w:pStyle w:val="Brdtext"/>
        <w:spacing w:line="600" w:lineRule="auto"/>
      </w:pPr>
      <w:r>
        <w:lastRenderedPageBreak/>
        <w:t xml:space="preserve">Resultatet visade att </w:t>
      </w:r>
      <w:r>
        <w:rPr>
          <w:i/>
        </w:rPr>
        <w:t>Presentations</w:t>
      </w:r>
      <w:r>
        <w:t xml:space="preserve"> fasen och </w:t>
      </w:r>
      <w:r>
        <w:rPr>
          <w:i/>
        </w:rPr>
        <w:t>Praktik</w:t>
      </w:r>
      <w:r>
        <w:t xml:space="preserve"> fasen hade relativt höga poäng (medelpoäng = 3,5 och 2,8) i kontrast till </w:t>
      </w:r>
      <w:r>
        <w:rPr>
          <w:i/>
        </w:rPr>
        <w:t>Övervakning och Återkopplings</w:t>
      </w:r>
      <w:r>
        <w:t xml:space="preserve"> fasen och </w:t>
      </w:r>
      <w:r>
        <w:rPr>
          <w:i/>
        </w:rPr>
        <w:t>Bedömning och Utvärderings</w:t>
      </w:r>
      <w:r>
        <w:t xml:space="preserve"> fasen som hade relativt låga poäng (medelpoäng = 2,2 och 1,5) (</w:t>
      </w:r>
      <w:r w:rsidR="00D000E0">
        <w:t>Figur 2</w:t>
      </w:r>
      <w:r>
        <w:t>a).</w:t>
      </w:r>
      <w:r w:rsidR="009A0EF4">
        <w:t xml:space="preserve"> </w:t>
      </w:r>
      <w:r w:rsidR="00A63C4E">
        <w:t>DIM</w:t>
      </w:r>
      <w:r w:rsidR="00BA62A8">
        <w:t>’s faser i</w:t>
      </w:r>
      <w:r w:rsidR="004C23B4">
        <w:t>nnehåller</w:t>
      </w:r>
      <w:r w:rsidR="00BA62A8">
        <w:t xml:space="preserve"> underliggande element som </w:t>
      </w:r>
      <w:r w:rsidR="004C23B4">
        <w:t>bestod av</w:t>
      </w:r>
      <w:r w:rsidR="00BA62A8">
        <w:t xml:space="preserve"> instruktioner för att använda modellen. </w:t>
      </w:r>
      <w:r w:rsidR="004C23B4">
        <w:t>Varje DIM element blev tilldelad</w:t>
      </w:r>
      <w:r w:rsidR="00764107">
        <w:t xml:space="preserve"> poäng beroende på hur bra eller dåligt den </w:t>
      </w:r>
      <w:r w:rsidR="00BA62A8">
        <w:t>uppvisade</w:t>
      </w:r>
      <w:r w:rsidR="00764107">
        <w:t xml:space="preserve"> att vara</w:t>
      </w:r>
      <w:r w:rsidR="00BA62A8">
        <w:t xml:space="preserve"> i Grades tidigare kurser</w:t>
      </w:r>
      <w:commentRangeStart w:id="36"/>
      <w:r>
        <w:t xml:space="preserve">. </w:t>
      </w:r>
      <w:commentRangeEnd w:id="36"/>
      <w:r>
        <w:commentReference w:id="36"/>
      </w:r>
      <w:r>
        <w:t xml:space="preserve">I </w:t>
      </w:r>
      <w:r>
        <w:rPr>
          <w:i/>
        </w:rPr>
        <w:t>Presentations</w:t>
      </w:r>
      <w:r>
        <w:t xml:space="preserve"> fasen visade elementet </w:t>
      </w:r>
      <w:r w:rsidRPr="00A63C4E">
        <w:rPr>
          <w:i/>
        </w:rPr>
        <w:t>Förståelse</w:t>
      </w:r>
      <w:r>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t xml:space="preserve">(Figur 2b). </w:t>
      </w:r>
      <w:r>
        <w:rPr>
          <w:i/>
        </w:rPr>
        <w:t>Praktik</w:t>
      </w:r>
      <w:r>
        <w:t xml:space="preserve"> fasen visade att elementet </w:t>
      </w:r>
      <w:r>
        <w:rPr>
          <w:i/>
        </w:rPr>
        <w:t>Självständiga övningar</w:t>
      </w:r>
      <w:r>
        <w:t xml:space="preserve"> och </w:t>
      </w:r>
      <w:r>
        <w:rPr>
          <w:i/>
        </w:rPr>
        <w:t>Periodisk Övervakning</w:t>
      </w:r>
      <w:r>
        <w:t xml:space="preserve"> utgav ett enhetligt resultat </w:t>
      </w:r>
      <w:r w:rsidR="00BA62A8">
        <w:t xml:space="preserve">jämfört med </w:t>
      </w:r>
      <w:r w:rsidR="00BA62A8">
        <w:rPr>
          <w:i/>
        </w:rPr>
        <w:t xml:space="preserve">Guidning </w:t>
      </w:r>
      <w:r>
        <w:t>(medelpoäng = 2</w:t>
      </w:r>
      <w:r w:rsidR="00BA62A8">
        <w:t>, och 4,5</w:t>
      </w:r>
      <w:r>
        <w:t xml:space="preserve">) (Figur 2b). </w:t>
      </w:r>
      <w:r>
        <w:rPr>
          <w:i/>
        </w:rPr>
        <w:t>Bedömning och Utvärderings</w:t>
      </w:r>
      <w:r>
        <w:t xml:space="preserve"> fasen </w:t>
      </w:r>
      <w:r w:rsidR="00971948">
        <w:t xml:space="preserve">visade </w:t>
      </w:r>
      <w:r>
        <w:t xml:space="preserve">fick den lägsta </w:t>
      </w:r>
      <w:r w:rsidR="00971948">
        <w:t>medel</w:t>
      </w:r>
      <w:r>
        <w:t>poän</w:t>
      </w:r>
      <w:r w:rsidR="00971948">
        <w:t xml:space="preserve">gen jämfört med alla </w:t>
      </w:r>
      <w:r>
        <w:t xml:space="preserve">DIM </w:t>
      </w:r>
      <w:r w:rsidR="00971948">
        <w:t xml:space="preserve">faser. Båda elementen som inkluderades i fasen, elementet </w:t>
      </w:r>
      <w:r>
        <w:rPr>
          <w:i/>
        </w:rPr>
        <w:t>Validering</w:t>
      </w:r>
      <w:r>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t xml:space="preserve">. </w:t>
      </w:r>
      <w:r>
        <w:rPr>
          <w:i/>
        </w:rPr>
        <w:t>Övervakning och Återkoppling</w:t>
      </w:r>
      <w:r>
        <w:t xml:space="preserve"> fasen innehåller elementet </w:t>
      </w:r>
      <w:r>
        <w:rPr>
          <w:i/>
        </w:rPr>
        <w:t>Ledtrådar och Uppmaningar</w:t>
      </w:r>
      <w:r>
        <w:t xml:space="preserve"> och resulterade med ett lågt resultat (medelpoäng = 0,6), däremot </w:t>
      </w:r>
      <w:r w:rsidR="00971948">
        <w:t>fasens medelvärde räddar</w:t>
      </w:r>
      <w:r>
        <w:t xml:space="preserve"> fasen av att elementet </w:t>
      </w:r>
      <w:r>
        <w:rPr>
          <w:i/>
        </w:rPr>
        <w:t>Support</w:t>
      </w:r>
      <w:r>
        <w:t xml:space="preserve"> har ett så högt resultat (medelpoäng = 3,8). Det betyder dock inte att elementet </w:t>
      </w:r>
      <w:r>
        <w:rPr>
          <w:i/>
        </w:rPr>
        <w:t>Ledtrådar och Uppmaningar</w:t>
      </w:r>
      <w:r>
        <w:t xml:space="preserve"> </w:t>
      </w:r>
      <w:r w:rsidR="00971948">
        <w:t>inte skulle gynnas av</w:t>
      </w:r>
      <w:r>
        <w:t xml:space="preserve"> uppmärksamhet. </w:t>
      </w:r>
      <w:commentRangeStart w:id="37"/>
      <w:r>
        <w:t xml:space="preserve">Sammanfattningsvis </w:t>
      </w:r>
      <w:r w:rsidR="00971948">
        <w:t>ger</w:t>
      </w:r>
      <w:r>
        <w:t xml:space="preserve"> resultatet </w:t>
      </w:r>
      <w:r w:rsidR="00971948">
        <w:t xml:space="preserve">från denna analys en tydlig bild över vilken del av kursen som skulle kunna förbättras enligt DIM. </w:t>
      </w:r>
      <w:commentRangeEnd w:id="37"/>
      <w:r>
        <w:commentReference w:id="37"/>
      </w:r>
      <w:r>
        <w:t xml:space="preserve"> </w:t>
      </w:r>
      <w:r>
        <w:commentReference w:id="38"/>
      </w:r>
    </w:p>
    <w:p w14:paraId="023B1B5F" w14:textId="77777777" w:rsidR="00D45847" w:rsidRDefault="00850895">
      <w:r>
        <w:rPr>
          <w:noProof/>
          <w:lang w:eastAsia="sv-SE"/>
        </w:rPr>
        <w:lastRenderedPageBreak/>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39"/>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Pr="008E6FE9">
        <w:rPr>
          <w:rFonts w:ascii="Verdana" w:hAnsi="Verdana"/>
          <w:b/>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AA358B4" w14:textId="77777777" w:rsidR="00D45847" w:rsidRDefault="00850895">
      <w:pPr>
        <w:pStyle w:val="Brdtext"/>
        <w:spacing w:line="600" w:lineRule="auto"/>
        <w:rPr>
          <w:b/>
        </w:rPr>
      </w:pPr>
      <w:r>
        <w:rPr>
          <w:b/>
        </w:rPr>
        <w:t xml:space="preserve">Likartat medelpoäng igenom alla Grades tidigare kurser ger utslag till vidare förbättring </w:t>
      </w:r>
    </w:p>
    <w:p w14:paraId="5E605DD3" w14:textId="188A2C08" w:rsidR="00D45847" w:rsidRPr="004E58AD" w:rsidRDefault="00D863D2" w:rsidP="004E58AD">
      <w:pPr>
        <w:pStyle w:val="Brdtext"/>
        <w:spacing w:line="600" w:lineRule="auto"/>
        <w:rPr>
          <w:ins w:id="40" w:author="Olivia Imner" w:date="2018-07-07T12:55:00Z"/>
        </w:rPr>
      </w:pPr>
      <w:r>
        <w:t xml:space="preserve">För att kunna </w:t>
      </w:r>
      <w:r w:rsidR="00951E2F">
        <w:t xml:space="preserve">förstå hur Grades tidigare kurser levererade tillsammans med DIM gjorde vi en utvärdering. Det gjordes genom att </w:t>
      </w:r>
      <w:r w:rsidR="00850895">
        <w:commentReference w:id="41"/>
      </w:r>
      <w:r w:rsidR="00951E2F">
        <w:t>granska</w:t>
      </w:r>
      <w:r w:rsidR="00850895">
        <w:t xml:space="preserve"> hur varje </w:t>
      </w:r>
      <w:r w:rsidR="00F67766">
        <w:t xml:space="preserve">individuell </w:t>
      </w:r>
      <w:r w:rsidR="00850895">
        <w:t xml:space="preserve">kurs presterade i respektive DIM fas. Resultatet visar att spridningen mellan poäng och respektive kurs har en </w:t>
      </w:r>
      <w:r w:rsidR="00F67766">
        <w:t xml:space="preserve">medel </w:t>
      </w:r>
      <w:r w:rsidR="00850895">
        <w:t>differens på cirka 0,5 poäng (Figur 3a). Det indikera</w:t>
      </w:r>
      <w:r w:rsidR="007710D1">
        <w:t>r att poängen som har utdelats</w:t>
      </w:r>
      <w:r w:rsidR="00850895">
        <w:t xml:space="preserve"> är likartad från varje </w:t>
      </w:r>
      <w:r w:rsidR="00655118">
        <w:t xml:space="preserve">enskild </w:t>
      </w:r>
      <w:r w:rsidR="00850895">
        <w:t xml:space="preserve">kurs </w:t>
      </w:r>
      <w:commentRangeStart w:id="42"/>
      <w:r w:rsidR="00850895">
        <w:t>o</w:t>
      </w:r>
      <w:r w:rsidR="006E30FA">
        <w:t xml:space="preserve">ch kan ge </w:t>
      </w:r>
      <w:r w:rsidR="00D7649D">
        <w:t xml:space="preserve">ett utrymme till förbättring i </w:t>
      </w:r>
      <w:r w:rsidR="006E30FA">
        <w:t>Grade</w:t>
      </w:r>
      <w:r w:rsidR="004E58AD">
        <w:t>s</w:t>
      </w:r>
      <w:r w:rsidR="006E30FA">
        <w:t xml:space="preserve"> pedagogiska standard enligt DIM</w:t>
      </w:r>
      <w:r w:rsidR="00850895">
        <w:t>.</w:t>
      </w:r>
      <w:commentRangeEnd w:id="42"/>
      <w:r w:rsidR="00850895">
        <w:commentReference w:id="42"/>
      </w:r>
      <w:r w:rsidR="00850895">
        <w:t xml:space="preserve"> Eftersom kurserna uppvisar att ha jämförligt resultat kan ge möjligheten till att utförligare visa hur uppdelningen av poäng resulterade i med DIM’s faser (Figur 3b). KS Strålskydd och Telia GDPR en särskild högre </w:t>
      </w:r>
      <w:r w:rsidR="00F67766">
        <w:t>förmåga</w:t>
      </w:r>
      <w:r w:rsidR="00850895">
        <w:t xml:space="preserve"> igenom </w:t>
      </w:r>
      <w:r w:rsidR="004A62A2">
        <w:t>majoriteten av</w:t>
      </w:r>
      <w:r w:rsidR="00850895">
        <w:t xml:space="preserve"> DIM’s faser och kan ge möjligen ge anvisningar på hur Grade ska börja arbeta med Bedömning och Utvärderings fasen eftersom den delen i deras kurser har ett medelmåttigt resultat (Figur 3b). Sammanfattningsvis </w:t>
      </w:r>
      <w:r w:rsidR="00083F82">
        <w:t xml:space="preserve">visar </w:t>
      </w:r>
      <w:r w:rsidR="00850895">
        <w:t xml:space="preserve">resultatet </w:t>
      </w:r>
      <w:r w:rsidR="00083F82">
        <w:t xml:space="preserve">att </w:t>
      </w:r>
      <w:r w:rsidR="00850895">
        <w:t xml:space="preserve">Grades tidigare kurser kan ge möjligheten till att </w:t>
      </w:r>
      <w:r w:rsidR="00850895">
        <w:lastRenderedPageBreak/>
        <w:t xml:space="preserve">förstå var de kan börja </w:t>
      </w:r>
      <w:r w:rsidR="00083F82">
        <w:t>fokusera</w:t>
      </w:r>
      <w:r w:rsidR="00850895">
        <w:t xml:space="preserve"> på i kurserna </w:t>
      </w:r>
      <w:r w:rsidR="00083F82">
        <w:t>och därmed klara av</w:t>
      </w:r>
      <w:r w:rsidR="00850895">
        <w:t xml:space="preserve"> </w:t>
      </w:r>
      <w:r w:rsidR="00083F82">
        <w:t>att påbörja</w:t>
      </w:r>
      <w:r w:rsidR="00850895">
        <w:t xml:space="preserve"> förändringar i nuvarande kurser.</w:t>
      </w:r>
      <w:bookmarkStart w:id="43" w:name="_Toc489811950"/>
      <w:bookmarkStart w:id="44" w:name="_Ref489810823"/>
    </w:p>
    <w:p w14:paraId="31FC49E2" w14:textId="77777777"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77777777"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Pr="008A6C94">
        <w:rPr>
          <w:b/>
          <w:i w:val="0"/>
        </w:rPr>
        <w:t>3</w:t>
      </w:r>
      <w:r w:rsidRPr="008A6C94">
        <w:rPr>
          <w:b/>
          <w:i w:val="0"/>
        </w:rPr>
        <w:fldChar w:fldCharType="end"/>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43"/>
      <w:bookmarkEnd w:id="44"/>
      <w:r>
        <w:rPr>
          <w:i w:val="0"/>
        </w:rPr>
        <w:t xml:space="preserve">Poäng per kurs och respektive DIM fas. </w:t>
      </w:r>
    </w:p>
    <w:p w14:paraId="378209C6" w14:textId="77777777" w:rsidR="00D45847" w:rsidRDefault="00850895">
      <w:pPr>
        <w:spacing w:before="720" w:after="200" w:line="480" w:lineRule="auto"/>
      </w:pPr>
      <w:r>
        <w:br w:type="page"/>
      </w:r>
    </w:p>
    <w:p w14:paraId="23E63620" w14:textId="172D7E21" w:rsidR="005B77FC" w:rsidRDefault="00850895" w:rsidP="005B77FC">
      <w:pPr>
        <w:pStyle w:val="Heading11"/>
      </w:pPr>
      <w:bookmarkStart w:id="45" w:name="_Toc391456185"/>
      <w:bookmarkStart w:id="46" w:name="_Toc394248559"/>
      <w:bookmarkEnd w:id="45"/>
      <w:r w:rsidRPr="004E58AD">
        <w:lastRenderedPageBreak/>
        <w:t>Diskussion</w:t>
      </w:r>
      <w:bookmarkEnd w:id="46"/>
    </w:p>
    <w:p w14:paraId="758DFAAC" w14:textId="7D25DB10" w:rsidR="00654CAB" w:rsidRDefault="00850895">
      <w:pPr>
        <w:pStyle w:val="Brdtext"/>
        <w:spacing w:line="600" w:lineRule="auto"/>
      </w:pPr>
      <w:r>
        <w:t>Syftet med denna studie var att undersöka vilken pedagogiskt perspektiv de innefattar på Grade och hitta en pedagogisk modell för att bli tydligt strukturerad</w:t>
      </w:r>
      <w:r w:rsidR="00915D89">
        <w:t>e i deras produktion av kurser. Därefter u</w:t>
      </w:r>
      <w:r>
        <w:t>tvärdera hur modellen skulle fungera i dagsläget genom att förstå vilka delar av kurser de ska lägga pedagogisk fokus på. Resultatet visar att Grades pedagogiska ansats övervägs att passa in i ett associativt perspektiv, tillsammans med</w:t>
      </w:r>
      <w:r w:rsidR="00E53EBC">
        <w:t xml:space="preserve"> en pedagogisk modell som DIM. </w:t>
      </w:r>
      <w:r w:rsidR="00E56D30">
        <w:t xml:space="preserve">Utifrån resultatet har det </w:t>
      </w:r>
      <w:r w:rsidR="00B31D7F">
        <w:t>också</w:t>
      </w:r>
      <w:r w:rsidR="00E56D30">
        <w:t xml:space="preserve"> framkommit att det finns visa faktorer som kan göras annorlunda i kommande utvärderingar. </w:t>
      </w:r>
      <w:commentRangeStart w:id="47"/>
      <w:r w:rsidR="00AE0EFD">
        <w:t>Även</w:t>
      </w:r>
      <w:commentRangeEnd w:id="47"/>
      <w:r w:rsidR="00B52F86">
        <w:rPr>
          <w:rStyle w:val="Kommentarsreferens"/>
          <w:rFonts w:eastAsiaTheme="minorHAnsi" w:cstheme="minorBidi"/>
          <w:lang w:eastAsia="en-US"/>
        </w:rPr>
        <w:commentReference w:id="47"/>
      </w:r>
      <w:r w:rsidR="00AE0EFD">
        <w:t xml:space="preserve"> om vi har funnit att DIM fungerar bra med Grade nuvarande pedagogik beroende på EIF’s specifika krav kan det vara nödvändigt att anta andra modeller för att uppfylla sådana krav. </w:t>
      </w:r>
      <w:r w:rsidR="00E56D30">
        <w:t xml:space="preserve">Det </w:t>
      </w:r>
      <w:r w:rsidR="00EB1E68">
        <w:t xml:space="preserve">kan arbetas vidare med det </w:t>
      </w:r>
      <w:r w:rsidR="00E56D30">
        <w:t>associativa perspektivet och i utbyte undersökas hur fler modeller kan användas för att utvärdera majoritet av Grades kurser</w:t>
      </w:r>
      <w:r w:rsidR="00B52F86">
        <w:t xml:space="preserve">. </w:t>
      </w:r>
      <w:r w:rsidR="00654CAB">
        <w:t xml:space="preserve">Det betyder att fokusen behöver läggas på att undersöka fler modeller inom det associativa </w:t>
      </w:r>
      <w:r w:rsidR="006278F8">
        <w:t xml:space="preserve">perspektivet och testa det med hjälp av att utvärdera föregående och nuvarande producerade e-kurserna. Utvärderingen kan ge bedömningen att e-kurser levererar ett säkert lärande inom EIF och ett resultat som Grade kan ha nytta av i kommande </w:t>
      </w:r>
      <w:r w:rsidR="004609DA">
        <w:t>uppdrag</w:t>
      </w:r>
      <w:r w:rsidR="006278F8">
        <w:t>.</w:t>
      </w:r>
      <w:r w:rsidR="0016757F">
        <w:t xml:space="preserve"> För att Grade ska kunna använda denna studie kan de </w:t>
      </w:r>
      <w:r w:rsidR="00A62911">
        <w:t>utnyttja</w:t>
      </w:r>
      <w:r w:rsidR="0016757F">
        <w:t xml:space="preserve"> intervjumaterialet för att få en grund i framtida utvärderingar </w:t>
      </w:r>
      <w:bookmarkStart w:id="48" w:name="_GoBack"/>
      <w:bookmarkEnd w:id="48"/>
    </w:p>
    <w:p w14:paraId="527747D9" w14:textId="7E20F2FD" w:rsidR="004609DA" w:rsidRDefault="004609DA" w:rsidP="004609DA">
      <w:pPr>
        <w:pStyle w:val="Brdtext"/>
        <w:spacing w:line="600" w:lineRule="auto"/>
      </w:pPr>
      <w:r>
        <w:t xml:space="preserve">Studien använder en kvalitativ metod genom att intervjua ansvarig för den pedagogiska designen. Detta har sina brister eftersom viktig information kan bli utesluten när studien förlitar sig på endast en person. Grade har enbart en ansvarig för pedagogiken och hanterar det med att använda samma struktur som de gjort under många år. </w:t>
      </w:r>
    </w:p>
    <w:p w14:paraId="5435F3E4" w14:textId="2B58A6CF" w:rsidR="004B4647" w:rsidRDefault="004B4647">
      <w:pPr>
        <w:pStyle w:val="Brdtext"/>
        <w:spacing w:line="600" w:lineRule="auto"/>
      </w:pPr>
    </w:p>
    <w:p w14:paraId="157A4F95" w14:textId="77777777" w:rsidR="00FB7215" w:rsidRDefault="00FB7215">
      <w:pPr>
        <w:pStyle w:val="Brdtext"/>
        <w:spacing w:line="600" w:lineRule="auto"/>
      </w:pPr>
    </w:p>
    <w:p w14:paraId="6464CE05" w14:textId="438693F5" w:rsidR="00D45847" w:rsidRPr="00B52F86" w:rsidRDefault="00D71CDE">
      <w:pPr>
        <w:pStyle w:val="Brdtext"/>
        <w:spacing w:line="600" w:lineRule="auto"/>
        <w:rPr>
          <w:szCs w:val="22"/>
        </w:rPr>
      </w:pPr>
      <w:commentRangeStart w:id="49"/>
      <w:r>
        <w:lastRenderedPageBreak/>
        <w:t>EIF kan även ha specifika kundmålsgrupper och det tillåter att de kan vara oberoende till att hålla fast till en specifikt pedagogisk modell. Då kan enskilda e-kurser få en annorlunda pedagogisk modell som är mer beroende på kurskraven och behöver vara unik för målgruppen.</w:t>
      </w:r>
      <w:commentRangeEnd w:id="49"/>
      <w:r>
        <w:rPr>
          <w:rStyle w:val="Kommentarsreferens"/>
        </w:rPr>
        <w:commentReference w:id="49"/>
      </w:r>
    </w:p>
    <w:p w14:paraId="6A8BB234" w14:textId="77777777" w:rsidR="00D45847" w:rsidRDefault="00D45847">
      <w:pPr>
        <w:pStyle w:val="Brdtext"/>
        <w:spacing w:line="600" w:lineRule="auto"/>
      </w:pPr>
    </w:p>
    <w:p w14:paraId="0C405819" w14:textId="08201469" w:rsidR="00D45847" w:rsidRDefault="00850895">
      <w:pPr>
        <w:pStyle w:val="Brdtext"/>
        <w:spacing w:line="600" w:lineRule="auto"/>
        <w:rPr>
          <w:color w:val="FF0000"/>
        </w:rPr>
      </w:pPr>
      <w:r>
        <w:rPr>
          <w:color w:val="FF0000"/>
        </w:rPr>
        <w:t>Extra kanske: Utifrån resultatet v</w:t>
      </w:r>
      <w:r w:rsidR="006F6C67">
        <w:rPr>
          <w:color w:val="FF0000"/>
        </w:rPr>
        <w:t>isar det att DIM vinner med</w:t>
      </w:r>
      <w:r>
        <w:rPr>
          <w:color w:val="FF0000"/>
        </w:rPr>
        <w:t xml:space="preserve"> marginal för att visa att den modellen har bäst chans att passa in på Grades pedagogiska ansats. Extra: </w:t>
      </w:r>
      <w:r>
        <w:t>Kan vara nyckeln till att få en tydligare pedagogisk struktur vid produktion av nya kurser.</w:t>
      </w:r>
    </w:p>
    <w:p w14:paraId="1B807D71"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Gå tillbaka till rapportens syfte och diskutera huruvida resultaten besvarar de frågor du ställde i syftet.</w:t>
      </w:r>
    </w:p>
    <w:p w14:paraId="2B592108"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 xml:space="preserve">Förklara resultaten utifrån metod och material. Har dessa påverkat resultaten och i så fall på vilket sätt? </w:t>
      </w:r>
      <w:r w:rsidRPr="00EB1E68">
        <w:rPr>
          <w:rFonts w:ascii="Times New Roman" w:eastAsia="Times New Roman" w:hAnsi="Times New Roman" w:cs="Times New Roman"/>
          <w:color w:val="000000"/>
          <w:sz w:val="22"/>
          <w:szCs w:val="22"/>
        </w:rPr>
        <w:br/>
      </w:r>
    </w:p>
    <w:p w14:paraId="1555069A"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Vilka nackdelar har tillvägagångssättet?</w:t>
      </w:r>
    </w:p>
    <w:p w14:paraId="79EAFB7D"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Jag var den enda som gjorde utvärderingen, bias och har ett intresse för att se resultat och bättre med studenters resultat</w:t>
      </w:r>
    </w:p>
    <w:p w14:paraId="46BED76E"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Bättre med fler kurs utvärderingar, säg i metod avsnittet att kurser är slumpmässigt valda.</w:t>
      </w:r>
    </w:p>
    <w:p w14:paraId="225B7BE4"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hAnsi="Times New Roman" w:cs="Times New Roman"/>
          <w:sz w:val="22"/>
          <w:szCs w:val="22"/>
          <w:shd w:val="clear" w:color="auto" w:fill="FFFFFF"/>
        </w:rPr>
        <w:t>Kan du nu se andra alternativ?</w:t>
      </w:r>
    </w:p>
    <w:p w14:paraId="2AACA702" w14:textId="77777777" w:rsidR="00D45847" w:rsidRPr="00EB1E68" w:rsidRDefault="00D45847">
      <w:pPr>
        <w:spacing w:line="360" w:lineRule="auto"/>
        <w:ind w:left="720"/>
        <w:rPr>
          <w:rFonts w:eastAsia="Times New Roman" w:cs="Times New Roman"/>
          <w:color w:val="000000"/>
          <w:lang w:eastAsia="sv-SE"/>
        </w:rPr>
      </w:pPr>
    </w:p>
    <w:p w14:paraId="3C8FAEA6" w14:textId="77777777" w:rsidR="00D45847" w:rsidRPr="00EB1E68" w:rsidRDefault="00850895">
      <w:pPr>
        <w:numPr>
          <w:ilvl w:val="0"/>
          <w:numId w:val="7"/>
        </w:numPr>
        <w:spacing w:line="360" w:lineRule="auto"/>
        <w:rPr>
          <w:rFonts w:eastAsia="Times New Roman" w:cs="Times New Roman"/>
          <w:color w:val="000000"/>
          <w:lang w:eastAsia="sv-SE"/>
        </w:rPr>
      </w:pPr>
      <w:r w:rsidRPr="00EB1E68">
        <w:rPr>
          <w:rFonts w:eastAsia="Times New Roman" w:cs="Times New Roman"/>
          <w:color w:val="000000"/>
          <w:lang w:eastAsia="sv-SE"/>
        </w:rPr>
        <w:t>Vilka konsekvenser får resultaten? Vad påverkar de?</w:t>
      </w:r>
    </w:p>
    <w:p w14:paraId="6F2BF59C" w14:textId="77777777" w:rsidR="00D45847" w:rsidRPr="00EB1E68" w:rsidRDefault="00850895">
      <w:pPr>
        <w:pStyle w:val="Brdtext"/>
        <w:numPr>
          <w:ilvl w:val="0"/>
          <w:numId w:val="7"/>
        </w:numPr>
        <w:spacing w:line="360" w:lineRule="auto"/>
        <w:rPr>
          <w:szCs w:val="22"/>
          <w:lang w:eastAsia="en-US"/>
        </w:rPr>
      </w:pPr>
      <w:r w:rsidRPr="00EB1E68">
        <w:rPr>
          <w:szCs w:val="22"/>
          <w:lang w:eastAsia="en-US"/>
        </w:rPr>
        <w:t xml:space="preserve">Hur skulle man kunna bygga på min forskning i framtiden, </w:t>
      </w:r>
      <w:r w:rsidRPr="00EB1E68">
        <w:rPr>
          <w:color w:val="000000"/>
          <w:szCs w:val="22"/>
          <w:shd w:val="clear" w:color="auto" w:fill="FFFFFF"/>
        </w:rPr>
        <w:t>viktiga frågor/områden att forska vidare inom?</w:t>
      </w:r>
    </w:p>
    <w:p w14:paraId="047A63AD" w14:textId="77777777" w:rsidR="00D45847" w:rsidRPr="00EB1E68" w:rsidRDefault="00850895">
      <w:pPr>
        <w:pStyle w:val="Brdtext"/>
        <w:numPr>
          <w:ilvl w:val="0"/>
          <w:numId w:val="7"/>
        </w:numPr>
        <w:spacing w:line="240" w:lineRule="auto"/>
        <w:rPr>
          <w:color w:val="B41723"/>
          <w:szCs w:val="22"/>
        </w:rPr>
      </w:pPr>
      <w:r w:rsidRPr="00EB1E68">
        <w:rPr>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64E9D04" w14:textId="77777777" w:rsidR="00D45847" w:rsidRDefault="00D45847">
      <w:pPr>
        <w:pStyle w:val="Brdtext"/>
        <w:spacing w:line="360" w:lineRule="auto"/>
        <w:ind w:left="720"/>
        <w:rPr>
          <w:b/>
          <w:szCs w:val="22"/>
          <w:lang w:eastAsia="en-US"/>
        </w:rPr>
      </w:pPr>
    </w:p>
    <w:p w14:paraId="70EA92FE" w14:textId="77777777" w:rsidR="00D45847" w:rsidRDefault="00850895">
      <w:pPr>
        <w:spacing w:before="720" w:after="200" w:line="0" w:lineRule="auto"/>
        <w:rPr>
          <w:rFonts w:ascii="Verdana" w:eastAsiaTheme="majorEastAsia" w:hAnsi="Verdana" w:cstheme="majorBidi"/>
          <w:bCs/>
          <w:color w:val="000000" w:themeColor="text1"/>
          <w:sz w:val="52"/>
          <w:szCs w:val="28"/>
        </w:rPr>
      </w:pPr>
      <w:r>
        <w:br w:type="page"/>
      </w:r>
    </w:p>
    <w:p w14:paraId="721613BB" w14:textId="77777777" w:rsidR="00D45847" w:rsidRPr="004E58AD" w:rsidRDefault="00850895" w:rsidP="009F3187">
      <w:pPr>
        <w:pStyle w:val="Heading11"/>
      </w:pPr>
      <w:bookmarkStart w:id="50" w:name="_Toc391456186"/>
      <w:bookmarkStart w:id="51" w:name="_Toc394248560"/>
      <w:bookmarkEnd w:id="50"/>
      <w:r w:rsidRPr="004E58AD">
        <w:lastRenderedPageBreak/>
        <w:t>Referenser</w:t>
      </w:r>
      <w:bookmarkEnd w:id="51"/>
    </w:p>
    <w:p w14:paraId="53FFD7B5" w14:textId="77777777" w:rsidR="00D45847" w:rsidRDefault="00850895">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B.L</w:t>
      </w:r>
      <w:proofErr w:type="spellEnd"/>
      <w:r>
        <w:rPr>
          <w:rFonts w:eastAsia="Times New Roman" w:cs="Times New Roman"/>
          <w:color w:val="222222"/>
          <w:shd w:val="clear" w:color="auto" w:fill="FFFFFF"/>
        </w:rPr>
        <w:t xml:space="preserve">. and Hardy, </w:t>
      </w:r>
      <w:proofErr w:type="spellStart"/>
      <w:r>
        <w:rPr>
          <w:rFonts w:eastAsia="Times New Roman" w:cs="Times New Roman"/>
          <w:color w:val="222222"/>
          <w:shd w:val="clear" w:color="auto" w:fill="FFFFFF"/>
        </w:rPr>
        <w:t>K.P</w:t>
      </w:r>
      <w:proofErr w:type="spellEnd"/>
      <w:r>
        <w:rPr>
          <w:rFonts w:eastAsia="Times New Roman" w:cs="Times New Roman"/>
          <w:color w:val="222222"/>
          <w:shd w:val="clear" w:color="auto" w:fill="FFFFFF"/>
        </w:rPr>
        <w:t xml:space="preserve">.,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Clark, </w:t>
      </w:r>
      <w:proofErr w:type="spellStart"/>
      <w:r>
        <w:rPr>
          <w:rFonts w:eastAsia="Times New Roman" w:cs="Times New Roman"/>
          <w:color w:val="222222"/>
          <w:shd w:val="clear" w:color="auto" w:fill="FFFFFF"/>
          <w:lang w:eastAsia="sv-SE"/>
        </w:rPr>
        <w:t>R.C</w:t>
      </w:r>
      <w:proofErr w:type="spellEnd"/>
      <w:r>
        <w:rPr>
          <w:rFonts w:eastAsia="Times New Roman" w:cs="Times New Roman"/>
          <w:color w:val="222222"/>
          <w:shd w:val="clear" w:color="auto" w:fill="FFFFFF"/>
          <w:lang w:eastAsia="sv-SE"/>
        </w:rPr>
        <w:t xml:space="preserve">. and Mayer, </w:t>
      </w:r>
      <w:proofErr w:type="spellStart"/>
      <w:r>
        <w:rPr>
          <w:rFonts w:eastAsia="Times New Roman" w:cs="Times New Roman"/>
          <w:color w:val="222222"/>
          <w:shd w:val="clear" w:color="auto" w:fill="FFFFFF"/>
          <w:lang w:eastAsia="sv-SE"/>
        </w:rPr>
        <w:t>R.E</w:t>
      </w:r>
      <w:proofErr w:type="spellEnd"/>
      <w:r>
        <w:rPr>
          <w:rFonts w:eastAsia="Times New Roman" w:cs="Times New Roman"/>
          <w:color w:val="222222"/>
          <w:shd w:val="clear" w:color="auto" w:fill="FFFFFF"/>
          <w:lang w:eastAsia="sv-SE"/>
        </w:rPr>
        <w:t>.,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Clark, </w:t>
      </w:r>
      <w:proofErr w:type="spellStart"/>
      <w:r>
        <w:rPr>
          <w:rFonts w:eastAsia="Times New Roman" w:cs="Times New Roman"/>
          <w:color w:val="222222"/>
          <w:shd w:val="clear" w:color="auto" w:fill="FFFFFF"/>
          <w:lang w:eastAsia="sv-SE"/>
        </w:rPr>
        <w:t>R.C</w:t>
      </w:r>
      <w:proofErr w:type="spellEnd"/>
      <w:r>
        <w:rPr>
          <w:rFonts w:eastAsia="Times New Roman" w:cs="Times New Roman"/>
          <w:color w:val="222222"/>
          <w:shd w:val="clear" w:color="auto" w:fill="FFFFFF"/>
          <w:lang w:eastAsia="sv-SE"/>
        </w:rPr>
        <w:t xml:space="preserve">. and Mayer, </w:t>
      </w:r>
      <w:proofErr w:type="spellStart"/>
      <w:r>
        <w:rPr>
          <w:rFonts w:eastAsia="Times New Roman" w:cs="Times New Roman"/>
          <w:color w:val="222222"/>
          <w:shd w:val="clear" w:color="auto" w:fill="FFFFFF"/>
          <w:lang w:eastAsia="sv-SE"/>
        </w:rPr>
        <w:t>R.E</w:t>
      </w:r>
      <w:proofErr w:type="spellEnd"/>
      <w:r>
        <w:rPr>
          <w:rFonts w:eastAsia="Times New Roman" w:cs="Times New Roman"/>
          <w:color w:val="222222"/>
          <w:shd w:val="clear" w:color="auto" w:fill="FFFFFF"/>
          <w:lang w:eastAsia="sv-SE"/>
        </w:rPr>
        <w:t>.,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Dabbagh,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561526">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w:t>
        </w:r>
        <w:proofErr w:type="spellStart"/>
        <w:r w:rsidR="00850895">
          <w:rPr>
            <w:rStyle w:val="InternetLink"/>
            <w:rFonts w:eastAsia="Times New Roman" w:cs="Times New Roman"/>
            <w:lang w:eastAsia="sv-SE"/>
          </w:rPr>
          <w:t>pdf</w:t>
        </w:r>
        <w:proofErr w:type="spellEnd"/>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D.P</w:t>
      </w:r>
      <w:proofErr w:type="spellEnd"/>
      <w:r>
        <w:rPr>
          <w:rFonts w:eastAsia="Times New Roman" w:cs="Times New Roman"/>
          <w:color w:val="222222"/>
          <w:shd w:val="clear" w:color="auto" w:fill="FFFFFF"/>
          <w:lang w:eastAsia="sv-SE"/>
        </w:rPr>
        <w:t xml:space="preserve">. and Eggen, </w:t>
      </w:r>
      <w:proofErr w:type="spellStart"/>
      <w:r>
        <w:rPr>
          <w:rFonts w:eastAsia="Times New Roman" w:cs="Times New Roman"/>
          <w:color w:val="222222"/>
          <w:shd w:val="clear" w:color="auto" w:fill="FFFFFF"/>
          <w:lang w:eastAsia="sv-SE"/>
        </w:rPr>
        <w:t>P.D</w:t>
      </w:r>
      <w:proofErr w:type="spellEnd"/>
      <w:r>
        <w:rPr>
          <w:rFonts w:eastAsia="Times New Roman" w:cs="Times New Roman"/>
          <w:color w:val="222222"/>
          <w:shd w:val="clear" w:color="auto" w:fill="FFFFFF"/>
          <w:lang w:eastAsia="sv-SE"/>
        </w:rPr>
        <w:t xml:space="preserve">.,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w:t>
      </w:r>
      <w:proofErr w:type="spellStart"/>
      <w:r>
        <w:t>Insight</w:t>
      </w:r>
      <w:proofErr w:type="spellEnd"/>
      <w:r>
        <w:t xml:space="preserve"> Research, </w:t>
      </w:r>
      <w:r>
        <w:rPr>
          <w:rFonts w:eastAsia="Times New Roman" w:cs="Times New Roman"/>
        </w:rPr>
        <w:t>rapport hämtat 6/6-2018</w:t>
      </w:r>
    </w:p>
    <w:p w14:paraId="2FA43716" w14:textId="77777777" w:rsidR="00D45847" w:rsidRDefault="00561526">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561526">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561526">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561526">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W.N</w:t>
      </w:r>
      <w:proofErr w:type="spellEnd"/>
      <w:r>
        <w:rPr>
          <w:rFonts w:eastAsia="Times New Roman" w:cs="Times New Roman"/>
          <w:color w:val="222222"/>
          <w:shd w:val="clear" w:color="auto" w:fill="FFFFFF"/>
          <w:lang w:eastAsia="sv-SE"/>
        </w:rPr>
        <w:t>.,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w:t>
      </w:r>
      <w:proofErr w:type="spellEnd"/>
      <w:r>
        <w:rPr>
          <w:rFonts w:eastAsia="Times New Roman" w:cs="Times New Roman"/>
          <w:color w:val="222222"/>
          <w:shd w:val="clear" w:color="auto" w:fill="FFFFFF"/>
          <w:lang w:eastAsia="sv-SE"/>
        </w:rPr>
        <w:t xml:space="preserve">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52" w:name="__Fieldmark__1067_823957682"/>
      <w:bookmarkStart w:id="53" w:name="__Fieldmark__744_3764101930"/>
      <w:bookmarkStart w:id="54" w:name="__Fieldmark__1179_1934263386"/>
      <w:bookmarkEnd w:id="52"/>
      <w:bookmarkEnd w:id="53"/>
      <w:bookmarkEnd w:id="54"/>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Y.C</w:t>
      </w:r>
      <w:proofErr w:type="spellEnd"/>
      <w:r>
        <w:rPr>
          <w:rFonts w:eastAsia="Times New Roman" w:cs="Times New Roman"/>
          <w:color w:val="222222"/>
          <w:shd w:val="clear" w:color="auto" w:fill="FFFFFF"/>
          <w:lang w:eastAsia="sv-SE"/>
        </w:rPr>
        <w:t xml:space="preserve">.,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w:t>
      </w:r>
      <w:proofErr w:type="spellStart"/>
      <w:r>
        <w:rPr>
          <w:rFonts w:eastAsia="Times New Roman" w:cs="Times New Roman"/>
          <w:color w:val="222222"/>
          <w:shd w:val="clear" w:color="auto" w:fill="FFFFFF"/>
          <w:lang w:eastAsia="sv-SE"/>
        </w:rPr>
        <w:t>ICT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55" w:name="_Toc391456187"/>
      <w:bookmarkStart w:id="56" w:name="_Toc394248561"/>
      <w:bookmarkEnd w:id="55"/>
      <w:r w:rsidRPr="009F3187">
        <w:lastRenderedPageBreak/>
        <w:t>Bilagor</w:t>
      </w:r>
      <w:bookmarkEnd w:id="56"/>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EC80296"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850895" w:rsidRPr="000427E4">
        <w:rPr>
          <w:b/>
          <w:i w:val="0"/>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B5EB1">
        <w:rPr>
          <w:i w:val="0"/>
          <w:color w:val="000000" w:themeColor="text1"/>
        </w:rPr>
        <w:t xml:space="preserve">Pedagogiska modellerna (DIM, KLM, och ATM) är indelade efter tre pedagogiska perspektiv (Associativt, Konstruktivist och Sociokulturellt). </w:t>
      </w:r>
      <w:r w:rsidR="00560FF4">
        <w:rPr>
          <w:i w:val="0"/>
          <w:color w:val="000000" w:themeColor="text1"/>
        </w:rPr>
        <w:t>Modellerna är sammanfattand</w:t>
      </w:r>
      <w:r w:rsidR="003B5EB1">
        <w:rPr>
          <w:i w:val="0"/>
          <w:color w:val="000000" w:themeColor="text1"/>
        </w:rPr>
        <w:t xml:space="preserve">e med </w:t>
      </w:r>
      <w:r w:rsidR="00905DB0">
        <w:rPr>
          <w:i w:val="0"/>
          <w:color w:val="000000" w:themeColor="text1"/>
        </w:rPr>
        <w:t>element</w:t>
      </w:r>
      <w:r w:rsidR="00560FF4">
        <w:rPr>
          <w:i w:val="0"/>
          <w:color w:val="000000" w:themeColor="text1"/>
        </w:rPr>
        <w:t>en</w:t>
      </w:r>
      <w:r w:rsidR="00305D18" w:rsidRPr="000427E4">
        <w:rPr>
          <w:i w:val="0"/>
          <w:color w:val="000000" w:themeColor="text1"/>
        </w:rPr>
        <w:t xml:space="preserve"> Inledning, Uppmuntra deltagare, Kontext och riktlinjer, Bedömning och </w:t>
      </w:r>
      <w:r w:rsidR="00305D18" w:rsidRPr="000427E4">
        <w:rPr>
          <w:i w:val="0"/>
          <w:color w:val="000000" w:themeColor="text1"/>
        </w:rPr>
        <w:lastRenderedPageBreak/>
        <w:t>Hjälp, Användarbarhet och feedback på prestation, Samarbete.</w:t>
      </w:r>
      <w:r w:rsidR="00850895" w:rsidRPr="000427E4">
        <w:rPr>
          <w:color w:val="000000" w:themeColor="text1"/>
        </w:rPr>
        <w:t xml:space="preserve"> </w:t>
      </w:r>
      <w:r w:rsidR="003B5EB1">
        <w:rPr>
          <w:i w:val="0"/>
          <w:color w:val="000000" w:themeColor="text1"/>
        </w:rPr>
        <w:t>Vid vissa</w:t>
      </w:r>
      <w:r w:rsidR="00560FF4">
        <w:rPr>
          <w:i w:val="0"/>
          <w:color w:val="000000" w:themeColor="text1"/>
        </w:rPr>
        <w:t xml:space="preserve"> tillfällen har inte modellen ett element och betecknas då med NA.</w:t>
      </w:r>
      <w:r w:rsidR="00850895" w:rsidRPr="000427E4">
        <w:commentReference w:id="57"/>
      </w:r>
      <w:r w:rsidR="00850895" w:rsidRPr="000427E4">
        <w:rPr>
          <w:b/>
          <w:color w:val="000000" w:themeColor="text1"/>
        </w:rPr>
        <w:t xml:space="preserve"> </w:t>
      </w:r>
      <w:r w:rsidR="00850895" w:rsidRPr="000427E4">
        <w:br w:type="page"/>
      </w:r>
    </w:p>
    <w:p w14:paraId="5082155C" w14:textId="153D2568" w:rsidR="00D45847" w:rsidRPr="00D01DE3" w:rsidRDefault="00850895" w:rsidP="004E58AD">
      <w:pPr>
        <w:rPr>
          <w:b/>
          <w:bCs/>
          <w:i/>
          <w:iCs/>
          <w:color w:val="00000A"/>
        </w:rPr>
      </w:pPr>
      <w:bookmarkStart w:id="58" w:name="_Toc391456188"/>
      <w:bookmarkEnd w:id="58"/>
      <w:r w:rsidRPr="00D01DE3">
        <w:rPr>
          <w:rStyle w:val="Starkbetoning"/>
          <w:color w:val="00000A"/>
        </w:rPr>
        <w:lastRenderedPageBreak/>
        <w:t xml:space="preserve">Inledning </w:t>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27DBA538" w:rsidR="00F16CB6" w:rsidRDefault="00DD12F3" w:rsidP="004E58AD">
      <w:pPr>
        <w:rPr>
          <w:ins w:id="59" w:author="Jason Serviss" w:date="2018-09-02T10:36:00Z"/>
          <w:rFonts w:cs="Times New Roman"/>
        </w:rPr>
      </w:pPr>
      <w:r>
        <w:rPr>
          <w:rFonts w:cs="Times New Roman"/>
        </w:rPr>
        <w:t xml:space="preserve">Poäng: </w:t>
      </w:r>
      <w:r w:rsidR="00A53F62">
        <w:rPr>
          <w:rFonts w:cs="Times New Roman"/>
        </w:rPr>
        <w:t>5</w:t>
      </w:r>
    </w:p>
    <w:p w14:paraId="08934F4A" w14:textId="77777777" w:rsidR="00DD12F3" w:rsidRDefault="00DD12F3" w:rsidP="004E58AD">
      <w:pPr>
        <w:rPr>
          <w:rFonts w:cs="Times New Roman"/>
        </w:rPr>
      </w:pPr>
    </w:p>
    <w:p w14:paraId="4D6D91A1" w14:textId="4442884A" w:rsidR="00DD12F3" w:rsidRDefault="00F16CB6" w:rsidP="00DD12F3">
      <w:pPr>
        <w:rPr>
          <w:ins w:id="60" w:author="Jason Serviss" w:date="2018-09-02T10:37:00Z"/>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549F22DE" w14:textId="77777777" w:rsidR="004E58AD" w:rsidRPr="004E58AD" w:rsidRDefault="004E58AD" w:rsidP="004E58AD">
      <w:pPr>
        <w:rPr>
          <w:rFonts w:cs="Times New Roman"/>
        </w:rPr>
      </w:pPr>
    </w:p>
    <w:p w14:paraId="3621C8F0" w14:textId="0D2974CF" w:rsidR="00DD12F3" w:rsidRDefault="00F16CB6" w:rsidP="00DD12F3">
      <w:pPr>
        <w:rPr>
          <w:ins w:id="61" w:author="Jason Serviss" w:date="2018-09-02T10:37:00Z"/>
          <w:rFonts w:cs="Times New Roman"/>
        </w:rPr>
      </w:pPr>
      <w:r>
        <w:rPr>
          <w:rFonts w:cs="Times New Roman"/>
        </w:rPr>
        <w:t xml:space="preserve">3.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21C318E7" w14:textId="77777777" w:rsidR="004E58AD" w:rsidRPr="004E58AD" w:rsidRDefault="004E58AD" w:rsidP="004E58AD">
      <w:pPr>
        <w:rPr>
          <w:rFonts w:cs="Times New Roman"/>
        </w:rPr>
      </w:pPr>
    </w:p>
    <w:p w14:paraId="49266A91" w14:textId="0A72CED1" w:rsidR="00DD12F3" w:rsidRDefault="00F16CB6" w:rsidP="00DD12F3">
      <w:pPr>
        <w:rPr>
          <w:ins w:id="62" w:author="Jason Serviss" w:date="2018-09-02T10:37:00Z"/>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r w:rsidR="00DD12F3">
        <w:rPr>
          <w:rFonts w:cs="Times New Roman"/>
        </w:rPr>
        <w:t xml:space="preserve"> Poäng: </w:t>
      </w:r>
      <w:r w:rsidR="00A53F62">
        <w:rPr>
          <w:rFonts w:cs="Times New Roman"/>
        </w:rPr>
        <w:t>5</w:t>
      </w:r>
    </w:p>
    <w:p w14:paraId="7044FDA2" w14:textId="77777777" w:rsidR="004E58AD" w:rsidRPr="004E58AD" w:rsidRDefault="004E58AD" w:rsidP="004E58AD">
      <w:pPr>
        <w:rPr>
          <w:rFonts w:cs="Times New Roman"/>
        </w:rPr>
      </w:pPr>
    </w:p>
    <w:p w14:paraId="21D5C3C4" w14:textId="7174E271" w:rsidR="00DD12F3" w:rsidRDefault="00F16CB6" w:rsidP="00DD12F3">
      <w:pPr>
        <w:rPr>
          <w:ins w:id="63" w:author="Jason Serviss" w:date="2018-09-02T10:37:00Z"/>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0379FF9A" w14:textId="77777777" w:rsidR="00D45847" w:rsidRDefault="00D45847" w:rsidP="004E58AD">
      <w:pPr>
        <w:rPr>
          <w:rFonts w:eastAsiaTheme="minorEastAsia"/>
          <w:i/>
          <w:sz w:val="23"/>
          <w:szCs w:val="23"/>
        </w:rPr>
      </w:pPr>
    </w:p>
    <w:p w14:paraId="5128E022" w14:textId="2DEC5DA5" w:rsidR="00D45847" w:rsidRPr="00D01DE3" w:rsidRDefault="00850895" w:rsidP="004E58AD">
      <w:pPr>
        <w:rPr>
          <w:b/>
          <w:bCs/>
          <w:i/>
          <w:iCs/>
          <w:color w:val="00000A"/>
        </w:rPr>
      </w:pPr>
      <w:r w:rsidRPr="00D01DE3">
        <w:rPr>
          <w:rStyle w:val="Starkbetoning"/>
          <w:color w:val="00000A"/>
        </w:rPr>
        <w:t>Uppmuntra deltagande</w:t>
      </w:r>
    </w:p>
    <w:p w14:paraId="006BD848" w14:textId="2C2003EF" w:rsidR="00DD12F3" w:rsidRDefault="00F16CB6" w:rsidP="00DD12F3">
      <w:pPr>
        <w:rPr>
          <w:ins w:id="64" w:author="Jason Serviss" w:date="2018-09-02T10:37:00Z"/>
          <w:rFonts w:cs="Times New Roman"/>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2283E1E3" w14:textId="77777777" w:rsidR="00D45847" w:rsidRDefault="00D45847" w:rsidP="004E58AD">
      <w:pPr>
        <w:rPr>
          <w:rFonts w:eastAsia="Times New Roman" w:cs="Times New Roman"/>
          <w:color w:val="333333"/>
        </w:rPr>
      </w:pPr>
    </w:p>
    <w:p w14:paraId="4454F09D" w14:textId="6343BD77" w:rsidR="00DD12F3" w:rsidRDefault="00F16CB6" w:rsidP="00DD12F3">
      <w:pPr>
        <w:rPr>
          <w:ins w:id="65" w:author="Jason Serviss" w:date="2018-09-02T10:37:00Z"/>
          <w:rFonts w:cs="Times New Roman"/>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787414BB" w14:textId="77777777" w:rsidR="004E58AD" w:rsidRDefault="004E58AD" w:rsidP="004E58AD">
      <w:pPr>
        <w:rPr>
          <w:rStyle w:val="Starkbetoning"/>
          <w:color w:val="00000A"/>
          <w:sz w:val="23"/>
          <w:szCs w:val="23"/>
        </w:rPr>
      </w:pPr>
    </w:p>
    <w:p w14:paraId="55D689E2" w14:textId="7C70F378" w:rsidR="00D45847" w:rsidRPr="00D01DE3" w:rsidRDefault="00850895" w:rsidP="004E58AD">
      <w:pPr>
        <w:rPr>
          <w:b/>
          <w:bCs/>
          <w:i/>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3CE8C50D" w14:textId="14394892" w:rsidR="00DD12F3" w:rsidRDefault="00F16CB6" w:rsidP="00DD12F3">
      <w:pPr>
        <w:rPr>
          <w:ins w:id="66" w:author="Jason Serviss" w:date="2018-09-02T10:37:00Z"/>
          <w:rFonts w:cs="Times New Roman"/>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6D50F409" w14:textId="77777777" w:rsidR="00D45847" w:rsidRDefault="00D45847" w:rsidP="004E58AD">
      <w:pPr>
        <w:rPr>
          <w:rStyle w:val="Betoning"/>
          <w:rFonts w:cs="Times New Roman"/>
          <w:i w:val="0"/>
        </w:rPr>
      </w:pPr>
    </w:p>
    <w:p w14:paraId="48DC492E" w14:textId="5316CD33" w:rsidR="00DD12F3" w:rsidRDefault="00F16CB6" w:rsidP="00DD12F3">
      <w:pPr>
        <w:rPr>
          <w:ins w:id="67" w:author="Jason Serviss" w:date="2018-09-02T10:37:00Z"/>
          <w:rFonts w:cs="Times New Roman"/>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3205E1BF" w14:textId="77777777" w:rsidR="00D45847" w:rsidRDefault="00D45847" w:rsidP="004E58AD">
      <w:pPr>
        <w:rPr>
          <w:rStyle w:val="Betoning"/>
          <w:rFonts w:cs="Times New Roman"/>
          <w:i w:val="0"/>
        </w:rPr>
      </w:pPr>
    </w:p>
    <w:p w14:paraId="17111BE6" w14:textId="2CCB0049" w:rsidR="00DD12F3" w:rsidRDefault="00F16CB6" w:rsidP="00DD12F3">
      <w:pPr>
        <w:rPr>
          <w:ins w:id="68" w:author="Jason Serviss" w:date="2018-09-02T10:37:00Z"/>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3811F539" w14:textId="01AE64AC" w:rsidR="00DD12F3" w:rsidRDefault="00F16CB6" w:rsidP="00DD12F3">
      <w:pPr>
        <w:rPr>
          <w:ins w:id="69" w:author="Jason Serviss" w:date="2018-09-02T10:37:00Z"/>
          <w:rFonts w:cs="Times New Roman"/>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284A53C8" w14:textId="77777777" w:rsidR="00D45847" w:rsidRDefault="00D45847" w:rsidP="004E58AD">
      <w:pPr>
        <w:rPr>
          <w:rStyle w:val="Betoning"/>
          <w:rFonts w:cs="Times New Roman"/>
          <w:i w:val="0"/>
        </w:rPr>
      </w:pPr>
    </w:p>
    <w:p w14:paraId="5A811DBC" w14:textId="1A58C892" w:rsidR="00DD12F3" w:rsidRDefault="00F16CB6" w:rsidP="00DD12F3">
      <w:pPr>
        <w:rPr>
          <w:ins w:id="70" w:author="Jason Serviss" w:date="2018-09-02T10:37:00Z"/>
          <w:rFonts w:cs="Times New Roman"/>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467CD6A7" w14:textId="146E5CA4" w:rsidR="00D45847" w:rsidRDefault="00D45847" w:rsidP="004E58AD">
      <w:pPr>
        <w:rPr>
          <w:rFonts w:eastAsia="Times New Roman" w:cs="Times New Roman"/>
          <w:color w:val="333333"/>
        </w:rPr>
      </w:pPr>
    </w:p>
    <w:p w14:paraId="63D46551" w14:textId="5B134859" w:rsidR="00DD12F3" w:rsidRDefault="00F16CB6" w:rsidP="00DD12F3">
      <w:pPr>
        <w:rPr>
          <w:ins w:id="71" w:author="Jason Serviss" w:date="2018-09-02T10:37:00Z"/>
          <w:rFonts w:cs="Times New Roman"/>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5EBF2C83" w14:textId="77777777" w:rsidR="004E58AD" w:rsidRDefault="004E58AD" w:rsidP="004E58AD">
      <w:pPr>
        <w:rPr>
          <w:rStyle w:val="Starkbetoning"/>
          <w:color w:val="00000A"/>
          <w:sz w:val="23"/>
          <w:szCs w:val="23"/>
        </w:rPr>
      </w:pPr>
    </w:p>
    <w:p w14:paraId="671B8297" w14:textId="0DCB6335" w:rsidR="004E58AD" w:rsidRPr="00D01DE3" w:rsidRDefault="00850895" w:rsidP="004E58AD">
      <w:pPr>
        <w:rPr>
          <w:b/>
          <w:bCs/>
          <w:i/>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4EA9A698" w:rsidR="00DD12F3" w:rsidRDefault="00F16CB6" w:rsidP="00DD12F3">
      <w:pPr>
        <w:rPr>
          <w:ins w:id="72"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264E1364" w14:textId="680D37A2" w:rsidR="00DD12F3" w:rsidRPr="00A53F62" w:rsidRDefault="00F16CB6" w:rsidP="00A53F62">
      <w:pPr>
        <w:pBdr>
          <w:bottom w:val="single" w:sz="6" w:space="1" w:color="auto"/>
        </w:pBdr>
        <w:rPr>
          <w:ins w:id="73" w:author="Jason Serviss" w:date="2018-09-02T10:38:00Z"/>
          <w:rFonts w:eastAsia="Times New Roman" w:cs="Times New Roman"/>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5465594" w14:textId="2CEA5C7E" w:rsidR="00DD12F3" w:rsidRDefault="00DD12F3" w:rsidP="004E58AD">
      <w:pPr>
        <w:pBdr>
          <w:bottom w:val="single" w:sz="6" w:space="1" w:color="auto"/>
        </w:pBdr>
        <w:rPr>
          <w:rStyle w:val="Starkbetoning"/>
          <w:rFonts w:eastAsia="Times New Roman" w:cs="Times New Roman"/>
          <w:b w:val="0"/>
          <w:bCs w:val="0"/>
          <w:i w:val="0"/>
          <w:iCs w:val="0"/>
          <w:color w:val="333333"/>
        </w:rPr>
      </w:pP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r w:rsidR="00F628A3" w:rsidRPr="000427E4">
        <w:rPr>
          <w:rStyle w:val="Kommentarsreferens"/>
          <w:rFonts w:ascii="Verdana" w:hAnsi="Verdana"/>
          <w:sz w:val="16"/>
          <w:szCs w:val="16"/>
        </w:rPr>
        <w:commentReference w:id="74"/>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75" w:name="_Toc391456189"/>
      <w:bookmarkEnd w:id="75"/>
    </w:p>
    <w:p w14:paraId="5045D8EB" w14:textId="77777777" w:rsidR="00D12CAD" w:rsidRDefault="00D12CAD">
      <w:pPr>
        <w:rPr>
          <w:ins w:id="76" w:author="Jason Serviss" w:date="2018-09-02T10:07:00Z"/>
          <w:rFonts w:cs="Times New Roman"/>
          <w:b/>
        </w:rPr>
      </w:pPr>
    </w:p>
    <w:p w14:paraId="0279EB7D" w14:textId="77777777" w:rsidR="00D45847" w:rsidRDefault="00850895">
      <w:pPr>
        <w:rPr>
          <w:rFonts w:cs="Times New Roman"/>
          <w:b/>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77"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footerReference w:type="default" r:id="rId21"/>
          <w:footerReference w:type="first" r:id="rId22"/>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Jason Serviss" w:date="2018-09-04T08:08:00Z" w:initials="JS">
    <w:p w14:paraId="6D148573" w14:textId="1431AF9D" w:rsidR="0016757F" w:rsidRDefault="0016757F">
      <w:pPr>
        <w:pStyle w:val="Kommentarer"/>
      </w:pPr>
      <w:r>
        <w:rPr>
          <w:rStyle w:val="Kommentarsreferens"/>
        </w:rPr>
        <w:annotationRef/>
      </w:r>
      <w:r>
        <w:t xml:space="preserve">Is </w:t>
      </w:r>
      <w:proofErr w:type="spellStart"/>
      <w:r>
        <w:t>this</w:t>
      </w:r>
      <w:proofErr w:type="spellEnd"/>
      <w:r>
        <w:t xml:space="preserve"> </w:t>
      </w:r>
      <w:proofErr w:type="spellStart"/>
      <w:r>
        <w:t>true</w:t>
      </w:r>
      <w:proofErr w:type="spellEnd"/>
      <w:r>
        <w:t xml:space="preserve">? Is </w:t>
      </w:r>
      <w:proofErr w:type="spellStart"/>
      <w:r>
        <w:t>there</w:t>
      </w:r>
      <w:proofErr w:type="spellEnd"/>
      <w:r>
        <w:t xml:space="preserve"> ALWAYS a </w:t>
      </w:r>
      <w:proofErr w:type="spellStart"/>
      <w:r>
        <w:t>communication</w:t>
      </w:r>
      <w:proofErr w:type="spellEnd"/>
      <w:r>
        <w:t xml:space="preserve"> </w:t>
      </w:r>
      <w:proofErr w:type="spellStart"/>
      <w:r>
        <w:t>between</w:t>
      </w:r>
      <w:proofErr w:type="spellEnd"/>
      <w:r>
        <w:t xml:space="preserve"> student and </w:t>
      </w:r>
      <w:proofErr w:type="spellStart"/>
      <w:r>
        <w:t>teacher</w:t>
      </w:r>
      <w:proofErr w:type="spellEnd"/>
      <w:r>
        <w:t xml:space="preserve"> in e-learning? </w:t>
      </w:r>
      <w:proofErr w:type="spellStart"/>
      <w:r>
        <w:t>There</w:t>
      </w:r>
      <w:proofErr w:type="spellEnd"/>
      <w:r>
        <w:t xml:space="preserve"> never </w:t>
      </w:r>
      <w:proofErr w:type="spellStart"/>
      <w:r>
        <w:t>was</w:t>
      </w:r>
      <w:proofErr w:type="spellEnd"/>
      <w:r>
        <w:t xml:space="preserve"> in </w:t>
      </w:r>
      <w:proofErr w:type="spellStart"/>
      <w:r>
        <w:t>any</w:t>
      </w:r>
      <w:proofErr w:type="spellEnd"/>
      <w:r>
        <w:t xml:space="preserve"> e-</w:t>
      </w:r>
      <w:proofErr w:type="spellStart"/>
      <w:r>
        <w:t>laerning</w:t>
      </w:r>
      <w:proofErr w:type="spellEnd"/>
      <w:r>
        <w:t xml:space="preserve"> </w:t>
      </w:r>
      <w:proofErr w:type="spellStart"/>
      <w:r>
        <w:t>course</w:t>
      </w:r>
      <w:proofErr w:type="spellEnd"/>
      <w:r>
        <w:t xml:space="preserve"> I </w:t>
      </w:r>
      <w:proofErr w:type="spellStart"/>
      <w:r>
        <w:t>have</w:t>
      </w:r>
      <w:proofErr w:type="spellEnd"/>
      <w:r>
        <w:t xml:space="preserve"> </w:t>
      </w:r>
      <w:proofErr w:type="spellStart"/>
      <w:r>
        <w:t>done</w:t>
      </w:r>
      <w:proofErr w:type="spellEnd"/>
      <w:proofErr w:type="gramStart"/>
      <w:r>
        <w:t>….</w:t>
      </w:r>
      <w:proofErr w:type="spellStart"/>
      <w:proofErr w:type="gramEnd"/>
      <w:r>
        <w:t>Fixed</w:t>
      </w:r>
      <w:proofErr w:type="spellEnd"/>
    </w:p>
  </w:comment>
  <w:comment w:id="6" w:author="Jason Serviss" w:date="2018-09-04T08:08:00Z" w:initials="JS">
    <w:p w14:paraId="03C619A5" w14:textId="127D024F" w:rsidR="0016757F" w:rsidRDefault="0016757F">
      <w:pPr>
        <w:pStyle w:val="Kommentarer"/>
      </w:pPr>
      <w:r>
        <w:rPr>
          <w:rStyle w:val="Kommentarsreferens"/>
        </w:rPr>
        <w:annotationRef/>
      </w:r>
      <w:r>
        <w:t xml:space="preserve">In the </w:t>
      </w:r>
      <w:proofErr w:type="spellStart"/>
      <w:r>
        <w:t>cited</w:t>
      </w:r>
      <w:proofErr w:type="spellEnd"/>
      <w:r>
        <w:t xml:space="preserve"> </w:t>
      </w:r>
      <w:proofErr w:type="spellStart"/>
      <w:r>
        <w:t>reference</w:t>
      </w:r>
      <w:proofErr w:type="spellEnd"/>
      <w:r>
        <w:t xml:space="preserve"> it MUST </w:t>
      </w:r>
      <w:proofErr w:type="spellStart"/>
      <w:r>
        <w:t>say</w:t>
      </w:r>
      <w:proofErr w:type="spellEnd"/>
      <w:r>
        <w:t xml:space="preserve"> </w:t>
      </w:r>
      <w:proofErr w:type="spellStart"/>
      <w:r>
        <w:t>that</w:t>
      </w:r>
      <w:proofErr w:type="spellEnd"/>
      <w:r>
        <w:t xml:space="preserve"> e-learning saves student </w:t>
      </w:r>
      <w:proofErr w:type="spellStart"/>
      <w:r>
        <w:t>time</w:t>
      </w:r>
      <w:proofErr w:type="spellEnd"/>
      <w:r>
        <w:t xml:space="preserve"> </w:t>
      </w:r>
      <w:proofErr w:type="spellStart"/>
      <w:r>
        <w:t>up</w:t>
      </w:r>
      <w:proofErr w:type="spellEnd"/>
      <w:r>
        <w:t xml:space="preserve"> </w:t>
      </w:r>
      <w:proofErr w:type="spellStart"/>
      <w:r>
        <w:t>to</w:t>
      </w:r>
      <w:proofErr w:type="spellEnd"/>
      <w:r>
        <w:t xml:space="preserve"> </w:t>
      </w:r>
      <w:proofErr w:type="gramStart"/>
      <w:r>
        <w:t>60%</w:t>
      </w:r>
      <w:proofErr w:type="gramEnd"/>
      <w:r>
        <w:t xml:space="preserve"> </w:t>
      </w:r>
      <w:proofErr w:type="spellStart"/>
      <w:r>
        <w:t>COMPARED</w:t>
      </w:r>
      <w:proofErr w:type="spellEnd"/>
      <w:r>
        <w:t xml:space="preserve"> TO </w:t>
      </w:r>
      <w:proofErr w:type="spellStart"/>
      <w:r>
        <w:t>DISTANCE</w:t>
      </w:r>
      <w:proofErr w:type="spellEnd"/>
      <w:r>
        <w:t xml:space="preserve"> LEARNING </w:t>
      </w:r>
      <w:proofErr w:type="spellStart"/>
      <w:r>
        <w:t>because</w:t>
      </w:r>
      <w:proofErr w:type="spellEnd"/>
      <w:r>
        <w:t xml:space="preserve"> </w:t>
      </w:r>
      <w:proofErr w:type="spellStart"/>
      <w:r>
        <w:t>that</w:t>
      </w:r>
      <w:proofErr w:type="spellEnd"/>
      <w:r>
        <w:t xml:space="preserve"> is </w:t>
      </w:r>
      <w:proofErr w:type="spellStart"/>
      <w:r>
        <w:t>what</w:t>
      </w:r>
      <w:proofErr w:type="spellEnd"/>
      <w:r>
        <w:t xml:space="preserve"> </w:t>
      </w:r>
      <w:proofErr w:type="spellStart"/>
      <w:r>
        <w:t>you</w:t>
      </w:r>
      <w:proofErr w:type="spellEnd"/>
      <w:r>
        <w:t xml:space="preserve"> </w:t>
      </w:r>
      <w:proofErr w:type="spellStart"/>
      <w:r>
        <w:t>say</w:t>
      </w:r>
      <w:proofErr w:type="spellEnd"/>
      <w:r>
        <w:t xml:space="preserve"> in the </w:t>
      </w:r>
      <w:proofErr w:type="spellStart"/>
      <w:r>
        <w:t>sentance</w:t>
      </w:r>
      <w:proofErr w:type="spellEnd"/>
      <w:r>
        <w:t xml:space="preserve">. If not, </w:t>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changed</w:t>
      </w:r>
      <w:proofErr w:type="spellEnd"/>
      <w:r>
        <w:t>.</w:t>
      </w:r>
      <w:r w:rsidRPr="002B2E86">
        <w:t xml:space="preserve"> </w:t>
      </w:r>
      <w:proofErr w:type="spellStart"/>
      <w:r>
        <w:t>Fixed</w:t>
      </w:r>
      <w:proofErr w:type="spellEnd"/>
    </w:p>
  </w:comment>
  <w:comment w:id="8" w:author="Jason Serviss" w:date="2018-09-09T11:17:00Z" w:initials="JS">
    <w:p w14:paraId="44D8AEE0" w14:textId="6EECDF28" w:rsidR="0016757F" w:rsidRDefault="0016757F">
      <w:pPr>
        <w:pStyle w:val="Kommentarer"/>
      </w:pPr>
      <w:r>
        <w:rPr>
          <w:rStyle w:val="Kommentarsreferens"/>
        </w:rPr>
        <w:annotationRef/>
      </w:r>
      <w:proofErr w:type="spellStart"/>
      <w:r>
        <w:t>Grammar</w:t>
      </w:r>
      <w:proofErr w:type="spellEnd"/>
      <w:r>
        <w:t xml:space="preserve"> </w:t>
      </w:r>
      <w:proofErr w:type="spellStart"/>
      <w:r>
        <w:t>here</w:t>
      </w:r>
      <w:proofErr w:type="spellEnd"/>
      <w:r>
        <w:t xml:space="preserve"> is still off. </w:t>
      </w:r>
      <w:proofErr w:type="spellStart"/>
      <w:r>
        <w:t>Fixed</w:t>
      </w:r>
      <w:proofErr w:type="spellEnd"/>
    </w:p>
  </w:comment>
  <w:comment w:id="9" w:author="Jason Serviss" w:date="2018-09-09T11:09:00Z" w:initials="JS">
    <w:p w14:paraId="2759EE41" w14:textId="7A01094A" w:rsidR="0016757F" w:rsidRDefault="0016757F">
      <w:pPr>
        <w:pStyle w:val="Kommentarer"/>
      </w:pPr>
      <w:r>
        <w:rPr>
          <w:rStyle w:val="Kommentarsreferens"/>
        </w:rPr>
        <w:annotationRef/>
      </w:r>
      <w:r>
        <w:t xml:space="preserve">Not </w:t>
      </w:r>
      <w:proofErr w:type="spellStart"/>
      <w:r>
        <w:t>really</w:t>
      </w:r>
      <w:proofErr w:type="spellEnd"/>
      <w:r>
        <w:t xml:space="preserve"> </w:t>
      </w:r>
      <w:proofErr w:type="spellStart"/>
      <w:r>
        <w:t>satisfied</w:t>
      </w:r>
      <w:proofErr w:type="spellEnd"/>
      <w:r>
        <w:t xml:space="preserve"> </w:t>
      </w:r>
      <w:proofErr w:type="spellStart"/>
      <w:r>
        <w:t>with</w:t>
      </w:r>
      <w:proofErr w:type="spellEnd"/>
      <w:r>
        <w:t xml:space="preserve"> </w:t>
      </w:r>
      <w:proofErr w:type="spellStart"/>
      <w:r>
        <w:t>how</w:t>
      </w:r>
      <w:proofErr w:type="spellEnd"/>
      <w:r>
        <w:t xml:space="preserve"> </w:t>
      </w:r>
      <w:proofErr w:type="spellStart"/>
      <w:r>
        <w:t>this</w:t>
      </w:r>
      <w:proofErr w:type="spellEnd"/>
      <w:r>
        <w:t xml:space="preserve"> </w:t>
      </w:r>
      <w:proofErr w:type="spellStart"/>
      <w:r>
        <w:t>paragraph</w:t>
      </w:r>
      <w:proofErr w:type="spellEnd"/>
      <w:r>
        <w:t xml:space="preserve"> </w:t>
      </w:r>
      <w:proofErr w:type="spellStart"/>
      <w:r>
        <w:t>ends</w:t>
      </w:r>
      <w:proofErr w:type="spellEnd"/>
      <w:r>
        <w:t xml:space="preserve"> </w:t>
      </w:r>
      <w:proofErr w:type="spellStart"/>
      <w:r>
        <w:t>but</w:t>
      </w:r>
      <w:proofErr w:type="spellEnd"/>
      <w:r>
        <w:t xml:space="preserve"> </w:t>
      </w:r>
      <w:proofErr w:type="spellStart"/>
      <w:r>
        <w:t>can’t</w:t>
      </w:r>
      <w:proofErr w:type="spellEnd"/>
      <w:r>
        <w:t xml:space="preserve"> come </w:t>
      </w:r>
      <w:proofErr w:type="spellStart"/>
      <w:r>
        <w:t>up</w:t>
      </w:r>
      <w:proofErr w:type="spellEnd"/>
      <w:r>
        <w:t xml:space="preserve"> </w:t>
      </w:r>
      <w:proofErr w:type="spellStart"/>
      <w:r>
        <w:t>with</w:t>
      </w:r>
      <w:proofErr w:type="spellEnd"/>
      <w:r>
        <w:t xml:space="preserve"> an alternative right </w:t>
      </w:r>
      <w:proofErr w:type="spellStart"/>
      <w:r>
        <w:t>now</w:t>
      </w:r>
      <w:proofErr w:type="spellEnd"/>
      <w:r>
        <w:t>…</w:t>
      </w:r>
      <w:r>
        <w:br/>
        <w:t xml:space="preserve">Ta </w:t>
      </w:r>
      <w:proofErr w:type="gramStart"/>
      <w:r>
        <w:t>bort ?</w:t>
      </w:r>
      <w:proofErr w:type="gramEnd"/>
      <w:r>
        <w:t>/</w:t>
      </w:r>
      <w:proofErr w:type="spellStart"/>
      <w:r>
        <w:t>olivia</w:t>
      </w:r>
      <w:proofErr w:type="spellEnd"/>
    </w:p>
  </w:comment>
  <w:comment w:id="16" w:author="Jason Serviss" w:date="2018-09-09T09:10:00Z" w:initials="JS">
    <w:p w14:paraId="0CDB43D4" w14:textId="08BB6893" w:rsidR="0016757F" w:rsidRDefault="0016757F" w:rsidP="00622CDA">
      <w:pPr>
        <w:pStyle w:val="Kommentarer"/>
      </w:pPr>
      <w:r>
        <w:rPr>
          <w:rStyle w:val="Kommentarsreferens"/>
        </w:rPr>
        <w:annotationRef/>
      </w:r>
      <w:r>
        <w:rPr>
          <w:rStyle w:val="Kommentarsreferens"/>
        </w:rPr>
        <w:annotationRef/>
      </w:r>
      <w:proofErr w:type="spellStart"/>
      <w:r>
        <w:t>There</w:t>
      </w:r>
      <w:proofErr w:type="spellEnd"/>
      <w:r>
        <w:t xml:space="preserve"> is a general problem </w:t>
      </w:r>
      <w:proofErr w:type="spellStart"/>
      <w:r>
        <w:t>with</w:t>
      </w:r>
      <w:proofErr w:type="spellEnd"/>
      <w:r>
        <w:t xml:space="preserve"> </w:t>
      </w:r>
      <w:proofErr w:type="spellStart"/>
      <w:r>
        <w:t>consistency</w:t>
      </w:r>
      <w:proofErr w:type="spellEnd"/>
      <w:r>
        <w:t xml:space="preserve"> </w:t>
      </w:r>
      <w:proofErr w:type="spellStart"/>
      <w:r>
        <w:t>of</w:t>
      </w:r>
      <w:proofErr w:type="spellEnd"/>
      <w:r>
        <w:t xml:space="preserve"> terms. In Bilaga 1 </w:t>
      </w:r>
      <w:proofErr w:type="spellStart"/>
      <w:r>
        <w:t>you</w:t>
      </w:r>
      <w:proofErr w:type="spellEnd"/>
      <w:r>
        <w:t xml:space="preserve"> </w:t>
      </w:r>
      <w:proofErr w:type="spellStart"/>
      <w:r>
        <w:t>use</w:t>
      </w:r>
      <w:proofErr w:type="spellEnd"/>
      <w:r>
        <w:t xml:space="preserve"> the </w:t>
      </w:r>
      <w:proofErr w:type="spellStart"/>
      <w:r>
        <w:t>word</w:t>
      </w:r>
      <w:proofErr w:type="spellEnd"/>
      <w:r>
        <w:t xml:space="preserve"> ”block” </w:t>
      </w:r>
      <w:proofErr w:type="spellStart"/>
      <w:r>
        <w:t>to</w:t>
      </w:r>
      <w:proofErr w:type="spellEnd"/>
      <w:r>
        <w:t xml:space="preserve"> </w:t>
      </w:r>
      <w:proofErr w:type="spellStart"/>
      <w:r>
        <w:t>describe</w:t>
      </w:r>
      <w:proofErr w:type="spellEnd"/>
      <w:r>
        <w:t xml:space="preserve"> different subdivisions </w:t>
      </w:r>
      <w:proofErr w:type="spellStart"/>
      <w:r>
        <w:t>of</w:t>
      </w:r>
      <w:proofErr w:type="spellEnd"/>
      <w:r>
        <w:t xml:space="preserve"> the </w:t>
      </w:r>
      <w:proofErr w:type="spellStart"/>
      <w:r>
        <w:t>models</w:t>
      </w:r>
      <w:proofErr w:type="spellEnd"/>
      <w:r>
        <w:t xml:space="preserve"> </w:t>
      </w:r>
      <w:proofErr w:type="spellStart"/>
      <w:r>
        <w:t>but</w:t>
      </w:r>
      <w:proofErr w:type="spellEnd"/>
      <w:r>
        <w:t xml:space="preserve"> </w:t>
      </w:r>
      <w:proofErr w:type="spellStart"/>
      <w:r>
        <w:t>here</w:t>
      </w:r>
      <w:proofErr w:type="spellEnd"/>
      <w:r>
        <w:t xml:space="preserve"> and in the </w:t>
      </w:r>
      <w:proofErr w:type="spellStart"/>
      <w:r>
        <w:t>figures</w:t>
      </w:r>
      <w:proofErr w:type="spellEnd"/>
      <w:r>
        <w:t xml:space="preserve"> </w:t>
      </w:r>
      <w:proofErr w:type="spellStart"/>
      <w:r>
        <w:t>you</w:t>
      </w:r>
      <w:proofErr w:type="spellEnd"/>
      <w:r>
        <w:t xml:space="preserve"> call </w:t>
      </w:r>
      <w:proofErr w:type="spellStart"/>
      <w:r>
        <w:t>them</w:t>
      </w:r>
      <w:proofErr w:type="spellEnd"/>
      <w:r>
        <w:t xml:space="preserve"> ”elements”.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be </w:t>
      </w:r>
      <w:proofErr w:type="spellStart"/>
      <w:r>
        <w:t>consistent</w:t>
      </w:r>
      <w:proofErr w:type="spellEnd"/>
      <w:r>
        <w:t xml:space="preserve"> </w:t>
      </w:r>
      <w:proofErr w:type="spellStart"/>
      <w:r>
        <w:t>with</w:t>
      </w:r>
      <w:proofErr w:type="spellEnd"/>
      <w:r>
        <w:t xml:space="preserve"> the terms </w:t>
      </w:r>
      <w:proofErr w:type="spellStart"/>
      <w:r>
        <w:t>you</w:t>
      </w:r>
      <w:proofErr w:type="spellEnd"/>
      <w:r>
        <w:t xml:space="preserve"> </w:t>
      </w:r>
      <w:proofErr w:type="spellStart"/>
      <w:r>
        <w:t>use</w:t>
      </w:r>
      <w:proofErr w:type="spellEnd"/>
      <w:r>
        <w:t xml:space="preserve">. Fix </w:t>
      </w:r>
      <w:proofErr w:type="spellStart"/>
      <w:r>
        <w:t>this</w:t>
      </w:r>
      <w:proofErr w:type="spellEnd"/>
      <w:r>
        <w:t xml:space="preserve"> </w:t>
      </w:r>
      <w:proofErr w:type="spellStart"/>
      <w:r>
        <w:t>everywhere</w:t>
      </w:r>
      <w:proofErr w:type="spellEnd"/>
      <w:r>
        <w:t xml:space="preserve">. </w:t>
      </w:r>
      <w:proofErr w:type="spellStart"/>
      <w:r>
        <w:t>Fixed</w:t>
      </w:r>
      <w:proofErr w:type="spellEnd"/>
    </w:p>
    <w:p w14:paraId="58995C78" w14:textId="0E7D4B8D" w:rsidR="0016757F" w:rsidRDefault="0016757F">
      <w:pPr>
        <w:pStyle w:val="Kommentarer"/>
      </w:pPr>
    </w:p>
  </w:comment>
  <w:comment w:id="17" w:author="Jason Serviss" w:date="2018-09-09T16:01:00Z" w:initials="JS">
    <w:p w14:paraId="39C6219A" w14:textId="45B433AF" w:rsidR="0016757F" w:rsidRDefault="0016757F">
      <w:pPr>
        <w:pStyle w:val="Kommentarer"/>
      </w:pPr>
      <w:r>
        <w:rPr>
          <w:rStyle w:val="Kommentarsreferens"/>
        </w:rPr>
        <w:annotationRef/>
      </w:r>
      <w:proofErr w:type="spellStart"/>
      <w:proofErr w:type="gramStart"/>
      <w:r>
        <w:t>What</w:t>
      </w:r>
      <w:proofErr w:type="spellEnd"/>
      <w:r>
        <w:t xml:space="preserve">  </w:t>
      </w:r>
      <w:proofErr w:type="spellStart"/>
      <w:r>
        <w:t>does</w:t>
      </w:r>
      <w:proofErr w:type="spellEnd"/>
      <w:proofErr w:type="gramEnd"/>
      <w:r>
        <w:t xml:space="preserve"> ordföljder </w:t>
      </w:r>
      <w:proofErr w:type="spellStart"/>
      <w:r>
        <w:t>mean</w:t>
      </w:r>
      <w:proofErr w:type="spellEnd"/>
      <w:r>
        <w:t xml:space="preserve">? </w:t>
      </w:r>
      <w:proofErr w:type="spellStart"/>
      <w:r>
        <w:t>Fixed</w:t>
      </w:r>
      <w:proofErr w:type="spellEnd"/>
      <w:r>
        <w:t xml:space="preserve">, byte till </w:t>
      </w:r>
      <w:proofErr w:type="gramStart"/>
      <w:r w:rsidRPr="00401324">
        <w:rPr>
          <w:color w:val="FFFFFF" w:themeColor="background1"/>
        </w:rPr>
        <w:t>frågekonstruktioner</w:t>
      </w:r>
      <w:r>
        <w:t xml:space="preserve"> .</w:t>
      </w:r>
      <w:proofErr w:type="gramEnd"/>
      <w:r>
        <w:t xml:space="preserve"> Behöver det förklaras?</w:t>
      </w:r>
    </w:p>
  </w:comment>
  <w:comment w:id="18" w:author="Jason Serviss" w:date="2018-09-09T11:08:00Z" w:initials="JS">
    <w:p w14:paraId="56DE2CC6" w14:textId="5F7733C5" w:rsidR="0016757F" w:rsidRDefault="0016757F">
      <w:pPr>
        <w:pStyle w:val="Kommentarer"/>
      </w:pPr>
      <w:r>
        <w:rPr>
          <w:rStyle w:val="Kommentarsreferens"/>
        </w:rPr>
        <w:annotationRef/>
      </w:r>
      <w:r>
        <w:t xml:space="preserve">Not </w:t>
      </w:r>
      <w:proofErr w:type="spellStart"/>
      <w:r>
        <w:t>clear</w:t>
      </w:r>
      <w:proofErr w:type="spellEnd"/>
      <w:r>
        <w:t xml:space="preserve"> </w:t>
      </w:r>
      <w:proofErr w:type="spellStart"/>
      <w:r>
        <w:t>what</w:t>
      </w:r>
      <w:proofErr w:type="spellEnd"/>
      <w:r>
        <w:t xml:space="preserve"> the statments and </w:t>
      </w:r>
      <w:proofErr w:type="spellStart"/>
      <w:r>
        <w:t>questions</w:t>
      </w:r>
      <w:proofErr w:type="spellEnd"/>
      <w:r>
        <w:t xml:space="preserve"> </w:t>
      </w:r>
      <w:proofErr w:type="spellStart"/>
      <w:r>
        <w:t>are</w:t>
      </w:r>
      <w:proofErr w:type="spellEnd"/>
      <w:r>
        <w:t xml:space="preserve"> </w:t>
      </w:r>
      <w:proofErr w:type="spellStart"/>
      <w:r>
        <w:t>evaluating</w:t>
      </w:r>
      <w:proofErr w:type="spellEnd"/>
      <w:r>
        <w:t xml:space="preserve">. </w:t>
      </w:r>
      <w:proofErr w:type="spellStart"/>
      <w:r>
        <w:t>Should</w:t>
      </w:r>
      <w:proofErr w:type="spellEnd"/>
      <w:r>
        <w:t xml:space="preserve"> </w:t>
      </w:r>
      <w:proofErr w:type="spellStart"/>
      <w:r>
        <w:t>specify</w:t>
      </w:r>
      <w:proofErr w:type="spellEnd"/>
      <w:r>
        <w:t xml:space="preserve"> </w:t>
      </w:r>
      <w:proofErr w:type="spellStart"/>
      <w:r>
        <w:t>that</w:t>
      </w:r>
      <w:proofErr w:type="spellEnd"/>
      <w:r>
        <w:t xml:space="preserve"> </w:t>
      </w:r>
      <w:proofErr w:type="spellStart"/>
      <w:r>
        <w:t>they</w:t>
      </w:r>
      <w:proofErr w:type="spellEnd"/>
      <w:r>
        <w:t xml:space="preserve"> </w:t>
      </w:r>
      <w:proofErr w:type="spellStart"/>
      <w:r>
        <w:t>evaluate</w:t>
      </w:r>
      <w:proofErr w:type="spellEnd"/>
      <w:r>
        <w:t xml:space="preserve"> the </w:t>
      </w:r>
      <w:proofErr w:type="spellStart"/>
      <w:r>
        <w:t>importance</w:t>
      </w:r>
      <w:proofErr w:type="spellEnd"/>
      <w:r>
        <w:t xml:space="preserve"> </w:t>
      </w:r>
      <w:proofErr w:type="spellStart"/>
      <w:r>
        <w:t>of</w:t>
      </w:r>
      <w:proofErr w:type="spellEnd"/>
      <w:r>
        <w:t xml:space="preserve"> </w:t>
      </w:r>
      <w:proofErr w:type="spellStart"/>
      <w:r>
        <w:t>model</w:t>
      </w:r>
      <w:proofErr w:type="spellEnd"/>
      <w:r>
        <w:t xml:space="preserve"> elements </w:t>
      </w:r>
      <w:proofErr w:type="spellStart"/>
      <w:r>
        <w:t>according</w:t>
      </w:r>
      <w:proofErr w:type="spellEnd"/>
      <w:r>
        <w:t xml:space="preserve"> </w:t>
      </w:r>
      <w:proofErr w:type="spellStart"/>
      <w:r>
        <w:t>to</w:t>
      </w:r>
      <w:proofErr w:type="spellEnd"/>
      <w:r>
        <w:t xml:space="preserve"> Grades </w:t>
      </w:r>
      <w:proofErr w:type="spellStart"/>
      <w:r>
        <w:t>pedagogical</w:t>
      </w:r>
      <w:proofErr w:type="spellEnd"/>
      <w:r>
        <w:t xml:space="preserve"> </w:t>
      </w:r>
      <w:proofErr w:type="spellStart"/>
      <w:r>
        <w:t>guidelines</w:t>
      </w:r>
      <w:proofErr w:type="spellEnd"/>
      <w:r>
        <w:t xml:space="preserve">. </w:t>
      </w:r>
      <w:proofErr w:type="spellStart"/>
      <w:r>
        <w:t>Fixed</w:t>
      </w:r>
      <w:proofErr w:type="spellEnd"/>
    </w:p>
  </w:comment>
  <w:comment w:id="19" w:author="Jason Serviss" w:date="2018-09-09T08:36:00Z" w:initials="JS">
    <w:p w14:paraId="001C6798" w14:textId="1A78C86B" w:rsidR="0016757F" w:rsidRDefault="0016757F">
      <w:pPr>
        <w:pStyle w:val="Kommentarer"/>
      </w:pPr>
      <w:r>
        <w:rPr>
          <w:rStyle w:val="Kommentarsreferens"/>
        </w:rPr>
        <w:annotationRef/>
      </w:r>
      <w:r>
        <w:t xml:space="preserve">It is </w:t>
      </w:r>
      <w:proofErr w:type="spellStart"/>
      <w:r>
        <w:t>important</w:t>
      </w:r>
      <w:proofErr w:type="spellEnd"/>
      <w:r>
        <w:t xml:space="preserve"> </w:t>
      </w:r>
      <w:proofErr w:type="spellStart"/>
      <w:r>
        <w:t>to</w:t>
      </w:r>
      <w:proofErr w:type="spellEnd"/>
      <w:r>
        <w:t xml:space="preserve"> </w:t>
      </w:r>
      <w:proofErr w:type="spellStart"/>
      <w:r>
        <w:t>point</w:t>
      </w:r>
      <w:proofErr w:type="spellEnd"/>
      <w:r>
        <w:t xml:space="preserve"> </w:t>
      </w:r>
      <w:proofErr w:type="spellStart"/>
      <w:r>
        <w:t>out</w:t>
      </w:r>
      <w:proofErr w:type="spellEnd"/>
      <w:r>
        <w:t xml:space="preserve"> </w:t>
      </w:r>
      <w:proofErr w:type="spellStart"/>
      <w:r>
        <w:t>that</w:t>
      </w:r>
      <w:proofErr w:type="spellEnd"/>
      <w:r>
        <w:t xml:space="preserve"> </w:t>
      </w:r>
      <w:proofErr w:type="spellStart"/>
      <w:r>
        <w:t>each</w:t>
      </w:r>
      <w:proofErr w:type="spellEnd"/>
      <w:r>
        <w:t xml:space="preserve"> element has a </w:t>
      </w:r>
      <w:proofErr w:type="spellStart"/>
      <w:r>
        <w:t>number</w:t>
      </w:r>
      <w:proofErr w:type="spellEnd"/>
      <w:r>
        <w:t xml:space="preserve"> </w:t>
      </w:r>
      <w:proofErr w:type="spellStart"/>
      <w:r>
        <w:t>of</w:t>
      </w:r>
      <w:proofErr w:type="spellEnd"/>
      <w:r>
        <w:t xml:space="preserve"> </w:t>
      </w:r>
      <w:proofErr w:type="spellStart"/>
      <w:proofErr w:type="gramStart"/>
      <w:r>
        <w:t>questions</w:t>
      </w:r>
      <w:proofErr w:type="spellEnd"/>
      <w:r>
        <w:t xml:space="preserve">  </w:t>
      </w:r>
      <w:proofErr w:type="spellStart"/>
      <w:r>
        <w:t>corresponding</w:t>
      </w:r>
      <w:proofErr w:type="spellEnd"/>
      <w:proofErr w:type="gramEnd"/>
      <w:r>
        <w:t xml:space="preserve"> </w:t>
      </w:r>
      <w:proofErr w:type="spellStart"/>
      <w:r>
        <w:t>to</w:t>
      </w:r>
      <w:proofErr w:type="spellEnd"/>
      <w:r>
        <w:t xml:space="preserve"> a </w:t>
      </w:r>
      <w:proofErr w:type="spellStart"/>
      <w:r>
        <w:t>specific</w:t>
      </w:r>
      <w:proofErr w:type="spellEnd"/>
      <w:r>
        <w:t xml:space="preserve"> </w:t>
      </w:r>
      <w:proofErr w:type="spellStart"/>
      <w:r>
        <w:t>model</w:t>
      </w:r>
      <w:proofErr w:type="spellEnd"/>
      <w:r>
        <w:t xml:space="preserve">.  As it sounds </w:t>
      </w:r>
      <w:proofErr w:type="spellStart"/>
      <w:r>
        <w:t>now</w:t>
      </w:r>
      <w:proofErr w:type="spellEnd"/>
      <w:r>
        <w:t xml:space="preserve">, the </w:t>
      </w:r>
      <w:proofErr w:type="spellStart"/>
      <w:r>
        <w:t>reader</w:t>
      </w:r>
      <w:proofErr w:type="spellEnd"/>
      <w:r>
        <w:t xml:space="preserve"> </w:t>
      </w:r>
      <w:proofErr w:type="spellStart"/>
      <w:r>
        <w:t>will</w:t>
      </w:r>
      <w:proofErr w:type="spellEnd"/>
      <w:r>
        <w:t xml:space="preserve"> </w:t>
      </w:r>
      <w:proofErr w:type="spellStart"/>
      <w:r>
        <w:t>expect</w:t>
      </w:r>
      <w:proofErr w:type="spellEnd"/>
      <w:r>
        <w:t xml:space="preserve"> the SAME </w:t>
      </w:r>
      <w:proofErr w:type="spellStart"/>
      <w:r>
        <w:t>number</w:t>
      </w:r>
      <w:proofErr w:type="spellEnd"/>
      <w:r>
        <w:t xml:space="preserve"> </w:t>
      </w:r>
      <w:proofErr w:type="spellStart"/>
      <w:r>
        <w:t>of</w:t>
      </w:r>
      <w:proofErr w:type="spellEnd"/>
      <w:r>
        <w:t xml:space="preserve"> </w:t>
      </w:r>
      <w:proofErr w:type="spellStart"/>
      <w:r>
        <w:t>questions</w:t>
      </w:r>
      <w:proofErr w:type="spellEnd"/>
      <w:r>
        <w:t xml:space="preserve"> per </w:t>
      </w:r>
      <w:proofErr w:type="spellStart"/>
      <w:r>
        <w:t>model</w:t>
      </w:r>
      <w:proofErr w:type="spellEnd"/>
      <w:r>
        <w:t xml:space="preserve"> per element and </w:t>
      </w:r>
      <w:proofErr w:type="spellStart"/>
      <w:r>
        <w:t>this</w:t>
      </w:r>
      <w:proofErr w:type="spellEnd"/>
      <w:r>
        <w:t xml:space="preserve"> is NOT the </w:t>
      </w:r>
      <w:proofErr w:type="spellStart"/>
      <w:r>
        <w:t>case</w:t>
      </w:r>
      <w:proofErr w:type="spellEnd"/>
      <w:r>
        <w:t xml:space="preserve">. </w:t>
      </w:r>
      <w:proofErr w:type="spellStart"/>
      <w:r>
        <w:t>Fixed</w:t>
      </w:r>
      <w:proofErr w:type="spellEnd"/>
    </w:p>
  </w:comment>
  <w:comment w:id="21" w:author="Jason Serviss" w:date="2018-09-09T09:10:00Z" w:initials="JS">
    <w:p w14:paraId="011A6BAC" w14:textId="140D1A80" w:rsidR="0016757F" w:rsidRPr="00A53F62" w:rsidRDefault="0016757F">
      <w:pPr>
        <w:pStyle w:val="Kommentarer"/>
      </w:pPr>
      <w:r>
        <w:rPr>
          <w:rStyle w:val="Kommentarsreferens"/>
        </w:rPr>
        <w:annotationRef/>
      </w:r>
      <w:r>
        <w:t xml:space="preserve">I </w:t>
      </w:r>
      <w:proofErr w:type="spellStart"/>
      <w:r>
        <w:t>think</w:t>
      </w:r>
      <w:proofErr w:type="spellEnd"/>
      <w:r>
        <w:t xml:space="preserve"> the </w:t>
      </w:r>
      <w:proofErr w:type="spellStart"/>
      <w:r>
        <w:t>actual</w:t>
      </w:r>
      <w:proofErr w:type="spellEnd"/>
      <w:r>
        <w:t xml:space="preserve"> </w:t>
      </w:r>
      <w:proofErr w:type="spellStart"/>
      <w:r>
        <w:t>answers</w:t>
      </w:r>
      <w:proofErr w:type="spellEnd"/>
      <w:r>
        <w:t xml:space="preserve"> from the </w:t>
      </w:r>
      <w:proofErr w:type="spellStart"/>
      <w:r>
        <w:t>interview</w:t>
      </w:r>
      <w:proofErr w:type="spellEnd"/>
      <w:r>
        <w:t xml:space="preserve"> </w:t>
      </w:r>
      <w:proofErr w:type="spellStart"/>
      <w:r>
        <w:t>should</w:t>
      </w:r>
      <w:proofErr w:type="spellEnd"/>
      <w:r>
        <w:t xml:space="preserve"> be </w:t>
      </w:r>
      <w:proofErr w:type="spellStart"/>
      <w:r>
        <w:t>included</w:t>
      </w:r>
      <w:proofErr w:type="spellEnd"/>
      <w:r>
        <w:t xml:space="preserve"> in the bilaga </w:t>
      </w:r>
      <w:proofErr w:type="spellStart"/>
      <w:r>
        <w:t>somehow</w:t>
      </w:r>
      <w:proofErr w:type="spellEnd"/>
      <w:r>
        <w:t xml:space="preserve">. In the </w:t>
      </w:r>
      <w:proofErr w:type="spellStart"/>
      <w:r>
        <w:t>figure</w:t>
      </w:r>
      <w:proofErr w:type="spellEnd"/>
      <w:r>
        <w:t xml:space="preserve"> it is not </w:t>
      </w:r>
      <w:proofErr w:type="spellStart"/>
      <w:r>
        <w:t>possible</w:t>
      </w:r>
      <w:proofErr w:type="spellEnd"/>
      <w:r>
        <w:t xml:space="preserve"> </w:t>
      </w:r>
      <w:proofErr w:type="spellStart"/>
      <w:r>
        <w:t>to</w:t>
      </w:r>
      <w:proofErr w:type="spellEnd"/>
      <w:r>
        <w:t xml:space="preserve"> </w:t>
      </w:r>
      <w:proofErr w:type="spellStart"/>
      <w:r>
        <w:t>tell</w:t>
      </w:r>
      <w:proofErr w:type="spellEnd"/>
      <w:r>
        <w:t xml:space="preserve"> </w:t>
      </w:r>
      <w:proofErr w:type="spellStart"/>
      <w:r>
        <w:t>which</w:t>
      </w:r>
      <w:proofErr w:type="spellEnd"/>
      <w:r>
        <w:t xml:space="preserve"> score </w:t>
      </w:r>
      <w:proofErr w:type="spellStart"/>
      <w:r>
        <w:t>corresponds</w:t>
      </w:r>
      <w:proofErr w:type="spellEnd"/>
      <w:r>
        <w:t xml:space="preserve"> </w:t>
      </w:r>
      <w:proofErr w:type="spellStart"/>
      <w:r>
        <w:t>with</w:t>
      </w:r>
      <w:proofErr w:type="spellEnd"/>
      <w:r>
        <w:t xml:space="preserve"> </w:t>
      </w:r>
      <w:proofErr w:type="spellStart"/>
      <w:r>
        <w:t>which</w:t>
      </w:r>
      <w:proofErr w:type="spellEnd"/>
      <w:r>
        <w:t xml:space="preserve"> </w:t>
      </w:r>
      <w:proofErr w:type="spellStart"/>
      <w:r>
        <w:t>question</w:t>
      </w:r>
      <w:proofErr w:type="spellEnd"/>
      <w:r>
        <w:t xml:space="preserve"> in the bilaga. </w:t>
      </w:r>
      <w:proofErr w:type="spellStart"/>
      <w:r>
        <w:t>How</w:t>
      </w:r>
      <w:proofErr w:type="spellEnd"/>
      <w:proofErr w:type="gramStart"/>
      <w:r>
        <w:t>???</w:t>
      </w:r>
      <w:proofErr w:type="gramEnd"/>
      <w:r>
        <w:t xml:space="preserve"> </w:t>
      </w:r>
      <w:proofErr w:type="spellStart"/>
      <w:r>
        <w:rPr>
          <w:color w:val="FF0000"/>
        </w:rPr>
        <w:t>You</w:t>
      </w:r>
      <w:proofErr w:type="spellEnd"/>
      <w:r>
        <w:rPr>
          <w:color w:val="FF0000"/>
        </w:rPr>
        <w:t xml:space="preserve"> </w:t>
      </w:r>
      <w:proofErr w:type="spellStart"/>
      <w:r>
        <w:rPr>
          <w:color w:val="FF0000"/>
        </w:rPr>
        <w:t>write</w:t>
      </w:r>
      <w:proofErr w:type="spellEnd"/>
      <w:r>
        <w:rPr>
          <w:color w:val="FF0000"/>
        </w:rPr>
        <w:t xml:space="preserve"> the </w:t>
      </w:r>
      <w:proofErr w:type="spellStart"/>
      <w:r>
        <w:rPr>
          <w:color w:val="FF0000"/>
        </w:rPr>
        <w:t>question</w:t>
      </w:r>
      <w:proofErr w:type="spellEnd"/>
      <w:r>
        <w:rPr>
          <w:color w:val="FF0000"/>
        </w:rPr>
        <w:t xml:space="preserve">/statment and </w:t>
      </w:r>
      <w:proofErr w:type="spellStart"/>
      <w:r>
        <w:rPr>
          <w:color w:val="FF0000"/>
        </w:rPr>
        <w:t>then</w:t>
      </w:r>
      <w:proofErr w:type="spellEnd"/>
      <w:r>
        <w:rPr>
          <w:color w:val="FF0000"/>
        </w:rPr>
        <w:t xml:space="preserve"> </w:t>
      </w:r>
      <w:proofErr w:type="spellStart"/>
      <w:r>
        <w:rPr>
          <w:color w:val="FF0000"/>
        </w:rPr>
        <w:t>you</w:t>
      </w:r>
      <w:proofErr w:type="spellEnd"/>
      <w:r>
        <w:rPr>
          <w:color w:val="FF0000"/>
        </w:rPr>
        <w:t xml:space="preserve"> </w:t>
      </w:r>
      <w:proofErr w:type="spellStart"/>
      <w:r>
        <w:rPr>
          <w:color w:val="FF0000"/>
        </w:rPr>
        <w:t>write</w:t>
      </w:r>
      <w:proofErr w:type="spellEnd"/>
      <w:r>
        <w:rPr>
          <w:color w:val="FF0000"/>
        </w:rPr>
        <w:t xml:space="preserve"> the </w:t>
      </w:r>
      <w:proofErr w:type="spellStart"/>
      <w:r>
        <w:rPr>
          <w:color w:val="FF0000"/>
        </w:rPr>
        <w:t>answer</w:t>
      </w:r>
      <w:proofErr w:type="spellEnd"/>
      <w:r>
        <w:rPr>
          <w:color w:val="FF0000"/>
        </w:rPr>
        <w:t xml:space="preserve">! In Bilaga 2 I </w:t>
      </w:r>
      <w:proofErr w:type="spellStart"/>
      <w:r>
        <w:rPr>
          <w:color w:val="FF0000"/>
        </w:rPr>
        <w:t>have</w:t>
      </w:r>
      <w:proofErr w:type="spellEnd"/>
      <w:r>
        <w:rPr>
          <w:color w:val="FF0000"/>
        </w:rPr>
        <w:t xml:space="preserve"> </w:t>
      </w:r>
      <w:proofErr w:type="spellStart"/>
      <w:r>
        <w:rPr>
          <w:color w:val="FF0000"/>
        </w:rPr>
        <w:t>inserted</w:t>
      </w:r>
      <w:proofErr w:type="spellEnd"/>
      <w:r>
        <w:rPr>
          <w:color w:val="FF0000"/>
        </w:rPr>
        <w:t xml:space="preserve"> </w:t>
      </w:r>
      <w:proofErr w:type="spellStart"/>
      <w:r>
        <w:rPr>
          <w:color w:val="FF0000"/>
        </w:rPr>
        <w:t>where</w:t>
      </w:r>
      <w:proofErr w:type="spellEnd"/>
      <w:r>
        <w:rPr>
          <w:color w:val="FF0000"/>
        </w:rPr>
        <w:t xml:space="preserve"> </w:t>
      </w:r>
      <w:proofErr w:type="spellStart"/>
      <w:r>
        <w:rPr>
          <w:color w:val="FF0000"/>
        </w:rPr>
        <w:t>you</w:t>
      </w:r>
      <w:proofErr w:type="spellEnd"/>
      <w:r>
        <w:rPr>
          <w:color w:val="FF0000"/>
        </w:rPr>
        <w:t xml:space="preserve"> </w:t>
      </w:r>
      <w:proofErr w:type="spellStart"/>
      <w:r>
        <w:rPr>
          <w:color w:val="FF0000"/>
        </w:rPr>
        <w:t>should</w:t>
      </w:r>
      <w:proofErr w:type="spellEnd"/>
      <w:r>
        <w:rPr>
          <w:color w:val="FF0000"/>
        </w:rPr>
        <w:t xml:space="preserve"> </w:t>
      </w:r>
      <w:proofErr w:type="spellStart"/>
      <w:r>
        <w:rPr>
          <w:color w:val="FF0000"/>
        </w:rPr>
        <w:t>write</w:t>
      </w:r>
      <w:proofErr w:type="spellEnd"/>
      <w:r>
        <w:rPr>
          <w:color w:val="FF0000"/>
        </w:rPr>
        <w:t xml:space="preserve"> the </w:t>
      </w:r>
      <w:proofErr w:type="spellStart"/>
      <w:r>
        <w:rPr>
          <w:color w:val="FF0000"/>
        </w:rPr>
        <w:t>points</w:t>
      </w:r>
      <w:proofErr w:type="spellEnd"/>
      <w:r>
        <w:rPr>
          <w:color w:val="FF0000"/>
        </w:rPr>
        <w:t xml:space="preserve">. </w:t>
      </w:r>
      <w:proofErr w:type="spellStart"/>
      <w:r>
        <w:t>Fixed</w:t>
      </w:r>
      <w:proofErr w:type="spellEnd"/>
    </w:p>
  </w:comment>
  <w:comment w:id="27" w:author="Olivia Imner" w:date="2018-09-09T09:11:00Z" w:initials="OI">
    <w:p w14:paraId="2F534D75" w14:textId="07960E8B" w:rsidR="0016757F" w:rsidRDefault="0016757F">
      <w:pPr>
        <w:pStyle w:val="Kommentarer"/>
      </w:pPr>
      <w:r>
        <w:rPr>
          <w:rStyle w:val="Kommentarsreferens"/>
        </w:rPr>
        <w:annotationRef/>
      </w:r>
      <w:r>
        <w:t>Låter konstigt, annat ord</w:t>
      </w:r>
      <w:proofErr w:type="gramStart"/>
      <w:r>
        <w:t>..</w:t>
      </w:r>
      <w:proofErr w:type="gramEnd"/>
    </w:p>
  </w:comment>
  <w:comment w:id="28" w:author="Olivia Imner" w:date="2018-09-09T15:54:00Z" w:initials="OI">
    <w:p w14:paraId="1A489350" w14:textId="493E1C41" w:rsidR="0016757F" w:rsidRDefault="0016757F">
      <w:pPr>
        <w:pStyle w:val="Kommentarer"/>
      </w:pPr>
      <w:r>
        <w:rPr>
          <w:rStyle w:val="Kommentarsreferens"/>
        </w:rPr>
        <w:annotationRef/>
      </w:r>
      <w:r>
        <w:t xml:space="preserve">Behöver inte förklaras att frågekonstruktioner </w:t>
      </w:r>
      <w:r>
        <w:rPr>
          <w:rStyle w:val="Kommentarsreferens"/>
        </w:rPr>
        <w:annotationRef/>
      </w:r>
      <w:r>
        <w:t xml:space="preserve">innehåller frågor och påståenden? </w:t>
      </w:r>
    </w:p>
  </w:comment>
  <w:comment w:id="30" w:author="Olivia Imner" w:date="2018-07-28T08:46:00Z" w:initials="OI">
    <w:p w14:paraId="1FBCA360" w14:textId="6858984C" w:rsidR="0016757F" w:rsidRDefault="0016757F">
      <w:pPr>
        <w:pStyle w:val="Kommentarer"/>
      </w:pPr>
      <w:r>
        <w:rPr>
          <w:rStyle w:val="Kommentarsreferens"/>
        </w:rPr>
        <w:annotationRef/>
      </w:r>
      <w:r>
        <w:t>Medelpoäng istället? /Olivia</w:t>
      </w:r>
    </w:p>
  </w:comment>
  <w:comment w:id="29" w:author="Jason Serviss" w:date="2018-09-09T10:29:00Z" w:initials="JS">
    <w:p w14:paraId="7B006EE6" w14:textId="65B6F130" w:rsidR="0016757F" w:rsidRDefault="0016757F">
      <w:pPr>
        <w:pStyle w:val="Kommentarer"/>
      </w:pPr>
      <w:r>
        <w:rPr>
          <w:rStyle w:val="Kommentarsreferens"/>
        </w:rPr>
        <w:annotationRef/>
      </w:r>
      <w:r>
        <w:t xml:space="preserve">The </w:t>
      </w:r>
      <w:proofErr w:type="spellStart"/>
      <w:r>
        <w:t>fact</w:t>
      </w:r>
      <w:proofErr w:type="spellEnd"/>
      <w:r>
        <w:t xml:space="preserve"> </w:t>
      </w:r>
      <w:proofErr w:type="spellStart"/>
      <w:r>
        <w:t>that</w:t>
      </w:r>
      <w:proofErr w:type="spellEnd"/>
      <w:r>
        <w:t xml:space="preserve"> DIM </w:t>
      </w:r>
      <w:proofErr w:type="spellStart"/>
      <w:r>
        <w:t>only</w:t>
      </w:r>
      <w:proofErr w:type="spellEnd"/>
      <w:r>
        <w:t xml:space="preserve"> </w:t>
      </w:r>
      <w:proofErr w:type="spellStart"/>
      <w:r>
        <w:t>scored</w:t>
      </w:r>
      <w:proofErr w:type="spellEnd"/>
      <w:r>
        <w:t xml:space="preserve"> 0.5 </w:t>
      </w:r>
      <w:proofErr w:type="spellStart"/>
      <w:r>
        <w:t>points</w:t>
      </w:r>
      <w:proofErr w:type="spellEnd"/>
      <w:r>
        <w:t xml:space="preserve"> </w:t>
      </w:r>
      <w:proofErr w:type="spellStart"/>
      <w:r>
        <w:t>higher</w:t>
      </w:r>
      <w:proofErr w:type="spellEnd"/>
      <w:r>
        <w:t xml:space="preserve"> </w:t>
      </w:r>
      <w:proofErr w:type="spellStart"/>
      <w:r>
        <w:t>than</w:t>
      </w:r>
      <w:proofErr w:type="spellEnd"/>
      <w:r>
        <w:t xml:space="preserve"> KLM </w:t>
      </w:r>
      <w:proofErr w:type="spellStart"/>
      <w:r>
        <w:t>should</w:t>
      </w:r>
      <w:proofErr w:type="spellEnd"/>
      <w:r>
        <w:t xml:space="preserve"> be </w:t>
      </w:r>
      <w:proofErr w:type="spellStart"/>
      <w:r>
        <w:t>discussed</w:t>
      </w:r>
      <w:proofErr w:type="spellEnd"/>
      <w:r>
        <w:t xml:space="preserve"> in the </w:t>
      </w:r>
      <w:proofErr w:type="spellStart"/>
      <w:r>
        <w:t>discussion</w:t>
      </w:r>
      <w:proofErr w:type="spellEnd"/>
      <w:r>
        <w:t xml:space="preserve">. </w:t>
      </w:r>
      <w:proofErr w:type="spellStart"/>
      <w:r>
        <w:t>This</w:t>
      </w:r>
      <w:proofErr w:type="spellEnd"/>
      <w:r>
        <w:t xml:space="preserve"> </w:t>
      </w:r>
      <w:proofErr w:type="spellStart"/>
      <w:r>
        <w:t>essentially</w:t>
      </w:r>
      <w:proofErr w:type="spellEnd"/>
      <w:r>
        <w:t xml:space="preserve"> </w:t>
      </w:r>
      <w:proofErr w:type="spellStart"/>
      <w:r>
        <w:t>means</w:t>
      </w:r>
      <w:proofErr w:type="spellEnd"/>
      <w:r>
        <w:t xml:space="preserve"> </w:t>
      </w:r>
      <w:proofErr w:type="spellStart"/>
      <w:r>
        <w:t>that</w:t>
      </w:r>
      <w:proofErr w:type="spellEnd"/>
      <w:r>
        <w:t xml:space="preserve"> DIM and KLM </w:t>
      </w:r>
      <w:proofErr w:type="spellStart"/>
      <w:r>
        <w:t>are</w:t>
      </w:r>
      <w:proofErr w:type="spellEnd"/>
      <w:r>
        <w:t xml:space="preserve"> </w:t>
      </w:r>
      <w:proofErr w:type="spellStart"/>
      <w:r>
        <w:t>ALMOST</w:t>
      </w:r>
      <w:proofErr w:type="spellEnd"/>
      <w:r>
        <w:t xml:space="preserve"> </w:t>
      </w:r>
      <w:proofErr w:type="spellStart"/>
      <w:r>
        <w:t>equally</w:t>
      </w:r>
      <w:proofErr w:type="spellEnd"/>
      <w:r>
        <w:t xml:space="preserve"> </w:t>
      </w:r>
      <w:proofErr w:type="spellStart"/>
      <w:r>
        <w:t>suitable</w:t>
      </w:r>
      <w:proofErr w:type="spellEnd"/>
      <w:r>
        <w:t xml:space="preserve"> </w:t>
      </w:r>
      <w:proofErr w:type="spellStart"/>
      <w:r>
        <w:t>to</w:t>
      </w:r>
      <w:proofErr w:type="spellEnd"/>
      <w:r>
        <w:t xml:space="preserve"> </w:t>
      </w:r>
      <w:proofErr w:type="spellStart"/>
      <w:r>
        <w:t>equate</w:t>
      </w:r>
      <w:proofErr w:type="spellEnd"/>
      <w:r>
        <w:t xml:space="preserve"> </w:t>
      </w:r>
      <w:proofErr w:type="spellStart"/>
      <w:r>
        <w:t>with</w:t>
      </w:r>
      <w:proofErr w:type="spellEnd"/>
      <w:r>
        <w:t xml:space="preserve"> Grades </w:t>
      </w:r>
      <w:proofErr w:type="spellStart"/>
      <w:r>
        <w:t>current</w:t>
      </w:r>
      <w:proofErr w:type="spellEnd"/>
      <w:r>
        <w:t xml:space="preserve"> </w:t>
      </w:r>
      <w:proofErr w:type="spellStart"/>
      <w:r>
        <w:t>peoagogic</w:t>
      </w:r>
      <w:proofErr w:type="spellEnd"/>
      <w:r>
        <w:t xml:space="preserve"> </w:t>
      </w:r>
      <w:proofErr w:type="spellStart"/>
      <w:r>
        <w:t>practices</w:t>
      </w:r>
      <w:proofErr w:type="spellEnd"/>
      <w:r>
        <w:t>. ok</w:t>
      </w:r>
    </w:p>
  </w:comment>
  <w:comment w:id="32" w:author="Jason Serviss" w:date="2018-09-09T09:50:00Z" w:initials="JS">
    <w:p w14:paraId="1F0105B4" w14:textId="704A523C" w:rsidR="0016757F" w:rsidRDefault="0016757F">
      <w:pPr>
        <w:pStyle w:val="Kommentarer"/>
      </w:pPr>
      <w:ins w:id="33" w:author="Jason Serviss" w:date="2018-09-02T14:52:00Z">
        <w:r>
          <w:rPr>
            <w:rStyle w:val="Kommentarsreferens"/>
          </w:rPr>
          <w:annotationRef/>
        </w:r>
      </w:ins>
      <w:r>
        <w:t xml:space="preserve">I </w:t>
      </w:r>
      <w:proofErr w:type="spellStart"/>
      <w:r>
        <w:t>am</w:t>
      </w:r>
      <w:proofErr w:type="spellEnd"/>
      <w:r>
        <w:t xml:space="preserve"> not </w:t>
      </w:r>
      <w:proofErr w:type="gramStart"/>
      <w:r>
        <w:t>100%</w:t>
      </w:r>
      <w:proofErr w:type="gramEnd"/>
      <w:r>
        <w:t xml:space="preserve"> </w:t>
      </w:r>
      <w:proofErr w:type="spellStart"/>
      <w:r>
        <w:t>satisfied</w:t>
      </w:r>
      <w:proofErr w:type="spellEnd"/>
      <w:r>
        <w:t xml:space="preserve"> </w:t>
      </w:r>
      <w:proofErr w:type="spellStart"/>
      <w:r>
        <w:t>with</w:t>
      </w:r>
      <w:proofErr w:type="spellEnd"/>
      <w:r>
        <w:t xml:space="preserve"> </w:t>
      </w:r>
      <w:proofErr w:type="spellStart"/>
      <w:r>
        <w:t>this</w:t>
      </w:r>
      <w:proofErr w:type="spellEnd"/>
      <w:r>
        <w:t xml:space="preserve"> </w:t>
      </w:r>
      <w:proofErr w:type="spellStart"/>
      <w:r>
        <w:t>but</w:t>
      </w:r>
      <w:proofErr w:type="spellEnd"/>
      <w:r>
        <w:t xml:space="preserve"> it  is a </w:t>
      </w:r>
      <w:proofErr w:type="spellStart"/>
      <w:r>
        <w:t>rough</w:t>
      </w:r>
      <w:proofErr w:type="spellEnd"/>
      <w:r>
        <w:t xml:space="preserve"> </w:t>
      </w:r>
      <w:proofErr w:type="spellStart"/>
      <w:r>
        <w:t>idea</w:t>
      </w:r>
      <w:proofErr w:type="spellEnd"/>
      <w:r>
        <w:t xml:space="preserve"> </w:t>
      </w:r>
      <w:proofErr w:type="spellStart"/>
      <w:r>
        <w:t>of</w:t>
      </w:r>
      <w:proofErr w:type="spellEnd"/>
      <w:r>
        <w:t xml:space="preserve"> </w:t>
      </w:r>
      <w:proofErr w:type="spellStart"/>
      <w:r>
        <w:t>what</w:t>
      </w:r>
      <w:proofErr w:type="spellEnd"/>
      <w:r>
        <w:t xml:space="preserve"> I </w:t>
      </w:r>
      <w:proofErr w:type="spellStart"/>
      <w:r>
        <w:t>think</w:t>
      </w:r>
      <w:proofErr w:type="spellEnd"/>
      <w:r>
        <w:t xml:space="preserve"> </w:t>
      </w:r>
      <w:proofErr w:type="spellStart"/>
      <w:r>
        <w:t>should</w:t>
      </w:r>
      <w:proofErr w:type="spellEnd"/>
      <w:r>
        <w:t xml:space="preserve"> be </w:t>
      </w:r>
      <w:proofErr w:type="spellStart"/>
      <w:r>
        <w:t>here</w:t>
      </w:r>
      <w:proofErr w:type="spellEnd"/>
      <w:r>
        <w:t>. OK</w:t>
      </w:r>
    </w:p>
  </w:comment>
  <w:comment w:id="34" w:author="Olivia Imner" w:date="2018-09-09T15:59:00Z" w:initials="OI">
    <w:p w14:paraId="19309899" w14:textId="7F5D87C7" w:rsidR="0016757F" w:rsidRDefault="0016757F">
      <w:pPr>
        <w:pStyle w:val="Kommentarer"/>
      </w:pPr>
      <w:r>
        <w:rPr>
          <w:rStyle w:val="Kommentarsreferens"/>
        </w:rPr>
        <w:annotationRef/>
      </w:r>
      <w:r>
        <w:t xml:space="preserve">Ändra Ordföljder till </w:t>
      </w:r>
      <w:proofErr w:type="gramStart"/>
      <w:r>
        <w:t>frågekonstruktionerna .</w:t>
      </w:r>
      <w:proofErr w:type="gramEnd"/>
      <w:r>
        <w:t xml:space="preserve"> </w:t>
      </w:r>
    </w:p>
  </w:comment>
  <w:comment w:id="35" w:author="Jason Serviss" w:date="2018-09-09T11:07:00Z" w:initials="JS">
    <w:p w14:paraId="1FFFE4B3" w14:textId="63259DB1" w:rsidR="0016757F" w:rsidRDefault="0016757F">
      <w:pPr>
        <w:pStyle w:val="Kommentarer"/>
      </w:pPr>
      <w:r>
        <w:rPr>
          <w:rStyle w:val="Kommentarsreferens"/>
        </w:rPr>
        <w:annotationRef/>
      </w:r>
      <w:r>
        <w:t xml:space="preserve">The </w:t>
      </w:r>
      <w:proofErr w:type="spellStart"/>
      <w:r>
        <w:t>figure</w:t>
      </w:r>
      <w:proofErr w:type="spellEnd"/>
      <w:r>
        <w:t xml:space="preserve"> legend </w:t>
      </w:r>
      <w:proofErr w:type="spellStart"/>
      <w:r>
        <w:t>does</w:t>
      </w:r>
      <w:proofErr w:type="spellEnd"/>
      <w:r>
        <w:t xml:space="preserve"> not </w:t>
      </w:r>
      <w:proofErr w:type="spellStart"/>
      <w:r>
        <w:t>need</w:t>
      </w:r>
      <w:proofErr w:type="spellEnd"/>
      <w:r>
        <w:t xml:space="preserve"> </w:t>
      </w:r>
      <w:proofErr w:type="spellStart"/>
      <w:r>
        <w:t>to</w:t>
      </w:r>
      <w:proofErr w:type="spellEnd"/>
      <w:r>
        <w:t xml:space="preserve"> </w:t>
      </w:r>
      <w:proofErr w:type="spellStart"/>
      <w:r>
        <w:t>describe</w:t>
      </w:r>
      <w:proofErr w:type="spellEnd"/>
      <w:r>
        <w:t xml:space="preserve"> </w:t>
      </w:r>
      <w:proofErr w:type="spellStart"/>
      <w:r>
        <w:t>how</w:t>
      </w:r>
      <w:proofErr w:type="spellEnd"/>
      <w:r>
        <w:t xml:space="preserve"> the </w:t>
      </w:r>
      <w:proofErr w:type="spellStart"/>
      <w:r>
        <w:t>interview</w:t>
      </w:r>
      <w:proofErr w:type="spellEnd"/>
      <w:r>
        <w:t xml:space="preserve"> is ”uppdelad” it </w:t>
      </w:r>
      <w:proofErr w:type="spellStart"/>
      <w:r>
        <w:t>needs</w:t>
      </w:r>
      <w:proofErr w:type="spellEnd"/>
      <w:r>
        <w:t xml:space="preserve"> </w:t>
      </w:r>
      <w:proofErr w:type="spellStart"/>
      <w:r>
        <w:t>to</w:t>
      </w:r>
      <w:proofErr w:type="spellEnd"/>
      <w:r>
        <w:t xml:space="preserve"> </w:t>
      </w:r>
      <w:proofErr w:type="spellStart"/>
      <w:r>
        <w:t>describe</w:t>
      </w:r>
      <w:proofErr w:type="spellEnd"/>
      <w:r>
        <w:t xml:space="preserve"> the </w:t>
      </w:r>
      <w:proofErr w:type="spellStart"/>
      <w:r>
        <w:t>FIGURE</w:t>
      </w:r>
      <w:proofErr w:type="spellEnd"/>
      <w:r>
        <w:t xml:space="preserve">. </w:t>
      </w:r>
      <w:proofErr w:type="spellStart"/>
      <w:r>
        <w:t>Fixed</w:t>
      </w:r>
      <w:proofErr w:type="spellEnd"/>
      <w:r>
        <w:t xml:space="preserve"> </w:t>
      </w:r>
    </w:p>
  </w:comment>
  <w:comment w:id="36" w:author="Unknown Author" w:date="2018-09-09T10:35:00Z" w:initials="">
    <w:p w14:paraId="4F4B3837" w14:textId="6FA9C885" w:rsidR="0016757F" w:rsidRPr="00764107" w:rsidRDefault="0016757F">
      <w:proofErr w:type="spellStart"/>
      <w:r>
        <w:rPr>
          <w:rFonts w:asciiTheme="minorHAnsi" w:hAnsiTheme="minorHAnsi"/>
          <w:sz w:val="20"/>
        </w:rPr>
        <w:t>Completley</w:t>
      </w:r>
      <w:proofErr w:type="spellEnd"/>
      <w:r>
        <w:rPr>
          <w:rFonts w:asciiTheme="minorHAnsi" w:hAnsiTheme="minorHAnsi"/>
          <w:sz w:val="20"/>
        </w:rPr>
        <w:t xml:space="preserve"> </w:t>
      </w:r>
      <w:proofErr w:type="spellStart"/>
      <w:r>
        <w:rPr>
          <w:rFonts w:asciiTheme="minorHAnsi" w:hAnsiTheme="minorHAnsi"/>
          <w:sz w:val="20"/>
        </w:rPr>
        <w:t>revise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sentance</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w:t>
      </w:r>
      <w:proofErr w:type="spellStart"/>
      <w:r>
        <w:rPr>
          <w:rFonts w:asciiTheme="minorHAnsi" w:hAnsiTheme="minorHAnsi"/>
          <w:sz w:val="20"/>
        </w:rPr>
        <w:t>getting</w:t>
      </w:r>
      <w:proofErr w:type="spellEnd"/>
      <w:r>
        <w:rPr>
          <w:rFonts w:asciiTheme="minorHAnsi" w:hAnsiTheme="minorHAnsi"/>
          <w:sz w:val="20"/>
        </w:rPr>
        <w:t xml:space="preserve"> ready </w:t>
      </w:r>
      <w:proofErr w:type="spellStart"/>
      <w:r>
        <w:rPr>
          <w:rFonts w:asciiTheme="minorHAnsi" w:hAnsiTheme="minorHAnsi"/>
          <w:sz w:val="20"/>
        </w:rPr>
        <w:t>to</w:t>
      </w:r>
      <w:proofErr w:type="spellEnd"/>
      <w:r>
        <w:rPr>
          <w:rFonts w:asciiTheme="minorHAnsi" w:hAnsiTheme="minorHAnsi"/>
          <w:sz w:val="20"/>
        </w:rPr>
        <w:t xml:space="preserve"> present </w:t>
      </w:r>
      <w:proofErr w:type="spellStart"/>
      <w:r>
        <w:rPr>
          <w:rFonts w:asciiTheme="minorHAnsi" w:hAnsiTheme="minorHAnsi"/>
          <w:sz w:val="20"/>
        </w:rPr>
        <w:t>figure</w:t>
      </w:r>
      <w:proofErr w:type="spellEnd"/>
      <w:r>
        <w:rPr>
          <w:rFonts w:asciiTheme="minorHAnsi" w:hAnsiTheme="minorHAnsi"/>
          <w:sz w:val="20"/>
        </w:rPr>
        <w:t xml:space="preserve"> 2b and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prepare</w:t>
      </w:r>
      <w:proofErr w:type="spellEnd"/>
      <w:r>
        <w:rPr>
          <w:rFonts w:asciiTheme="minorHAnsi" w:hAnsiTheme="minorHAnsi"/>
          <w:sz w:val="20"/>
        </w:rPr>
        <w:t xml:space="preserve"> the </w:t>
      </w:r>
      <w:proofErr w:type="spellStart"/>
      <w:r>
        <w:rPr>
          <w:rFonts w:asciiTheme="minorHAnsi" w:hAnsiTheme="minorHAnsi"/>
          <w:sz w:val="20"/>
        </w:rPr>
        <w:t>reader</w:t>
      </w:r>
      <w:proofErr w:type="spellEnd"/>
      <w:r>
        <w:rPr>
          <w:rFonts w:asciiTheme="minorHAnsi" w:hAnsiTheme="minorHAnsi"/>
          <w:sz w:val="20"/>
        </w:rPr>
        <w:t xml:space="preserve"> for the </w:t>
      </w:r>
      <w:proofErr w:type="spellStart"/>
      <w:r>
        <w:rPr>
          <w:rFonts w:asciiTheme="minorHAnsi" w:hAnsiTheme="minorHAnsi"/>
          <w:sz w:val="20"/>
        </w:rPr>
        <w:t>results</w:t>
      </w:r>
      <w:proofErr w:type="spellEnd"/>
      <w:r>
        <w:rPr>
          <w:rFonts w:asciiTheme="minorHAnsi" w:hAnsiTheme="minorHAnsi"/>
          <w:sz w:val="20"/>
        </w:rPr>
        <w:t xml:space="preserve"> by </w:t>
      </w:r>
      <w:proofErr w:type="spellStart"/>
      <w:r>
        <w:rPr>
          <w:rFonts w:asciiTheme="minorHAnsi" w:hAnsiTheme="minorHAnsi"/>
          <w:sz w:val="20"/>
        </w:rPr>
        <w:t>explaining</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and </w:t>
      </w:r>
      <w:proofErr w:type="spellStart"/>
      <w:r>
        <w:rPr>
          <w:rFonts w:asciiTheme="minorHAnsi" w:hAnsiTheme="minorHAnsi"/>
          <w:sz w:val="20"/>
        </w:rPr>
        <w:t>why</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it. </w:t>
      </w:r>
      <w:proofErr w:type="spellStart"/>
      <w:r>
        <w:rPr>
          <w:rFonts w:asciiTheme="minorHAnsi" w:hAnsiTheme="minorHAnsi"/>
          <w:sz w:val="20"/>
        </w:rPr>
        <w:t>Fixed</w:t>
      </w:r>
      <w:proofErr w:type="spellEnd"/>
      <w:r>
        <w:rPr>
          <w:rFonts w:asciiTheme="minorHAnsi" w:hAnsiTheme="minorHAnsi"/>
          <w:sz w:val="20"/>
        </w:rPr>
        <w:t xml:space="preserve">. </w:t>
      </w:r>
      <w:r>
        <w:rPr>
          <w:rFonts w:asciiTheme="minorHAnsi" w:hAnsiTheme="minorHAnsi"/>
          <w:color w:val="FFFFFF" w:themeColor="background1"/>
          <w:sz w:val="20"/>
        </w:rPr>
        <w:t xml:space="preserve">It is </w:t>
      </w:r>
      <w:proofErr w:type="spellStart"/>
      <w:r>
        <w:rPr>
          <w:rFonts w:asciiTheme="minorHAnsi" w:hAnsiTheme="minorHAnsi"/>
          <w:color w:val="FFFFFF" w:themeColor="background1"/>
          <w:sz w:val="20"/>
        </w:rPr>
        <w:t>good</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that</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you</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have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added</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this</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BUT</w:t>
      </w:r>
      <w:proofErr w:type="spellEnd"/>
      <w:r>
        <w:rPr>
          <w:rFonts w:asciiTheme="minorHAnsi" w:hAnsiTheme="minorHAnsi"/>
          <w:color w:val="FFFFFF" w:themeColor="background1"/>
          <w:sz w:val="20"/>
        </w:rPr>
        <w:t xml:space="preserve"> it is </w:t>
      </w:r>
      <w:proofErr w:type="spellStart"/>
      <w:r>
        <w:rPr>
          <w:rFonts w:asciiTheme="minorHAnsi" w:hAnsiTheme="minorHAnsi"/>
          <w:color w:val="FFFFFF" w:themeColor="background1"/>
          <w:sz w:val="20"/>
        </w:rPr>
        <w:t>very</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unclear</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what</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you</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are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trying</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to</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say</w:t>
      </w:r>
      <w:proofErr w:type="spellEnd"/>
      <w:r>
        <w:rPr>
          <w:rFonts w:asciiTheme="minorHAnsi" w:hAnsiTheme="minorHAnsi"/>
          <w:color w:val="FFFFFF" w:themeColor="background1"/>
          <w:sz w:val="20"/>
        </w:rPr>
        <w:t>.”</w:t>
      </w:r>
      <w:r w:rsidRPr="00B41458">
        <w:t xml:space="preserve"> </w:t>
      </w:r>
      <w:r>
        <w:t>presenterade olika instruktioner</w:t>
      </w:r>
      <w:r>
        <w:rPr>
          <w:rFonts w:asciiTheme="minorHAnsi" w:hAnsiTheme="minorHAnsi"/>
          <w:color w:val="FFFFFF" w:themeColor="background1"/>
          <w:sz w:val="20"/>
        </w:rPr>
        <w:t>”? ”</w:t>
      </w:r>
      <w:r w:rsidRPr="00B41458">
        <w:t xml:space="preserve"> </w:t>
      </w:r>
      <w:r>
        <w:t>beroende på vilken grad den uppvisade</w:t>
      </w:r>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Needs</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more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work</w:t>
      </w:r>
      <w:proofErr w:type="spellEnd"/>
      <w:r>
        <w:rPr>
          <w:rFonts w:asciiTheme="minorHAnsi" w:hAnsiTheme="minorHAnsi"/>
          <w:color w:val="FFFFFF" w:themeColor="background1"/>
          <w:sz w:val="20"/>
        </w:rPr>
        <w:t xml:space="preserve">. </w:t>
      </w:r>
      <w:proofErr w:type="spellStart"/>
      <w:r>
        <w:rPr>
          <w:rFonts w:asciiTheme="minorHAnsi" w:hAnsiTheme="minorHAnsi"/>
          <w:sz w:val="20"/>
        </w:rPr>
        <w:t>Fixed</w:t>
      </w:r>
      <w:proofErr w:type="spellEnd"/>
    </w:p>
  </w:comment>
  <w:comment w:id="37" w:author="Unknown Author" w:date="2018-07-24T08:37:00Z" w:initials="">
    <w:p w14:paraId="5684121A" w14:textId="6B9B396F" w:rsidR="0016757F" w:rsidRDefault="0016757F">
      <w:r>
        <w:rPr>
          <w:rFonts w:asciiTheme="minorHAnsi" w:hAnsiTheme="minorHAnsi"/>
          <w:sz w:val="20"/>
        </w:rPr>
        <w:t xml:space="preserve">The </w:t>
      </w:r>
      <w:proofErr w:type="spellStart"/>
      <w:r>
        <w:rPr>
          <w:rFonts w:asciiTheme="minorHAnsi" w:hAnsiTheme="minorHAnsi"/>
          <w:sz w:val="20"/>
        </w:rPr>
        <w:t>conclusion</w:t>
      </w:r>
      <w:proofErr w:type="spellEnd"/>
      <w:r>
        <w:rPr>
          <w:rFonts w:asciiTheme="minorHAnsi" w:hAnsiTheme="minorHAnsi"/>
          <w:sz w:val="20"/>
        </w:rPr>
        <w:t xml:space="preserve"> </w:t>
      </w:r>
      <w:proofErr w:type="spellStart"/>
      <w:r>
        <w:rPr>
          <w:rFonts w:asciiTheme="minorHAnsi" w:hAnsiTheme="minorHAnsi"/>
          <w:sz w:val="20"/>
        </w:rPr>
        <w:t>should</w:t>
      </w:r>
      <w:proofErr w:type="spellEnd"/>
      <w:r>
        <w:rPr>
          <w:rFonts w:asciiTheme="minorHAnsi" w:hAnsiTheme="minorHAnsi"/>
          <w:sz w:val="20"/>
        </w:rPr>
        <w:t xml:space="preserve"> be </w:t>
      </w:r>
      <w:proofErr w:type="spellStart"/>
      <w:r>
        <w:rPr>
          <w:rFonts w:asciiTheme="minorHAnsi" w:hAnsiTheme="minorHAnsi"/>
          <w:sz w:val="20"/>
        </w:rPr>
        <w:t>similar</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waht</w:t>
      </w:r>
      <w:proofErr w:type="spellEnd"/>
      <w:r>
        <w:rPr>
          <w:rFonts w:asciiTheme="minorHAnsi" w:hAnsiTheme="minorHAnsi"/>
          <w:sz w:val="20"/>
        </w:rPr>
        <w:t xml:space="preserve"> </w:t>
      </w:r>
      <w:proofErr w:type="spellStart"/>
      <w:r>
        <w:rPr>
          <w:rFonts w:asciiTheme="minorHAnsi" w:hAnsiTheme="minorHAnsi"/>
          <w:sz w:val="20"/>
        </w:rPr>
        <w:t>we</w:t>
      </w:r>
      <w:proofErr w:type="spellEnd"/>
      <w:r>
        <w:rPr>
          <w:rFonts w:asciiTheme="minorHAnsi" w:hAnsiTheme="minorHAnsi"/>
          <w:sz w:val="20"/>
        </w:rPr>
        <w:t xml:space="preserve"> </w:t>
      </w:r>
      <w:proofErr w:type="spellStart"/>
      <w:r>
        <w:rPr>
          <w:rFonts w:asciiTheme="minorHAnsi" w:hAnsiTheme="minorHAnsi"/>
          <w:sz w:val="20"/>
        </w:rPr>
        <w:t>already</w:t>
      </w:r>
      <w:proofErr w:type="spellEnd"/>
      <w:r>
        <w:rPr>
          <w:rFonts w:asciiTheme="minorHAnsi" w:hAnsiTheme="minorHAnsi"/>
          <w:sz w:val="20"/>
        </w:rPr>
        <w:t xml:space="preserve"> </w:t>
      </w:r>
      <w:proofErr w:type="spellStart"/>
      <w:r>
        <w:rPr>
          <w:rFonts w:asciiTheme="minorHAnsi" w:hAnsiTheme="minorHAnsi"/>
          <w:sz w:val="20"/>
        </w:rPr>
        <w:t>wrote</w:t>
      </w:r>
      <w:proofErr w:type="spellEnd"/>
      <w:r>
        <w:rPr>
          <w:rFonts w:asciiTheme="minorHAnsi" w:hAnsiTheme="minorHAnsi"/>
          <w:sz w:val="20"/>
        </w:rPr>
        <w:t xml:space="preserve"> in the last </w:t>
      </w:r>
      <w:proofErr w:type="spellStart"/>
      <w:r>
        <w:rPr>
          <w:rFonts w:asciiTheme="minorHAnsi" w:hAnsiTheme="minorHAnsi"/>
          <w:sz w:val="20"/>
        </w:rPr>
        <w:t>paragraph</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the </w:t>
      </w:r>
      <w:proofErr w:type="spellStart"/>
      <w:r>
        <w:rPr>
          <w:rFonts w:asciiTheme="minorHAnsi" w:hAnsiTheme="minorHAnsi"/>
          <w:sz w:val="20"/>
        </w:rPr>
        <w:t>introduction</w:t>
      </w:r>
      <w:proofErr w:type="spellEnd"/>
      <w:r>
        <w:rPr>
          <w:rFonts w:asciiTheme="minorHAnsi" w:hAnsiTheme="minorHAnsi"/>
          <w:sz w:val="20"/>
        </w:rPr>
        <w:t xml:space="preserve">, i.e. ”I sin helhet ger resultatet från denna analys en tydlig karta över vilken del av kursen som skulle kunna förbättras enligt DIM.” </w:t>
      </w:r>
      <w:proofErr w:type="spellStart"/>
      <w:r>
        <w:rPr>
          <w:rFonts w:asciiTheme="minorHAnsi" w:hAnsiTheme="minorHAnsi"/>
          <w:sz w:val="20"/>
        </w:rPr>
        <w:t>Fixed</w:t>
      </w:r>
      <w:proofErr w:type="spellEnd"/>
    </w:p>
  </w:comment>
  <w:comment w:id="38" w:author="Olivia Imner" w:date="2018-07-15T18:13:00Z" w:initials="OI">
    <w:p w14:paraId="23B74A43" w14:textId="77777777" w:rsidR="0016757F" w:rsidRDefault="0016757F">
      <w:r>
        <w:rPr>
          <w:rFonts w:ascii="Liberation Serif" w:eastAsia="Tahoma" w:hAnsi="Liberation Serif" w:cs="Tahoma"/>
          <w:sz w:val="24"/>
          <w:szCs w:val="24"/>
          <w:lang w:val="en-US" w:bidi="en-US"/>
        </w:rPr>
        <w:t xml:space="preserve">Each individual and specific result from figure 1a should be presented. Once this is done, the results for figure 1a should be summarized, ideally in one </w:t>
      </w:r>
      <w:proofErr w:type="spellStart"/>
      <w:r>
        <w:rPr>
          <w:rFonts w:ascii="Liberation Serif" w:eastAsia="Tahoma" w:hAnsi="Liberation Serif" w:cs="Tahoma"/>
          <w:sz w:val="24"/>
          <w:szCs w:val="24"/>
          <w:lang w:val="en-US" w:bidi="en-US"/>
        </w:rPr>
        <w:t>sentance</w:t>
      </w:r>
      <w:proofErr w:type="spellEnd"/>
      <w:r>
        <w:rPr>
          <w:rFonts w:ascii="Liberation Serif" w:eastAsia="Tahoma" w:hAnsi="Liberation Serif" w:cs="Tahoma"/>
          <w:sz w:val="24"/>
          <w:szCs w:val="24"/>
          <w:lang w:val="en-US" w:bidi="en-US"/>
        </w:rPr>
        <w:t xml:space="preserve">. Then you start a new paragraph and do the same thing, i.e. specific </w:t>
      </w:r>
      <w:proofErr w:type="spellStart"/>
      <w:r>
        <w:rPr>
          <w:rFonts w:ascii="Liberation Serif" w:eastAsia="Tahoma" w:hAnsi="Liberation Serif" w:cs="Tahoma"/>
          <w:sz w:val="24"/>
          <w:szCs w:val="24"/>
          <w:lang w:val="en-US" w:bidi="en-US"/>
        </w:rPr>
        <w:t>individula</w:t>
      </w:r>
      <w:proofErr w:type="spellEnd"/>
      <w:r>
        <w:rPr>
          <w:rFonts w:ascii="Liberation Serif" w:eastAsia="Tahoma" w:hAnsi="Liberation Serif" w:cs="Tahoma"/>
          <w:sz w:val="24"/>
          <w:szCs w:val="24"/>
          <w:lang w:val="en-US" w:bidi="en-US"/>
        </w:rPr>
        <w:t xml:space="preserve"> results followed by a summary, for figure 1b. Do this for all the figures in the results section.</w:t>
      </w:r>
    </w:p>
  </w:comment>
  <w:comment w:id="39" w:author="Unknown Author" w:date="2018-07-25T15:56:00Z" w:initials="">
    <w:p w14:paraId="49A8A583" w14:textId="32CE9B39" w:rsidR="0016757F" w:rsidRDefault="0016757F">
      <w:proofErr w:type="spellStart"/>
      <w:r>
        <w:rPr>
          <w:rFonts w:asciiTheme="minorHAnsi" w:hAnsiTheme="minorHAnsi"/>
          <w:sz w:val="20"/>
        </w:rPr>
        <w:t>Remind</w:t>
      </w:r>
      <w:proofErr w:type="spellEnd"/>
      <w:r>
        <w:rPr>
          <w:rFonts w:asciiTheme="minorHAnsi" w:hAnsiTheme="minorHAnsi"/>
          <w:sz w:val="20"/>
        </w:rPr>
        <w:t xml:space="preserve"> </w:t>
      </w:r>
      <w:proofErr w:type="spellStart"/>
      <w:proofErr w:type="gramStart"/>
      <w:r>
        <w:rPr>
          <w:rFonts w:asciiTheme="minorHAnsi" w:hAnsiTheme="minorHAnsi"/>
          <w:sz w:val="20"/>
        </w:rPr>
        <w:t>me</w:t>
      </w:r>
      <w:proofErr w:type="spellEnd"/>
      <w:proofErr w:type="gramEnd"/>
      <w:r>
        <w:rPr>
          <w:rFonts w:asciiTheme="minorHAnsi" w:hAnsiTheme="minorHAnsi"/>
          <w:sz w:val="20"/>
        </w:rPr>
        <w:t xml:space="preserve"> toa so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in the same order as the elements on the x </w:t>
      </w:r>
      <w:proofErr w:type="spellStart"/>
      <w:r>
        <w:rPr>
          <w:rFonts w:asciiTheme="minorHAnsi" w:hAnsiTheme="minorHAnsi"/>
          <w:sz w:val="20"/>
        </w:rPr>
        <w:t>axis</w:t>
      </w:r>
      <w:proofErr w:type="spellEnd"/>
      <w:r>
        <w:rPr>
          <w:rFonts w:asciiTheme="minorHAnsi" w:hAnsiTheme="minorHAnsi"/>
          <w:sz w:val="20"/>
        </w:rPr>
        <w:t>.</w:t>
      </w:r>
    </w:p>
  </w:comment>
  <w:comment w:id="41" w:author="Unknown Author" w:date="2018-07-25T13:28:00Z" w:initials="">
    <w:p w14:paraId="380DC4AA" w14:textId="505B3D98" w:rsidR="0016757F" w:rsidRDefault="0016757F">
      <w:r>
        <w:rPr>
          <w:rFonts w:asciiTheme="minorHAnsi" w:hAnsiTheme="minorHAnsi"/>
          <w:sz w:val="20"/>
        </w:rPr>
        <w:t xml:space="preserve">I </w:t>
      </w:r>
      <w:proofErr w:type="spellStart"/>
      <w:r>
        <w:rPr>
          <w:rFonts w:asciiTheme="minorHAnsi" w:hAnsiTheme="minorHAnsi"/>
          <w:sz w:val="20"/>
        </w:rPr>
        <w:t>would</w:t>
      </w:r>
      <w:proofErr w:type="spellEnd"/>
      <w:r>
        <w:rPr>
          <w:rFonts w:asciiTheme="minorHAnsi" w:hAnsiTheme="minorHAnsi"/>
          <w:sz w:val="20"/>
        </w:rPr>
        <w:t xml:space="preserve"> start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paragraph</w:t>
      </w:r>
      <w:proofErr w:type="spellEnd"/>
      <w:r>
        <w:rPr>
          <w:rFonts w:asciiTheme="minorHAnsi" w:hAnsiTheme="minorHAnsi"/>
          <w:sz w:val="20"/>
        </w:rPr>
        <w:t xml:space="preserve"> </w:t>
      </w:r>
      <w:proofErr w:type="spellStart"/>
      <w:r>
        <w:rPr>
          <w:rFonts w:asciiTheme="minorHAnsi" w:hAnsiTheme="minorHAnsi"/>
          <w:sz w:val="20"/>
        </w:rPr>
        <w:t>with</w:t>
      </w:r>
      <w:proofErr w:type="spellEnd"/>
      <w:r>
        <w:rPr>
          <w:rFonts w:asciiTheme="minorHAnsi" w:hAnsiTheme="minorHAnsi"/>
          <w:sz w:val="20"/>
        </w:rPr>
        <w:t xml:space="preserve"> </w:t>
      </w:r>
      <w:proofErr w:type="spellStart"/>
      <w:r>
        <w:rPr>
          <w:rFonts w:asciiTheme="minorHAnsi" w:hAnsiTheme="minorHAnsi"/>
          <w:sz w:val="20"/>
        </w:rPr>
        <w:t>saying</w:t>
      </w:r>
      <w:proofErr w:type="spellEnd"/>
      <w:r>
        <w:rPr>
          <w:rFonts w:asciiTheme="minorHAnsi" w:hAnsiTheme="minorHAnsi"/>
          <w:sz w:val="20"/>
        </w:rPr>
        <w:t xml:space="preserve"> </w:t>
      </w:r>
      <w:proofErr w:type="spellStart"/>
      <w:r>
        <w:rPr>
          <w:rFonts w:asciiTheme="minorHAnsi" w:hAnsiTheme="minorHAnsi"/>
          <w:sz w:val="20"/>
        </w:rPr>
        <w:t>WHY</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looked</w:t>
      </w:r>
      <w:proofErr w:type="spellEnd"/>
      <w:r>
        <w:rPr>
          <w:rFonts w:asciiTheme="minorHAnsi" w:hAnsiTheme="minorHAnsi"/>
          <w:sz w:val="20"/>
        </w:rPr>
        <w:t xml:space="preserve"> at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Again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t>
      </w:r>
      <w:proofErr w:type="spellStart"/>
      <w:r>
        <w:rPr>
          <w:rFonts w:asciiTheme="minorHAnsi" w:hAnsiTheme="minorHAnsi"/>
          <w:sz w:val="20"/>
        </w:rPr>
        <w:t>WHY</w:t>
      </w:r>
      <w:proofErr w:type="spellEnd"/>
      <w:r>
        <w:rPr>
          <w:rFonts w:asciiTheme="minorHAnsi" w:hAnsiTheme="minorHAnsi"/>
          <w:sz w:val="20"/>
        </w:rPr>
        <w:t xml:space="preserve"> </w:t>
      </w:r>
      <w:proofErr w:type="spellStart"/>
      <w:r>
        <w:rPr>
          <w:rFonts w:asciiTheme="minorHAnsi" w:hAnsiTheme="minorHAnsi"/>
          <w:sz w:val="20"/>
        </w:rPr>
        <w:t>then</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Fixed</w:t>
      </w:r>
      <w:proofErr w:type="spellEnd"/>
    </w:p>
  </w:comment>
  <w:comment w:id="42" w:author="Unknown Author" w:date="2018-07-26T17:45:00Z" w:initials="">
    <w:p w14:paraId="7CE29665" w14:textId="54B3B192" w:rsidR="0016757F" w:rsidRPr="00655118" w:rsidRDefault="0016757F">
      <w:pPr>
        <w:rPr>
          <w:color w:val="FF0000"/>
        </w:rPr>
      </w:pPr>
      <w:proofErr w:type="spellStart"/>
      <w:r>
        <w:rPr>
          <w:rFonts w:asciiTheme="minorHAnsi" w:hAnsiTheme="minorHAnsi"/>
          <w:sz w:val="20"/>
        </w:rPr>
        <w:t>This</w:t>
      </w:r>
      <w:proofErr w:type="spellEnd"/>
      <w:r>
        <w:rPr>
          <w:rFonts w:asciiTheme="minorHAnsi" w:hAnsiTheme="minorHAnsi"/>
          <w:sz w:val="20"/>
        </w:rPr>
        <w:t xml:space="preserve"> is not the </w:t>
      </w:r>
      <w:proofErr w:type="spellStart"/>
      <w:r>
        <w:rPr>
          <w:rFonts w:asciiTheme="minorHAnsi" w:hAnsiTheme="minorHAnsi"/>
          <w:sz w:val="20"/>
        </w:rPr>
        <w:t>correct</w:t>
      </w:r>
      <w:proofErr w:type="spellEnd"/>
      <w:r>
        <w:rPr>
          <w:rFonts w:asciiTheme="minorHAnsi" w:hAnsiTheme="minorHAnsi"/>
          <w:sz w:val="20"/>
        </w:rPr>
        <w:t xml:space="preserve"> </w:t>
      </w:r>
      <w:proofErr w:type="spellStart"/>
      <w:r>
        <w:rPr>
          <w:rFonts w:asciiTheme="minorHAnsi" w:hAnsiTheme="minorHAnsi"/>
          <w:sz w:val="20"/>
        </w:rPr>
        <w:t>conclusion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all,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does</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information </w:t>
      </w:r>
      <w:proofErr w:type="spellStart"/>
      <w:r>
        <w:rPr>
          <w:rFonts w:asciiTheme="minorHAnsi" w:hAnsiTheme="minorHAnsi"/>
          <w:sz w:val="20"/>
        </w:rPr>
        <w:t>tell</w:t>
      </w:r>
      <w:proofErr w:type="spellEnd"/>
      <w:r>
        <w:rPr>
          <w:rFonts w:asciiTheme="minorHAnsi" w:hAnsiTheme="minorHAnsi"/>
          <w:sz w:val="20"/>
        </w:rPr>
        <w:t xml:space="preserve"> Grade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can</w:t>
      </w:r>
      <w:proofErr w:type="spellEnd"/>
      <w:r>
        <w:rPr>
          <w:rFonts w:asciiTheme="minorHAnsi" w:hAnsiTheme="minorHAnsi"/>
          <w:sz w:val="20"/>
        </w:rPr>
        <w:t xml:space="preserve"> ”förbättra med att använda DIM”? The </w:t>
      </w:r>
      <w:proofErr w:type="spellStart"/>
      <w:r>
        <w:rPr>
          <w:rFonts w:asciiTheme="minorHAnsi" w:hAnsiTheme="minorHAnsi"/>
          <w:sz w:val="20"/>
        </w:rPr>
        <w:t>results</w:t>
      </w:r>
      <w:proofErr w:type="spellEnd"/>
      <w:r>
        <w:rPr>
          <w:rFonts w:asciiTheme="minorHAnsi" w:hAnsiTheme="minorHAnsi"/>
          <w:sz w:val="20"/>
        </w:rPr>
        <w:t xml:space="preserve"> show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independant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course</w:t>
      </w:r>
      <w:proofErr w:type="spellEnd"/>
      <w:r>
        <w:rPr>
          <w:rFonts w:asciiTheme="minorHAnsi" w:hAnsiTheme="minorHAnsi"/>
          <w:sz w:val="20"/>
        </w:rPr>
        <w:t xml:space="preserve"> </w:t>
      </w:r>
      <w:proofErr w:type="spellStart"/>
      <w:r>
        <w:rPr>
          <w:rFonts w:asciiTheme="minorHAnsi" w:hAnsiTheme="minorHAnsi"/>
          <w:sz w:val="20"/>
        </w:rPr>
        <w:t>topic</w:t>
      </w:r>
      <w:proofErr w:type="spellEnd"/>
      <w:r>
        <w:rPr>
          <w:rFonts w:asciiTheme="minorHAnsi" w:hAnsiTheme="minorHAnsi"/>
          <w:sz w:val="20"/>
        </w:rPr>
        <w:t xml:space="preserve"> or EIF </w:t>
      </w:r>
      <w:proofErr w:type="spellStart"/>
      <w:r>
        <w:rPr>
          <w:rFonts w:asciiTheme="minorHAnsi" w:hAnsiTheme="minorHAnsi"/>
          <w:sz w:val="20"/>
        </w:rPr>
        <w:t>requirements</w:t>
      </w:r>
      <w:proofErr w:type="spellEnd"/>
      <w:r>
        <w:rPr>
          <w:rFonts w:asciiTheme="minorHAnsi" w:hAnsiTheme="minorHAnsi"/>
          <w:sz w:val="20"/>
        </w:rPr>
        <w:t xml:space="preserve">, Grades </w:t>
      </w:r>
      <w:proofErr w:type="spellStart"/>
      <w:r>
        <w:rPr>
          <w:rFonts w:asciiTheme="minorHAnsi" w:hAnsiTheme="minorHAnsi"/>
          <w:sz w:val="20"/>
        </w:rPr>
        <w:t>pedagogic</w:t>
      </w:r>
      <w:proofErr w:type="spellEnd"/>
      <w:r>
        <w:rPr>
          <w:rFonts w:asciiTheme="minorHAnsi" w:hAnsiTheme="minorHAnsi"/>
          <w:sz w:val="20"/>
        </w:rPr>
        <w:t xml:space="preserve"> standard, </w:t>
      </w:r>
      <w:proofErr w:type="spellStart"/>
      <w:r>
        <w:rPr>
          <w:rFonts w:asciiTheme="minorHAnsi" w:hAnsiTheme="minorHAnsi"/>
          <w:sz w:val="20"/>
        </w:rPr>
        <w:t>according</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DIM, shows </w:t>
      </w:r>
      <w:proofErr w:type="spellStart"/>
      <w:r>
        <w:rPr>
          <w:rFonts w:asciiTheme="minorHAnsi" w:hAnsiTheme="minorHAnsi"/>
          <w:sz w:val="20"/>
        </w:rPr>
        <w:t>equal</w:t>
      </w:r>
      <w:proofErr w:type="spellEnd"/>
      <w:r>
        <w:rPr>
          <w:rFonts w:asciiTheme="minorHAnsi" w:hAnsiTheme="minorHAnsi"/>
          <w:sz w:val="20"/>
        </w:rPr>
        <w:t xml:space="preserve"> </w:t>
      </w:r>
      <w:proofErr w:type="spellStart"/>
      <w:r>
        <w:rPr>
          <w:rFonts w:asciiTheme="minorHAnsi" w:hAnsiTheme="minorHAnsi"/>
          <w:sz w:val="20"/>
        </w:rPr>
        <w:t>room</w:t>
      </w:r>
      <w:proofErr w:type="spellEnd"/>
      <w:r>
        <w:rPr>
          <w:rFonts w:asciiTheme="minorHAnsi" w:hAnsiTheme="minorHAnsi"/>
          <w:sz w:val="20"/>
        </w:rPr>
        <w:t xml:space="preserve"> for </w:t>
      </w:r>
      <w:proofErr w:type="spellStart"/>
      <w:r>
        <w:rPr>
          <w:rFonts w:asciiTheme="minorHAnsi" w:hAnsiTheme="minorHAnsi"/>
          <w:sz w:val="20"/>
        </w:rPr>
        <w:t>improvment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rethink</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the information in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is </w:t>
      </w:r>
      <w:proofErr w:type="spellStart"/>
      <w:r>
        <w:rPr>
          <w:rFonts w:asciiTheme="minorHAnsi" w:hAnsiTheme="minorHAnsi"/>
          <w:sz w:val="20"/>
        </w:rPr>
        <w:t>telling</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and </w:t>
      </w:r>
      <w:proofErr w:type="spellStart"/>
      <w:r>
        <w:rPr>
          <w:rFonts w:asciiTheme="minorHAnsi" w:hAnsiTheme="minorHAnsi"/>
          <w:sz w:val="20"/>
        </w:rPr>
        <w:t>revise</w:t>
      </w:r>
      <w:proofErr w:type="spellEnd"/>
      <w:r>
        <w:rPr>
          <w:rFonts w:asciiTheme="minorHAnsi" w:hAnsiTheme="minorHAnsi"/>
          <w:sz w:val="20"/>
        </w:rPr>
        <w:t xml:space="preserve"> all </w:t>
      </w:r>
      <w:proofErr w:type="spellStart"/>
      <w:r>
        <w:rPr>
          <w:rFonts w:asciiTheme="minorHAnsi" w:hAnsiTheme="minorHAnsi"/>
          <w:sz w:val="20"/>
        </w:rPr>
        <w:t>sentances</w:t>
      </w:r>
      <w:proofErr w:type="spellEnd"/>
      <w:r>
        <w:rPr>
          <w:rFonts w:asciiTheme="minorHAnsi" w:hAnsiTheme="minorHAnsi"/>
          <w:sz w:val="20"/>
        </w:rPr>
        <w:t xml:space="preserve"> </w:t>
      </w:r>
      <w:proofErr w:type="spellStart"/>
      <w:r>
        <w:rPr>
          <w:rFonts w:asciiTheme="minorHAnsi" w:hAnsiTheme="minorHAnsi"/>
          <w:sz w:val="20"/>
        </w:rPr>
        <w:t>including</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type</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information. </w:t>
      </w:r>
      <w:r w:rsidRPr="00655118">
        <w:rPr>
          <w:rFonts w:asciiTheme="minorHAnsi" w:hAnsiTheme="minorHAnsi"/>
          <w:color w:val="FF0000"/>
          <w:sz w:val="20"/>
        </w:rPr>
        <w:t xml:space="preserve">Är det en konstig mening? </w:t>
      </w:r>
    </w:p>
  </w:comment>
  <w:comment w:id="47" w:author="Olivia Imner" w:date="2018-09-11T13:15:00Z" w:initials="OI">
    <w:p w14:paraId="7EC61131" w14:textId="58EBAF06" w:rsidR="0016757F" w:rsidRPr="00B52F86" w:rsidRDefault="0016757F" w:rsidP="00B52F86">
      <w:pPr>
        <w:rPr>
          <w:rFonts w:ascii="Calibri" w:eastAsia="Tahoma" w:hAnsi="Calibri" w:cs="Tahoma"/>
          <w:color w:val="FF0000"/>
          <w:sz w:val="16"/>
          <w:szCs w:val="24"/>
          <w:lang w:val="en-US" w:bidi="en-US"/>
        </w:rPr>
      </w:pPr>
      <w:r>
        <w:rPr>
          <w:rStyle w:val="Kommentarsreferens"/>
        </w:rPr>
        <w:annotationRef/>
      </w:r>
      <w:r>
        <w:rPr>
          <w:rFonts w:ascii="Calibri" w:eastAsia="Tahoma" w:hAnsi="Calibri" w:cs="Tahoma"/>
          <w:sz w:val="16"/>
          <w:szCs w:val="24"/>
          <w:lang w:val="en-US" w:bidi="en-US"/>
        </w:rPr>
        <w:t>One thing we need to consider…. The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structured but allow for enough </w:t>
      </w:r>
      <w:proofErr w:type="spellStart"/>
      <w:r>
        <w:rPr>
          <w:rFonts w:ascii="Calibri" w:eastAsia="Tahoma" w:hAnsi="Calibri" w:cs="Tahoma"/>
          <w:sz w:val="16"/>
          <w:szCs w:val="24"/>
          <w:lang w:val="en-US" w:bidi="en-US"/>
        </w:rPr>
        <w:t>flexability</w:t>
      </w:r>
      <w:proofErr w:type="spellEnd"/>
      <w:r>
        <w:rPr>
          <w:rFonts w:ascii="Calibri" w:eastAsia="Tahoma" w:hAnsi="Calibri" w:cs="Tahoma"/>
          <w:sz w:val="16"/>
          <w:szCs w:val="24"/>
          <w:lang w:val="en-US" w:bidi="en-US"/>
        </w:rPr>
        <w:t xml:space="preserve">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in a bit more detail, b) specifically stating this in the next </w:t>
      </w:r>
      <w:proofErr w:type="spellStart"/>
      <w:r>
        <w:rPr>
          <w:rFonts w:ascii="Calibri" w:eastAsia="Tahoma" w:hAnsi="Calibri" w:cs="Tahoma"/>
          <w:sz w:val="16"/>
          <w:szCs w:val="24"/>
          <w:lang w:val="en-US" w:bidi="en-US"/>
        </w:rPr>
        <w:t>sentance</w:t>
      </w:r>
      <w:proofErr w:type="spellEnd"/>
      <w:r>
        <w:rPr>
          <w:rFonts w:ascii="Calibri" w:eastAsia="Tahoma" w:hAnsi="Calibri" w:cs="Tahoma"/>
          <w:sz w:val="16"/>
          <w:szCs w:val="24"/>
          <w:lang w:val="en-US" w:bidi="en-US"/>
        </w:rPr>
        <w:t xml:space="preserve"> or c) a combination of both. I will think about this a bit more when I read through next time. </w:t>
      </w:r>
      <w:r>
        <w:rPr>
          <w:rFonts w:ascii="Calibri" w:eastAsia="Tahoma" w:hAnsi="Calibri" w:cs="Tahoma"/>
          <w:color w:val="FF0000"/>
          <w:sz w:val="16"/>
          <w:szCs w:val="24"/>
          <w:lang w:val="en-US" w:bidi="en-US"/>
        </w:rPr>
        <w:t xml:space="preserve">I think this is something we should bring up in the discussion. We should say that “although we have found that XXX model works well with Grades current pedagogic, depending on the specific requirements of the EIF, it may be necessary to adopt other models to </w:t>
      </w:r>
      <w:proofErr w:type="spellStart"/>
      <w:r>
        <w:rPr>
          <w:rFonts w:ascii="Calibri" w:eastAsia="Tahoma" w:hAnsi="Calibri" w:cs="Tahoma"/>
          <w:color w:val="FF0000"/>
          <w:sz w:val="16"/>
          <w:szCs w:val="24"/>
          <w:lang w:val="en-US" w:bidi="en-US"/>
        </w:rPr>
        <w:t>fufill</w:t>
      </w:r>
      <w:proofErr w:type="spellEnd"/>
      <w:r>
        <w:rPr>
          <w:rFonts w:ascii="Calibri" w:eastAsia="Tahoma" w:hAnsi="Calibri" w:cs="Tahoma"/>
          <w:color w:val="FF0000"/>
          <w:sz w:val="16"/>
          <w:szCs w:val="24"/>
          <w:lang w:val="en-US" w:bidi="en-US"/>
        </w:rPr>
        <w:t xml:space="preserve"> such requirements”. Do this in the discussion or make a note there to include it and remove this comment or move it there instead.</w:t>
      </w:r>
    </w:p>
  </w:comment>
  <w:comment w:id="49" w:author="Jason Serviss" w:date="2018-09-11T14:46:00Z" w:initials="JS">
    <w:p w14:paraId="5F3246B0" w14:textId="77777777" w:rsidR="0016757F" w:rsidRDefault="0016757F" w:rsidP="00D71CDE">
      <w:pPr>
        <w:pStyle w:val="Kommentarer"/>
      </w:pPr>
      <w:r>
        <w:rPr>
          <w:rStyle w:val="Kommentarsreferens"/>
        </w:rPr>
        <w:annotationRef/>
      </w:r>
      <w:proofErr w:type="spellStart"/>
      <w:r>
        <w:t>Revise</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Furthermore</w:t>
      </w:r>
      <w:proofErr w:type="spellEnd"/>
      <w:r>
        <w:t xml:space="preserve">, </w:t>
      </w:r>
      <w:proofErr w:type="spellStart"/>
      <w:r>
        <w:t>although</w:t>
      </w:r>
      <w:proofErr w:type="spellEnd"/>
      <w:r>
        <w:t xml:space="preserve"> it </w:t>
      </w:r>
      <w:proofErr w:type="spellStart"/>
      <w:r>
        <w:t>might</w:t>
      </w:r>
      <w:proofErr w:type="spellEnd"/>
      <w:r>
        <w:t xml:space="preserve"> be a </w:t>
      </w:r>
      <w:proofErr w:type="spellStart"/>
      <w:r>
        <w:t>point</w:t>
      </w:r>
      <w:proofErr w:type="spellEnd"/>
      <w:r>
        <w:t xml:space="preserve"> </w:t>
      </w:r>
      <w:proofErr w:type="spellStart"/>
      <w:r>
        <w:t>that</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make, it is not </w:t>
      </w:r>
      <w:proofErr w:type="spellStart"/>
      <w:r>
        <w:t>placed</w:t>
      </w:r>
      <w:proofErr w:type="spellEnd"/>
      <w:r>
        <w:t xml:space="preserve"> </w:t>
      </w:r>
      <w:proofErr w:type="spellStart"/>
      <w:r>
        <w:t>well</w:t>
      </w:r>
      <w:proofErr w:type="spellEnd"/>
      <w:r>
        <w:t xml:space="preserve"> </w:t>
      </w:r>
      <w:proofErr w:type="spellStart"/>
      <w:r>
        <w:t>here</w:t>
      </w:r>
      <w:proofErr w:type="spellEnd"/>
      <w:r>
        <w:t xml:space="preserve">.  The </w:t>
      </w:r>
      <w:proofErr w:type="spellStart"/>
      <w:r>
        <w:t>first</w:t>
      </w:r>
      <w:proofErr w:type="spellEnd"/>
      <w:r>
        <w:t xml:space="preserve"> </w:t>
      </w:r>
      <w:proofErr w:type="spellStart"/>
      <w:r>
        <w:t>sentance</w:t>
      </w:r>
      <w:proofErr w:type="spellEnd"/>
      <w:r>
        <w:t xml:space="preserve"> </w:t>
      </w:r>
      <w:proofErr w:type="spellStart"/>
      <w:r>
        <w:t>does</w:t>
      </w:r>
      <w:proofErr w:type="spellEnd"/>
      <w:r>
        <w:t xml:space="preserve"> not fit </w:t>
      </w:r>
      <w:proofErr w:type="spellStart"/>
      <w:r>
        <w:t>with</w:t>
      </w:r>
      <w:proofErr w:type="spellEnd"/>
      <w:r>
        <w:t xml:space="preserve"> the rest </w:t>
      </w:r>
      <w:proofErr w:type="spellStart"/>
      <w:r>
        <w:t>of</w:t>
      </w:r>
      <w:proofErr w:type="spellEnd"/>
      <w:r>
        <w:t xml:space="preserve"> the </w:t>
      </w:r>
      <w:proofErr w:type="spellStart"/>
      <w:r>
        <w:t>paragraphs</w:t>
      </w:r>
      <w:proofErr w:type="spellEnd"/>
      <w:r>
        <w:t xml:space="preserve"> </w:t>
      </w:r>
      <w:proofErr w:type="spellStart"/>
      <w:r>
        <w:t>content</w:t>
      </w:r>
      <w:proofErr w:type="spellEnd"/>
      <w:r>
        <w:t xml:space="preserve">. </w:t>
      </w:r>
      <w:proofErr w:type="spellStart"/>
      <w:r w:rsidRPr="00205671">
        <w:rPr>
          <w:color w:val="FF0000"/>
        </w:rPr>
        <w:t>Bätrre</w:t>
      </w:r>
      <w:proofErr w:type="spellEnd"/>
      <w:r w:rsidRPr="00205671">
        <w:rPr>
          <w:color w:val="FF0000"/>
        </w:rPr>
        <w:t xml:space="preserve"> att ha här eller vara med i diskussion?</w:t>
      </w:r>
      <w:r>
        <w:rPr>
          <w:color w:val="FF0000"/>
        </w:rPr>
        <w:t xml:space="preserve"> </w:t>
      </w:r>
      <w:proofErr w:type="spellStart"/>
      <w:r>
        <w:t>Yes</w:t>
      </w:r>
      <w:proofErr w:type="spellEnd"/>
      <w:r>
        <w:t xml:space="preserve">, </w:t>
      </w:r>
      <w:proofErr w:type="spellStart"/>
      <w:r>
        <w:t>move</w:t>
      </w:r>
      <w:proofErr w:type="spellEnd"/>
      <w:r>
        <w:t xml:space="preserve"> </w:t>
      </w:r>
      <w:proofErr w:type="spellStart"/>
      <w:r>
        <w:t>this</w:t>
      </w:r>
      <w:proofErr w:type="spellEnd"/>
      <w:r>
        <w:t xml:space="preserve"> </w:t>
      </w:r>
      <w:proofErr w:type="spellStart"/>
      <w:r>
        <w:t>to</w:t>
      </w:r>
      <w:proofErr w:type="spellEnd"/>
      <w:r>
        <w:t xml:space="preserve"> the </w:t>
      </w:r>
      <w:proofErr w:type="spellStart"/>
      <w:proofErr w:type="gramStart"/>
      <w:r>
        <w:t>discussion</w:t>
      </w:r>
      <w:proofErr w:type="spellEnd"/>
      <w:r>
        <w:t xml:space="preserve"> /Jason</w:t>
      </w:r>
      <w:proofErr w:type="gramEnd"/>
    </w:p>
    <w:p w14:paraId="584D2CFD" w14:textId="77777777" w:rsidR="0016757F" w:rsidRDefault="0016757F" w:rsidP="00D71CDE">
      <w:pPr>
        <w:pStyle w:val="Kommentarer"/>
      </w:pPr>
    </w:p>
    <w:p w14:paraId="23C3C54C" w14:textId="57C85BC1" w:rsidR="0016757F" w:rsidRPr="00D338A7" w:rsidRDefault="0016757F" w:rsidP="00D71CDE">
      <w:pPr>
        <w:pStyle w:val="Kommentarer"/>
      </w:pPr>
      <w:r>
        <w:t>Tidigare kommentar beskriver detta stycke.</w:t>
      </w:r>
    </w:p>
  </w:comment>
  <w:comment w:id="57" w:author="Unknown Author" w:date="2018-09-09T08:01:00Z" w:initials="">
    <w:p w14:paraId="4778FD34" w14:textId="1B8703F5" w:rsidR="0016757F" w:rsidRDefault="0016757F">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w:t>
      </w:r>
    </w:p>
  </w:comment>
  <w:comment w:id="74" w:author="Olivia Imner" w:date="2018-07-25T08:06:00Z" w:initials="OI">
    <w:p w14:paraId="44A6F018" w14:textId="181ED00E" w:rsidR="0016757F" w:rsidRDefault="0016757F">
      <w:pPr>
        <w:pStyle w:val="Kommentarer"/>
      </w:pPr>
      <w:r>
        <w:rPr>
          <w:rStyle w:val="Kommentarsreferens"/>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16757F" w:rsidRDefault="0016757F">
      <w:r>
        <w:separator/>
      </w:r>
    </w:p>
  </w:endnote>
  <w:endnote w:type="continuationSeparator" w:id="0">
    <w:p w14:paraId="4F768654" w14:textId="77777777" w:rsidR="0016757F" w:rsidRDefault="001675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16757F" w:rsidRDefault="0016757F">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16757F" w:rsidRDefault="0016757F">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16757F" w:rsidRDefault="0016757F">
        <w:pPr>
          <w:pStyle w:val="Footer1"/>
          <w:jc w:val="center"/>
        </w:pPr>
        <w:r>
          <w:fldChar w:fldCharType="begin"/>
        </w:r>
        <w:r>
          <w:instrText>PAGE</w:instrText>
        </w:r>
        <w:r>
          <w:fldChar w:fldCharType="separate"/>
        </w:r>
        <w:r w:rsidR="00A62911">
          <w:rPr>
            <w:noProof/>
          </w:rPr>
          <w:t>14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16757F" w:rsidRDefault="0016757F">
        <w:pPr>
          <w:pStyle w:val="Footer1"/>
          <w:jc w:val="center"/>
        </w:pPr>
        <w:r>
          <w:fldChar w:fldCharType="begin"/>
        </w:r>
        <w:r>
          <w:instrText>PAGE</w:instrText>
        </w:r>
        <w:r>
          <w:fldChar w:fldCharType="separate"/>
        </w:r>
        <w:r w:rsidR="00A62911">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16757F" w:rsidRDefault="0016757F">
      <w:r>
        <w:separator/>
      </w:r>
    </w:p>
  </w:footnote>
  <w:footnote w:type="continuationSeparator" w:id="0">
    <w:p w14:paraId="71DB8F98" w14:textId="77777777" w:rsidR="0016757F" w:rsidRDefault="0016757F">
      <w:r>
        <w:continuationSeparator/>
      </w:r>
    </w:p>
  </w:footnote>
  <w:footnote w:id="1">
    <w:p w14:paraId="5824ECF3" w14:textId="3C586678" w:rsidR="0016757F" w:rsidRDefault="0016757F">
      <w:pPr>
        <w:pStyle w:val="Fotnotstext"/>
      </w:pPr>
      <w:r>
        <w:rPr>
          <w:rStyle w:val="Fotnotsreferens"/>
        </w:rPr>
        <w:footnoteRef/>
      </w:r>
      <w:r>
        <w:rPr>
          <w:rStyle w:val="Fotnotsreferens"/>
        </w:rPr>
        <w:tab/>
      </w:r>
      <w:r>
        <w:t xml:space="preserve"> </w:t>
      </w:r>
      <w:r>
        <w:rPr>
          <w:sz w:val="14"/>
          <w:szCs w:val="14"/>
        </w:rPr>
        <w:t>I intervjun förklarades det vad användargrupp är och att det innefattar Grades förklaring av målgrupp.</w:t>
      </w:r>
    </w:p>
  </w:footnote>
  <w:footnote w:id="2">
    <w:p w14:paraId="1BA30943" w14:textId="3787EF4A" w:rsidR="0016757F" w:rsidRDefault="0016757F">
      <w:pPr>
        <w:pStyle w:val="Fotnotstext"/>
      </w:pPr>
      <w:r>
        <w:rPr>
          <w:rStyle w:val="Fotnotsreferens"/>
        </w:rPr>
        <w:footnoteRef/>
      </w:r>
      <w:r>
        <w:rPr>
          <w:rStyle w:val="Fotnotsreferens"/>
        </w:rPr>
        <w:tab/>
      </w:r>
      <w:r>
        <w:rPr>
          <w:sz w:val="14"/>
          <w:szCs w:val="14"/>
        </w:rPr>
        <w:t xml:space="preserve"> Frågan förklarades igen med: Att studenten kan konkretisera det dem lärt sig i kursen. </w:t>
      </w:r>
    </w:p>
  </w:footnote>
  <w:footnote w:id="3">
    <w:p w14:paraId="58A700CB" w14:textId="2FA38BC1" w:rsidR="0016757F" w:rsidRDefault="0016757F">
      <w:pPr>
        <w:pStyle w:val="Fotnotstext"/>
      </w:pPr>
      <w:r>
        <w:rPr>
          <w:rStyle w:val="Fotnotsreferens"/>
        </w:rPr>
        <w:footnoteRef/>
      </w:r>
      <w:r>
        <w:rPr>
          <w:rStyle w:val="Fotnotsreferens"/>
        </w:rPr>
        <w:tab/>
      </w:r>
      <w:r>
        <w:rPr>
          <w:sz w:val="14"/>
          <w:szCs w:val="14"/>
        </w:rPr>
        <w:t xml:space="preserve"> En förklaring gjordes av ”aktivera sinnena” med: att studenten får möjlighet att arbete själv. </w:t>
      </w:r>
    </w:p>
  </w:footnote>
  <w:footnote w:id="4">
    <w:p w14:paraId="19D64118" w14:textId="6533C3D9" w:rsidR="0016757F" w:rsidRDefault="0016757F">
      <w:pPr>
        <w:pStyle w:val="Fotnotstext"/>
      </w:pPr>
      <w:r>
        <w:rPr>
          <w:rStyle w:val="Fotnotsreferens"/>
        </w:rPr>
        <w:footnoteRef/>
      </w:r>
      <w:r>
        <w:rPr>
          <w:rStyle w:val="Fotnotsreferens"/>
        </w:rPr>
        <w:tab/>
      </w:r>
      <w:r>
        <w:rPr>
          <w:sz w:val="14"/>
          <w:szCs w:val="14"/>
        </w:rPr>
        <w:t xml:space="preserve"> Ordförklaring av ”gestalta”: att det framställa och inlärda materialet ska fastna hos studenten.</w:t>
      </w:r>
    </w:p>
  </w:footnote>
  <w:footnote w:id="5">
    <w:p w14:paraId="4B8BE4EC" w14:textId="4EF66878" w:rsidR="0016757F" w:rsidRDefault="0016757F">
      <w:pPr>
        <w:pStyle w:val="Fotnotstext"/>
      </w:pPr>
      <w:r>
        <w:rPr>
          <w:rStyle w:val="Fotnotsreferens"/>
        </w:rPr>
        <w:footnoteRef/>
      </w:r>
      <w:r>
        <w:rPr>
          <w:rStyle w:val="Fotnotsreferens"/>
        </w:rPr>
        <w:tab/>
      </w:r>
      <w:r>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16757F" w:rsidRDefault="0016757F" w:rsidP="00305D18">
      <w:pPr>
        <w:pStyle w:val="Fotnotstext"/>
      </w:pPr>
      <w:r>
        <w:rPr>
          <w:rStyle w:val="Fotnotsreferens"/>
        </w:rPr>
        <w:footnoteRef/>
      </w:r>
      <w:r>
        <w:rPr>
          <w:rStyle w:val="Fotnotsreferens"/>
        </w:rPr>
        <w:tab/>
      </w:r>
      <w:r>
        <w:t xml:space="preserve"> </w:t>
      </w:r>
      <w:r w:rsidRPr="003405AE">
        <w:rPr>
          <w:sz w:val="14"/>
          <w:szCs w:val="14"/>
        </w:rPr>
        <w:t>En förklaring gjordes av ”övning och granskning</w:t>
      </w:r>
      <w:r>
        <w:t xml:space="preserve">” </w:t>
      </w:r>
      <w:r>
        <w:rPr>
          <w:sz w:val="14"/>
          <w:szCs w:val="14"/>
        </w:rPr>
        <w:t>med: Att g</w:t>
      </w:r>
      <w:r w:rsidRPr="00D01DE3">
        <w:rPr>
          <w:sz w:val="14"/>
          <w:szCs w:val="14"/>
        </w:rPr>
        <w:t>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21305"/>
    <w:rsid w:val="000331BF"/>
    <w:rsid w:val="000413AA"/>
    <w:rsid w:val="000427E4"/>
    <w:rsid w:val="00052213"/>
    <w:rsid w:val="000531A0"/>
    <w:rsid w:val="00063F85"/>
    <w:rsid w:val="000775EB"/>
    <w:rsid w:val="00083F82"/>
    <w:rsid w:val="000856E3"/>
    <w:rsid w:val="00087DFC"/>
    <w:rsid w:val="0009439E"/>
    <w:rsid w:val="000A3642"/>
    <w:rsid w:val="000B42FE"/>
    <w:rsid w:val="000C1C09"/>
    <w:rsid w:val="000C29D9"/>
    <w:rsid w:val="000E09E7"/>
    <w:rsid w:val="000E3605"/>
    <w:rsid w:val="000F0C86"/>
    <w:rsid w:val="000F257E"/>
    <w:rsid w:val="000F49A5"/>
    <w:rsid w:val="001017ED"/>
    <w:rsid w:val="001046A8"/>
    <w:rsid w:val="001077E4"/>
    <w:rsid w:val="00113211"/>
    <w:rsid w:val="00116196"/>
    <w:rsid w:val="00131159"/>
    <w:rsid w:val="0016757F"/>
    <w:rsid w:val="0019256B"/>
    <w:rsid w:val="001A09C0"/>
    <w:rsid w:val="001B244D"/>
    <w:rsid w:val="001D31E9"/>
    <w:rsid w:val="001E3C88"/>
    <w:rsid w:val="001E60E6"/>
    <w:rsid w:val="001F2C9C"/>
    <w:rsid w:val="00205671"/>
    <w:rsid w:val="00216DDF"/>
    <w:rsid w:val="00233434"/>
    <w:rsid w:val="00235908"/>
    <w:rsid w:val="00242648"/>
    <w:rsid w:val="002427A4"/>
    <w:rsid w:val="00286D84"/>
    <w:rsid w:val="002B2E86"/>
    <w:rsid w:val="002C6BFF"/>
    <w:rsid w:val="002D30EE"/>
    <w:rsid w:val="002D38C1"/>
    <w:rsid w:val="002E792E"/>
    <w:rsid w:val="00305460"/>
    <w:rsid w:val="00305D18"/>
    <w:rsid w:val="00313701"/>
    <w:rsid w:val="003148A7"/>
    <w:rsid w:val="003405AE"/>
    <w:rsid w:val="0034079D"/>
    <w:rsid w:val="00341BB8"/>
    <w:rsid w:val="0035370A"/>
    <w:rsid w:val="00355C23"/>
    <w:rsid w:val="00363562"/>
    <w:rsid w:val="00384E49"/>
    <w:rsid w:val="00391CE8"/>
    <w:rsid w:val="003A2801"/>
    <w:rsid w:val="003B5EB1"/>
    <w:rsid w:val="003C06CF"/>
    <w:rsid w:val="003D1A09"/>
    <w:rsid w:val="003E735C"/>
    <w:rsid w:val="003F3E31"/>
    <w:rsid w:val="003F797E"/>
    <w:rsid w:val="00401324"/>
    <w:rsid w:val="00411F1C"/>
    <w:rsid w:val="00413AFC"/>
    <w:rsid w:val="00424D19"/>
    <w:rsid w:val="00425275"/>
    <w:rsid w:val="004317DB"/>
    <w:rsid w:val="00460759"/>
    <w:rsid w:val="004609DA"/>
    <w:rsid w:val="004642EB"/>
    <w:rsid w:val="0047515C"/>
    <w:rsid w:val="004A010C"/>
    <w:rsid w:val="004A07F5"/>
    <w:rsid w:val="004A08DF"/>
    <w:rsid w:val="004A5707"/>
    <w:rsid w:val="004A62A2"/>
    <w:rsid w:val="004B0686"/>
    <w:rsid w:val="004B4647"/>
    <w:rsid w:val="004C23B4"/>
    <w:rsid w:val="004E58AD"/>
    <w:rsid w:val="005078DE"/>
    <w:rsid w:val="00514027"/>
    <w:rsid w:val="00526AA1"/>
    <w:rsid w:val="005271EF"/>
    <w:rsid w:val="00536530"/>
    <w:rsid w:val="00542B84"/>
    <w:rsid w:val="00560FF4"/>
    <w:rsid w:val="00561526"/>
    <w:rsid w:val="00567A32"/>
    <w:rsid w:val="00572832"/>
    <w:rsid w:val="0058177A"/>
    <w:rsid w:val="0059226E"/>
    <w:rsid w:val="005A039A"/>
    <w:rsid w:val="005B77FC"/>
    <w:rsid w:val="005D2977"/>
    <w:rsid w:val="005E3C6F"/>
    <w:rsid w:val="005E7AB1"/>
    <w:rsid w:val="005F02AD"/>
    <w:rsid w:val="005F4614"/>
    <w:rsid w:val="006072FF"/>
    <w:rsid w:val="00615A46"/>
    <w:rsid w:val="0061770F"/>
    <w:rsid w:val="0062164B"/>
    <w:rsid w:val="00622CDA"/>
    <w:rsid w:val="006278F8"/>
    <w:rsid w:val="006301E1"/>
    <w:rsid w:val="006304C9"/>
    <w:rsid w:val="00633E89"/>
    <w:rsid w:val="00640B24"/>
    <w:rsid w:val="00646AD5"/>
    <w:rsid w:val="00652AE0"/>
    <w:rsid w:val="00654CAB"/>
    <w:rsid w:val="00655118"/>
    <w:rsid w:val="006601B2"/>
    <w:rsid w:val="006725C3"/>
    <w:rsid w:val="00682622"/>
    <w:rsid w:val="00687D26"/>
    <w:rsid w:val="00695F93"/>
    <w:rsid w:val="006B0EE1"/>
    <w:rsid w:val="006C3FF0"/>
    <w:rsid w:val="006E30FA"/>
    <w:rsid w:val="006F1A69"/>
    <w:rsid w:val="006F6C67"/>
    <w:rsid w:val="00701155"/>
    <w:rsid w:val="00716679"/>
    <w:rsid w:val="0072154A"/>
    <w:rsid w:val="00744110"/>
    <w:rsid w:val="0074784D"/>
    <w:rsid w:val="00747A26"/>
    <w:rsid w:val="00764107"/>
    <w:rsid w:val="007710D1"/>
    <w:rsid w:val="007757C3"/>
    <w:rsid w:val="0079274D"/>
    <w:rsid w:val="00795CC9"/>
    <w:rsid w:val="007B0B4F"/>
    <w:rsid w:val="007B2AC7"/>
    <w:rsid w:val="007C00B3"/>
    <w:rsid w:val="007C15AA"/>
    <w:rsid w:val="007C1638"/>
    <w:rsid w:val="007C474C"/>
    <w:rsid w:val="007F5A31"/>
    <w:rsid w:val="00811153"/>
    <w:rsid w:val="00814553"/>
    <w:rsid w:val="0082040C"/>
    <w:rsid w:val="00824AFB"/>
    <w:rsid w:val="008264C6"/>
    <w:rsid w:val="00830D00"/>
    <w:rsid w:val="00840367"/>
    <w:rsid w:val="00850895"/>
    <w:rsid w:val="00860782"/>
    <w:rsid w:val="00860CFB"/>
    <w:rsid w:val="008709DF"/>
    <w:rsid w:val="0088501B"/>
    <w:rsid w:val="00890D21"/>
    <w:rsid w:val="00891A2E"/>
    <w:rsid w:val="008928B6"/>
    <w:rsid w:val="008A67A7"/>
    <w:rsid w:val="008A6C94"/>
    <w:rsid w:val="008C3521"/>
    <w:rsid w:val="008E34C7"/>
    <w:rsid w:val="008E6FE9"/>
    <w:rsid w:val="00902AF6"/>
    <w:rsid w:val="00904282"/>
    <w:rsid w:val="00905DB0"/>
    <w:rsid w:val="00907F5F"/>
    <w:rsid w:val="00915D89"/>
    <w:rsid w:val="009306F9"/>
    <w:rsid w:val="0093589A"/>
    <w:rsid w:val="00937404"/>
    <w:rsid w:val="0095154D"/>
    <w:rsid w:val="00951E2F"/>
    <w:rsid w:val="00953C45"/>
    <w:rsid w:val="009562B9"/>
    <w:rsid w:val="00960F14"/>
    <w:rsid w:val="00964904"/>
    <w:rsid w:val="00971948"/>
    <w:rsid w:val="00980817"/>
    <w:rsid w:val="00984248"/>
    <w:rsid w:val="009853E3"/>
    <w:rsid w:val="009A0EF4"/>
    <w:rsid w:val="009A5435"/>
    <w:rsid w:val="009B5FD4"/>
    <w:rsid w:val="009D10D5"/>
    <w:rsid w:val="009D7AA6"/>
    <w:rsid w:val="009D7B5B"/>
    <w:rsid w:val="009F3187"/>
    <w:rsid w:val="009F664E"/>
    <w:rsid w:val="00A06326"/>
    <w:rsid w:val="00A10B06"/>
    <w:rsid w:val="00A17D89"/>
    <w:rsid w:val="00A44A23"/>
    <w:rsid w:val="00A46B98"/>
    <w:rsid w:val="00A53F62"/>
    <w:rsid w:val="00A54A9F"/>
    <w:rsid w:val="00A62911"/>
    <w:rsid w:val="00A63576"/>
    <w:rsid w:val="00A63C4E"/>
    <w:rsid w:val="00A713D9"/>
    <w:rsid w:val="00A80803"/>
    <w:rsid w:val="00A81DE8"/>
    <w:rsid w:val="00A85A1E"/>
    <w:rsid w:val="00A87BB7"/>
    <w:rsid w:val="00A9040C"/>
    <w:rsid w:val="00A958E8"/>
    <w:rsid w:val="00AB7099"/>
    <w:rsid w:val="00AC7B85"/>
    <w:rsid w:val="00AD2787"/>
    <w:rsid w:val="00AE0EFD"/>
    <w:rsid w:val="00AF577B"/>
    <w:rsid w:val="00B06ECC"/>
    <w:rsid w:val="00B17BFA"/>
    <w:rsid w:val="00B31D7F"/>
    <w:rsid w:val="00B32D13"/>
    <w:rsid w:val="00B40FE4"/>
    <w:rsid w:val="00B41458"/>
    <w:rsid w:val="00B467DC"/>
    <w:rsid w:val="00B52F86"/>
    <w:rsid w:val="00B61255"/>
    <w:rsid w:val="00B95069"/>
    <w:rsid w:val="00BA0F17"/>
    <w:rsid w:val="00BA62A8"/>
    <w:rsid w:val="00BB2BBD"/>
    <w:rsid w:val="00BC418D"/>
    <w:rsid w:val="00BC47D8"/>
    <w:rsid w:val="00C00002"/>
    <w:rsid w:val="00C27CAF"/>
    <w:rsid w:val="00C363DF"/>
    <w:rsid w:val="00C37647"/>
    <w:rsid w:val="00C409E3"/>
    <w:rsid w:val="00C45585"/>
    <w:rsid w:val="00C51B02"/>
    <w:rsid w:val="00C565B9"/>
    <w:rsid w:val="00C869D0"/>
    <w:rsid w:val="00C9446B"/>
    <w:rsid w:val="00CB107E"/>
    <w:rsid w:val="00CB3D1B"/>
    <w:rsid w:val="00CB4A5E"/>
    <w:rsid w:val="00CB6D9D"/>
    <w:rsid w:val="00CD3F49"/>
    <w:rsid w:val="00CF0BE6"/>
    <w:rsid w:val="00CF170C"/>
    <w:rsid w:val="00D000E0"/>
    <w:rsid w:val="00D01DE3"/>
    <w:rsid w:val="00D02663"/>
    <w:rsid w:val="00D12CAD"/>
    <w:rsid w:val="00D26629"/>
    <w:rsid w:val="00D338A7"/>
    <w:rsid w:val="00D37BCF"/>
    <w:rsid w:val="00D43553"/>
    <w:rsid w:val="00D43E6B"/>
    <w:rsid w:val="00D44F9D"/>
    <w:rsid w:val="00D45847"/>
    <w:rsid w:val="00D54FB0"/>
    <w:rsid w:val="00D65AF9"/>
    <w:rsid w:val="00D71CDE"/>
    <w:rsid w:val="00D73501"/>
    <w:rsid w:val="00D74144"/>
    <w:rsid w:val="00D74BFF"/>
    <w:rsid w:val="00D7649D"/>
    <w:rsid w:val="00D83AD0"/>
    <w:rsid w:val="00D863D2"/>
    <w:rsid w:val="00D924A7"/>
    <w:rsid w:val="00D939B2"/>
    <w:rsid w:val="00DB4ED3"/>
    <w:rsid w:val="00DD12F3"/>
    <w:rsid w:val="00E040F7"/>
    <w:rsid w:val="00E05F45"/>
    <w:rsid w:val="00E2103E"/>
    <w:rsid w:val="00E53EBC"/>
    <w:rsid w:val="00E56D30"/>
    <w:rsid w:val="00E604B2"/>
    <w:rsid w:val="00E64381"/>
    <w:rsid w:val="00E70FC4"/>
    <w:rsid w:val="00E7141B"/>
    <w:rsid w:val="00E8385A"/>
    <w:rsid w:val="00EA7A8A"/>
    <w:rsid w:val="00EB1E68"/>
    <w:rsid w:val="00EB433D"/>
    <w:rsid w:val="00EF56C7"/>
    <w:rsid w:val="00F1559D"/>
    <w:rsid w:val="00F16CB6"/>
    <w:rsid w:val="00F24A19"/>
    <w:rsid w:val="00F36D89"/>
    <w:rsid w:val="00F5225C"/>
    <w:rsid w:val="00F611BE"/>
    <w:rsid w:val="00F628A3"/>
    <w:rsid w:val="00F67766"/>
    <w:rsid w:val="00F87E50"/>
    <w:rsid w:val="00FB7215"/>
    <w:rsid w:val="00FD48CF"/>
    <w:rsid w:val="00FD5664"/>
    <w:rsid w:val="00FE505A"/>
    <w:rsid w:val="00FE510B"/>
    <w:rsid w:val="00FE6164"/>
    <w:rsid w:val="00FF1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3001B5-8AF8-3E47-8AEC-40CCE9142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8799</TotalTime>
  <Pages>27</Pages>
  <Words>6620</Words>
  <Characters>35087</Characters>
  <Application>Microsoft Macintosh Word</Application>
  <DocSecurity>0</DocSecurity>
  <Lines>292</Lines>
  <Paragraphs>83</Paragraphs>
  <ScaleCrop>false</ScaleCrop>
  <Company>Stockholms universitetsbibliotek</Company>
  <LinksUpToDate>false</LinksUpToDate>
  <CharactersWithSpaces>41624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218</cp:revision>
  <cp:lastPrinted>2010-07-05T09:46:00Z</cp:lastPrinted>
  <dcterms:created xsi:type="dcterms:W3CDTF">2018-05-01T11:24:00Z</dcterms:created>
  <dcterms:modified xsi:type="dcterms:W3CDTF">2018-09-11T15:20:00Z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