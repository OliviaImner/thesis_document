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5F2B94" w:rsidRDefault="005F2B94">
                            <w:pPr>
                              <w:pStyle w:val="Frontpagetext"/>
                              <w:rPr>
                                <w:sz w:val="28"/>
                                <w:szCs w:val="28"/>
                              </w:rPr>
                            </w:pPr>
                            <w:r>
                              <w:rPr>
                                <w:sz w:val="28"/>
                                <w:szCs w:val="28"/>
                              </w:rPr>
                              <w:t xml:space="preserve">Institutionen för data- </w:t>
                            </w:r>
                            <w:r>
                              <w:rPr>
                                <w:sz w:val="28"/>
                                <w:szCs w:val="28"/>
                              </w:rPr>
                              <w:br/>
                              <w:t>och systemvetenskap</w:t>
                            </w:r>
                          </w:p>
                          <w:p w14:paraId="0DD0DA7D" w14:textId="77777777" w:rsidR="005F2B94" w:rsidRDefault="005F2B94">
                            <w:pPr>
                              <w:pStyle w:val="TextBox"/>
                            </w:pPr>
                            <w:r>
                              <w:t xml:space="preserve">Examensarbete 15 </w:t>
                            </w:r>
                            <w:proofErr w:type="spellStart"/>
                            <w:r>
                              <w:t>hp</w:t>
                            </w:r>
                            <w:proofErr w:type="spellEnd"/>
                          </w:p>
                          <w:p w14:paraId="205AAAC7" w14:textId="77777777" w:rsidR="005F2B94" w:rsidRDefault="005F2B94">
                            <w:pPr>
                              <w:pStyle w:val="TextBox"/>
                            </w:pPr>
                            <w:r>
                              <w:t>Data- och systemvetenskap</w:t>
                            </w:r>
                          </w:p>
                          <w:p w14:paraId="51566511" w14:textId="77777777" w:rsidR="005F2B94" w:rsidRDefault="005F2B94">
                            <w:pPr>
                              <w:pStyle w:val="Textruta"/>
                            </w:pPr>
                            <w:r>
                              <w:t xml:space="preserve">Kurs- eller utbildningsprogram (180 </w:t>
                            </w:r>
                            <w:proofErr w:type="spellStart"/>
                            <w:r>
                              <w:t>hp</w:t>
                            </w:r>
                            <w:proofErr w:type="spellEnd"/>
                            <w:r>
                              <w:t xml:space="preserve">) </w:t>
                            </w:r>
                          </w:p>
                          <w:p w14:paraId="7A700FAB" w14:textId="05793D08" w:rsidR="005F2B94" w:rsidRDefault="005F2B94">
                            <w:pPr>
                              <w:pStyle w:val="Textruta"/>
                            </w:pPr>
                            <w:r>
                              <w:t>Höstterminen 2018</w:t>
                            </w:r>
                          </w:p>
                          <w:p w14:paraId="381612CD" w14:textId="77777777" w:rsidR="005F2B94" w:rsidRDefault="005F2B94">
                            <w:pPr>
                              <w:pStyle w:val="Textruta"/>
                            </w:pPr>
                            <w:r>
                              <w:t>Handledare: Robert Ramberg</w:t>
                            </w:r>
                          </w:p>
                          <w:p w14:paraId="41DC09BB" w14:textId="65C456F9" w:rsidR="005F2B94" w:rsidRDefault="005F2B94">
                            <w:pPr>
                              <w:pStyle w:val="Textruta"/>
                            </w:pPr>
                            <w:r>
                              <w:t xml:space="preserve">Granskare: </w:t>
                            </w:r>
                          </w:p>
                          <w:p w14:paraId="316E1ACF" w14:textId="77777777" w:rsidR="005F2B94" w:rsidRDefault="005F2B94">
                            <w:pPr>
                              <w:pStyle w:val="Textruta"/>
                              <w:rPr>
                                <w:lang w:val="en-US"/>
                              </w:rPr>
                            </w:pPr>
                            <w:r>
                              <w:rPr>
                                <w:lang w:val="en-US"/>
                              </w:rPr>
                              <w:t>English title: Evaluation of pedagogical models as a platform for the refinement of courses at the e-learning company Grade</w:t>
                            </w:r>
                          </w:p>
                          <w:p w14:paraId="680742CD" w14:textId="77777777" w:rsidR="005F2B94" w:rsidRDefault="005F2B9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F0251" w:rsidRDefault="000F0251">
                      <w:pPr>
                        <w:pStyle w:val="Frontpagetext"/>
                        <w:rPr>
                          <w:sz w:val="28"/>
                          <w:szCs w:val="28"/>
                        </w:rPr>
                      </w:pPr>
                      <w:r>
                        <w:rPr>
                          <w:sz w:val="28"/>
                          <w:szCs w:val="28"/>
                        </w:rPr>
                        <w:t xml:space="preserve">Institutionen för data- </w:t>
                      </w:r>
                      <w:r>
                        <w:rPr>
                          <w:sz w:val="28"/>
                          <w:szCs w:val="28"/>
                        </w:rPr>
                        <w:br/>
                        <w:t>och systemvetenskap</w:t>
                      </w:r>
                    </w:p>
                    <w:p w14:paraId="0DD0DA7D" w14:textId="77777777" w:rsidR="000F0251" w:rsidRDefault="000F0251">
                      <w:pPr>
                        <w:pStyle w:val="TextBox"/>
                      </w:pPr>
                      <w:r>
                        <w:t xml:space="preserve">Examensarbete 15 </w:t>
                      </w:r>
                      <w:proofErr w:type="spellStart"/>
                      <w:r>
                        <w:t>hp</w:t>
                      </w:r>
                      <w:proofErr w:type="spellEnd"/>
                    </w:p>
                    <w:p w14:paraId="205AAAC7" w14:textId="77777777" w:rsidR="000F0251" w:rsidRDefault="000F0251">
                      <w:pPr>
                        <w:pStyle w:val="TextBox"/>
                      </w:pPr>
                      <w:r>
                        <w:t>Data- och systemvetenskap</w:t>
                      </w:r>
                    </w:p>
                    <w:p w14:paraId="51566511" w14:textId="77777777" w:rsidR="000F0251" w:rsidRDefault="000F0251">
                      <w:pPr>
                        <w:pStyle w:val="Textruta"/>
                      </w:pPr>
                      <w:r>
                        <w:t xml:space="preserve">Kurs- eller utbildningsprogram (180 </w:t>
                      </w:r>
                      <w:proofErr w:type="spellStart"/>
                      <w:r>
                        <w:t>hp</w:t>
                      </w:r>
                      <w:proofErr w:type="spellEnd"/>
                      <w:r>
                        <w:t xml:space="preserve">) </w:t>
                      </w:r>
                    </w:p>
                    <w:p w14:paraId="7A700FAB" w14:textId="05793D08" w:rsidR="000F0251" w:rsidRDefault="000F0251">
                      <w:pPr>
                        <w:pStyle w:val="Textruta"/>
                      </w:pPr>
                      <w:r>
                        <w:t>Höstterminen 2018</w:t>
                      </w:r>
                    </w:p>
                    <w:p w14:paraId="381612CD" w14:textId="77777777" w:rsidR="000F0251" w:rsidRDefault="000F0251">
                      <w:pPr>
                        <w:pStyle w:val="Textruta"/>
                      </w:pPr>
                      <w:r>
                        <w:t>Handledare: Robert Ramberg</w:t>
                      </w:r>
                    </w:p>
                    <w:p w14:paraId="41DC09BB" w14:textId="65C456F9" w:rsidR="000F0251" w:rsidRDefault="000F0251">
                      <w:pPr>
                        <w:pStyle w:val="Textruta"/>
                      </w:pPr>
                      <w:r>
                        <w:t xml:space="preserve">Granskare: </w:t>
                      </w:r>
                    </w:p>
                    <w:p w14:paraId="316E1ACF" w14:textId="77777777" w:rsidR="000F0251" w:rsidRDefault="000F0251">
                      <w:pPr>
                        <w:pStyle w:val="Textruta"/>
                        <w:rPr>
                          <w:lang w:val="en-US"/>
                        </w:rPr>
                      </w:pPr>
                      <w:r>
                        <w:rPr>
                          <w:lang w:val="en-US"/>
                        </w:rPr>
                        <w:t>English title: Evaluation of pedagogical models as a platform for the refinement of courses at the e-learning company Grade</w:t>
                      </w:r>
                    </w:p>
                    <w:p w14:paraId="680742CD" w14:textId="77777777" w:rsidR="000F0251" w:rsidRDefault="000F025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ins w:id="0" w:author="Jason Serviss" w:date="2018-10-18T19:24:00Z">
        <w:r w:rsidR="00214F7B">
          <w:rPr>
            <w:noProof/>
          </w:rPr>
          <w:t>I</w:t>
        </w:r>
      </w:ins>
      <w:r w:rsidR="00424655">
        <w:rPr>
          <w:rFonts w:eastAsiaTheme="minorEastAsia"/>
          <w:noProof/>
          <w:lang w:eastAsia="ja-JP"/>
        </w:rPr>
        <w:tab/>
      </w:r>
      <w:ins w:id="1" w:author="Jason Serviss" w:date="2018-10-18T19:25:00Z">
        <w:r w:rsidR="00214F7B">
          <w:rPr>
            <w:rFonts w:eastAsiaTheme="minorEastAsia"/>
            <w:noProof/>
            <w:lang w:eastAsia="ja-JP"/>
          </w:rPr>
          <w:t xml:space="preserve"> </w:t>
        </w:r>
      </w:ins>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7590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ins w:id="2" w:author="Jason Serviss" w:date="2018-10-18T19:25:00Z">
        <w:r>
          <w:rPr>
            <w:rFonts w:eastAsiaTheme="minorEastAsia"/>
            <w:noProof/>
            <w:lang w:eastAsia="ja-JP"/>
          </w:rPr>
          <w:t xml:space="preserve"> </w:t>
        </w:r>
      </w:ins>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47590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ins w:id="3" w:author="Jason Serviss" w:date="2018-10-18T19:26:00Z">
        <w:r>
          <w:rPr>
            <w:rFonts w:eastAsiaTheme="minorEastAsia"/>
            <w:noProof/>
            <w:lang w:eastAsia="ja-JP"/>
          </w:rPr>
          <w:t xml:space="preserve"> </w:t>
        </w:r>
      </w:ins>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ins w:id="4" w:author="Jason Serviss" w:date="2018-10-18T19:49:00Z">
        <w:r w:rsidR="0047590E">
          <w:rPr>
            <w:noProof/>
          </w:rPr>
          <w:t>6</w:t>
        </w:r>
      </w:ins>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ins w:id="5" w:author="Jason Serviss" w:date="2018-10-18T19:26:00Z">
        <w:r>
          <w:rPr>
            <w:rFonts w:eastAsiaTheme="minorEastAsia"/>
            <w:noProof/>
            <w:lang w:eastAsia="ja-JP"/>
          </w:rPr>
          <w:t xml:space="preserve"> </w:t>
        </w:r>
      </w:ins>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ins w:id="6" w:author="Jason Serviss" w:date="2018-10-18T19:49:00Z">
        <w:r w:rsidR="0047590E">
          <w:rPr>
            <w:noProof/>
          </w:rPr>
          <w:t>7</w:t>
        </w:r>
      </w:ins>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ins w:id="7" w:author="Jason Serviss" w:date="2018-10-18T19:26:00Z">
        <w:r>
          <w:rPr>
            <w:rFonts w:eastAsiaTheme="minorEastAsia"/>
            <w:noProof/>
            <w:lang w:eastAsia="ja-JP"/>
          </w:rPr>
          <w:t xml:space="preserve"> </w:t>
        </w:r>
      </w:ins>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47590E">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ins w:id="8" w:author="Jason Serviss" w:date="2018-10-18T19:26:00Z">
        <w:r>
          <w:rPr>
            <w:rFonts w:eastAsiaTheme="minorEastAsia"/>
            <w:noProof/>
            <w:lang w:eastAsia="ja-JP"/>
          </w:rPr>
          <w:t xml:space="preserve"> </w:t>
        </w:r>
      </w:ins>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47590E">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ins w:id="9" w:author="Jason Serviss" w:date="2018-10-18T19:26:00Z">
        <w:r>
          <w:rPr>
            <w:rFonts w:eastAsiaTheme="minorEastAsia"/>
            <w:noProof/>
            <w:lang w:eastAsia="ja-JP"/>
          </w:rPr>
          <w:t xml:space="preserve"> </w:t>
        </w:r>
      </w:ins>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47590E">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ins w:id="10" w:author="Jason Serviss" w:date="2018-10-18T19:26:00Z">
        <w:r>
          <w:rPr>
            <w:rFonts w:eastAsiaTheme="minorEastAsia"/>
            <w:noProof/>
            <w:lang w:eastAsia="ja-JP"/>
          </w:rPr>
          <w:t xml:space="preserve"> </w:t>
        </w:r>
      </w:ins>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47590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bookmarkStart w:id="11" w:name="_GoBack"/>
      <w:bookmarkEnd w:id="11"/>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12" w:name="_Toc391456178"/>
      <w:bookmarkStart w:id="13" w:name="_Toc401327934"/>
      <w:bookmarkEnd w:id="12"/>
      <w:r>
        <w:lastRenderedPageBreak/>
        <w:t>Synopsis</w:t>
      </w:r>
      <w:bookmarkEnd w:id="13"/>
    </w:p>
    <w:p w14:paraId="45599B24" w14:textId="07858FFB" w:rsidR="00C77B2D" w:rsidRDefault="00791D4B" w:rsidP="00CA1731">
      <w:pPr>
        <w:spacing w:line="480" w:lineRule="auto"/>
        <w:jc w:val="both"/>
      </w:pPr>
      <w:r>
        <w:t>Företaget 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265FDF">
        <w:t xml:space="preserve"> kurser i över 20 år. Fast Grade 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9411BD">
        <w:t xml:space="preserve"> i E-lärande företagens</w:t>
      </w:r>
      <w:r w:rsidR="00C27B26">
        <w:t xml:space="preserve"> kurser, </w:t>
      </w:r>
      <w:r w:rsidR="00035BFB">
        <w:t>ökad struktur i</w:t>
      </w:r>
      <w:r w:rsidR="009411BD">
        <w:t xml:space="preserve"> kursinnehållet, </w:t>
      </w:r>
      <w:r w:rsidR="00C27B26">
        <w:t xml:space="preserve">och </w:t>
      </w:r>
      <w:r w:rsidR="00035BFB">
        <w:t>möjlighet att</w:t>
      </w:r>
      <w:r w:rsidR="00815EFC">
        <w:t xml:space="preserve"> kunna </w:t>
      </w:r>
      <w:r w:rsidR="00A04460">
        <w:t>följa</w:t>
      </w:r>
      <w:r w:rsidR="00815EFC">
        <w:t xml:space="preserve"> hur pedagogiken tillhandahålls i kurser. </w:t>
      </w:r>
      <w:r w:rsidR="009411BD">
        <w:t>E-lärande</w:t>
      </w:r>
      <w:r w:rsidR="00265FDF">
        <w:t xml:space="preserve"> företag som inte utgår från en </w:t>
      </w:r>
      <w:r w:rsidR="004B2F3D">
        <w:t xml:space="preserve">pedagogisk modell har visat </w:t>
      </w:r>
      <w:r w:rsidR="00036B5F">
        <w:t>sig att</w:t>
      </w:r>
      <w:r w:rsidR="004B2F3D">
        <w:t xml:space="preserve"> ofta ha</w:t>
      </w:r>
      <w:r w:rsidR="00265FDF">
        <w:t xml:space="preserve"> brister i </w:t>
      </w:r>
      <w:r w:rsidR="009411BD">
        <w:t xml:space="preserve">lärandestrategier, kursinnehållet, </w:t>
      </w:r>
      <w:r w:rsidR="00036B5F">
        <w:t>delkursens tid och takt</w:t>
      </w:r>
      <w:r w:rsidR="009411BD">
        <w:t xml:space="preserve">, gränssnittdesignen, och </w:t>
      </w:r>
      <w:r w:rsidR="00036B5F">
        <w:t>uppnåendet av nöjaktigt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265FDF">
        <w:t xml:space="preserve">I </w:t>
      </w:r>
      <w:r w:rsidR="000033C8">
        <w:t xml:space="preserve">denna studie utnyttjar vi </w:t>
      </w:r>
      <w:r w:rsidR="009411BD">
        <w:t xml:space="preserve">en </w:t>
      </w:r>
      <w:r w:rsidR="000033C8">
        <w:t xml:space="preserve">intervju </w:t>
      </w:r>
      <w:r w:rsidR="00265FDF">
        <w:t xml:space="preserve">med Grades pedagogisk </w:t>
      </w:r>
      <w:r w:rsidR="000033C8">
        <w:t>ansvarig</w:t>
      </w:r>
      <w:r w:rsidR="002125BE">
        <w:t xml:space="preserve"> för att undersöka</w:t>
      </w:r>
      <w:r w:rsidR="00265FDF">
        <w:t xml:space="preserve"> pedagogiska modeller som </w:t>
      </w:r>
      <w:r w:rsidR="00D6155F">
        <w:t>lämpar sig</w:t>
      </w:r>
      <w:r w:rsidR="00265FDF">
        <w:t xml:space="preserve"> i Grades nuvarande </w:t>
      </w:r>
      <w:r w:rsidR="000033C8">
        <w:t>pedagogisk</w:t>
      </w:r>
      <w:r w:rsidR="009411BD">
        <w:t>a</w:t>
      </w:r>
      <w:r w:rsidR="00265FDF">
        <w:t xml:space="preserve"> ramverk och kundbas</w:t>
      </w:r>
      <w:r>
        <w:t>,</w:t>
      </w:r>
      <w:r w:rsidR="00265FDF">
        <w:t xml:space="preserve"> och som skulle kunna </w:t>
      </w:r>
      <w:r w:rsidR="00712B8D">
        <w:t>i framtiden</w:t>
      </w:r>
      <w:r w:rsidR="009411BD">
        <w:t xml:space="preserve"> bli implementerat i</w:t>
      </w:r>
      <w:r w:rsidR="00265FDF">
        <w:t xml:space="preserve"> Grade. Vi evaluera </w:t>
      </w:r>
      <w:r w:rsidR="009411BD">
        <w:t xml:space="preserve">också </w:t>
      </w:r>
      <w:r w:rsidR="00265FDF">
        <w:t xml:space="preserve">fyra av Grades tidigare kurser enligt en </w:t>
      </w:r>
      <w:r w:rsidR="000033C8">
        <w:t>pedagogisk</w:t>
      </w:r>
      <w:r w:rsidR="009411BD">
        <w:t xml:space="preserve"> modell</w:t>
      </w:r>
      <w:r>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265FDF">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r w:rsidR="000033C8">
        <w:t>Sammanfattningsvis</w:t>
      </w:r>
      <w:r w:rsidR="00E0678A">
        <w:t xml:space="preserve"> ger resultatet en logisk utgångspunkt för vidare undersökningar kring </w:t>
      </w:r>
      <w:r w:rsidR="0081570D">
        <w:t>anpassande pedagogiska modeller hos Grade och 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rPr>
          <w:ins w:id="14" w:author="Jason Serviss" w:date="2018-10-18T19:07:00Z"/>
        </w:rPr>
      </w:pPr>
      <w:bookmarkStart w:id="15" w:name="_Toc391456179"/>
      <w:bookmarkStart w:id="16" w:name="_Toc401327935"/>
      <w:bookmarkEnd w:id="15"/>
      <w:r>
        <w:lastRenderedPageBreak/>
        <w:t>Introduktion</w:t>
      </w:r>
      <w:bookmarkEnd w:id="16"/>
    </w:p>
    <w:p w14:paraId="5BB8FF23" w14:textId="4C8CB7FA" w:rsidR="00D45847" w:rsidRDefault="00850895" w:rsidP="00CA1731">
      <w:pPr>
        <w:spacing w:line="480" w:lineRule="auto"/>
        <w:jc w:val="both"/>
      </w:pPr>
      <w:r>
        <w:t>I organisationer idag arbetas det långsiktigt med utbildningsstrategier och kompetensutveckling för medarbetare och organisationen som helhet men traditionella lärarledda utbildning</w:t>
      </w:r>
      <w:r w:rsidR="00A66750">
        <w:t>ar är tidsmässigt</w:t>
      </w:r>
      <w:r>
        <w:t xml:space="preserve"> kostsamma, dyrbar</w:t>
      </w:r>
      <w:r w:rsidR="00A66750">
        <w:t>a</w:t>
      </w:r>
      <w:r>
        <w:t xml:space="preserve">, och utgör en utökad belastning eftersom studenten ska vara fysiskt närvarande. Redan 1840 </w:t>
      </w:r>
      <w:r w:rsidR="00A66750">
        <w:t xml:space="preserve">fanns det </w:t>
      </w:r>
      <w:r>
        <w:t xml:space="preserve">en form av distans lärande </w:t>
      </w:r>
      <w:r w:rsidR="00CE004E">
        <w:t xml:space="preserve">som </w:t>
      </w:r>
      <w:r>
        <w:t>utnyttjades av Issac Pitman som lärde studenter stenografi, en typ av symboliskt skrivande, genom brevväxling (</w:t>
      </w:r>
      <w:proofErr w:type="spellStart"/>
      <w:r>
        <w:t>Bower</w:t>
      </w:r>
      <w:proofErr w:type="spellEnd"/>
      <w:r>
        <w:t xml:space="preserve"> and Hardy, 2004). Under det senaste 20 åren har </w:t>
      </w:r>
      <w:r w:rsidR="00D44F9D">
        <w:t>distans</w:t>
      </w:r>
      <w:r>
        <w:t xml:space="preserve">utbildningar effektiviseras med elektroniskt lärande (e-lärande).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t>online-kommunikati</w:t>
      </w:r>
      <w:r w:rsidR="00A74157">
        <w:t>on.</w:t>
      </w:r>
      <w:r>
        <w:t xml:space="preserve"> Fördelarna med e-lärande jämfört med </w:t>
      </w:r>
      <w:r w:rsidR="000A3642">
        <w:t>traditionell undervisning</w:t>
      </w:r>
      <w:r>
        <w:t xml:space="preserve"> är att studenten kan studera i egen takt, lärande</w:t>
      </w:r>
      <w:r w:rsidR="00960F14">
        <w:t>t blir mer interaktivt, och</w:t>
      </w:r>
      <w:r w:rsidR="00F36D89">
        <w:t xml:space="preserve"> e</w:t>
      </w:r>
      <w:r w:rsidR="002B2E86">
        <w:t>-lärandet skapar ett</w:t>
      </w:r>
      <w:r w:rsidR="00960F14">
        <w:t xml:space="preserve"> </w:t>
      </w:r>
      <w:r w:rsidR="00A17D89">
        <w:t xml:space="preserve">tidsbesparande </w:t>
      </w:r>
      <w:r w:rsidR="00652AE0">
        <w:t xml:space="preserve">för studenten </w:t>
      </w:r>
      <w:r w:rsidR="00A17D89">
        <w:t>upp till 60</w:t>
      </w:r>
      <w:r w:rsidR="002B2E86">
        <w:t xml:space="preserve"> </w:t>
      </w:r>
      <w:r w:rsidR="005E3C6F">
        <w:t>%</w:t>
      </w:r>
      <w:r w:rsidR="00E2103E">
        <w:t xml:space="preserve"> </w:t>
      </w:r>
      <w:r w:rsidR="00E2103E">
        <w:fldChar w:fldCharType="begin"/>
      </w:r>
      <w:r w:rsidR="00E72EF5">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xml:space="preserve">. Marknadstillväxten för e-lärandet i Sverige under 2015 resulterade med en ökning på 6 % jämfört med omsättningen 2014 </w:t>
      </w:r>
      <w:r w:rsidR="00322DBF">
        <w:fldChar w:fldCharType="begin"/>
      </w:r>
      <w:r w:rsidR="00322DBF">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322DBF">
        <w:t xml:space="preserve"> </w:t>
      </w:r>
      <w:r>
        <w:t>och förväntas ytterligare utvecklas under Europeiska Union initiativet ”The eLea</w:t>
      </w:r>
      <w:r w:rsidR="00322DBF">
        <w:t xml:space="preserve">rning Action Plan” </w:t>
      </w:r>
      <w:r w:rsidR="00322DBF">
        <w:fldChar w:fldCharType="begin"/>
      </w:r>
      <w:r w:rsidR="00C67983">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http://www.europarl.europa.eu/meetdocs/committees/cult/20020603/sec(2002)236_2_en.pdf","language":"English","author":[{"family":"COTEC","given":""}],"issued":{"date-parts":[["2001"]]},"accessed":{"date-parts":[["2018",10,8]]}}}],"schema":"https://github.com/citation-style-language/schema/raw/master/csl-citation.json"} </w:instrText>
      </w:r>
      <w:r w:rsidR="00322DBF">
        <w:fldChar w:fldCharType="separate"/>
      </w:r>
      <w:r w:rsidR="00322DBF" w:rsidRPr="00E72EF5">
        <w:rPr>
          <w:noProof/>
        </w:rPr>
        <w:t>(COTEC, 2001)</w:t>
      </w:r>
      <w:r w:rsidR="00322DBF">
        <w:fldChar w:fldCharType="end"/>
      </w:r>
      <w:r>
        <w:t xml:space="preserve">. Det är ofta att e-kurser är designade av specialiserade e-lärande företag (ELF) som anställs av </w:t>
      </w:r>
      <w:r w:rsidR="004642EB">
        <w:t xml:space="preserve">e-lärande inköpsföretag (EIF) </w:t>
      </w:r>
      <w:r>
        <w:t>som är</w:t>
      </w:r>
      <w:r w:rsidR="00960F14">
        <w:t xml:space="preserve"> intresserade av</w:t>
      </w:r>
      <w:r>
        <w:t xml:space="preserve"> att utbilda sin personal med </w:t>
      </w:r>
      <w:r w:rsidR="004642EB">
        <w:t xml:space="preserve">hjälp </w:t>
      </w:r>
      <w:r>
        <w:t>av</w:t>
      </w:r>
      <w:r w:rsidR="00960F14">
        <w:t xml:space="preserve"> </w:t>
      </w:r>
      <w:r>
        <w:t>e</w:t>
      </w:r>
      <w:r w:rsidR="00960F14">
        <w:t>-lärande</w:t>
      </w:r>
      <w:r>
        <w:t xml:space="preserve">. Dagens teknik, i form av Learning Management System mm., har gjort att e-lärandet är </w:t>
      </w:r>
      <w:r w:rsidR="00652AE0">
        <w:t>lättare</w:t>
      </w:r>
      <w:r>
        <w:t xml:space="preserve"> att tekniskt hantera och </w:t>
      </w:r>
      <w:r w:rsidR="00652AE0">
        <w:t xml:space="preserve">mycket </w:t>
      </w:r>
      <w:r>
        <w:t xml:space="preserve">fokus hos ELF kan läggas på hur pedagogiken och innehållet ska tillsammans resultera i ett effektivt lärande.  </w:t>
      </w:r>
      <w:r>
        <w:br/>
      </w:r>
    </w:p>
    <w:p w14:paraId="6320D0C2" w14:textId="67BB49FC" w:rsidR="00D45847" w:rsidRPr="007C474C" w:rsidRDefault="00CE004E" w:rsidP="00CA1731">
      <w:pPr>
        <w:spacing w:line="480" w:lineRule="auto"/>
        <w:jc w:val="both"/>
        <w:rPr>
          <w:strike/>
        </w:rPr>
      </w:pPr>
      <w:r>
        <w:t xml:space="preserve">E-kurs </w:t>
      </w:r>
      <w:r w:rsidR="00D37BCF">
        <w:t>utvecklings</w:t>
      </w:r>
      <w:r w:rsidR="00A713D9">
        <w:t xml:space="preserve">processen </w:t>
      </w:r>
      <w:r w:rsidR="004642EB">
        <w:t>sker</w:t>
      </w:r>
      <w:r w:rsidR="000856E3">
        <w:t xml:space="preserve"> oftast</w:t>
      </w:r>
      <w:r w:rsidR="004642EB">
        <w:t xml:space="preserve"> i </w:t>
      </w:r>
      <w:r w:rsidR="000856E3">
        <w:t>flera olika stadier</w:t>
      </w:r>
      <w:r w:rsidR="004642EB">
        <w:t xml:space="preserve"> och </w:t>
      </w:r>
      <w:r w:rsidR="000856E3">
        <w:t xml:space="preserve">kan exempelvis följa den </w:t>
      </w:r>
      <w:r w:rsidR="0061770F">
        <w:t>ned</w:t>
      </w:r>
      <w:r w:rsidR="00B06ECC">
        <w:t>an</w:t>
      </w:r>
      <w:r w:rsidR="0061770F">
        <w:t>stående</w:t>
      </w:r>
      <w:r w:rsidR="000856E3">
        <w:t xml:space="preserve"> </w:t>
      </w:r>
      <w:r w:rsidR="00B06ECC">
        <w:t>formen</w:t>
      </w:r>
      <w:r w:rsidR="000856E3">
        <w:t xml:space="preserve">. Designprocessen </w:t>
      </w:r>
      <w:r w:rsidR="00B06ECC">
        <w:t xml:space="preserve">börjar </w:t>
      </w:r>
      <w:r w:rsidR="000856E3">
        <w:t xml:space="preserve">vanligen </w:t>
      </w:r>
      <w:r w:rsidR="004642EB">
        <w:t>med</w:t>
      </w:r>
      <w:r w:rsidR="00640B24">
        <w:t xml:space="preserve"> att få en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material. Sedan</w:t>
      </w:r>
      <w:r w:rsidR="00840367">
        <w:t xml:space="preserve"> formuleras </w:t>
      </w:r>
      <w:r w:rsidR="00D43E6B">
        <w:t xml:space="preserve">ett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rsidR="00D37BCF">
        <w:t xml:space="preserve">kursaspekter som </w:t>
      </w:r>
      <w:r w:rsidR="005E7AB1">
        <w:t>t</w:t>
      </w:r>
      <w:r w:rsidR="00AC7B85">
        <w:t>ill exempel</w:t>
      </w:r>
      <w:r w:rsidR="005E7AB1">
        <w:t xml:space="preserve"> </w:t>
      </w:r>
      <w:r w:rsidR="00D37BCF">
        <w:t>sekvens av informationsflöde,</w:t>
      </w:r>
      <w:r w:rsidR="0061770F">
        <w:t xml:space="preserve"> </w:t>
      </w:r>
      <w:r w:rsidR="005E7AB1">
        <w:t>tex</w:t>
      </w:r>
      <w:r w:rsidR="001E3C88">
        <w:t>t-, visuella-, och audioelement</w:t>
      </w:r>
      <w:r w:rsidR="0061770F">
        <w:t xml:space="preserve">, </w:t>
      </w:r>
      <w:r w:rsidR="005E7AB1">
        <w:t xml:space="preserve">och inlärningsmål. </w:t>
      </w:r>
      <w:r w:rsidR="00840367">
        <w:t xml:space="preserve">Konceptet måste också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 modell</w:t>
      </w:r>
      <w:r w:rsidR="00840367">
        <w:t xml:space="preserve">. </w:t>
      </w:r>
      <w:r w:rsidR="006B0EE1">
        <w:t>E-kursens koncept</w:t>
      </w:r>
      <w:r w:rsidR="00DB4ED3">
        <w:t xml:space="preserve"> oftast</w:t>
      </w:r>
      <w:r w:rsidR="0009439E">
        <w:t xml:space="preserve"> </w:t>
      </w:r>
      <w:r w:rsidR="00850895">
        <w:t>bearbetas</w:t>
      </w:r>
      <w:r w:rsidR="0009439E">
        <w:t xml:space="preserve"> iterativt</w:t>
      </w:r>
      <w:r w:rsidR="00850895">
        <w:t xml:space="preserve"> </w:t>
      </w:r>
      <w:r w:rsidR="00DB4ED3">
        <w:t>med flera</w:t>
      </w:r>
      <w:r w:rsidR="00C51B02">
        <w:t xml:space="preserve"> rundo</w:t>
      </w:r>
      <w:r w:rsidR="00DB4ED3">
        <w:t>r av utveckling och recension tillsa</w:t>
      </w:r>
      <w:r w:rsidR="007C474C">
        <w:t>mmans med andra hos ELF och utsa</w:t>
      </w:r>
      <w:r w:rsidR="00DB4ED3">
        <w:t xml:space="preserve">tta personer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w:t>
      </w:r>
      <w:r w:rsidR="00DB4ED3">
        <w:lastRenderedPageBreak/>
        <w:t xml:space="preserve">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p>
    <w:p w14:paraId="7CF583A8" w14:textId="77777777" w:rsidR="00D45847" w:rsidRDefault="00D45847" w:rsidP="00CA1731">
      <w:pPr>
        <w:spacing w:line="480" w:lineRule="auto"/>
        <w:jc w:val="both"/>
      </w:pPr>
    </w:p>
    <w:p w14:paraId="59212457" w14:textId="0AD1E96C" w:rsidR="00984248" w:rsidRPr="00F90644" w:rsidRDefault="00840367" w:rsidP="00CA1731">
      <w:pPr>
        <w:spacing w:line="480" w:lineRule="auto"/>
        <w:jc w:val="both"/>
        <w:rPr>
          <w:ins w:id="17" w:author="Jason Serviss" w:date="2018-10-18T18:55:00Z"/>
        </w:rPr>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fldChar w:fldCharType="begin"/>
      </w:r>
      <w:r w:rsidR="00C67983">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fldChar w:fldCharType="separate"/>
      </w:r>
      <w:r w:rsidR="00BA74B1">
        <w:t>(</w:t>
      </w:r>
      <w:r w:rsidR="00C67983" w:rsidRPr="00C67983">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6725C3">
        <w:t xml:space="preserve"> </w:t>
      </w:r>
      <w:r w:rsidR="00FF1248">
        <w:t xml:space="preserve">med hjälp av att utforma kurser som </w:t>
      </w:r>
      <w:r w:rsidR="00652AE0">
        <w:t xml:space="preserve">använder </w:t>
      </w:r>
      <w:r w:rsidR="00FF1248">
        <w:t>en viss lärometod</w:t>
      </w:r>
      <w:r w:rsidR="004A5707">
        <w:t xml:space="preserve"> för att sedan jämföra inlärning av </w:t>
      </w:r>
      <w:r w:rsidR="00652AE0">
        <w:t xml:space="preserve">dessa </w:t>
      </w:r>
      <w:r w:rsidR="004A5707">
        <w:t>studenter mot en kontrollgrupp. E</w:t>
      </w:r>
      <w:r w:rsidR="00850895">
        <w:t>tt exempel</w:t>
      </w:r>
      <w:r w:rsidR="006725C3">
        <w:t xml:space="preserve"> på en lärometod som har visat sig </w:t>
      </w:r>
      <w:r w:rsidR="007C1638">
        <w:t xml:space="preserve">förbättra minnesåterkallelsen senare i praktiken </w:t>
      </w:r>
      <w:r w:rsidR="00850895">
        <w:t xml:space="preserve">är scenario-baserad e-lärande </w:t>
      </w:r>
      <w:r w:rsidR="006725C3">
        <w:t xml:space="preserve">som </w:t>
      </w:r>
      <w:r w:rsidR="00850895">
        <w:t>sätter studenten in i olika situationer eller händelser för att göra lärandet 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har motiverat studenten till att fortsätta lära sig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pedagogiska modeller som används inom e-lärandet och hjälper ELF att utnyttja sina kunskaper och redskap för att främja meningsfull</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strukturera</w:t>
      </w:r>
      <w:r w:rsidR="00063F85">
        <w:t>r</w:t>
      </w:r>
      <w:r w:rsidR="00850895">
        <w:t xml:space="preserve"> kursinnehållet och </w:t>
      </w:r>
      <w:r w:rsidR="00384E49">
        <w:t xml:space="preserve">bidrar med 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 med pedagogisk bakgrund och har därmed orsakat grova brister i lär</w:t>
      </w:r>
      <w:r w:rsidR="00335B04">
        <w:t xml:space="preserve">andestrategier, kursinnehållet, delkursens tid och takt, gränssnittdesignen, och uppnåendet av nöjaktigt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EBCA36D"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w:t>
      </w:r>
      <w:r w:rsidR="0062005C">
        <w:t>Associativ, Konstruktivism och S</w:t>
      </w:r>
      <w:r w:rsidR="000413AA">
        <w:t>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w:t>
      </w:r>
      <w:r w:rsidR="000132C0">
        <w:lastRenderedPageBreak/>
        <w:t>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4C23F2">
        <w:t xml:space="preserve">l, i </w:t>
      </w:r>
      <w:r w:rsidR="0062005C">
        <w:t>det A</w:t>
      </w:r>
      <w:r w:rsidR="00850895">
        <w:t xml:space="preserve">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C67983">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4F5AA8">
        <w:t>(</w:t>
      </w:r>
      <w:r w:rsidR="00C67983" w:rsidRPr="00C67983">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C67983">
        <w:instrText xml:space="preserve"> ADDIN ZOTERO_ITEM CSL_CITATION {"citationID":"cDMcnSK2","properties":{"formattedCitation":"(G. Conole, Dyke, Oliver, &amp; Seale, 2004)","plainCitation":"(G. Conole, Dyke, Oliver, &amp; Seale,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C67983">
        <w:rPr>
          <w:rFonts w:ascii="Myriad Pro Cond" w:hAnsi="Myriad Pro Cond" w:cs="Myriad Pro Cond"/>
        </w:rPr>
        <w:instrText>ﬀ</w:instrText>
      </w:r>
      <w:r w:rsidR="00C67983">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 xml:space="preserve">Conole, et.al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C67983">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w:t>
      </w:r>
      <w:r w:rsidR="00F90644">
        <w:t>,</w:t>
      </w:r>
      <w:r w:rsidR="00850895">
        <w:t xml:space="preserve"> och slutsatser</w:t>
      </w:r>
      <w:r w:rsidR="00CF0BE6">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C67983">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C67983">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http://www.jstor.org/stable/23372788","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4F5AA8">
        <w:t xml:space="preserve">. </w:t>
      </w:r>
      <w:r w:rsidR="00850895">
        <w:t xml:space="preserve">Målet är att förstå hur meningsfullt innehållet är för lärandet </w:t>
      </w:r>
      <w:r w:rsidR="004F6381">
        <w:fldChar w:fldCharType="begin"/>
      </w:r>
      <w:r w:rsidR="00C67983">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http://www.emis.de/proceedings/PME29/PME29RRPapers/PME29Vol2Brodie.pdf","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C67983">
        <w:instrText xml:space="preserve"> ADDIN ZOTERO_ITEM CSL_CITATION {"citationID":"3bWyt5gi","properties":{"formattedCitation":"(Gr\\uc0\\u225{}inne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18" w:name="_Toc391456180"/>
      <w:bookmarkStart w:id="19"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8"/>
      <w:bookmarkEnd w:id="19"/>
      <w:r w:rsidRPr="00CA1731">
        <w:rPr>
          <w:rFonts w:cs="Times New Roman"/>
          <w:b/>
          <w:sz w:val="24"/>
          <w:szCs w:val="24"/>
        </w:rPr>
        <w:t xml:space="preserve"> </w:t>
      </w:r>
    </w:p>
    <w:p w14:paraId="3EC0EA8E" w14:textId="25CB1289" w:rsidR="00D45847" w:rsidRPr="003B34BD" w:rsidRDefault="00A2390B" w:rsidP="000B1921">
      <w:pPr>
        <w:spacing w:line="480" w:lineRule="auto"/>
        <w:jc w:val="both"/>
        <w:rPr>
          <w:lang w:eastAsia="sv-SE"/>
        </w:rPr>
      </w:pPr>
      <w: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r w:rsidR="00850895" w:rsidRPr="00713E7C">
        <w:rPr>
          <w:rFonts w:cs="Times New Roman"/>
        </w:rPr>
        <w:t xml:space="preserve">För </w:t>
      </w:r>
      <w:r w:rsidR="00850895" w:rsidRPr="00713E7C">
        <w:rPr>
          <w:rFonts w:cs="Times New Roman"/>
        </w:rPr>
        <w:lastRenderedPageBreak/>
        <w:t xml:space="preserve">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w:t>
      </w:r>
      <w:r w:rsidR="001D7AAB">
        <w:rPr>
          <w:rFonts w:cs="Times New Roman"/>
        </w:rPr>
        <w:t>å de pedagogiska perspektiven (Associativ, Konstruktivism och S</w:t>
      </w:r>
      <w:r w:rsidR="00850895" w:rsidRPr="00713E7C">
        <w:rPr>
          <w:rFonts w:cs="Times New Roman"/>
        </w:rPr>
        <w:t>ociokulturellt) som vanligtvis används inom e-lärande. För att utvärdera detta jämförde vi Grades nuvarande pedagogiska strategi med en representativ modell (DIM, KLM, ATM) från vart och ett av de tre pedagogiska perspekti</w:t>
      </w:r>
      <w:r w:rsidR="00FC2E6B">
        <w:rPr>
          <w:rFonts w:cs="Times New Roman"/>
        </w:rPr>
        <w:t>ven. Resultatet visade att det A</w:t>
      </w:r>
      <w:r w:rsidR="00850895" w:rsidRPr="00713E7C">
        <w:rPr>
          <w:rFonts w:cs="Times New Roman"/>
        </w:rPr>
        <w:t>ssociativa perspektivet är lämpligast att representera Grades aktuella pedagogiska strategi och att DIM hade en bättre prestation jämfört med de två andra pers</w:t>
      </w:r>
      <w:r w:rsidR="00E83E99">
        <w:rPr>
          <w:rFonts w:cs="Times New Roman"/>
        </w:rPr>
        <w:t xml:space="preserve">pektivens respektive modeller. </w:t>
      </w:r>
      <w:r w:rsidR="00850895"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4F5AA8">
        <w:rPr>
          <w:lang w:eastAsia="sv-SE"/>
        </w:rPr>
        <w:t xml:space="preserve"> </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p>
    <w:p w14:paraId="1897F9F4" w14:textId="70CE0C18" w:rsidR="00582DFC" w:rsidRDefault="00850895" w:rsidP="00547B0E">
      <w:pPr>
        <w:pStyle w:val="Heading11"/>
        <w:spacing w:line="276" w:lineRule="auto"/>
        <w:rPr>
          <w:ins w:id="20" w:author="Jason Serviss" w:date="2018-10-18T19:10:00Z"/>
        </w:rPr>
      </w:pPr>
      <w:bookmarkStart w:id="21" w:name="_Toc391456181"/>
      <w:bookmarkStart w:id="22" w:name="_Toc401327937"/>
      <w:bookmarkEnd w:id="21"/>
      <w:r>
        <w:lastRenderedPageBreak/>
        <w:t>Metod</w:t>
      </w:r>
      <w:bookmarkStart w:id="23" w:name="_Toc391456182"/>
      <w:bookmarkStart w:id="24" w:name="_Toc401327938"/>
      <w:bookmarkEnd w:id="22"/>
      <w:bookmarkEnd w:id="23"/>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24"/>
    </w:p>
    <w:p w14:paraId="32BAAB67" w14:textId="19A7F981" w:rsidR="00D45847" w:rsidRDefault="00850895" w:rsidP="000B1921">
      <w:pPr>
        <w:tabs>
          <w:tab w:val="left" w:pos="1134"/>
        </w:tabs>
        <w:spacing w:line="480" w:lineRule="auto"/>
        <w:jc w:val="both"/>
        <w:rPr>
          <w:ins w:id="25" w:author="Jason Serviss" w:date="2018-10-18T19:07:00Z"/>
          <w:rFonts w:eastAsia="Times New Roman" w:cs="Times New Roman"/>
          <w:lang w:eastAsia="sv-SE"/>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C67983">
        <w:rPr>
          <w:rFonts w:cs="Times New Roman"/>
        </w:rPr>
        <w:instrText xml:space="preserve"> ADDIN ZOTERO_ITEM CSL_CITATION {"citationID":"N38dUMEQ","properties":{"formattedCitation":"(Gr\\uc0\\u225{}inne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t>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Pr>
          <w:rFonts w:eastAsia="Times New Roman" w:cs="Times New Roman"/>
          <w:lang w:eastAsia="sv-SE"/>
        </w:rPr>
        <w:t xml:space="preserve">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w:t>
      </w:r>
      <w:r>
        <w:lastRenderedPageBreak/>
        <w:t xml:space="preserve">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6" w:name="_Toc391456183"/>
      <w:bookmarkStart w:id="27" w:name="_Toc401327939"/>
      <w:r w:rsidRPr="000B1921">
        <w:rPr>
          <w:rFonts w:cs="Times New Roman"/>
          <w:b/>
          <w:sz w:val="24"/>
          <w:szCs w:val="24"/>
        </w:rPr>
        <w:t>Utvärdering</w:t>
      </w:r>
      <w:bookmarkEnd w:id="26"/>
      <w:bookmarkEnd w:id="27"/>
    </w:p>
    <w:p w14:paraId="7C00EFC0" w14:textId="403994B8" w:rsidR="004A6D58" w:rsidRPr="004A6D58" w:rsidRDefault="000E3605" w:rsidP="000B1921">
      <w:pPr>
        <w:tabs>
          <w:tab w:val="left" w:pos="1134"/>
        </w:tabs>
        <w:spacing w:line="480" w:lineRule="auto"/>
        <w:jc w:val="both"/>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0B1921" w:rsidRDefault="00850895" w:rsidP="000B1921">
      <w:pPr>
        <w:pStyle w:val="Heading11"/>
        <w:spacing w:line="276" w:lineRule="auto"/>
        <w:rPr>
          <w:ins w:id="28" w:author="Jason Serviss" w:date="2018-10-18T19:08:00Z"/>
          <w:b/>
        </w:rPr>
      </w:pPr>
      <w:bookmarkStart w:id="29" w:name="_Toc391456184"/>
      <w:bookmarkStart w:id="30" w:name="_Toc401327940"/>
      <w:bookmarkEnd w:id="29"/>
      <w:r>
        <w:t>Resultat</w:t>
      </w:r>
      <w:bookmarkEnd w:id="30"/>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5DE0A969" w14:textId="3141D544" w:rsidR="00D4584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t>. För att fullfölja intervjun</w:t>
      </w:r>
      <w:r w:rsidR="000E3605">
        <w:t>,</w:t>
      </w:r>
      <w:r w:rsidR="00830D00">
        <w:t xml:space="preserve"> valde</w:t>
      </w:r>
      <w:r w:rsidR="006601B2">
        <w:t xml:space="preserve"> vi först</w:t>
      </w:r>
      <w:r w:rsidR="00830D00">
        <w:t xml:space="preserve"> en representativ modell från varje perspektiv. DIM, ATM, och KLM valdes </w:t>
      </w:r>
      <w:r w:rsidR="006601B2">
        <w:t>för den</w:t>
      </w:r>
      <w:r w:rsidR="00830D00">
        <w:t xml:space="preserve"> </w:t>
      </w:r>
      <w:r w:rsidR="00FC2E6B">
        <w:t>A</w:t>
      </w:r>
      <w:r w:rsidR="006601B2">
        <w:t>ssociativ</w:t>
      </w:r>
      <w:r w:rsidR="00A44A23">
        <w:t>t</w:t>
      </w:r>
      <w:r w:rsidR="00FC2E6B">
        <w:t>-, K</w:t>
      </w:r>
      <w:r w:rsidR="006601B2">
        <w:t>onstruktivistiskt</w:t>
      </w:r>
      <w:r w:rsidR="00FC2E6B">
        <w:t>-, och S</w:t>
      </w:r>
      <w:r w:rsidR="00830D00">
        <w:t xml:space="preserve">ociokulturellt-perspektiv, respektive.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vi</w:t>
      </w:r>
      <w:r w:rsidR="00796E42">
        <w:t xml:space="preserve"> </w:t>
      </w:r>
      <w:r w:rsidR="00C944C6">
        <w:t>s</w:t>
      </w:r>
      <w:r w:rsidR="00830D00">
        <w:t>edan</w:t>
      </w:r>
      <w:r w:rsidR="00C944C6">
        <w:t xml:space="preserve"> utvecklade</w:t>
      </w:r>
      <w:r>
        <w:t xml:space="preserve"> 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viktigheten. </w:t>
      </w:r>
      <w:r>
        <w:t>Resultat från intervjun visar att DIM har ett genomsnittlig högre poäng med ett medelvärde på 4,5 poäng, jämfört med ATM (medelpoäng = 3) och KLM (medelpoäng = 4) (Figur 1a). D</w:t>
      </w:r>
      <w:r w:rsidR="00FC2E6B">
        <w:t>essa resultat tyder på att det A</w:t>
      </w:r>
      <w:r>
        <w:t xml:space="preserve">ssociativa perspektivet ger den </w:t>
      </w:r>
      <w:r>
        <w:lastRenderedPageBreak/>
        <w:t>bästa matchningen med Grades nuvarande pedagogiska ansats. I och med det 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 från</w:t>
      </w:r>
      <w:r w:rsidR="00A80803">
        <w:t xml:space="preserve"> varje enskild element, kan vi se att DIM hade en konstant hög poäng över all</w:t>
      </w:r>
      <w:r w:rsidR="00860782">
        <w:t>a</w:t>
      </w:r>
      <w:r w:rsidR="00A80803">
        <w:t xml:space="preserve"> element med den högsta (poäng = 5) eller näst högsta (poäng = 4) poäng i varje fall (Figur 1b). KLM, som hade en medelpoäng strax under DIM, skulle nästan bedömts som lika anpassande som DIM om det inte var för </w:t>
      </w:r>
      <w:r w:rsidR="00A80803">
        <w:rPr>
          <w:i/>
        </w:rPr>
        <w:t>Bedömning &amp; Hjälp</w:t>
      </w:r>
      <w:r w:rsidR="00A80803">
        <w:t xml:space="preserve"> elemente</w:t>
      </w:r>
      <w:r w:rsidR="00860782">
        <w:t>t</w:t>
      </w:r>
      <w:r w:rsidR="00A80803">
        <w:t xml:space="preserve"> där den fick en låg poäng (poäng = 2). ATM visade en låg överensstämmelse med Grades nuvarande ped</w:t>
      </w:r>
      <w:r w:rsidR="001A09C0">
        <w:t>ag</w:t>
      </w:r>
      <w:r w:rsidR="00A80803">
        <w:t xml:space="preserve">ogik huvudsakligen genom en låg prioritering av fråga 8 inom </w:t>
      </w:r>
      <w:r w:rsidR="00A80803" w:rsidRPr="00A44A23">
        <w:rPr>
          <w:i/>
        </w:rPr>
        <w:t>Kontext och Riktlinjer</w:t>
      </w:r>
      <w:r w:rsidR="00A80803">
        <w:t xml:space="preserve"> elemente</w:t>
      </w:r>
      <w:r w:rsidR="009A0EF4">
        <w:t xml:space="preserve">t. </w:t>
      </w:r>
      <w:r w:rsidR="004A08DF">
        <w:t>Från resultatet kan vi sammanfattningsvis påstå att DIM passar in bäst på Grade nuvarande ped</w:t>
      </w:r>
      <w:r w:rsidR="00FC2E6B">
        <w:t>agogik och det innebär att det A</w:t>
      </w:r>
      <w:r w:rsidR="004A08DF">
        <w:t xml:space="preserve">ssociativa perspektivet representera en logisk utgångspunkt för evaluering av modeller som skulle lättare utnyttjas av Grade i framtiden. </w:t>
      </w:r>
      <w: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47590E">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094E80A1" w:rsidR="00D45847" w:rsidRPr="000B1921" w:rsidRDefault="00C976EE" w:rsidP="000B1921">
      <w:pPr>
        <w:pStyle w:val="Brdtext"/>
        <w:spacing w:line="360" w:lineRule="auto"/>
        <w:rPr>
          <w:b/>
          <w:sz w:val="24"/>
        </w:rPr>
      </w:pPr>
      <w:r>
        <w:rPr>
          <w:b/>
          <w:sz w:val="24"/>
        </w:rPr>
        <w:t xml:space="preserve">Grade nuvarande pedagogik följer delar av </w:t>
      </w:r>
      <w:commentRangeStart w:id="31"/>
      <w:r w:rsidR="00850895" w:rsidRPr="000B1921">
        <w:rPr>
          <w:b/>
          <w:sz w:val="24"/>
        </w:rPr>
        <w:t>D</w:t>
      </w:r>
      <w:r w:rsidR="00FC2E6B">
        <w:rPr>
          <w:b/>
          <w:sz w:val="24"/>
        </w:rPr>
        <w:t>IM</w:t>
      </w:r>
      <w:r w:rsidR="00D54813">
        <w:rPr>
          <w:b/>
          <w:sz w:val="24"/>
        </w:rPr>
        <w:t>’s</w:t>
      </w:r>
      <w:r w:rsidR="00FC2E6B">
        <w:rPr>
          <w:b/>
          <w:sz w:val="24"/>
        </w:rPr>
        <w:t xml:space="preserve"> </w:t>
      </w:r>
      <w:r w:rsidR="00D54813">
        <w:rPr>
          <w:b/>
          <w:sz w:val="24"/>
        </w:rPr>
        <w:t>riktlinjer</w:t>
      </w:r>
      <w:r>
        <w:rPr>
          <w:b/>
          <w:sz w:val="24"/>
        </w:rPr>
        <w:t xml:space="preserve"> </w:t>
      </w:r>
      <w:r w:rsidR="00B67649">
        <w:rPr>
          <w:b/>
          <w:sz w:val="24"/>
        </w:rPr>
        <w:t xml:space="preserve">i </w:t>
      </w:r>
      <w:r w:rsidR="00850895" w:rsidRPr="000B1921">
        <w:rPr>
          <w:b/>
          <w:sz w:val="24"/>
        </w:rPr>
        <w:t>tidigare kurser</w:t>
      </w:r>
      <w:commentRangeEnd w:id="31"/>
      <w:r w:rsidR="007C7515">
        <w:rPr>
          <w:rStyle w:val="Kommentarsreferens"/>
          <w:rFonts w:eastAsiaTheme="minorHAnsi" w:cstheme="minorBidi"/>
          <w:lang w:eastAsia="en-US"/>
        </w:rPr>
        <w:commentReference w:id="31"/>
      </w:r>
    </w:p>
    <w:p w14:paraId="29EBCC13" w14:textId="589BFAB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 vi</w:t>
      </w:r>
      <w:r w:rsidR="00F94C95">
        <w:t xml:space="preserve"> </w:t>
      </w:r>
      <w:r w:rsidR="00A835E8" w:rsidRPr="00560AA3">
        <w:t xml:space="preserve">fyra av Grades nyligen designade kurser under 2017 (KS Strålskydd, PT Strålsäkerhet, </w:t>
      </w:r>
      <w:r w:rsidR="00A835E8" w:rsidRPr="00560AA3">
        <w:lastRenderedPageBreak/>
        <w:t>RCC, Tel</w:t>
      </w:r>
      <w:r w:rsidR="00E35816" w:rsidRPr="00560AA3">
        <w:t>ia GDPR)</w:t>
      </w:r>
      <w:r>
        <w:t xml:space="preserve"> enligt DIM riktlinjer</w:t>
      </w:r>
      <w:r w:rsidR="00CB4C73" w:rsidRPr="00560AA3">
        <w:t>.</w:t>
      </w:r>
      <w:r w:rsidR="00791D4B">
        <w:t xml:space="preserve"> </w:t>
      </w:r>
      <w:r w:rsidR="00D85EB9">
        <w:t xml:space="preserve">För att </w:t>
      </w:r>
      <w:r w:rsidR="00335B04">
        <w:t>genomföra</w:t>
      </w:r>
      <w:r w:rsidR="00D85EB9">
        <w:t xml:space="preserve"> evalueringen gjorde vi </w:t>
      </w:r>
      <w:r w:rsidR="00F94C95">
        <w:t>först</w:t>
      </w:r>
      <w:r w:rsidR="005E1416">
        <w:t xml:space="preserve"> </w:t>
      </w:r>
      <w:r w:rsidR="00D85EB9">
        <w:t>en</w:t>
      </w:r>
      <w:r w:rsidR="00CB4C73">
        <w:t xml:space="preserve"> </w:t>
      </w:r>
      <w:r w:rsidR="00867CCB">
        <w:t>sammanfattning av</w:t>
      </w:r>
      <w:r w:rsidR="00D000E0">
        <w:t xml:space="preserve"> DIM’s faser och element </w:t>
      </w:r>
      <w:r w:rsidR="002717B1">
        <w:t>(Bilaga 1)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rsidR="00D808DD">
        <w:t xml:space="preserve"> </w:t>
      </w:r>
    </w:p>
    <w:p w14:paraId="7789A662" w14:textId="77777777" w:rsidR="00E91509" w:rsidRDefault="00E91509" w:rsidP="00CA1731">
      <w:pPr>
        <w:spacing w:line="480" w:lineRule="auto"/>
        <w:jc w:val="both"/>
      </w:pPr>
    </w:p>
    <w:p w14:paraId="5D4A30B3" w14:textId="6CDF28DE" w:rsidR="00D45847" w:rsidRDefault="00E91509" w:rsidP="00CA1731">
      <w:pPr>
        <w:spacing w:line="480" w:lineRule="auto"/>
        <w:jc w:val="both"/>
      </w:pPr>
      <w:r>
        <w:t xml:space="preserve">För att få en djupare blick inom Grades prestanda i varje fas, delade vi upp de erhållna poäng utefter varje </w:t>
      </w:r>
      <w:r w:rsidR="00575177">
        <w:t xml:space="preserve">fas element. </w:t>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intervju 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w:t>
      </w:r>
      <w:r w:rsidR="00850895">
        <w:lastRenderedPageBreak/>
        <w:t xml:space="preserve">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1073ED1E" w14:textId="3C76B050" w:rsidR="00582DFC" w:rsidRDefault="00850895" w:rsidP="000B1921">
      <w:pPr>
        <w:rPr>
          <w:ins w:id="32" w:author="Jason Serviss" w:date="2018-10-18T19:12:00Z"/>
        </w:rPr>
      </w:pPr>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47590E">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58CAAECA" w:rsidR="00D45847" w:rsidRPr="000B1921" w:rsidRDefault="00B67649" w:rsidP="000B1921">
      <w:pPr>
        <w:pStyle w:val="Brdtext"/>
        <w:spacing w:line="360" w:lineRule="auto"/>
        <w:jc w:val="both"/>
        <w:rPr>
          <w:b/>
          <w:sz w:val="24"/>
        </w:rPr>
      </w:pPr>
      <w:r>
        <w:rPr>
          <w:b/>
          <w:sz w:val="24"/>
        </w:rPr>
        <w:t xml:space="preserve">En implementation av DIM’s riktlinjer kan innebära </w:t>
      </w:r>
      <w:r w:rsidR="005F2B94">
        <w:rPr>
          <w:b/>
          <w:sz w:val="24"/>
        </w:rPr>
        <w:t>angivna justeringar</w:t>
      </w:r>
      <w:commentRangeStart w:id="33"/>
      <w:r w:rsidR="00850895" w:rsidRPr="000B1921">
        <w:rPr>
          <w:b/>
          <w:sz w:val="24"/>
        </w:rPr>
        <w:t xml:space="preserve"> </w:t>
      </w:r>
      <w:commentRangeEnd w:id="33"/>
      <w:r w:rsidR="00D35D94">
        <w:rPr>
          <w:rStyle w:val="Kommentarsreferens"/>
          <w:rFonts w:eastAsiaTheme="minorHAnsi" w:cstheme="minorBidi"/>
          <w:lang w:eastAsia="en-US"/>
        </w:rPr>
        <w:commentReference w:id="33"/>
      </w:r>
    </w:p>
    <w:p w14:paraId="10B83308" w14:textId="6AE366E5" w:rsidR="00E2013D" w:rsidRDefault="007C7515" w:rsidP="00CA1731">
      <w:pPr>
        <w:spacing w:line="480" w:lineRule="auto"/>
        <w:jc w:val="both"/>
      </w:pPr>
      <w:r>
        <w:t>Slutligen</w:t>
      </w:r>
      <w:r w:rsidR="005D0C05">
        <w:t xml:space="preserve"> valde </w:t>
      </w:r>
      <w:r>
        <w:t xml:space="preserve">vi </w:t>
      </w:r>
      <w:r w:rsidR="005D0C05">
        <w:t xml:space="preserve">att </w:t>
      </w:r>
      <w:r w:rsidR="00DE1202">
        <w:t>an</w:t>
      </w:r>
      <w:r w:rsidR="0051725C">
        <w:t>a</w:t>
      </w:r>
      <w:r w:rsidR="00DE1202">
        <w:t xml:space="preserve">lysera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2B186798" w:rsidR="007E24A5" w:rsidRPr="004E58AD" w:rsidRDefault="00130629" w:rsidP="00CA1731">
      <w:pPr>
        <w:spacing w:line="480" w:lineRule="auto"/>
        <w:jc w:val="both"/>
        <w:rPr>
          <w:ins w:id="34" w:author="Olivia Imner" w:date="2018-07-07T12:55:00Z"/>
        </w:rPr>
      </w:pPr>
      <w:r>
        <w:lastRenderedPageBreak/>
        <w:t>Analys av tilldelade poäng för varje kurs och modellelement visar en varierande poäng 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FC2E6B">
        <w:rPr>
          <w:i/>
        </w:rPr>
        <w:t>Å</w:t>
      </w:r>
      <w:r w:rsidR="00503EE6" w:rsidRPr="00FC2E6B">
        <w:rPr>
          <w:i/>
        </w:rPr>
        <w:t>terkoppling</w:t>
      </w:r>
      <w:r w:rsidR="00503EE6">
        <w:t xml:space="preserve"> fas = </w:t>
      </w:r>
      <w:r w:rsidR="00503EE6" w:rsidRPr="00503EE6">
        <w:t>2.25</w:t>
      </w:r>
      <w:r w:rsidR="00503EE6">
        <w:t xml:space="preserve">, </w:t>
      </w:r>
      <w:r w:rsidR="00503EE6" w:rsidRPr="00FC2E6B">
        <w:rPr>
          <w:i/>
        </w:rPr>
        <w:t>Praktik</w:t>
      </w:r>
      <w:r w:rsidR="00503EE6" w:rsidRPr="00503EE6">
        <w:t xml:space="preserve"> </w:t>
      </w:r>
      <w:r w:rsidR="00503EE6">
        <w:t xml:space="preserve">fas = </w:t>
      </w:r>
      <w:r w:rsidR="00503EE6" w:rsidRPr="00503EE6">
        <w:t>2.33</w:t>
      </w:r>
      <w:r w:rsidR="00503EE6">
        <w:t xml:space="preserve">, </w:t>
      </w:r>
      <w:r w:rsidR="00503EE6" w:rsidRPr="00FC2E6B">
        <w:rPr>
          <w:i/>
        </w:rPr>
        <w:t>Presentation</w:t>
      </w:r>
      <w:r w:rsidR="00503EE6" w:rsidRPr="00503EE6">
        <w:t xml:space="preserve"> 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35" w:name="_Toc489811950"/>
      <w:bookmarkStart w:id="36"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ns w:id="37" w:author="Jason Serviss" w:date="2018-10-18T19:51:00Z"/>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47590E">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5"/>
      <w:bookmarkEnd w:id="3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38" w:name="_Toc391456185"/>
      <w:bookmarkStart w:id="39" w:name="_Toc401327941"/>
      <w:bookmarkEnd w:id="38"/>
      <w:r w:rsidRPr="004E58AD">
        <w:t>Diskussion</w:t>
      </w:r>
      <w:bookmarkEnd w:id="39"/>
    </w:p>
    <w:p w14:paraId="6D0F922C" w14:textId="6C57050B" w:rsidR="00482F2B" w:rsidRDefault="000C1D43" w:rsidP="00CA1731">
      <w:pPr>
        <w:spacing w:line="480" w:lineRule="auto"/>
        <w:jc w:val="both"/>
      </w:pPr>
      <w:commentRangeStart w:id="40"/>
      <w:r>
        <w:t>Syftet med</w:t>
      </w:r>
      <w:r w:rsidR="001C0112">
        <w:t xml:space="preserve"> studien var utreda om det kan vara fördelaktigt för Grade att </w:t>
      </w:r>
      <w:r>
        <w:t xml:space="preserve">stödjas av en modellbaserad strategi </w:t>
      </w:r>
      <w:commentRangeEnd w:id="40"/>
      <w:r w:rsidR="00BC4C28">
        <w:rPr>
          <w:rStyle w:val="Kommentarsreferens"/>
        </w:rPr>
        <w:commentReference w:id="40"/>
      </w:r>
      <w:r>
        <w:t>och vilket av perspektiven (</w:t>
      </w:r>
      <w:r w:rsidR="0032088C">
        <w:t>Associativ, Konstruktivism och S</w:t>
      </w:r>
      <w:r>
        <w:t>ociokulturellt) som passar in på de</w:t>
      </w:r>
      <w:r w:rsidR="006764D6">
        <w:t xml:space="preserve">ras ansats. </w:t>
      </w:r>
      <w:r w:rsidR="00482F2B">
        <w:t>E</w:t>
      </w:r>
      <w:r>
        <w:t>n r</w:t>
      </w:r>
      <w:r w:rsidR="007367F0">
        <w:t>epresentativ</w:t>
      </w:r>
      <w:r>
        <w:t xml:space="preser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w:t>
      </w:r>
      <w:r w:rsidR="00FC2E6B">
        <w:t>A</w:t>
      </w:r>
      <w:r>
        <w:t>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D54813">
        <w:t xml:space="preserve"> skulle, enligt DIM, bidra</w:t>
      </w:r>
      <w:r w:rsidR="00AC7484">
        <w:t xml:space="preserve"> till Grades kurser.</w:t>
      </w:r>
    </w:p>
    <w:p w14:paraId="4D757CA3" w14:textId="77777777" w:rsidR="00551BEB" w:rsidRDefault="00551BEB" w:rsidP="00CA1731">
      <w:pPr>
        <w:spacing w:line="480" w:lineRule="auto"/>
        <w:jc w:val="both"/>
      </w:pPr>
    </w:p>
    <w:p w14:paraId="23819B53" w14:textId="0168C513"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551608">
        <w:t xml:space="preserve">två perspektiven och bedöma </w:t>
      </w:r>
      <w:r w:rsidR="00BC4C28">
        <w:rPr>
          <w:rStyle w:val="Kommentarsreferens"/>
        </w:rPr>
        <w:commentReference w:id="41"/>
      </w:r>
      <w:r w:rsidR="00551608">
        <w:t xml:space="preserve">dem kompletterande modellerna </w:t>
      </w:r>
      <w:r w:rsidR="00E83E99">
        <w:t>enligt Grade pedagogiska riktlinjer</w:t>
      </w:r>
      <w:r w:rsidR="00D02665">
        <w:t xml:space="preserve">.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w:t>
      </w:r>
      <w:r w:rsidR="00BB10E9">
        <w:t>,</w:t>
      </w:r>
      <w:r w:rsidR="00AC7484">
        <w:t xml:space="preserve"> ett flertal personer som utvecklar frågarna tillsammans</w:t>
      </w:r>
      <w:r w:rsidR="00BB10E9">
        <w:t>, samt intervju med flera på Grade som utvecklar kursar förutom den pedagogiska ansvarig</w:t>
      </w:r>
      <w:r w:rsidR="00AC7484">
        <w:t>.</w:t>
      </w:r>
    </w:p>
    <w:p w14:paraId="0D3BB99D" w14:textId="77777777" w:rsidR="00482F2B" w:rsidRPr="00D970EE" w:rsidRDefault="00482F2B" w:rsidP="00CA1731">
      <w:pPr>
        <w:spacing w:line="480" w:lineRule="auto"/>
        <w:jc w:val="both"/>
      </w:pPr>
    </w:p>
    <w:p w14:paraId="40E50DF1" w14:textId="5EB230EF"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och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BB10E9">
        <w:t>, respektive</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w:t>
      </w:r>
      <w:r w:rsidR="00DB3CC8">
        <w:t xml:space="preserve">sakna </w:t>
      </w:r>
      <w:r w:rsidR="00354528">
        <w:t>precision</w:t>
      </w:r>
      <w:r w:rsidR="00B35E9B">
        <w:t xml:space="preserve">. </w:t>
      </w:r>
      <w:r w:rsidR="00110DB4">
        <w:t xml:space="preserve">Det skulle vara påtagligt att använda fler </w:t>
      </w:r>
      <w:r w:rsidR="006A08E7">
        <w:t xml:space="preserve">kursgranskare </w:t>
      </w:r>
      <w:r w:rsidR="00110DB4">
        <w:t>för att få ett mer övertygande resultat.</w:t>
      </w:r>
      <w:r w:rsidR="006D458A">
        <w:t xml:space="preserve"> I d</w:t>
      </w:r>
      <w:r w:rsidR="00756CE8">
        <w:t>etta fall 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den ansedda målgruppen</w:t>
      </w:r>
      <w:r w:rsidR="006D458A">
        <w:t>.</w:t>
      </w:r>
      <w:r w:rsidR="0010000F">
        <w:t xml:space="preserve"> </w:t>
      </w:r>
      <w:r w:rsidR="00C67B0B">
        <w:t xml:space="preserve">Antalet </w:t>
      </w:r>
      <w:r w:rsidR="00674179">
        <w:lastRenderedPageBreak/>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7D1182D1"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w:t>
      </w:r>
      <w:r w:rsidR="00E75C4C">
        <w:t xml:space="preserve">skulle </w:t>
      </w:r>
      <w:r w:rsidR="000152C2">
        <w:t xml:space="preserve">behöver ständigt vara uppmärksamma om deras nya kunder har </w:t>
      </w:r>
      <w:r w:rsidR="00674577">
        <w:t>specifika</w:t>
      </w:r>
      <w:r w:rsidR="000152C2">
        <w:t xml:space="preserve"> behov </w:t>
      </w:r>
      <w:r w:rsidR="00E75C4C">
        <w:t>där</w:t>
      </w:r>
      <w:r w:rsidR="000152C2">
        <w:t xml:space="preserve"> en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764801DA"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 xml:space="preserve">Samtidigt identifiera vi för- och nackdelar med Grades nuvarande pedagogik, enligt DIM, och </w:t>
      </w:r>
      <w:r>
        <w:t xml:space="preserve">påpekar fördelar samtidigt som vi </w:t>
      </w:r>
      <w:r w:rsidR="00DE1A92">
        <w:t>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ins w:id="42" w:author="Jason Serviss" w:date="2018-10-18T19:15:00Z">
        <w:r w:rsidR="00582DFC">
          <w:br w:type="page"/>
        </w:r>
      </w:ins>
    </w:p>
    <w:p w14:paraId="1EFE6459" w14:textId="77777777" w:rsidR="00E97FC1" w:rsidRPr="004E58AD" w:rsidRDefault="00E97FC1" w:rsidP="000B1921">
      <w:pPr>
        <w:pStyle w:val="Heading11"/>
        <w:spacing w:line="276" w:lineRule="auto"/>
      </w:pPr>
      <w:bookmarkStart w:id="43" w:name="_Toc401327942"/>
      <w:r w:rsidRPr="004E58AD">
        <w:lastRenderedPageBreak/>
        <w:t>Tack</w:t>
      </w:r>
      <w:bookmarkEnd w:id="43"/>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44" w:name="_Toc391456186"/>
      <w:bookmarkStart w:id="45" w:name="_Toc401327943"/>
      <w:bookmarkEnd w:id="44"/>
      <w:r w:rsidRPr="004E58AD">
        <w:t>Referenser</w:t>
      </w:r>
      <w:bookmarkEnd w:id="45"/>
    </w:p>
    <w:p w14:paraId="42BCAD51" w14:textId="77777777" w:rsidR="00C67983" w:rsidRDefault="00B67ECD" w:rsidP="00035BFB">
      <w:pPr>
        <w:widowControl w:val="0"/>
        <w:autoSpaceDE w:val="0"/>
        <w:autoSpaceDN w:val="0"/>
        <w:adjustRightInd w:val="0"/>
        <w:spacing w:line="360" w:lineRule="auto"/>
        <w:rPr>
          <w:rFonts w:cs="Times New Roman"/>
          <w:color w:val="000000"/>
          <w:szCs w:val="24"/>
        </w:rPr>
      </w:pPr>
      <w:r>
        <w:rPr>
          <w:rFonts w:eastAsia="Times New Roman" w:cs="Times New Roman"/>
          <w:color w:val="222222"/>
          <w:shd w:val="clear" w:color="auto" w:fill="FFFFFF"/>
        </w:rPr>
        <w:fldChar w:fldCharType="begin"/>
      </w:r>
      <w:r w:rsidR="00C67983">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00C67983" w:rsidRPr="00C67983">
        <w:rPr>
          <w:rFonts w:cs="Times New Roman"/>
          <w:color w:val="000000"/>
          <w:szCs w:val="24"/>
        </w:rPr>
        <w:t xml:space="preserve">Brodie, K. (2005). Using Cognitive and Situative Perspectives to Understand Teacher Interactions with Learner Errors. </w:t>
      </w:r>
      <w:r w:rsidR="00C67983" w:rsidRPr="00C67983">
        <w:rPr>
          <w:rFonts w:cs="Times New Roman"/>
          <w:i/>
          <w:iCs/>
          <w:color w:val="000000"/>
          <w:szCs w:val="24"/>
        </w:rPr>
        <w:t>International Group for the Psychology of Mathematics Education 2</w:t>
      </w:r>
      <w:r w:rsidR="00C67983" w:rsidRPr="00C67983">
        <w:rPr>
          <w:rFonts w:cs="Times New Roman"/>
          <w:color w:val="000000"/>
          <w:szCs w:val="24"/>
        </w:rPr>
        <w:t>, 177–184. Retrieved from http://www.emis.de/proceedings/PME29/PME29RRPapers/PME29Vol2Brodie.pdf</w:t>
      </w:r>
    </w:p>
    <w:p w14:paraId="74B50A6F"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5B51D870"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Businessreflex. (2016, December 2). E-learning – mer lärande på effektivare sätt? Retrieved August 31, 2018, from https://tekniskkvalitet.se/e-learning-mer-larande-pa-effektivare-satt/</w:t>
      </w:r>
    </w:p>
    <w:p w14:paraId="00BFDF97" w14:textId="77777777" w:rsidR="000944E9" w:rsidRDefault="000944E9" w:rsidP="00035BFB">
      <w:pPr>
        <w:widowControl w:val="0"/>
        <w:autoSpaceDE w:val="0"/>
        <w:autoSpaceDN w:val="0"/>
        <w:adjustRightInd w:val="0"/>
        <w:spacing w:line="360" w:lineRule="auto"/>
        <w:rPr>
          <w:rFonts w:cs="Times New Roman"/>
          <w:color w:val="000000"/>
          <w:szCs w:val="24"/>
        </w:rPr>
      </w:pPr>
    </w:p>
    <w:p w14:paraId="6DE91C9F"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Carlberg, N. (2017, March 5). Branschanalys e-learning Sverige 2015. Retrieved October 7, 2018, from http://www.triglyf.se/branschanalys/branschanalys-e-learning-sverige-2015/</w:t>
      </w:r>
    </w:p>
    <w:p w14:paraId="007958A8" w14:textId="77777777" w:rsidR="000944E9" w:rsidRDefault="000944E9" w:rsidP="00035BFB">
      <w:pPr>
        <w:widowControl w:val="0"/>
        <w:autoSpaceDE w:val="0"/>
        <w:autoSpaceDN w:val="0"/>
        <w:adjustRightInd w:val="0"/>
        <w:spacing w:line="360" w:lineRule="auto"/>
        <w:rPr>
          <w:rFonts w:cs="Times New Roman"/>
          <w:color w:val="000000"/>
          <w:szCs w:val="24"/>
        </w:rPr>
      </w:pPr>
    </w:p>
    <w:p w14:paraId="22FBFB1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Clark, R. C., &amp; Mayer, R. E. (2012). </w:t>
      </w:r>
      <w:r w:rsidRPr="00C67983">
        <w:rPr>
          <w:rFonts w:cs="Times New Roman"/>
          <w:i/>
          <w:iCs/>
          <w:color w:val="000000"/>
          <w:szCs w:val="24"/>
        </w:rPr>
        <w:t>Scenario-based e-Learning: Evidence-Based Guidelines for Online Workforce Learning</w:t>
      </w:r>
      <w:r w:rsidRPr="00C67983">
        <w:rPr>
          <w:rFonts w:cs="Times New Roman"/>
          <w:color w:val="000000"/>
          <w:szCs w:val="24"/>
        </w:rPr>
        <w:t>. John Wiley &amp; Sons.</w:t>
      </w:r>
    </w:p>
    <w:p w14:paraId="1F33DF87" w14:textId="77777777" w:rsidR="000944E9" w:rsidRDefault="000944E9" w:rsidP="00035BFB">
      <w:pPr>
        <w:widowControl w:val="0"/>
        <w:autoSpaceDE w:val="0"/>
        <w:autoSpaceDN w:val="0"/>
        <w:adjustRightInd w:val="0"/>
        <w:spacing w:line="360" w:lineRule="auto"/>
        <w:rPr>
          <w:rFonts w:cs="Times New Roman"/>
          <w:color w:val="000000"/>
          <w:szCs w:val="24"/>
        </w:rPr>
      </w:pPr>
    </w:p>
    <w:p w14:paraId="37DCA0F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 Dyke, M., Oliver, M., &amp; Seale, J. (2004). Mapping pedagogy and tools for effective learning design. </w:t>
      </w:r>
      <w:r w:rsidRPr="00C67983">
        <w:rPr>
          <w:rFonts w:cs="Times New Roman"/>
          <w:i/>
          <w:iCs/>
          <w:color w:val="000000"/>
          <w:szCs w:val="24"/>
        </w:rPr>
        <w:t>Computers &amp; Education</w:t>
      </w:r>
      <w:r w:rsidRPr="00C67983">
        <w:rPr>
          <w:rFonts w:cs="Times New Roman"/>
          <w:color w:val="000000"/>
          <w:szCs w:val="24"/>
        </w:rPr>
        <w:t xml:space="preserve">, </w:t>
      </w:r>
      <w:r w:rsidRPr="00C67983">
        <w:rPr>
          <w:rFonts w:cs="Times New Roman"/>
          <w:i/>
          <w:iCs/>
          <w:color w:val="000000"/>
          <w:szCs w:val="24"/>
        </w:rPr>
        <w:t>43</w:t>
      </w:r>
      <w:r w:rsidRPr="00C67983">
        <w:rPr>
          <w:rFonts w:cs="Times New Roman"/>
          <w:color w:val="000000"/>
          <w:szCs w:val="24"/>
        </w:rPr>
        <w:t>(1–2), 17–33. https://doi.org/10.1016/j.compedu.2003.12.018</w:t>
      </w:r>
    </w:p>
    <w:p w14:paraId="48FBF6CA" w14:textId="77777777" w:rsidR="000944E9" w:rsidRDefault="000944E9" w:rsidP="00035BFB">
      <w:pPr>
        <w:widowControl w:val="0"/>
        <w:autoSpaceDE w:val="0"/>
        <w:autoSpaceDN w:val="0"/>
        <w:adjustRightInd w:val="0"/>
        <w:spacing w:line="360" w:lineRule="auto"/>
        <w:rPr>
          <w:rFonts w:cs="Times New Roman"/>
          <w:color w:val="000000"/>
          <w:szCs w:val="24"/>
        </w:rPr>
      </w:pPr>
    </w:p>
    <w:p w14:paraId="2617BDA8"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Conole, Gráinne. (2010). </w:t>
      </w:r>
      <w:r w:rsidRPr="00C67983">
        <w:rPr>
          <w:rFonts w:cs="Times New Roman"/>
          <w:i/>
          <w:iCs/>
          <w:color w:val="000000"/>
          <w:szCs w:val="24"/>
        </w:rPr>
        <w:t>Review of Pedagogical Models and their use in e-learning</w:t>
      </w:r>
      <w:r w:rsidRPr="00C67983">
        <w:rPr>
          <w:rFonts w:cs="Times New Roman"/>
          <w:color w:val="000000"/>
          <w:szCs w:val="24"/>
        </w:rPr>
        <w:t>. Milton Keynes: Open University. Retrieved from http://tecfa.unige.ch/tecfa/teaching/formcont/certificatElearning/Mod2cours2/pedmodelsanduseEl.pdf</w:t>
      </w:r>
    </w:p>
    <w:p w14:paraId="7A40440A" w14:textId="77777777" w:rsidR="000944E9" w:rsidRDefault="000944E9" w:rsidP="00035BFB">
      <w:pPr>
        <w:widowControl w:val="0"/>
        <w:autoSpaceDE w:val="0"/>
        <w:autoSpaceDN w:val="0"/>
        <w:adjustRightInd w:val="0"/>
        <w:spacing w:line="360" w:lineRule="auto"/>
        <w:rPr>
          <w:rFonts w:cs="Times New Roman"/>
          <w:color w:val="000000"/>
          <w:szCs w:val="24"/>
        </w:rPr>
      </w:pPr>
    </w:p>
    <w:p w14:paraId="77D3AA0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COTEC. (2001). </w:t>
      </w:r>
      <w:r w:rsidRPr="00C67983">
        <w:rPr>
          <w:rFonts w:cs="Times New Roman"/>
          <w:i/>
          <w:iCs/>
          <w:color w:val="000000"/>
          <w:szCs w:val="24"/>
        </w:rPr>
        <w:t>eLearning : Designing Tomorrow’s Education An Interim Report</w:t>
      </w:r>
      <w:r w:rsidRPr="00C67983">
        <w:rPr>
          <w:rFonts w:cs="Times New Roman"/>
          <w:color w:val="000000"/>
          <w:szCs w:val="24"/>
        </w:rPr>
        <w:t>. International Co-operation Europe Ltd: Commission Of The European Communities. Retrieved from http://www.europarl.europa.eu/meetdocs/committees/cult/20020603/sec(2002)236_2_en.pdf</w:t>
      </w:r>
    </w:p>
    <w:p w14:paraId="695DB5DD" w14:textId="77777777" w:rsidR="000944E9" w:rsidRDefault="000944E9" w:rsidP="00035BFB">
      <w:pPr>
        <w:widowControl w:val="0"/>
        <w:autoSpaceDE w:val="0"/>
        <w:autoSpaceDN w:val="0"/>
        <w:adjustRightInd w:val="0"/>
        <w:spacing w:line="360" w:lineRule="auto"/>
        <w:rPr>
          <w:rFonts w:cs="Times New Roman"/>
          <w:color w:val="000000"/>
          <w:szCs w:val="24"/>
        </w:rPr>
      </w:pPr>
    </w:p>
    <w:p w14:paraId="0E2E99C6"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Dabbagh, N. (2005). Pedagogical models for E-Learning: A theory-based design framework. In </w:t>
      </w:r>
      <w:r w:rsidRPr="00C67983">
        <w:rPr>
          <w:rFonts w:cs="Times New Roman"/>
          <w:i/>
          <w:iCs/>
          <w:color w:val="000000"/>
          <w:szCs w:val="24"/>
        </w:rPr>
        <w:t>In International Journal of Technology in Teaching and Learning</w:t>
      </w:r>
      <w:r w:rsidRPr="00C67983">
        <w:rPr>
          <w:rFonts w:cs="Times New Roman"/>
          <w:color w:val="000000"/>
          <w:szCs w:val="24"/>
        </w:rPr>
        <w:t xml:space="preserve"> (pp. 25–44).</w:t>
      </w:r>
    </w:p>
    <w:p w14:paraId="6EC347DB" w14:textId="77777777" w:rsidR="000944E9" w:rsidRDefault="000944E9" w:rsidP="00035BFB">
      <w:pPr>
        <w:widowControl w:val="0"/>
        <w:autoSpaceDE w:val="0"/>
        <w:autoSpaceDN w:val="0"/>
        <w:adjustRightInd w:val="0"/>
        <w:spacing w:line="360" w:lineRule="auto"/>
        <w:rPr>
          <w:rFonts w:cs="Times New Roman"/>
          <w:color w:val="000000"/>
          <w:szCs w:val="24"/>
        </w:rPr>
      </w:pPr>
    </w:p>
    <w:p w14:paraId="2CCE027E"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Kauchak, D. P., &amp; Eggen, P. D. (2011). </w:t>
      </w:r>
      <w:r w:rsidRPr="00C67983">
        <w:rPr>
          <w:rFonts w:cs="Times New Roman"/>
          <w:i/>
          <w:iCs/>
          <w:color w:val="000000"/>
          <w:szCs w:val="24"/>
        </w:rPr>
        <w:t>Learning and teaching: research-based methods</w:t>
      </w:r>
      <w:r w:rsidRPr="00C67983">
        <w:rPr>
          <w:rFonts w:cs="Times New Roman"/>
          <w:color w:val="000000"/>
          <w:szCs w:val="24"/>
        </w:rPr>
        <w:t>. Boston: Pearson.</w:t>
      </w:r>
    </w:p>
    <w:p w14:paraId="3A0A922D" w14:textId="77777777" w:rsidR="000944E9" w:rsidRDefault="000944E9" w:rsidP="00035BFB">
      <w:pPr>
        <w:widowControl w:val="0"/>
        <w:autoSpaceDE w:val="0"/>
        <w:autoSpaceDN w:val="0"/>
        <w:adjustRightInd w:val="0"/>
        <w:spacing w:line="360" w:lineRule="auto"/>
        <w:rPr>
          <w:rFonts w:cs="Times New Roman"/>
          <w:color w:val="000000"/>
          <w:szCs w:val="24"/>
        </w:rPr>
      </w:pPr>
    </w:p>
    <w:p w14:paraId="7642732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Magliaro, S. G., Lockee, B. B., &amp; Burton, J. K. (2005). Direct instruction revisited: A key model for instructional technology. </w:t>
      </w:r>
      <w:r w:rsidRPr="00C67983">
        <w:rPr>
          <w:rFonts w:cs="Times New Roman"/>
          <w:i/>
          <w:iCs/>
          <w:color w:val="000000"/>
          <w:szCs w:val="24"/>
        </w:rPr>
        <w:t>Educational Technology Research and Development</w:t>
      </w:r>
      <w:r w:rsidRPr="00C67983">
        <w:rPr>
          <w:rFonts w:cs="Times New Roman"/>
          <w:color w:val="000000"/>
          <w:szCs w:val="24"/>
        </w:rPr>
        <w:t xml:space="preserve">, </w:t>
      </w:r>
      <w:r w:rsidRPr="00C67983">
        <w:rPr>
          <w:rFonts w:cs="Times New Roman"/>
          <w:i/>
          <w:iCs/>
          <w:color w:val="000000"/>
          <w:szCs w:val="24"/>
        </w:rPr>
        <w:t>53</w:t>
      </w:r>
      <w:r w:rsidRPr="00C67983">
        <w:rPr>
          <w:rFonts w:cs="Times New Roman"/>
          <w:color w:val="000000"/>
          <w:szCs w:val="24"/>
        </w:rPr>
        <w:t>(4), 41–55. https://doi.org/10.1007/BF02504684</w:t>
      </w:r>
    </w:p>
    <w:p w14:paraId="1C9E312C"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6E47FDF9"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Mayes, T., &amp; de Freitas, S. (2004). Review of e-learning theories, frameworks and models. </w:t>
      </w:r>
      <w:r w:rsidRPr="00C67983">
        <w:rPr>
          <w:rFonts w:cs="Times New Roman"/>
          <w:i/>
          <w:iCs/>
          <w:color w:val="000000"/>
          <w:szCs w:val="24"/>
        </w:rPr>
        <w:t>JISC E-Learning Models Desk Study</w:t>
      </w:r>
      <w:r w:rsidRPr="00C67983">
        <w:rPr>
          <w:rFonts w:cs="Times New Roman"/>
          <w:color w:val="000000"/>
          <w:szCs w:val="24"/>
        </w:rPr>
        <w:t>, (1).</w:t>
      </w:r>
    </w:p>
    <w:p w14:paraId="7330EE77" w14:textId="77777777" w:rsidR="000944E9" w:rsidRDefault="000944E9" w:rsidP="00035BFB">
      <w:pPr>
        <w:widowControl w:val="0"/>
        <w:autoSpaceDE w:val="0"/>
        <w:autoSpaceDN w:val="0"/>
        <w:adjustRightInd w:val="0"/>
        <w:spacing w:line="360" w:lineRule="auto"/>
        <w:rPr>
          <w:rFonts w:cs="Times New Roman"/>
          <w:color w:val="000000"/>
          <w:szCs w:val="24"/>
        </w:rPr>
      </w:pPr>
    </w:p>
    <w:p w14:paraId="5AE727D3" w14:textId="77777777" w:rsid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Olaniran, B. A. (Ed.). (2010). </w:t>
      </w:r>
      <w:r w:rsidRPr="00C67983">
        <w:rPr>
          <w:rFonts w:cs="Times New Roman"/>
          <w:i/>
          <w:iCs/>
          <w:color w:val="000000"/>
          <w:szCs w:val="24"/>
        </w:rPr>
        <w:t>Cases on Successful E-Learning Practices in the Developed and Developing World: Methods for the Global Information Economy</w:t>
      </w:r>
      <w:r w:rsidRPr="00C67983">
        <w:rPr>
          <w:rFonts w:cs="Times New Roman"/>
          <w:color w:val="000000"/>
          <w:szCs w:val="24"/>
        </w:rPr>
        <w:t>. IGI Global. https://doi.org/10.4018/978-1-60566-942-7</w:t>
      </w:r>
    </w:p>
    <w:p w14:paraId="5AD3E019" w14:textId="77777777" w:rsidR="000944E9" w:rsidRPr="00C67983" w:rsidRDefault="000944E9" w:rsidP="00035BFB">
      <w:pPr>
        <w:widowControl w:val="0"/>
        <w:autoSpaceDE w:val="0"/>
        <w:autoSpaceDN w:val="0"/>
        <w:adjustRightInd w:val="0"/>
        <w:spacing w:line="360" w:lineRule="auto"/>
        <w:rPr>
          <w:rFonts w:cs="Times New Roman"/>
          <w:color w:val="000000"/>
          <w:szCs w:val="24"/>
        </w:rPr>
      </w:pPr>
    </w:p>
    <w:p w14:paraId="70EFB8EB"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 xml:space="preserve">Pange, A., &amp; Pange, J. (2011). Is E-learning Based On Learning Theories? A Literature Review. </w:t>
      </w:r>
      <w:r w:rsidRPr="00C67983">
        <w:rPr>
          <w:rFonts w:cs="Times New Roman"/>
          <w:i/>
          <w:iCs/>
          <w:color w:val="000000"/>
          <w:szCs w:val="24"/>
        </w:rPr>
        <w:t>World Academy of Science, Engineering &amp; Technology</w:t>
      </w:r>
      <w:r w:rsidRPr="00C67983">
        <w:rPr>
          <w:rFonts w:cs="Times New Roman"/>
          <w:color w:val="000000"/>
          <w:szCs w:val="24"/>
        </w:rPr>
        <w:t xml:space="preserve">, </w:t>
      </w:r>
      <w:r w:rsidRPr="00C67983">
        <w:rPr>
          <w:rFonts w:cs="Times New Roman"/>
          <w:i/>
          <w:iCs/>
          <w:color w:val="000000"/>
          <w:szCs w:val="24"/>
        </w:rPr>
        <w:t>5</w:t>
      </w:r>
      <w:r w:rsidRPr="00C67983">
        <w:rPr>
          <w:rFonts w:cs="Times New Roman"/>
          <w:color w:val="000000"/>
          <w:szCs w:val="24"/>
        </w:rPr>
        <w:t>(8).</w:t>
      </w:r>
    </w:p>
    <w:p w14:paraId="0658B2D1" w14:textId="77777777" w:rsidR="000944E9" w:rsidRDefault="000944E9" w:rsidP="00035BFB">
      <w:pPr>
        <w:widowControl w:val="0"/>
        <w:autoSpaceDE w:val="0"/>
        <w:autoSpaceDN w:val="0"/>
        <w:adjustRightInd w:val="0"/>
        <w:spacing w:line="360" w:lineRule="auto"/>
        <w:rPr>
          <w:rFonts w:cs="Times New Roman"/>
          <w:color w:val="000000"/>
          <w:szCs w:val="24"/>
        </w:rPr>
      </w:pPr>
    </w:p>
    <w:p w14:paraId="37960575" w14:textId="77777777" w:rsidR="00C67983" w:rsidRPr="00C67983" w:rsidRDefault="00C67983" w:rsidP="00035BFB">
      <w:pPr>
        <w:widowControl w:val="0"/>
        <w:autoSpaceDE w:val="0"/>
        <w:autoSpaceDN w:val="0"/>
        <w:adjustRightInd w:val="0"/>
        <w:spacing w:line="360" w:lineRule="auto"/>
        <w:rPr>
          <w:rFonts w:cs="Times New Roman"/>
          <w:color w:val="000000"/>
          <w:szCs w:val="24"/>
        </w:rPr>
      </w:pPr>
      <w:r w:rsidRPr="00C67983">
        <w:rPr>
          <w:rFonts w:cs="Times New Roman"/>
          <w:color w:val="000000"/>
          <w:szCs w:val="24"/>
        </w:rPr>
        <w:t>Siemens, G. (2014). Connectivism: A Learning Theory for the Digital Age, 8.</w:t>
      </w:r>
    </w:p>
    <w:p w14:paraId="62B78471" w14:textId="77777777" w:rsidR="000944E9" w:rsidRDefault="000944E9" w:rsidP="00035BFB">
      <w:pPr>
        <w:widowControl w:val="0"/>
        <w:autoSpaceDE w:val="0"/>
        <w:autoSpaceDN w:val="0"/>
        <w:adjustRightInd w:val="0"/>
        <w:spacing w:line="360" w:lineRule="auto"/>
        <w:rPr>
          <w:rFonts w:cs="Times New Roman"/>
          <w:color w:val="000000"/>
          <w:szCs w:val="24"/>
        </w:rPr>
      </w:pPr>
    </w:p>
    <w:p w14:paraId="115C3D89" w14:textId="5BEB1545" w:rsidR="00C67983" w:rsidRPr="00C67983" w:rsidRDefault="000944E9" w:rsidP="00035BFB">
      <w:pPr>
        <w:widowControl w:val="0"/>
        <w:autoSpaceDE w:val="0"/>
        <w:autoSpaceDN w:val="0"/>
        <w:adjustRightInd w:val="0"/>
        <w:spacing w:line="360" w:lineRule="auto"/>
        <w:rPr>
          <w:rFonts w:cs="Times New Roman"/>
          <w:color w:val="000000"/>
          <w:szCs w:val="24"/>
        </w:rPr>
      </w:pPr>
      <w:r>
        <w:rPr>
          <w:rFonts w:cs="Times New Roman"/>
          <w:color w:val="000000"/>
          <w:szCs w:val="24"/>
        </w:rPr>
        <w:t>Yeh, Y.</w:t>
      </w:r>
      <w:r w:rsidR="00C67983" w:rsidRPr="00C67983">
        <w:rPr>
          <w:rFonts w:cs="Times New Roman"/>
          <w:color w:val="000000"/>
          <w:szCs w:val="24"/>
        </w:rPr>
        <w:t xml:space="preserve">C. (2009). Integrating e-learning into the Direct-instruction Model to enhance the effectiveness of critical-thinking instruction. </w:t>
      </w:r>
      <w:r w:rsidR="00C67983" w:rsidRPr="00C67983">
        <w:rPr>
          <w:rFonts w:cs="Times New Roman"/>
          <w:i/>
          <w:iCs/>
          <w:color w:val="000000"/>
          <w:szCs w:val="24"/>
        </w:rPr>
        <w:t>Instructional Science</w:t>
      </w:r>
      <w:r w:rsidR="00C67983" w:rsidRPr="00C67983">
        <w:rPr>
          <w:rFonts w:cs="Times New Roman"/>
          <w:color w:val="000000"/>
          <w:szCs w:val="24"/>
        </w:rPr>
        <w:t xml:space="preserve">, </w:t>
      </w:r>
      <w:r w:rsidR="00C67983" w:rsidRPr="00C67983">
        <w:rPr>
          <w:rFonts w:cs="Times New Roman"/>
          <w:i/>
          <w:iCs/>
          <w:color w:val="000000"/>
          <w:szCs w:val="24"/>
        </w:rPr>
        <w:t>37</w:t>
      </w:r>
      <w:r w:rsidR="00C67983" w:rsidRPr="00C67983">
        <w:rPr>
          <w:rFonts w:cs="Times New Roman"/>
          <w:color w:val="000000"/>
          <w:szCs w:val="24"/>
        </w:rPr>
        <w:t>(2), 185–203. Retrieved from http://www.jstor.org/stable/23372788</w:t>
      </w:r>
    </w:p>
    <w:p w14:paraId="7153BAB5" w14:textId="346FC6E7" w:rsidR="006B6439" w:rsidRPr="001D37D5" w:rsidRDefault="00B67ECD" w:rsidP="00035BFB">
      <w:pPr>
        <w:spacing w:line="360" w:lineRule="auto"/>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46" w:name="_Toc391456187"/>
      <w:bookmarkStart w:id="47" w:name="_Toc401327944"/>
      <w:bookmarkEnd w:id="46"/>
      <w:r w:rsidRPr="009F3187">
        <w:lastRenderedPageBreak/>
        <w:t>Bilagor</w:t>
      </w:r>
      <w:bookmarkEnd w:id="47"/>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48" w:name="_Toc391456188"/>
      <w:bookmarkEnd w:id="48"/>
      <w:r w:rsidRPr="00D01DE3">
        <w:rPr>
          <w:rStyle w:val="Starkbetoning"/>
          <w:color w:val="00000A"/>
        </w:rPr>
        <w:lastRenderedPageBreak/>
        <w:t xml:space="preserve">Inledning </w:t>
      </w:r>
    </w:p>
    <w:p w14:paraId="67754155" w14:textId="2E56FB4F" w:rsidR="001E5D4E" w:rsidRDefault="00F16CB6" w:rsidP="004E58AD">
      <w:pPr>
        <w:rPr>
          <w:ins w:id="49" w:author="Jason Serviss" w:date="2018-10-18T18:42:00Z"/>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50"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51"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52"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53"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54"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55" w:author="Jason Serviss" w:date="2018-09-02T10:37:00Z"/>
          <w:rFonts w:cs="Times New Roman"/>
          <w:b/>
          <w:iCs/>
        </w:rPr>
      </w:pPr>
    </w:p>
    <w:p w14:paraId="17111BE6" w14:textId="2B2D1BFE" w:rsidR="00DD12F3" w:rsidRPr="00304D18" w:rsidRDefault="00F16CB6" w:rsidP="00DD12F3">
      <w:pPr>
        <w:rPr>
          <w:ins w:id="56"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57"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58" w:author="Jason Serviss" w:date="2018-09-02T10:37:00Z"/>
          <w:rFonts w:cs="Times New Roman"/>
          <w:b/>
          <w:iCs/>
        </w:rPr>
      </w:pPr>
    </w:p>
    <w:p w14:paraId="63D46551" w14:textId="027FFB2A" w:rsidR="00DD12F3" w:rsidRPr="00304D18" w:rsidRDefault="00F16CB6" w:rsidP="00DD12F3">
      <w:pPr>
        <w:rPr>
          <w:ins w:id="59"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539DA7D9" w14:textId="6A1E5B52" w:rsidR="00FE034F"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0" w:name="_Toc391456189"/>
      <w:bookmarkEnd w:id="60"/>
    </w:p>
    <w:p w14:paraId="61143BA1" w14:textId="77777777" w:rsidR="003A56C6" w:rsidRDefault="003A56C6" w:rsidP="003A56C6">
      <w:pPr>
        <w:jc w:val="both"/>
        <w:rPr>
          <w:rFonts w:ascii="Verdana" w:hAnsi="Verdana"/>
          <w:sz w:val="16"/>
          <w:szCs w:val="16"/>
        </w:rPr>
      </w:pPr>
    </w:p>
    <w:p w14:paraId="1283CEB4" w14:textId="77777777" w:rsidR="003A56C6" w:rsidRPr="003A56C6" w:rsidRDefault="003A56C6" w:rsidP="003A56C6">
      <w:pPr>
        <w:jc w:val="both"/>
        <w:rPr>
          <w:rFonts w:ascii="Verdana" w:hAnsi="Verdana"/>
          <w:sz w:val="16"/>
          <w:szCs w:val="16"/>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61" w:author="Jason Serviss" w:date="2018-09-02T10:46:00Z"/>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Olivia Imner" w:date="2018-10-21T07:38:00Z" w:initials="OI">
    <w:p w14:paraId="5866C8A6" w14:textId="097FD15F" w:rsidR="005F2B94" w:rsidRDefault="005F2B94">
      <w:pPr>
        <w:pStyle w:val="Kommentarer"/>
      </w:pPr>
      <w:r>
        <w:rPr>
          <w:rStyle w:val="Kommentarsreferens"/>
        </w:rPr>
        <w:annotationRef/>
      </w:r>
      <w:r>
        <w:t xml:space="preserve">Change. A bit </w:t>
      </w:r>
      <w:proofErr w:type="spellStart"/>
      <w:r>
        <w:t>too</w:t>
      </w:r>
      <w:proofErr w:type="spellEnd"/>
      <w:r>
        <w:t xml:space="preserve"> </w:t>
      </w:r>
      <w:proofErr w:type="spellStart"/>
      <w:r>
        <w:t>specific</w:t>
      </w:r>
      <w:proofErr w:type="spellEnd"/>
      <w:r>
        <w:t xml:space="preserve"> and </w:t>
      </w:r>
      <w:proofErr w:type="spellStart"/>
      <w:r>
        <w:t>only</w:t>
      </w:r>
      <w:proofErr w:type="spellEnd"/>
      <w:r>
        <w:t xml:space="preserve"> </w:t>
      </w:r>
      <w:proofErr w:type="spellStart"/>
      <w:r>
        <w:t>highlights</w:t>
      </w:r>
      <w:proofErr w:type="spellEnd"/>
      <w:r>
        <w:t xml:space="preserve"> the positive </w:t>
      </w:r>
      <w:proofErr w:type="spellStart"/>
      <w:r>
        <w:t>side</w:t>
      </w:r>
      <w:proofErr w:type="spellEnd"/>
      <w:r>
        <w:t xml:space="preserve"> </w:t>
      </w:r>
      <w:proofErr w:type="spellStart"/>
      <w:r>
        <w:t>of</w:t>
      </w:r>
      <w:proofErr w:type="spellEnd"/>
      <w:r>
        <w:t xml:space="preserve"> the </w:t>
      </w:r>
      <w:proofErr w:type="spellStart"/>
      <w:r>
        <w:t>results</w:t>
      </w:r>
      <w:proofErr w:type="spellEnd"/>
      <w:r>
        <w:t xml:space="preserve">. </w:t>
      </w:r>
      <w:proofErr w:type="spellStart"/>
      <w:r>
        <w:t>Fixed</w:t>
      </w:r>
      <w:proofErr w:type="spellEnd"/>
    </w:p>
    <w:p w14:paraId="2732F31E" w14:textId="77777777" w:rsidR="005F2B94" w:rsidRDefault="005F2B94">
      <w:pPr>
        <w:pStyle w:val="Kommentarer"/>
      </w:pPr>
    </w:p>
    <w:p w14:paraId="68A59CE4" w14:textId="100B6E2E" w:rsidR="005F2B94" w:rsidRDefault="005F2B94">
      <w:pPr>
        <w:pStyle w:val="Kommentarer"/>
      </w:pPr>
      <w:r>
        <w:t xml:space="preserve">The statment is right </w:t>
      </w:r>
      <w:proofErr w:type="spellStart"/>
      <w:r>
        <w:t>here</w:t>
      </w:r>
      <w:proofErr w:type="spellEnd"/>
      <w:r>
        <w:t xml:space="preserve"> </w:t>
      </w:r>
      <w:proofErr w:type="spellStart"/>
      <w:r>
        <w:t>but</w:t>
      </w:r>
      <w:proofErr w:type="spellEnd"/>
      <w:r>
        <w:t xml:space="preserve"> it </w:t>
      </w:r>
      <w:proofErr w:type="spellStart"/>
      <w:r>
        <w:t>needs</w:t>
      </w:r>
      <w:proofErr w:type="spellEnd"/>
      <w:r>
        <w:t xml:space="preserve"> </w:t>
      </w:r>
      <w:proofErr w:type="spellStart"/>
      <w:r>
        <w:t>improvment</w:t>
      </w:r>
      <w:proofErr w:type="gramStart"/>
      <w:r>
        <w:t>.Fixed</w:t>
      </w:r>
      <w:proofErr w:type="spellEnd"/>
      <w:proofErr w:type="gramEnd"/>
      <w:r>
        <w:t xml:space="preserve"> </w:t>
      </w:r>
    </w:p>
  </w:comment>
  <w:comment w:id="33" w:author="Olivia Imner" w:date="2018-10-20T16:09:00Z" w:initials="OI">
    <w:p w14:paraId="77CF394E" w14:textId="61651B28" w:rsidR="005F2B94" w:rsidRDefault="005F2B94">
      <w:pPr>
        <w:pStyle w:val="Kommentarer"/>
      </w:pPr>
      <w:r>
        <w:rPr>
          <w:rStyle w:val="Kommentarsreferens"/>
        </w:rPr>
        <w:annotationRef/>
      </w:r>
      <w:proofErr w:type="spellStart"/>
      <w:r>
        <w:t>This</w:t>
      </w:r>
      <w:proofErr w:type="spellEnd"/>
      <w:r>
        <w:t xml:space="preserve"> no </w:t>
      </w:r>
      <w:proofErr w:type="spellStart"/>
      <w:r>
        <w:t>longer</w:t>
      </w:r>
      <w:proofErr w:type="spellEnd"/>
      <w:r>
        <w:t xml:space="preserve"> </w:t>
      </w:r>
      <w:proofErr w:type="spellStart"/>
      <w:r>
        <w:t>reflects</w:t>
      </w:r>
      <w:proofErr w:type="spellEnd"/>
      <w:r>
        <w:t xml:space="preserve"> the </w:t>
      </w:r>
      <w:proofErr w:type="spellStart"/>
      <w:r>
        <w:t>conclusions</w:t>
      </w:r>
      <w:proofErr w:type="spellEnd"/>
      <w:r>
        <w:t xml:space="preserve"> </w:t>
      </w:r>
      <w:proofErr w:type="spellStart"/>
      <w:r>
        <w:t>drawn</w:t>
      </w:r>
      <w:proofErr w:type="spellEnd"/>
      <w:r>
        <w:t xml:space="preserve"> and </w:t>
      </w:r>
      <w:proofErr w:type="spellStart"/>
      <w:r>
        <w:t>results</w:t>
      </w:r>
      <w:proofErr w:type="spellEnd"/>
      <w:r>
        <w:t xml:space="preserve"> </w:t>
      </w:r>
      <w:proofErr w:type="spellStart"/>
      <w:r>
        <w:t>presented</w:t>
      </w:r>
      <w:proofErr w:type="spellEnd"/>
      <w:r>
        <w:t xml:space="preserve"> in the </w:t>
      </w:r>
      <w:proofErr w:type="spellStart"/>
      <w:r>
        <w:t>next</w:t>
      </w:r>
      <w:proofErr w:type="spellEnd"/>
      <w:r>
        <w:t xml:space="preserve"> </w:t>
      </w:r>
      <w:proofErr w:type="spellStart"/>
      <w:r>
        <w:t>section</w:t>
      </w:r>
      <w:proofErr w:type="spellEnd"/>
      <w:r>
        <w:t xml:space="preserve">. </w:t>
      </w:r>
      <w:proofErr w:type="spellStart"/>
      <w:r>
        <w:t>Fixed</w:t>
      </w:r>
      <w:proofErr w:type="spellEnd"/>
    </w:p>
  </w:comment>
  <w:comment w:id="40" w:author="Olivia Imner" w:date="2018-10-21T07:38:00Z" w:initials="OI">
    <w:p w14:paraId="624AF7E6" w14:textId="2DD52E86" w:rsidR="005F2B94" w:rsidRDefault="005F2B94">
      <w:pPr>
        <w:pStyle w:val="Kommentarer"/>
      </w:pPr>
      <w:r>
        <w:rPr>
          <w:rStyle w:val="Kommentarsreferens"/>
        </w:rPr>
        <w:annotationRef/>
      </w:r>
      <w:proofErr w:type="spellStart"/>
      <w:r>
        <w:t>This</w:t>
      </w:r>
      <w:proofErr w:type="spellEnd"/>
      <w:r>
        <w:t xml:space="preserve"> is not </w:t>
      </w:r>
      <w:proofErr w:type="spellStart"/>
      <w:r>
        <w:t>really</w:t>
      </w:r>
      <w:proofErr w:type="spellEnd"/>
      <w:r>
        <w:t xml:space="preserve"> </w:t>
      </w:r>
      <w:proofErr w:type="spellStart"/>
      <w:r>
        <w:t>correct</w:t>
      </w:r>
      <w:proofErr w:type="spellEnd"/>
      <w:r>
        <w:t xml:space="preserve">. </w:t>
      </w:r>
      <w:proofErr w:type="spellStart"/>
      <w:r>
        <w:t>We</w:t>
      </w:r>
      <w:proofErr w:type="spellEnd"/>
      <w:r>
        <w:t xml:space="preserve"> </w:t>
      </w:r>
      <w:proofErr w:type="spellStart"/>
      <w:r>
        <w:t>don’t</w:t>
      </w:r>
      <w:proofErr w:type="spellEnd"/>
      <w:r>
        <w:t xml:space="preserve"> </w:t>
      </w:r>
      <w:proofErr w:type="spellStart"/>
      <w:r>
        <w:t>really</w:t>
      </w:r>
      <w:proofErr w:type="spellEnd"/>
      <w:r>
        <w:t xml:space="preserve"> </w:t>
      </w:r>
      <w:proofErr w:type="spellStart"/>
      <w:r>
        <w:t>compare</w:t>
      </w:r>
      <w:proofErr w:type="spellEnd"/>
      <w:r>
        <w:t xml:space="preserve"> Grade </w:t>
      </w:r>
      <w:proofErr w:type="spellStart"/>
      <w:r>
        <w:t>with</w:t>
      </w:r>
      <w:proofErr w:type="spellEnd"/>
      <w:r>
        <w:t xml:space="preserve"> </w:t>
      </w:r>
      <w:proofErr w:type="spellStart"/>
      <w:r>
        <w:t>model</w:t>
      </w:r>
      <w:proofErr w:type="spellEnd"/>
      <w:r>
        <w:t xml:space="preserve"> vs Grade </w:t>
      </w:r>
      <w:proofErr w:type="spellStart"/>
      <w:r>
        <w:t>without</w:t>
      </w:r>
      <w:proofErr w:type="spellEnd"/>
      <w:r>
        <w:t xml:space="preserve"> </w:t>
      </w:r>
      <w:proofErr w:type="spellStart"/>
      <w:r>
        <w:t>model</w:t>
      </w:r>
      <w:proofErr w:type="spellEnd"/>
      <w:r>
        <w:t xml:space="preserve">. </w:t>
      </w:r>
      <w:proofErr w:type="spellStart"/>
      <w:r>
        <w:t>Fixed</w:t>
      </w:r>
      <w:proofErr w:type="spellEnd"/>
      <w:r>
        <w:t xml:space="preserve"> </w:t>
      </w:r>
    </w:p>
    <w:p w14:paraId="562C86D1" w14:textId="77777777" w:rsidR="005F2B94" w:rsidRDefault="005F2B94">
      <w:pPr>
        <w:pStyle w:val="Kommentarer"/>
      </w:pPr>
    </w:p>
    <w:p w14:paraId="053CD50C" w14:textId="72A07091" w:rsidR="005F2B94" w:rsidRDefault="005F2B94">
      <w:pPr>
        <w:pStyle w:val="Kommentarer"/>
      </w:pPr>
      <w:r>
        <w:t xml:space="preserve">Not </w:t>
      </w:r>
      <w:proofErr w:type="spellStart"/>
      <w:r>
        <w:t>fixed</w:t>
      </w:r>
      <w:proofErr w:type="spellEnd"/>
      <w:r>
        <w:t xml:space="preserve">. </w:t>
      </w:r>
      <w:proofErr w:type="spellStart"/>
      <w:r>
        <w:t>Changed</w:t>
      </w:r>
      <w:proofErr w:type="spellEnd"/>
      <w:r>
        <w:t xml:space="preserve">. </w:t>
      </w:r>
    </w:p>
  </w:comment>
  <w:comment w:id="41" w:author="Olivia Imner" w:date="2018-10-20T17:02:00Z" w:initials="OI">
    <w:p w14:paraId="09492CA8" w14:textId="77777777" w:rsidR="005F2B94" w:rsidRDefault="005F2B94">
      <w:pPr>
        <w:pStyle w:val="Kommentarer"/>
      </w:pPr>
      <w:r>
        <w:rPr>
          <w:rStyle w:val="Kommentarsreferens"/>
        </w:rPr>
        <w:annotationRef/>
      </w:r>
      <w:r>
        <w:t xml:space="preserve">No </w:t>
      </w:r>
      <w:proofErr w:type="spellStart"/>
      <w:r>
        <w:t>really</w:t>
      </w:r>
      <w:proofErr w:type="spellEnd"/>
      <w:r>
        <w:t xml:space="preserve">. </w:t>
      </w:r>
      <w:proofErr w:type="gramStart"/>
      <w:r>
        <w:t>If  the</w:t>
      </w:r>
      <w:proofErr w:type="gramEnd"/>
      <w:r>
        <w:t xml:space="preserve"> </w:t>
      </w:r>
      <w:proofErr w:type="spellStart"/>
      <w:r>
        <w:t>goal</w:t>
      </w:r>
      <w:proofErr w:type="spellEnd"/>
      <w:r>
        <w:t xml:space="preserve"> </w:t>
      </w:r>
      <w:proofErr w:type="spellStart"/>
      <w:r>
        <w:t>of</w:t>
      </w:r>
      <w:proofErr w:type="spellEnd"/>
      <w:r>
        <w:t xml:space="preserve"> the </w:t>
      </w:r>
      <w:proofErr w:type="spellStart"/>
      <w:r>
        <w:t>analysis</w:t>
      </w:r>
      <w:proofErr w:type="spellEnd"/>
      <w:r>
        <w:t xml:space="preserve"> is </w:t>
      </w:r>
      <w:proofErr w:type="spellStart"/>
      <w:r>
        <w:t>to</w:t>
      </w:r>
      <w:proofErr w:type="spellEnd"/>
      <w:r>
        <w:t xml:space="preserve"> </w:t>
      </w:r>
      <w:proofErr w:type="spellStart"/>
      <w:r>
        <w:t>identify</w:t>
      </w:r>
      <w:proofErr w:type="spellEnd"/>
      <w:r>
        <w:t xml:space="preserve"> a </w:t>
      </w:r>
      <w:proofErr w:type="spellStart"/>
      <w:r>
        <w:t>model</w:t>
      </w:r>
      <w:proofErr w:type="spellEnd"/>
      <w:r>
        <w:t xml:space="preserve"> </w:t>
      </w:r>
      <w:proofErr w:type="spellStart"/>
      <w:r>
        <w:t>that</w:t>
      </w:r>
      <w:proofErr w:type="spellEnd"/>
      <w:r>
        <w:t xml:space="preserve"> </w:t>
      </w:r>
      <w:proofErr w:type="spellStart"/>
      <w:r>
        <w:t>would</w:t>
      </w:r>
      <w:proofErr w:type="spellEnd"/>
      <w:r>
        <w:t xml:space="preserve"> fit </w:t>
      </w:r>
      <w:proofErr w:type="spellStart"/>
      <w:r>
        <w:t>well</w:t>
      </w:r>
      <w:proofErr w:type="spellEnd"/>
      <w:r>
        <w:t xml:space="preserve"> </w:t>
      </w:r>
      <w:proofErr w:type="spellStart"/>
      <w:r>
        <w:t>with</w:t>
      </w:r>
      <w:proofErr w:type="spellEnd"/>
      <w:r>
        <w:t xml:space="preserve"> Grade, the same research plan </w:t>
      </w:r>
      <w:proofErr w:type="spellStart"/>
      <w:r>
        <w:t>should</w:t>
      </w:r>
      <w:proofErr w:type="spellEnd"/>
      <w:r>
        <w:t xml:space="preserve"> be </w:t>
      </w:r>
      <w:proofErr w:type="spellStart"/>
      <w:r>
        <w:t>used</w:t>
      </w:r>
      <w:proofErr w:type="spellEnd"/>
      <w:r>
        <w:t xml:space="preserve"> as </w:t>
      </w:r>
      <w:proofErr w:type="spellStart"/>
      <w:r>
        <w:t>we</w:t>
      </w:r>
      <w:proofErr w:type="spellEnd"/>
      <w:r>
        <w:t xml:space="preserve"> </w:t>
      </w:r>
      <w:proofErr w:type="spellStart"/>
      <w:r>
        <w:t>already</w:t>
      </w:r>
      <w:proofErr w:type="spellEnd"/>
      <w:r>
        <w:t xml:space="preserve"> </w:t>
      </w:r>
      <w:proofErr w:type="spellStart"/>
      <w:r>
        <w:t>used</w:t>
      </w:r>
      <w:proofErr w:type="spellEnd"/>
      <w:r>
        <w:t xml:space="preserve">, i.e. </w:t>
      </w:r>
      <w:proofErr w:type="spellStart"/>
      <w:r>
        <w:t>judge</w:t>
      </w:r>
      <w:proofErr w:type="spellEnd"/>
      <w:r>
        <w:t xml:space="preserve"> </w:t>
      </w:r>
      <w:proofErr w:type="spellStart"/>
      <w:r>
        <w:t>these</w:t>
      </w:r>
      <w:proofErr w:type="spellEnd"/>
      <w:r>
        <w:t xml:space="preserve"> </w:t>
      </w:r>
      <w:proofErr w:type="spellStart"/>
      <w:r>
        <w:t>additional</w:t>
      </w:r>
      <w:proofErr w:type="spellEnd"/>
      <w:r>
        <w:t xml:space="preserve"> </w:t>
      </w:r>
      <w:proofErr w:type="spellStart"/>
      <w:r>
        <w:t>model</w:t>
      </w:r>
      <w:proofErr w:type="spellEnd"/>
      <w:r>
        <w:t xml:space="preserve"> via </w:t>
      </w:r>
      <w:proofErr w:type="spellStart"/>
      <w:r>
        <w:t>interview</w:t>
      </w:r>
      <w:proofErr w:type="spellEnd"/>
      <w:r>
        <w:t xml:space="preserve"> not </w:t>
      </w:r>
      <w:proofErr w:type="spellStart"/>
      <w:r>
        <w:t>comparing</w:t>
      </w:r>
      <w:proofErr w:type="spellEnd"/>
      <w:r>
        <w:t xml:space="preserve"> Grades </w:t>
      </w:r>
      <w:proofErr w:type="spellStart"/>
      <w:r>
        <w:t>courses</w:t>
      </w:r>
      <w:proofErr w:type="spellEnd"/>
      <w:r>
        <w:t xml:space="preserve">. </w:t>
      </w:r>
      <w:proofErr w:type="spellStart"/>
      <w:r>
        <w:t>Fixed</w:t>
      </w:r>
      <w:proofErr w:type="spellEnd"/>
    </w:p>
    <w:p w14:paraId="5742DFA7" w14:textId="77777777" w:rsidR="005F2B94" w:rsidRDefault="005F2B94">
      <w:pPr>
        <w:pStyle w:val="Kommentarer"/>
      </w:pPr>
    </w:p>
    <w:p w14:paraId="58C133C1" w14:textId="2CD873F3" w:rsidR="005F2B94" w:rsidRDefault="005F2B94">
      <w:pPr>
        <w:pStyle w:val="Kommentarer"/>
      </w:pPr>
      <w:r>
        <w:t xml:space="preserve">Not </w:t>
      </w:r>
      <w:proofErr w:type="spellStart"/>
      <w:r>
        <w:t>fixed</w:t>
      </w:r>
      <w:proofErr w:type="spellEnd"/>
      <w:r>
        <w:t xml:space="preserve">. </w:t>
      </w:r>
      <w:proofErr w:type="spellStart"/>
      <w:r>
        <w:t>Fixed</w:t>
      </w:r>
      <w:proofErr w:type="spellEnd"/>
      <w:r>
        <w:t xml:space="preserv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5F2B94" w:rsidRDefault="005F2B94">
      <w:r>
        <w:separator/>
      </w:r>
    </w:p>
  </w:endnote>
  <w:endnote w:type="continuationSeparator" w:id="0">
    <w:p w14:paraId="4F768654" w14:textId="77777777" w:rsidR="005F2B94" w:rsidRDefault="005F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5F2B94" w:rsidRDefault="005F2B9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5F2B94" w:rsidRDefault="005F2B9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5F2B94" w:rsidRDefault="005F2B94">
        <w:pPr>
          <w:pStyle w:val="Footer1"/>
          <w:jc w:val="center"/>
        </w:pPr>
        <w:r>
          <w:fldChar w:fldCharType="begin"/>
        </w:r>
        <w:r>
          <w:instrText>PAGE</w:instrText>
        </w:r>
        <w:r>
          <w:fldChar w:fldCharType="separate"/>
        </w:r>
        <w:r w:rsidR="008E73AE">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5F2B94" w:rsidRDefault="005F2B94">
        <w:pPr>
          <w:pStyle w:val="Footer1"/>
          <w:jc w:val="center"/>
        </w:pPr>
        <w:r>
          <w:fldChar w:fldCharType="begin"/>
        </w:r>
        <w:r>
          <w:instrText>PAGE</w:instrText>
        </w:r>
        <w:r>
          <w:fldChar w:fldCharType="separate"/>
        </w:r>
        <w:r w:rsidR="008E73A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5F2B94" w:rsidRDefault="005F2B94">
      <w:r>
        <w:separator/>
      </w:r>
    </w:p>
  </w:footnote>
  <w:footnote w:type="continuationSeparator" w:id="0">
    <w:p w14:paraId="71DB8F98" w14:textId="77777777" w:rsidR="005F2B94" w:rsidRDefault="005F2B94">
      <w:r>
        <w:continuationSeparator/>
      </w:r>
    </w:p>
  </w:footnote>
  <w:footnote w:id="1">
    <w:p w14:paraId="5824ECF3" w14:textId="4B98B15A" w:rsidR="005F2B94" w:rsidRPr="003A56C6" w:rsidRDefault="005F2B94"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I intervjun förklarades det vad användargrupp är och att det motsvarar Grades förklaring av målgrupp.</w:t>
      </w:r>
    </w:p>
  </w:footnote>
  <w:footnote w:id="2">
    <w:p w14:paraId="1BA30943" w14:textId="09D063F6" w:rsidR="005F2B94" w:rsidRPr="003A56C6" w:rsidRDefault="005F2B94"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Frågan förklarades igen med: Att studenten kan konkretisera det dem lärt sig i kursen.</w:t>
      </w:r>
    </w:p>
  </w:footnote>
  <w:footnote w:id="3">
    <w:p w14:paraId="58A700CB" w14:textId="23707962" w:rsidR="005F2B94" w:rsidRPr="003A56C6" w:rsidRDefault="005F2B94"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under intervjun av ”aktivera sinnena” med: att studenten får möjlighet att arbete själv. </w:t>
      </w:r>
    </w:p>
  </w:footnote>
  <w:footnote w:id="4">
    <w:p w14:paraId="19D64118" w14:textId="3CC49460" w:rsidR="005F2B94" w:rsidRPr="003A56C6" w:rsidRDefault="005F2B94"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Ordförklaring av ”gestalta” under intervjun: att det framställa och inlärda materialet ska fastna hos studenten.</w:t>
      </w:r>
    </w:p>
  </w:footnote>
  <w:footnote w:id="5">
    <w:p w14:paraId="4B8BE4EC" w14:textId="45E020D9" w:rsidR="005F2B94" w:rsidRPr="003A56C6" w:rsidRDefault="005F2B94" w:rsidP="00CF61C4">
      <w:pPr>
        <w:pStyle w:val="Fotnotstext"/>
        <w:jc w:val="both"/>
        <w:rPr>
          <w:sz w:val="14"/>
          <w:szCs w:val="14"/>
        </w:rPr>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78B3807B" w:rsidR="005F2B94" w:rsidRDefault="005F2B94" w:rsidP="00CF61C4">
      <w:pPr>
        <w:pStyle w:val="Fotnotstext"/>
        <w:jc w:val="both"/>
      </w:pPr>
      <w:r w:rsidRPr="003A56C6">
        <w:rPr>
          <w:rStyle w:val="Fotnotsreferens"/>
          <w:sz w:val="14"/>
          <w:szCs w:val="14"/>
        </w:rPr>
        <w:footnoteRef/>
      </w:r>
      <w:r w:rsidRPr="003A56C6">
        <w:rPr>
          <w:rStyle w:val="Fotnotsreferens"/>
          <w:sz w:val="14"/>
          <w:szCs w:val="14"/>
        </w:rPr>
        <w:tab/>
      </w:r>
      <w:r w:rsidRPr="003A56C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125BE"/>
    <w:rsid w:val="00213CE1"/>
    <w:rsid w:val="00213FB2"/>
    <w:rsid w:val="00214F7B"/>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1416"/>
    <w:rsid w:val="005E268B"/>
    <w:rsid w:val="005E3C6F"/>
    <w:rsid w:val="005E7AB1"/>
    <w:rsid w:val="005F02AD"/>
    <w:rsid w:val="005F2B94"/>
    <w:rsid w:val="005F4614"/>
    <w:rsid w:val="005F76A4"/>
    <w:rsid w:val="006003A4"/>
    <w:rsid w:val="006072FF"/>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13E2"/>
    <w:rsid w:val="00790CF0"/>
    <w:rsid w:val="00791D4B"/>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57EE"/>
    <w:rsid w:val="008A6219"/>
    <w:rsid w:val="008A67A7"/>
    <w:rsid w:val="008A6C94"/>
    <w:rsid w:val="008B04F7"/>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7D89"/>
    <w:rsid w:val="00A2390B"/>
    <w:rsid w:val="00A31199"/>
    <w:rsid w:val="00A44A23"/>
    <w:rsid w:val="00A46B98"/>
    <w:rsid w:val="00A53F62"/>
    <w:rsid w:val="00A54A9F"/>
    <w:rsid w:val="00A62911"/>
    <w:rsid w:val="00A63576"/>
    <w:rsid w:val="00A63C4E"/>
    <w:rsid w:val="00A65FFF"/>
    <w:rsid w:val="00A66750"/>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5132"/>
    <w:rsid w:val="00BE2E0E"/>
    <w:rsid w:val="00BE4185"/>
    <w:rsid w:val="00BF2EDC"/>
    <w:rsid w:val="00C00002"/>
    <w:rsid w:val="00C05B0F"/>
    <w:rsid w:val="00C153C6"/>
    <w:rsid w:val="00C240AD"/>
    <w:rsid w:val="00C27B26"/>
    <w:rsid w:val="00C27CAF"/>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69D0"/>
    <w:rsid w:val="00C9446B"/>
    <w:rsid w:val="00C944C6"/>
    <w:rsid w:val="00C976EE"/>
    <w:rsid w:val="00CA160B"/>
    <w:rsid w:val="00CA1731"/>
    <w:rsid w:val="00CA2D4A"/>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75C4C"/>
    <w:rsid w:val="00E8369E"/>
    <w:rsid w:val="00E8385A"/>
    <w:rsid w:val="00E83E99"/>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1711B"/>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19CFB37-43F5-5848-BDAD-C7F83842E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23</Pages>
  <Words>11502</Words>
  <Characters>60965</Characters>
  <Application>Microsoft Macintosh Word</Application>
  <DocSecurity>0</DocSecurity>
  <Lines>508</Lines>
  <Paragraphs>144</Paragraphs>
  <ScaleCrop>false</ScaleCrop>
  <Company>Stockholms universitetsbibliotek</Company>
  <LinksUpToDate>false</LinksUpToDate>
  <CharactersWithSpaces>72323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24</cp:revision>
  <cp:lastPrinted>2018-10-18T17:49:00Z</cp:lastPrinted>
  <dcterms:created xsi:type="dcterms:W3CDTF">2018-10-18T17:49:00Z</dcterms:created>
  <dcterms:modified xsi:type="dcterms:W3CDTF">2018-10-21T05:54:00Z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