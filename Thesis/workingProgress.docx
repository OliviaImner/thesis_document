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9C0163" w:rsidRDefault="009C0163">
                            <w:pPr>
                              <w:pStyle w:val="Frontpagetext"/>
                              <w:rPr>
                                <w:sz w:val="28"/>
                                <w:szCs w:val="28"/>
                              </w:rPr>
                            </w:pPr>
                            <w:r>
                              <w:rPr>
                                <w:sz w:val="28"/>
                                <w:szCs w:val="28"/>
                              </w:rPr>
                              <w:t xml:space="preserve">Institutionen för data- </w:t>
                            </w:r>
                            <w:r>
                              <w:rPr>
                                <w:sz w:val="28"/>
                                <w:szCs w:val="28"/>
                              </w:rPr>
                              <w:br/>
                              <w:t>och systemvetenskap</w:t>
                            </w:r>
                          </w:p>
                          <w:p w14:paraId="0DD0DA7D" w14:textId="77777777" w:rsidR="009C0163" w:rsidRDefault="009C0163">
                            <w:pPr>
                              <w:pStyle w:val="TextBox"/>
                            </w:pPr>
                            <w:r>
                              <w:t xml:space="preserve">Examensarbete 15 </w:t>
                            </w:r>
                            <w:proofErr w:type="spellStart"/>
                            <w:r>
                              <w:t>hp</w:t>
                            </w:r>
                            <w:proofErr w:type="spellEnd"/>
                          </w:p>
                          <w:p w14:paraId="205AAAC7" w14:textId="77777777" w:rsidR="009C0163" w:rsidRDefault="009C0163">
                            <w:pPr>
                              <w:pStyle w:val="TextBox"/>
                            </w:pPr>
                            <w:r>
                              <w:t>Data- och systemvetenskap</w:t>
                            </w:r>
                          </w:p>
                          <w:p w14:paraId="51566511" w14:textId="77777777" w:rsidR="009C0163" w:rsidRDefault="009C0163">
                            <w:pPr>
                              <w:pStyle w:val="Textruta"/>
                            </w:pPr>
                            <w:r>
                              <w:t xml:space="preserve">Kurs- eller utbildningsprogram (180 </w:t>
                            </w:r>
                            <w:proofErr w:type="spellStart"/>
                            <w:r>
                              <w:t>hp</w:t>
                            </w:r>
                            <w:proofErr w:type="spellEnd"/>
                            <w:r>
                              <w:t xml:space="preserve">) </w:t>
                            </w:r>
                          </w:p>
                          <w:p w14:paraId="7A700FAB" w14:textId="77777777" w:rsidR="009C0163" w:rsidRDefault="009C0163">
                            <w:pPr>
                              <w:pStyle w:val="Textruta"/>
                            </w:pPr>
                            <w:r>
                              <w:t>Höst-/Vårterminen 2018</w:t>
                            </w:r>
                          </w:p>
                          <w:p w14:paraId="381612CD" w14:textId="77777777" w:rsidR="009C0163" w:rsidRDefault="009C0163">
                            <w:pPr>
                              <w:pStyle w:val="Textruta"/>
                            </w:pPr>
                            <w:r>
                              <w:t>Handledare: Robert Ramberg</w:t>
                            </w:r>
                          </w:p>
                          <w:p w14:paraId="41DC09BB" w14:textId="77777777" w:rsidR="009C0163" w:rsidRDefault="009C0163">
                            <w:pPr>
                              <w:pStyle w:val="Textruta"/>
                            </w:pPr>
                            <w:r>
                              <w:t>Granskare: Förnamn Efternamn</w:t>
                            </w:r>
                          </w:p>
                          <w:p w14:paraId="316E1ACF" w14:textId="77777777" w:rsidR="009C0163" w:rsidRDefault="009C0163">
                            <w:pPr>
                              <w:pStyle w:val="Textruta"/>
                              <w:rPr>
                                <w:lang w:val="en-US"/>
                              </w:rPr>
                            </w:pPr>
                            <w:r>
                              <w:rPr>
                                <w:lang w:val="en-US"/>
                              </w:rPr>
                              <w:t>English title: Evaluation of pedagogical models as a platform for the refinement of courses at the e-learning company Grade</w:t>
                            </w:r>
                          </w:p>
                          <w:p w14:paraId="680742CD" w14:textId="77777777" w:rsidR="009C0163" w:rsidRDefault="009C0163">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ody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odyText"/>
      </w:pPr>
      <w:r>
        <w:t>Skrivs i relevansordning.</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ody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Caption"/>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ody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odyText"/>
        <w:rPr>
          <w:rFonts w:ascii="Verdana" w:hAnsi="Verdana"/>
          <w:sz w:val="24"/>
        </w:rPr>
      </w:pPr>
    </w:p>
    <w:p w14:paraId="578602D1" w14:textId="77777777" w:rsidR="00D45847" w:rsidRDefault="00850895">
      <w:pPr>
        <w:pStyle w:val="BodyText"/>
        <w:rPr>
          <w:rFonts w:ascii="Verdana" w:hAnsi="Verdana"/>
          <w:sz w:val="28"/>
          <w:szCs w:val="28"/>
        </w:rPr>
      </w:pPr>
      <w:r>
        <w:rPr>
          <w:rFonts w:ascii="Verdana" w:hAnsi="Verdana"/>
          <w:sz w:val="24"/>
        </w:rPr>
        <w:t>Bakgrund</w:t>
      </w:r>
    </w:p>
    <w:p w14:paraId="4B26FC9E" w14:textId="77777777" w:rsidR="00D45847" w:rsidRDefault="00D45847">
      <w:pPr>
        <w:pStyle w:val="BodyText"/>
      </w:pPr>
    </w:p>
    <w:p w14:paraId="31B61A6F" w14:textId="77777777" w:rsidR="00D45847" w:rsidRDefault="00850895">
      <w:pPr>
        <w:pStyle w:val="Body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odyText"/>
        <w:rPr>
          <w:rFonts w:ascii="Verdana" w:hAnsi="Verdana"/>
          <w:sz w:val="24"/>
        </w:rPr>
      </w:pPr>
    </w:p>
    <w:p w14:paraId="01A85743" w14:textId="77777777" w:rsidR="00D45847" w:rsidRDefault="00850895">
      <w:pPr>
        <w:pStyle w:val="Body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odyText"/>
      </w:pPr>
    </w:p>
    <w:p w14:paraId="38B59388" w14:textId="77777777" w:rsidR="00D45847" w:rsidRDefault="00850895">
      <w:pPr>
        <w:pStyle w:val="Body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odyText"/>
      </w:pPr>
    </w:p>
    <w:p w14:paraId="49A2EB2C" w14:textId="77777777" w:rsidR="00D45847" w:rsidRDefault="00850895">
      <w:pPr>
        <w:pStyle w:val="Body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odyText"/>
      </w:pPr>
    </w:p>
    <w:p w14:paraId="63C5BBA0" w14:textId="77777777" w:rsidR="00D45847" w:rsidRDefault="00850895">
      <w:pPr>
        <w:pStyle w:val="Body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ody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Caption"/>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odyText"/>
      </w:pPr>
    </w:p>
    <w:p w14:paraId="5BB8FF23" w14:textId="6B3363E5"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C565B9">
        <w:rPr>
          <w:rFonts w:cs="Times New Roman"/>
        </w:rPr>
        <w:t xml:space="preserve">on </w:t>
      </w:r>
      <w:r w:rsidR="00C565B9" w:rsidRPr="00673314">
        <w:rPr>
          <w:rFonts w:cs="Times New Roman"/>
          <w:strike/>
          <w:rPrChange w:id="5" w:author="Jason Serviss" w:date="2018-09-11T17:40:00Z">
            <w:rPr>
              <w:rFonts w:cs="Times New Roman"/>
            </w:rPr>
          </w:rPrChange>
        </w:rPr>
        <w:t>för att förstärka lärandet</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 xml:space="preserve">noggrann granskning över </w:t>
      </w:r>
      <w:r w:rsidR="00850895">
        <w:rPr>
          <w:rFonts w:cs="Times New Roman"/>
        </w:rPr>
        <w:lastRenderedPageBreak/>
        <w:t>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odyText"/>
        <w:spacing w:line="600" w:lineRule="auto"/>
        <w:rPr>
          <w:ins w:id="6"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odyText"/>
        <w:spacing w:line="600" w:lineRule="auto"/>
        <w:rPr>
          <w:szCs w:val="22"/>
        </w:rPr>
      </w:pPr>
    </w:p>
    <w:p w14:paraId="575A9DC8" w14:textId="3BA1DE0B" w:rsidR="0058177A" w:rsidRDefault="00850895" w:rsidP="000B42FE">
      <w:pPr>
        <w:pStyle w:val="Body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59212457" w14:textId="77777777" w:rsidR="00984248" w:rsidRDefault="00984248" w:rsidP="0058177A">
      <w:pPr>
        <w:pStyle w:val="BodyText"/>
        <w:spacing w:line="600" w:lineRule="auto"/>
      </w:pPr>
    </w:p>
    <w:p w14:paraId="1820DB7F" w14:textId="76930DBA" w:rsidR="00D45847" w:rsidRPr="0058177A" w:rsidRDefault="009B5FD4" w:rsidP="0058177A">
      <w:pPr>
        <w:pStyle w:val="Body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w:t>
      </w:r>
      <w:proofErr w:type="gramStart"/>
      <w:r w:rsidR="00CF0BE6">
        <w:t xml:space="preserve">det </w:t>
      </w:r>
      <w:r w:rsidR="00850895">
        <w:t xml:space="preserve"> associativa</w:t>
      </w:r>
      <w:proofErr w:type="gramEnd"/>
      <w:r w:rsidR="00850895">
        <w:t xml:space="preserve"> perspektivet </w:t>
      </w:r>
      <w:r w:rsidR="00CF0BE6">
        <w:t xml:space="preserve">är </w:t>
      </w:r>
      <w:r w:rsidR="00850895">
        <w:t xml:space="preserve">Direkt Instruktion </w:t>
      </w:r>
      <w:r>
        <w:t xml:space="preserve">Modellen </w:t>
      </w:r>
      <w:r w:rsidR="0019256B">
        <w:t xml:space="preserve">(DIM). DIM </w:t>
      </w:r>
      <w:commentRangeStart w:id="7"/>
      <w:r w:rsidR="0093589A">
        <w:t xml:space="preserve">hjälper till att få </w:t>
      </w:r>
      <w:commentRangeEnd w:id="7"/>
      <w:r w:rsidR="00673314">
        <w:rPr>
          <w:rStyle w:val="CommentReference"/>
          <w:rFonts w:eastAsiaTheme="minorHAnsi" w:cstheme="minorBidi"/>
          <w:lang w:eastAsia="en-US"/>
        </w:rPr>
        <w:commentReference w:id="7"/>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 baserande på</w:t>
      </w:r>
      <w:r w:rsidR="00850895">
        <w:t xml:space="preserve"> att lära sig genom förståelse och det innebär att det behövs kommunikation, klargöranden, kontraster, </w:t>
      </w:r>
      <w:r w:rsidR="00850895">
        <w:lastRenderedPageBreak/>
        <w:t>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8"/>
      <w:r w:rsidR="000331BF">
        <w:t>Användningen av de tre pedagogiska modeller som nämns här behöver inte vara nödvändiga för alla ELF, utan det finns ett flertal modeller att utforska närmare</w:t>
      </w:r>
      <w:commentRangeEnd w:id="8"/>
      <w:r w:rsidR="000132C0">
        <w:rPr>
          <w:rStyle w:val="CommentReference"/>
          <w:rFonts w:eastAsiaTheme="minorHAnsi" w:cstheme="minorBidi"/>
          <w:lang w:eastAsia="en-US"/>
        </w:rPr>
        <w:commentReference w:id="8"/>
      </w:r>
      <w:r w:rsidR="00D71CDE">
        <w:rPr>
          <w:szCs w:val="22"/>
        </w:rPr>
        <w:t>.</w:t>
      </w:r>
    </w:p>
    <w:p w14:paraId="3F9168E2" w14:textId="77777777" w:rsidR="00D45847" w:rsidRDefault="00850895" w:rsidP="009F3187">
      <w:pPr>
        <w:pStyle w:val="Heading31"/>
        <w:numPr>
          <w:ilvl w:val="0"/>
          <w:numId w:val="0"/>
        </w:numPr>
      </w:pPr>
      <w:bookmarkStart w:id="9" w:name="_Toc391456180"/>
      <w:bookmarkStart w:id="10" w:name="_Toc394248554"/>
      <w:r>
        <w:t>Syfte</w:t>
      </w:r>
      <w:bookmarkEnd w:id="9"/>
      <w:bookmarkEnd w:id="10"/>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ody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lastRenderedPageBreak/>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ody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1" w:name="_Toc391456181"/>
      <w:bookmarkStart w:id="12" w:name="_Toc394248555"/>
      <w:bookmarkEnd w:id="11"/>
      <w:r>
        <w:lastRenderedPageBreak/>
        <w:t>Metod</w:t>
      </w:r>
      <w:bookmarkEnd w:id="12"/>
    </w:p>
    <w:p w14:paraId="4F1EA438" w14:textId="77777777" w:rsidR="00D45847" w:rsidRPr="004E58AD" w:rsidRDefault="00850895" w:rsidP="009F3187">
      <w:pPr>
        <w:pStyle w:val="Heading31"/>
        <w:numPr>
          <w:ilvl w:val="0"/>
          <w:numId w:val="0"/>
        </w:numPr>
      </w:pPr>
      <w:bookmarkStart w:id="13" w:name="_Toc391456182"/>
      <w:bookmarkStart w:id="14" w:name="_Toc394248556"/>
      <w:bookmarkEnd w:id="13"/>
      <w:r w:rsidRPr="004E58AD">
        <w:t>Intervjun</w:t>
      </w:r>
      <w:bookmarkEnd w:id="14"/>
    </w:p>
    <w:p w14:paraId="658ECF7C" w14:textId="77777777" w:rsidR="00D45847" w:rsidRDefault="00D45847">
      <w:pPr>
        <w:tabs>
          <w:tab w:val="left" w:pos="1134"/>
        </w:tabs>
        <w:spacing w:line="600" w:lineRule="auto"/>
        <w:rPr>
          <w:rFonts w:cs="Times New Roman"/>
        </w:rPr>
      </w:pPr>
    </w:p>
    <w:p w14:paraId="32BAAB67" w14:textId="23BCAD82"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5"/>
      <w:r>
        <w:t>m</w:t>
      </w:r>
      <w:r w:rsidR="003B5EB1">
        <w:t>odellernas</w:t>
      </w:r>
      <w:r>
        <w:t xml:space="preserve"> </w:t>
      </w:r>
      <w:r w:rsidR="006601B2">
        <w:t xml:space="preserve">faser och </w:t>
      </w:r>
      <w:r>
        <w:t xml:space="preserve">element </w:t>
      </w:r>
      <w:commentRangeEnd w:id="15"/>
      <w:r w:rsidR="00622CDA">
        <w:rPr>
          <w:rStyle w:val="CommentReference"/>
        </w:rPr>
        <w:commentReference w:id="15"/>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6" w:author="Jason Serviss" w:date="2018-09-11T17:52:00Z">
        <w:r w:rsidR="00673314">
          <w:t xml:space="preserve"> </w:t>
        </w:r>
      </w:ins>
      <w:moveToRangeStart w:id="17" w:author="Jason Serviss" w:date="2018-09-11T17:52:00Z" w:name="move398307671"/>
      <w:moveTo w:id="18" w:author="Jason Serviss" w:date="2018-09-11T17:52:00Z">
        <w:r w:rsidR="00673314">
          <w:t xml:space="preserve">Frågekonstruktioner i intervjun var designade till att bli bedömd på en skala mellan 1 (inte alls viktigt) till 5 (mycket viktigt). </w:t>
        </w:r>
      </w:moveTo>
      <w:moveToRangeEnd w:id="17"/>
      <w:r>
        <w:t xml:space="preserve"> </w:t>
      </w:r>
      <w:commentRangeStart w:id="19"/>
      <w:r w:rsidR="00633E89">
        <w:t>Varje modell gav ett antal motsvarande frågor och påståenden per modellelement.</w:t>
      </w:r>
      <w:commentRangeEnd w:id="19"/>
      <w:r w:rsidR="00673314">
        <w:rPr>
          <w:rStyle w:val="CommentReference"/>
        </w:rPr>
        <w:commentReference w:id="19"/>
      </w:r>
      <w:r w:rsidR="00633E89">
        <w:t xml:space="preserve"> </w:t>
      </w:r>
      <w:moveFromRangeStart w:id="20" w:author="Jason Serviss" w:date="2018-09-11T17:52:00Z" w:name="move398307671"/>
      <w:moveFrom w:id="21" w:author="Jason Serviss" w:date="2018-09-11T17:52:00Z">
        <w:r w:rsidR="00401324" w:rsidDel="00673314">
          <w:t xml:space="preserve">Frågekonstruktioner </w:t>
        </w:r>
        <w:r w:rsidDel="00673314">
          <w:t>i intervjun var designade till att bli bedömd på en skala mellan 1 (</w:t>
        </w:r>
        <w:r w:rsidR="00205671" w:rsidDel="00673314">
          <w:t>inte alls viktigt) till 5 (mycket viktigt</w:t>
        </w:r>
        <w:r w:rsidDel="00673314">
          <w:t xml:space="preserve">). </w:t>
        </w:r>
      </w:moveFrom>
      <w:moveFromRangeEnd w:id="20"/>
      <w:r>
        <w:t xml:space="preserve">Poängen från intervju sammanställdes per perspektiv/modell och den </w:t>
      </w:r>
      <w:r w:rsidR="00205671">
        <w:t>pedagogiskmodellen</w:t>
      </w:r>
      <w:ins w:id="22" w:author="Jason Serviss" w:date="2018-08-20T20:46:00Z">
        <w:r w:rsidR="00A46B98">
          <w:t xml:space="preserve"> </w:t>
        </w:r>
      </w:ins>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23" w:name="_Toc391456183"/>
      <w:bookmarkStart w:id="24" w:name="_Toc394248557"/>
      <w:r w:rsidRPr="004E58AD">
        <w:t>Utvärdering</w:t>
      </w:r>
      <w:bookmarkEnd w:id="23"/>
      <w:bookmarkEnd w:id="24"/>
      <w:r w:rsidRPr="004E58AD">
        <w:t xml:space="preserve"> </w:t>
      </w:r>
    </w:p>
    <w:p w14:paraId="602DC738" w14:textId="77777777" w:rsidR="00D45847" w:rsidRDefault="00D45847">
      <w:pPr>
        <w:tabs>
          <w:tab w:val="left" w:pos="1134"/>
        </w:tabs>
        <w:spacing w:line="480" w:lineRule="auto"/>
        <w:rPr>
          <w:rFonts w:cs="Times New Roman"/>
        </w:rPr>
      </w:pPr>
    </w:p>
    <w:p w14:paraId="574086C9" w14:textId="770B1F06"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ins w:id="25" w:author="Jason Serviss" w:date="2018-07-15T10:03:00Z">
        <w:r w:rsidR="00850895">
          <w:rPr>
            <w:rFonts w:eastAsia="Times New Roman" w:cs="Times New Roman"/>
            <w:lang w:eastAsia="sv-SE"/>
          </w:rPr>
          <w:t xml:space="preserve"> </w:t>
        </w:r>
      </w:ins>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26" w:name="_Toc391456184"/>
      <w:bookmarkStart w:id="27" w:name="_Toc394248558"/>
      <w:bookmarkEnd w:id="26"/>
      <w:r>
        <w:lastRenderedPageBreak/>
        <w:t>Resultat</w:t>
      </w:r>
      <w:bookmarkEnd w:id="27"/>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ody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8"/>
      <w:r w:rsidR="006601B2">
        <w:rPr>
          <w:color w:val="353535"/>
          <w:szCs w:val="22"/>
        </w:rPr>
        <w:t>den</w:t>
      </w:r>
      <w:commentRangeEnd w:id="28"/>
      <w:r w:rsidR="00A44A23">
        <w:rPr>
          <w:rStyle w:val="CommentReference"/>
          <w:rFonts w:eastAsiaTheme="minorHAnsi" w:cstheme="minorBidi"/>
          <w:lang w:eastAsia="en-US"/>
        </w:rPr>
        <w:commentReference w:id="28"/>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9"/>
      <w:r w:rsidR="000E3605">
        <w:rPr>
          <w:color w:val="353535"/>
          <w:szCs w:val="22"/>
        </w:rPr>
        <w:t xml:space="preserve">påståenden och frågor </w:t>
      </w:r>
      <w:commentRangeEnd w:id="29"/>
      <w:r w:rsidR="00401324">
        <w:rPr>
          <w:rStyle w:val="CommentReference"/>
          <w:rFonts w:eastAsiaTheme="minorHAnsi" w:cstheme="minorBidi"/>
          <w:lang w:eastAsia="en-US"/>
        </w:rPr>
        <w:commentReference w:id="29"/>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30"/>
      <w:r>
        <w:rPr>
          <w:color w:val="353535"/>
          <w:szCs w:val="22"/>
        </w:rPr>
        <w:t>Resultat från intervjun visar att DIM har ett genomsnittlig högre poäng med ett medelvärde på 4,5 poäng, jämfört med ATM (medelpoäng = 3) och KLM (medelpoäng = 4) (Figur 1a).</w:t>
      </w:r>
      <w:r>
        <w:t xml:space="preserve"> </w:t>
      </w:r>
      <w:commentRangeEnd w:id="30"/>
      <w:r w:rsidR="005078DE">
        <w:rPr>
          <w:rStyle w:val="CommentReference"/>
          <w:rFonts w:eastAsiaTheme="minorHAnsi" w:cstheme="minorBidi"/>
          <w:lang w:eastAsia="en-US"/>
        </w:rPr>
        <w:commentReference w:id="30"/>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31"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32"/>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w:t>
      </w:r>
      <w:r w:rsidR="004A08DF">
        <w:rPr>
          <w:color w:val="353535"/>
          <w:szCs w:val="22"/>
        </w:rPr>
        <w:lastRenderedPageBreak/>
        <w:t xml:space="preserve">det associativa perspektivet representera en logisk utgångspunkt för evaluering av modeller som skulle lättare utnyttjas av Grade i framtiden. </w:t>
      </w:r>
      <w:commentRangeEnd w:id="32"/>
      <w:r w:rsidR="001A09C0">
        <w:rPr>
          <w:rStyle w:val="CommentReference"/>
          <w:rFonts w:eastAsiaTheme="minorHAnsi" w:cstheme="minorBidi"/>
          <w:lang w:eastAsia="en-US"/>
        </w:rPr>
        <w:commentReference w:id="32"/>
      </w:r>
    </w:p>
    <w:p w14:paraId="5DE0A969" w14:textId="0307AD49" w:rsidR="00D45847" w:rsidRDefault="00850895">
      <w:pPr>
        <w:pStyle w:val="BodyText"/>
        <w:spacing w:line="600" w:lineRule="auto"/>
      </w:pPr>
      <w:r>
        <w:rPr>
          <w:color w:val="353535"/>
          <w:szCs w:val="22"/>
        </w:rPr>
        <w:t xml:space="preserve"> </w:t>
      </w:r>
    </w:p>
    <w:p w14:paraId="5E6609FD" w14:textId="52840EC9" w:rsidR="00D45847" w:rsidRDefault="00526AA1">
      <w:pPr>
        <w:pStyle w:val="BodyText"/>
        <w:keepNext/>
        <w:spacing w:line="600" w:lineRule="auto"/>
      </w:pPr>
      <w:commentRangeStart w:id="34"/>
      <w:r>
        <w:rPr>
          <w:rFonts w:eastAsiaTheme="minorHAnsi" w:cstheme="minorBidi"/>
          <w:noProof/>
          <w:sz w:val="18"/>
          <w:szCs w:val="18"/>
          <w:lang w:val="en-US" w:eastAsia="en-US"/>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34"/>
      <w:r w:rsidR="00D02663">
        <w:rPr>
          <w:rStyle w:val="CommentReference"/>
          <w:rFonts w:eastAsiaTheme="minorHAnsi" w:cstheme="minorBidi"/>
          <w:lang w:eastAsia="en-US"/>
        </w:rPr>
        <w:commentReference w:id="34"/>
      </w:r>
    </w:p>
    <w:p w14:paraId="0B9A2407" w14:textId="10B779B8" w:rsidR="00D45847" w:rsidRDefault="00850895">
      <w:pPr>
        <w:pStyle w:val="Caption"/>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Pr="00C45585">
        <w:rPr>
          <w:b/>
          <w:i w:val="0"/>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35"/>
      <w:r w:rsidR="00131159">
        <w:rPr>
          <w:i w:val="0"/>
        </w:rPr>
        <w:t xml:space="preserve"> </w:t>
      </w:r>
      <w:commentRangeEnd w:id="35"/>
      <w:r w:rsidR="000F257E">
        <w:rPr>
          <w:rStyle w:val="CommentReference"/>
          <w:rFonts w:ascii="Times New Roman" w:hAnsi="Times New Roman"/>
          <w:bCs w:val="0"/>
          <w:i w:val="0"/>
        </w:rPr>
        <w:commentReference w:id="35"/>
      </w:r>
      <w:r w:rsidR="00A958E8">
        <w:rPr>
          <w:i w:val="0"/>
        </w:rPr>
        <w:t xml:space="preserve">Diagramstaplarna visar resultatet av tilldelade poäng från </w:t>
      </w:r>
      <w:r w:rsidR="00D02663">
        <w:rPr>
          <w:i w:val="0"/>
        </w:rPr>
        <w:t>frågekonstruktionerna</w:t>
      </w:r>
      <w:ins w:id="36" w:author="Jason Serviss" w:date="2018-09-11T17:58:00Z">
        <w:r w:rsidR="002B4A17">
          <w:rPr>
            <w:i w:val="0"/>
          </w:rPr>
          <w:t>.</w:t>
        </w:r>
      </w:ins>
      <w:r w:rsidR="00401324">
        <w:t xml:space="preserve"> </w:t>
      </w:r>
      <w:ins w:id="37" w:author="Jason Serviss" w:date="2018-09-11T17:58:00Z">
        <w:r w:rsidR="002B4A17">
          <w:rPr>
            <w:i w:val="0"/>
          </w:rPr>
          <w:t>I</w:t>
        </w:r>
      </w:ins>
      <w:del w:id="38" w:author="Jason Serviss" w:date="2018-09-11T17:58:00Z">
        <w:r w:rsidDel="002B4A17">
          <w:rPr>
            <w:i w:val="0"/>
          </w:rPr>
          <w:delText>i</w:delText>
        </w:r>
      </w:del>
      <w:r>
        <w:rPr>
          <w:i w:val="0"/>
        </w:rPr>
        <w:t xml:space="preserve">dentifieringsnummer </w:t>
      </w:r>
      <w:r w:rsidR="0093589A" w:rsidRPr="002B4A17">
        <w:rPr>
          <w:i w:val="0"/>
          <w:strike/>
          <w:rPrChange w:id="39" w:author="Jason Serviss" w:date="2018-09-11T17:58:00Z">
            <w:rPr>
              <w:i w:val="0"/>
            </w:rPr>
          </w:rPrChange>
        </w:rPr>
        <w:t>och som</w:t>
      </w:r>
      <w:r w:rsidR="0093589A">
        <w:rPr>
          <w:i w:val="0"/>
        </w:rPr>
        <w:t xml:space="preserve"> </w:t>
      </w:r>
      <w:r>
        <w:rPr>
          <w:i w:val="0"/>
        </w:rPr>
        <w:t xml:space="preserve">korresponderar med numrering </w:t>
      </w:r>
      <w:commentRangeStart w:id="40"/>
      <w:r>
        <w:rPr>
          <w:i w:val="0"/>
        </w:rPr>
        <w:t xml:space="preserve">och </w:t>
      </w:r>
      <w:r w:rsidR="00615A46">
        <w:rPr>
          <w:i w:val="0"/>
        </w:rPr>
        <w:t xml:space="preserve">ordföljd </w:t>
      </w:r>
      <w:commentRangeEnd w:id="40"/>
      <w:r w:rsidR="00C44EB7">
        <w:rPr>
          <w:rStyle w:val="CommentReference"/>
          <w:rFonts w:ascii="Times New Roman" w:hAnsi="Times New Roman"/>
          <w:bCs w:val="0"/>
          <w:i w:val="0"/>
        </w:rPr>
        <w:commentReference w:id="40"/>
      </w:r>
      <w:r>
        <w:rPr>
          <w:i w:val="0"/>
        </w:rPr>
        <w:t>i bilaga 2.</w:t>
      </w:r>
    </w:p>
    <w:p w14:paraId="3364D059" w14:textId="77777777" w:rsidR="00D45847" w:rsidRDefault="00D45847">
      <w:pPr>
        <w:pStyle w:val="BodyText"/>
        <w:spacing w:line="600" w:lineRule="auto"/>
      </w:pPr>
    </w:p>
    <w:p w14:paraId="3D99BBD3" w14:textId="77777777" w:rsidR="00D45847" w:rsidRDefault="00850895">
      <w:pPr>
        <w:pStyle w:val="BodyText"/>
        <w:spacing w:line="600" w:lineRule="auto"/>
        <w:rPr>
          <w:b/>
        </w:rPr>
      </w:pPr>
      <w:r>
        <w:rPr>
          <w:b/>
        </w:rPr>
        <w:t>DIM utvärdering resulterar i att Presentations fasen presteras främst i Grades tidigare kurser</w:t>
      </w:r>
    </w:p>
    <w:p w14:paraId="131ACC75" w14:textId="175842BC" w:rsidR="00BA62A8" w:rsidRDefault="00850895">
      <w:pPr>
        <w:pStyle w:val="BodyText"/>
        <w:spacing w:line="600" w:lineRule="auto"/>
      </w:pPr>
      <w:commentRangeStart w:id="41"/>
      <w:r>
        <w:t xml:space="preserve">För att kunna få kännedom om kvalité i </w:t>
      </w:r>
      <w:r w:rsidR="001017ED">
        <w:t>Grades</w:t>
      </w:r>
      <w:r>
        <w:t xml:space="preserve"> </w:t>
      </w:r>
      <w:r w:rsidR="00D54FB0">
        <w:t>kurser</w:t>
      </w:r>
      <w:commentRangeEnd w:id="41"/>
      <w:r w:rsidR="00C44EB7">
        <w:rPr>
          <w:rStyle w:val="CommentReference"/>
          <w:rFonts w:eastAsiaTheme="minorHAnsi" w:cstheme="minorBidi"/>
          <w:lang w:eastAsia="en-US"/>
        </w:rPr>
        <w:commentReference w:id="41"/>
      </w:r>
      <w:r>
        <w:t>, e</w:t>
      </w:r>
      <w:r w:rsidR="004A010C">
        <w:t>valuerade vi 4 av deras tidigare kurser som var nyligen designade under 2017 (KS Strålskydd, PT Strålsäkerhet, RCC, Telia GDPR)</w:t>
      </w:r>
      <w:r>
        <w:t xml:space="preserve"> </w:t>
      </w:r>
      <w:r w:rsidR="00D54FB0" w:rsidRPr="00C44EB7">
        <w:rPr>
          <w:strike/>
          <w:rPrChange w:id="42" w:author="Jason Serviss" w:date="2018-09-11T18:00:00Z">
            <w:rPr/>
          </w:rPrChange>
        </w:rPr>
        <w:t>och</w:t>
      </w:r>
      <w:r w:rsidR="00D54FB0">
        <w:t xml:space="preserve"> </w:t>
      </w:r>
      <w:r>
        <w:t xml:space="preserve">enligt DIM’s ramverk. </w:t>
      </w:r>
      <w:r w:rsidR="00D000E0">
        <w:t>Först sammanfattade vi DIM’s faser och element (Bilaga 1) för att sedan sammanställa påståenden (Bilaga 3)</w:t>
      </w:r>
      <w:r>
        <w:t xml:space="preserve"> som motsvarade modellens innehåll, </w:t>
      </w:r>
      <w:r w:rsidR="009A0EF4">
        <w:t>och</w:t>
      </w:r>
      <w:r>
        <w:t xml:space="preserve"> därefter kunna utvärdera kurserna. </w:t>
      </w:r>
    </w:p>
    <w:p w14:paraId="5D4A30B3" w14:textId="58DB41B8" w:rsidR="00D45847" w:rsidRDefault="00850895">
      <w:pPr>
        <w:pStyle w:val="BodyText"/>
        <w:spacing w:line="600" w:lineRule="auto"/>
      </w:pPr>
      <w:r>
        <w:lastRenderedPageBreak/>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a).</w:t>
      </w:r>
      <w:r w:rsidR="009A0EF4">
        <w:t xml:space="preserve"> </w:t>
      </w:r>
      <w:commentRangeStart w:id="43"/>
      <w:r w:rsidR="00A63C4E">
        <w:t>DIM</w:t>
      </w:r>
      <w:r w:rsidR="00BA62A8">
        <w:t>’s faser i</w:t>
      </w:r>
      <w:r w:rsidR="004C23B4">
        <w:t>nnehåller</w:t>
      </w:r>
      <w:r w:rsidR="00BA62A8">
        <w:t xml:space="preserve"> underliggande element som </w:t>
      </w:r>
      <w:r w:rsidR="004C23B4">
        <w:t>bestod av</w:t>
      </w:r>
      <w:r w:rsidR="00BA62A8">
        <w:t xml:space="preserve"> instruktioner för att använda modellen. </w:t>
      </w:r>
      <w:r w:rsidR="004C23B4">
        <w:t>Varje DIM element blev tilldelad</w:t>
      </w:r>
      <w:r w:rsidR="00764107">
        <w:t xml:space="preserve"> poäng beroende på hur bra eller dåligt den </w:t>
      </w:r>
      <w:r w:rsidR="00BA62A8">
        <w:t>uppvisade</w:t>
      </w:r>
      <w:r w:rsidR="00764107">
        <w:t xml:space="preserve"> att vara</w:t>
      </w:r>
      <w:r w:rsidR="00BA62A8">
        <w:t xml:space="preserve"> i Grades tidigare kurser</w:t>
      </w:r>
      <w:commentRangeEnd w:id="43"/>
      <w:r w:rsidR="00C44EB7">
        <w:rPr>
          <w:rStyle w:val="CommentReference"/>
          <w:rFonts w:eastAsiaTheme="minorHAnsi" w:cstheme="minorBidi"/>
          <w:lang w:eastAsia="en-US"/>
        </w:rPr>
        <w:commentReference w:id="43"/>
      </w:r>
      <w:commentRangeStart w:id="44"/>
      <w:r>
        <w:t xml:space="preserve">. </w:t>
      </w:r>
      <w:commentRangeEnd w:id="44"/>
      <w:r>
        <w:commentReference w:id="44"/>
      </w:r>
      <w:r>
        <w:t xml:space="preserve">I </w:t>
      </w:r>
      <w:r>
        <w:rPr>
          <w:i/>
        </w:rPr>
        <w:t>Presentations</w:t>
      </w:r>
      <w:r>
        <w:t xml:space="preserve"> fasen visade elementet </w:t>
      </w:r>
      <w:r w:rsidRPr="00A63C4E">
        <w:rPr>
          <w:i/>
        </w:rPr>
        <w:t>Förståelse</w:t>
      </w:r>
      <w:r>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t xml:space="preserve">(Figur 2b). </w:t>
      </w:r>
      <w:r>
        <w:rPr>
          <w:i/>
        </w:rPr>
        <w:t>Praktik</w:t>
      </w:r>
      <w:r>
        <w:t xml:space="preserve"> fasen visade att elementet </w:t>
      </w:r>
      <w:r>
        <w:rPr>
          <w:i/>
        </w:rPr>
        <w:t>Självständiga övningar</w:t>
      </w:r>
      <w:r>
        <w:t xml:space="preserve"> och </w:t>
      </w:r>
      <w:r>
        <w:rPr>
          <w:i/>
        </w:rPr>
        <w:t>Periodisk Övervakning</w:t>
      </w:r>
      <w:r>
        <w:t xml:space="preserve"> utgav ett enhetligt resultat </w:t>
      </w:r>
      <w:r w:rsidR="00BA62A8">
        <w:t xml:space="preserve">jämfört med </w:t>
      </w:r>
      <w:r w:rsidR="00BA62A8">
        <w:rPr>
          <w:i/>
        </w:rPr>
        <w:t xml:space="preserve">Guidning </w:t>
      </w:r>
      <w:r>
        <w:t>(medelpoäng = 2</w:t>
      </w:r>
      <w:r w:rsidR="00BA62A8">
        <w:t>, och 4,5</w:t>
      </w:r>
      <w:r>
        <w:t xml:space="preserve">) (Figur 2b). </w:t>
      </w:r>
      <w:r>
        <w:rPr>
          <w:i/>
        </w:rPr>
        <w:t>Bedömning och Utvärderings</w:t>
      </w:r>
      <w:r>
        <w:t xml:space="preserve"> fasen </w:t>
      </w:r>
      <w:commentRangeStart w:id="45"/>
      <w:r w:rsidR="00971948">
        <w:t xml:space="preserve">visade </w:t>
      </w:r>
      <w:r>
        <w:t xml:space="preserve">fick </w:t>
      </w:r>
      <w:commentRangeEnd w:id="45"/>
      <w:r w:rsidR="00C44EB7">
        <w:rPr>
          <w:rStyle w:val="CommentReference"/>
          <w:rFonts w:eastAsiaTheme="minorHAnsi" w:cstheme="minorBidi"/>
          <w:lang w:eastAsia="en-US"/>
        </w:rPr>
        <w:commentReference w:id="45"/>
      </w:r>
      <w:r>
        <w:t xml:space="preserve">den lägsta </w:t>
      </w:r>
      <w:r w:rsidR="00971948">
        <w:t>medel</w:t>
      </w:r>
      <w:r>
        <w:t>poän</w:t>
      </w:r>
      <w:r w:rsidR="00971948">
        <w:t xml:space="preserve">gen jämfört med alla </w:t>
      </w:r>
      <w:r>
        <w:t xml:space="preserve">DIM </w:t>
      </w:r>
      <w:r w:rsidR="00971948">
        <w:t xml:space="preserve">faser. Båda elementen som inkluderades i fasen, elementet </w:t>
      </w:r>
      <w:r>
        <w:rPr>
          <w:i/>
        </w:rPr>
        <w:t>Validering</w:t>
      </w:r>
      <w:r>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t xml:space="preserve">. </w:t>
      </w:r>
      <w:r>
        <w:rPr>
          <w:i/>
        </w:rPr>
        <w:t>Övervakning och Återkoppling</w:t>
      </w:r>
      <w:r>
        <w:t xml:space="preserve"> fasen innehåller elementet </w:t>
      </w:r>
      <w:r>
        <w:rPr>
          <w:i/>
        </w:rPr>
        <w:t>Ledtrådar och Uppmaningar</w:t>
      </w:r>
      <w:r>
        <w:t xml:space="preserve"> och resulterade med ett lågt resultat (medelpoäng = 0,6), däremot </w:t>
      </w:r>
      <w:r w:rsidR="00971948">
        <w:t>fasens medelvärde räddar</w:t>
      </w:r>
      <w:r>
        <w:t xml:space="preserve"> fasen av att elementet </w:t>
      </w:r>
      <w:r>
        <w:rPr>
          <w:i/>
        </w:rPr>
        <w:t>Support</w:t>
      </w:r>
      <w:r>
        <w:t xml:space="preserve"> har ett så högt resultat (medelpoäng = 3,8). Det betyder dock inte att elementet </w:t>
      </w:r>
      <w:r>
        <w:rPr>
          <w:i/>
        </w:rPr>
        <w:t>Ledtrådar och Uppmaningar</w:t>
      </w:r>
      <w:r>
        <w:t xml:space="preserve"> </w:t>
      </w:r>
      <w:r w:rsidR="00971948">
        <w:t>inte skulle gynnas av</w:t>
      </w:r>
      <w:r>
        <w:t xml:space="preserve"> uppmärksamhet. </w:t>
      </w:r>
      <w:commentRangeStart w:id="46"/>
      <w:r>
        <w:t xml:space="preserve">Sammanfattningsvis </w:t>
      </w:r>
      <w:r w:rsidR="00971948">
        <w:t>ger</w:t>
      </w:r>
      <w:r>
        <w:t xml:space="preserve"> resultatet </w:t>
      </w:r>
      <w:r w:rsidR="00971948">
        <w:t xml:space="preserve">från denna analys en tydlig bild över vilken del av kursen som skulle kunna förbättras enligt </w:t>
      </w:r>
      <w:proofErr w:type="gramStart"/>
      <w:r w:rsidR="00971948">
        <w:t xml:space="preserve">DIM. </w:t>
      </w:r>
      <w:r>
        <w:t xml:space="preserve"> </w:t>
      </w:r>
      <w:commentRangeEnd w:id="46"/>
      <w:r w:rsidR="00C44EB7">
        <w:rPr>
          <w:rStyle w:val="CommentReference"/>
          <w:rFonts w:eastAsiaTheme="minorHAnsi" w:cstheme="minorBidi"/>
          <w:lang w:eastAsia="en-US"/>
        </w:rPr>
        <w:commentReference w:id="46"/>
      </w:r>
      <w:proofErr w:type="gramEnd"/>
    </w:p>
    <w:p w14:paraId="023B1B5F" w14:textId="77777777" w:rsidR="00D45847" w:rsidRDefault="00850895">
      <w:r>
        <w:rPr>
          <w:noProof/>
          <w:lang w:val="en-US"/>
        </w:rPr>
        <w:lastRenderedPageBreak/>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7"/>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ody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odyText"/>
        <w:spacing w:line="600" w:lineRule="auto"/>
        <w:rPr>
          <w:ins w:id="48" w:author="Olivia Imner" w:date="2018-07-07T12:55:00Z"/>
        </w:rPr>
      </w:pPr>
      <w:commentRangeStart w:id="49"/>
      <w:r>
        <w:t xml:space="preserve">För att kunna </w:t>
      </w:r>
      <w:r w:rsidR="00951E2F">
        <w:t xml:space="preserve">förstå hur Grades tidigare kurser levererade tillsammans med DIM gjorde vi en utvärdering. </w:t>
      </w:r>
      <w:commentRangeEnd w:id="49"/>
      <w:r w:rsidR="00E44B3C">
        <w:rPr>
          <w:rStyle w:val="CommentReference"/>
          <w:rFonts w:eastAsiaTheme="minorHAnsi" w:cstheme="minorBidi"/>
          <w:lang w:eastAsia="en-US"/>
        </w:rPr>
        <w:commentReference w:id="49"/>
      </w:r>
      <w:r w:rsidR="00951E2F">
        <w:t xml:space="preserve">Det gjordes genom att </w:t>
      </w:r>
      <w:r w:rsidR="00850895">
        <w:commentReference w:id="50"/>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 xml:space="preserve">r </w:t>
      </w:r>
      <w:r w:rsidR="007710D1" w:rsidRPr="00E44B3C">
        <w:rPr>
          <w:strike/>
          <w:rPrChange w:id="51" w:author="Jason Serviss" w:date="2018-09-11T18:13:00Z">
            <w:rPr/>
          </w:rPrChange>
        </w:rPr>
        <w:t>att poängen som har utdelats</w:t>
      </w:r>
      <w:r w:rsidR="00850895" w:rsidRPr="00E44B3C">
        <w:rPr>
          <w:strike/>
          <w:rPrChange w:id="52" w:author="Jason Serviss" w:date="2018-09-11T18:13:00Z">
            <w:rPr/>
          </w:rPrChange>
        </w:rPr>
        <w:t xml:space="preserve"> är likartad från varje </w:t>
      </w:r>
      <w:r w:rsidR="00655118" w:rsidRPr="00E44B3C">
        <w:rPr>
          <w:strike/>
          <w:rPrChange w:id="53" w:author="Jason Serviss" w:date="2018-09-11T18:13:00Z">
            <w:rPr/>
          </w:rPrChange>
        </w:rPr>
        <w:t xml:space="preserve">enskild </w:t>
      </w:r>
      <w:r w:rsidR="00850895" w:rsidRPr="00E44B3C">
        <w:rPr>
          <w:strike/>
          <w:rPrChange w:id="54" w:author="Jason Serviss" w:date="2018-09-11T18:13:00Z">
            <w:rPr/>
          </w:rPrChange>
        </w:rPr>
        <w:t>kurs</w:t>
      </w:r>
      <w:r w:rsidR="00850895">
        <w:t xml:space="preserve"> </w:t>
      </w:r>
      <w:commentRangeStart w:id="55"/>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55"/>
      <w:r w:rsidR="00850895">
        <w:commentReference w:id="55"/>
      </w:r>
      <w:r w:rsidR="00850895">
        <w:t xml:space="preserve"> Eftersom kurserna uppvisar att ha jämförligt </w:t>
      </w:r>
      <w:commentRangeStart w:id="56"/>
      <w:r w:rsidR="00850895">
        <w:t xml:space="preserve">resultat kan ge möjligheten </w:t>
      </w:r>
      <w:commentRangeEnd w:id="56"/>
      <w:r w:rsidR="00E44B3C">
        <w:rPr>
          <w:rStyle w:val="CommentReference"/>
          <w:rFonts w:eastAsiaTheme="minorHAnsi" w:cstheme="minorBidi"/>
          <w:lang w:eastAsia="en-US"/>
        </w:rPr>
        <w:commentReference w:id="56"/>
      </w:r>
      <w:r w:rsidR="00850895">
        <w:t xml:space="preserve">till att utförligare visa hur </w:t>
      </w:r>
      <w:commentRangeStart w:id="57"/>
      <w:r w:rsidR="00850895">
        <w:t>uppdelningen av poäng resulterade i med DIM’s faser</w:t>
      </w:r>
      <w:commentRangeEnd w:id="57"/>
      <w:r w:rsidR="00E44B3C">
        <w:rPr>
          <w:rStyle w:val="CommentReference"/>
          <w:rFonts w:eastAsiaTheme="minorHAnsi" w:cstheme="minorBidi"/>
          <w:lang w:eastAsia="en-US"/>
        </w:rPr>
        <w:commentReference w:id="57"/>
      </w:r>
      <w:r w:rsidR="00850895">
        <w:t xml:space="preserve"> (Figur 3b). </w:t>
      </w:r>
      <w:commentRangeStart w:id="58"/>
      <w:commentRangeStart w:id="59"/>
      <w:r w:rsidR="00850895">
        <w:t xml:space="preserve">KS Strålskydd och Telia GDPR en särskild </w:t>
      </w:r>
      <w:commentRangeEnd w:id="58"/>
      <w:r w:rsidR="00E44B3C">
        <w:rPr>
          <w:rStyle w:val="CommentReference"/>
          <w:rFonts w:eastAsiaTheme="minorHAnsi" w:cstheme="minorBidi"/>
          <w:lang w:eastAsia="en-US"/>
        </w:rPr>
        <w:commentReference w:id="58"/>
      </w:r>
      <w:commentRangeStart w:id="60"/>
      <w:r w:rsidR="00850895">
        <w:t xml:space="preserve">högre </w:t>
      </w:r>
      <w:r w:rsidR="00F67766">
        <w:t>förmåga</w:t>
      </w:r>
      <w:r w:rsidR="00850895">
        <w:t xml:space="preserve"> igenom </w:t>
      </w:r>
      <w:r w:rsidR="004A62A2">
        <w:t>majoriteten</w:t>
      </w:r>
      <w:commentRangeEnd w:id="60"/>
      <w:r w:rsidR="00E44B3C">
        <w:rPr>
          <w:rStyle w:val="CommentReference"/>
          <w:rFonts w:eastAsiaTheme="minorHAnsi" w:cstheme="minorBidi"/>
          <w:lang w:eastAsia="en-US"/>
        </w:rPr>
        <w:commentReference w:id="60"/>
      </w:r>
      <w:r w:rsidR="004A62A2">
        <w:t xml:space="preserve">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w:t>
      </w:r>
      <w:r w:rsidR="00850895">
        <w:lastRenderedPageBreak/>
        <w:t xml:space="preserve">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61" w:name="_Toc489811950"/>
      <w:bookmarkStart w:id="62" w:name="_Ref489810823"/>
      <w:commentRangeEnd w:id="59"/>
      <w:r w:rsidR="00E44B3C">
        <w:rPr>
          <w:rStyle w:val="CommentReference"/>
          <w:rFonts w:eastAsiaTheme="minorHAnsi" w:cstheme="minorBidi"/>
          <w:lang w:eastAsia="en-US"/>
        </w:rPr>
        <w:commentReference w:id="59"/>
      </w:r>
    </w:p>
    <w:p w14:paraId="31FC49E2" w14:textId="77777777"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Caption"/>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ins w:id="63" w:author="Jason Serviss" w:date="2018-09-11T18:11:00Z">
        <w:r w:rsidR="00E44B3C">
          <w:rPr>
            <w:b/>
            <w:i w:val="0"/>
          </w:rPr>
          <w:t>:</w:t>
        </w:r>
      </w:ins>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61"/>
      <w:bookmarkEnd w:id="62"/>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64" w:name="_Toc391456185"/>
      <w:bookmarkStart w:id="65" w:name="_Toc394248559"/>
      <w:bookmarkEnd w:id="64"/>
      <w:commentRangeStart w:id="66"/>
      <w:r w:rsidRPr="004E58AD">
        <w:lastRenderedPageBreak/>
        <w:t>Diskussion</w:t>
      </w:r>
      <w:bookmarkEnd w:id="65"/>
      <w:commentRangeEnd w:id="66"/>
      <w:r w:rsidR="009C0163">
        <w:rPr>
          <w:rStyle w:val="CommentReference"/>
          <w:rFonts w:ascii="Times New Roman" w:eastAsiaTheme="minorHAnsi" w:hAnsi="Times New Roman" w:cstheme="minorBidi"/>
          <w:bCs w:val="0"/>
          <w:color w:val="auto"/>
        </w:rPr>
        <w:commentReference w:id="66"/>
      </w:r>
    </w:p>
    <w:p w14:paraId="0D0045B6" w14:textId="77777777" w:rsidR="009C0163" w:rsidRDefault="00850895">
      <w:pPr>
        <w:pStyle w:val="BodyText"/>
        <w:spacing w:line="600" w:lineRule="auto"/>
        <w:rPr>
          <w:ins w:id="68" w:author="Jason Serviss" w:date="2018-09-11T18:24:00Z"/>
        </w:rPr>
      </w:pPr>
      <w:commentRangeStart w:id="69"/>
      <w:r>
        <w:t>Syftet med denna studie var att undersöka vilken pedagogiskt perspektiv de innefattar på Grade och hitta en pedagogisk modell för att bli tydligt strukturerad</w:t>
      </w:r>
      <w:r w:rsidR="00915D89">
        <w:t xml:space="preserve">e i deras produktion av kurser. </w:t>
      </w:r>
      <w:commentRangeEnd w:id="69"/>
      <w:r w:rsidR="00E44B3C">
        <w:rPr>
          <w:rStyle w:val="CommentReference"/>
          <w:rFonts w:eastAsiaTheme="minorHAnsi" w:cstheme="minorBidi"/>
          <w:lang w:eastAsia="en-US"/>
        </w:rPr>
        <w:commentReference w:id="69"/>
      </w:r>
      <w:commentRangeStart w:id="70"/>
      <w:r w:rsidR="00915D89">
        <w:t>Därefter u</w:t>
      </w:r>
      <w:r>
        <w:t>tvärdera hur modellen skulle fungera i dagsläget genom att förstå vilka delar av kurser de ska lägga pedagogisk fokus på.</w:t>
      </w:r>
      <w:commentRangeEnd w:id="70"/>
      <w:r w:rsidR="009C0163">
        <w:rPr>
          <w:rStyle w:val="CommentReference"/>
          <w:rFonts w:eastAsiaTheme="minorHAnsi" w:cstheme="minorBidi"/>
          <w:lang w:eastAsia="en-US"/>
        </w:rPr>
        <w:commentReference w:id="70"/>
      </w:r>
      <w:r>
        <w:t xml:space="preserve"> </w:t>
      </w:r>
      <w:commentRangeStart w:id="71"/>
      <w:r>
        <w:t>Resultatet visar att Grades pedagogiska ansats övervägs att passa in i ett associativt perspektiv, tillsammans med</w:t>
      </w:r>
      <w:r w:rsidR="00E53EBC">
        <w:t xml:space="preserve"> en pedagogisk modell som DIM</w:t>
      </w:r>
      <w:commentRangeEnd w:id="71"/>
      <w:r w:rsidR="009C0163">
        <w:rPr>
          <w:rStyle w:val="CommentReference"/>
          <w:rFonts w:eastAsiaTheme="minorHAnsi" w:cstheme="minorBidi"/>
          <w:lang w:eastAsia="en-US"/>
        </w:rPr>
        <w:commentReference w:id="71"/>
      </w:r>
      <w:r w:rsidR="00E53EBC">
        <w:t xml:space="preserve">. </w:t>
      </w:r>
    </w:p>
    <w:p w14:paraId="49E8E4D9" w14:textId="77777777" w:rsidR="009C0163" w:rsidRDefault="009C0163">
      <w:pPr>
        <w:pStyle w:val="BodyText"/>
        <w:spacing w:line="600" w:lineRule="auto"/>
        <w:rPr>
          <w:ins w:id="72" w:author="Jason Serviss" w:date="2018-09-11T18:24:00Z"/>
        </w:rPr>
      </w:pPr>
    </w:p>
    <w:p w14:paraId="758DFAAC" w14:textId="5E7F04D2" w:rsidR="00654CAB" w:rsidRDefault="00E56D30">
      <w:pPr>
        <w:pStyle w:val="BodyText"/>
        <w:spacing w:line="600" w:lineRule="auto"/>
      </w:pPr>
      <w:r>
        <w:t xml:space="preserve">Utifrån resultatet har det </w:t>
      </w:r>
      <w:r w:rsidR="00B31D7F">
        <w:t>också</w:t>
      </w:r>
      <w:r>
        <w:t xml:space="preserve"> framkommit att det finns visa faktorer som kan göras annorlunda i kommande utvärderingar. </w:t>
      </w:r>
      <w:commentRangeStart w:id="73"/>
      <w:r w:rsidR="00AE0EFD">
        <w:t>Även</w:t>
      </w:r>
      <w:commentRangeEnd w:id="73"/>
      <w:r w:rsidR="00B52F86">
        <w:rPr>
          <w:rStyle w:val="CommentReference"/>
          <w:rFonts w:eastAsiaTheme="minorHAnsi" w:cstheme="minorBidi"/>
          <w:lang w:eastAsia="en-US"/>
        </w:rPr>
        <w:commentReference w:id="73"/>
      </w:r>
      <w:r w:rsidR="00AE0EFD">
        <w:t xml:space="preserve"> om vi har funnit att DIM fungerar bra med Grade nuvarande pedagogik beroende på EIF’s specifika krav kan det vara nödvändigt att anta andra modeller för att uppfylla sådana krav. </w:t>
      </w:r>
      <w:r>
        <w:t xml:space="preserve">Det </w:t>
      </w:r>
      <w:r w:rsidR="00EB1E68">
        <w:t xml:space="preserve">kan arbetas vidare med det </w:t>
      </w:r>
      <w:r>
        <w:t>associativa perspektivet och i utbyte undersökas hur fler modeller kan användas för att utvärdera majoritet av Grades kurser</w:t>
      </w:r>
      <w:r w:rsidR="00B52F86">
        <w:t xml:space="preserve">. </w:t>
      </w:r>
      <w:r w:rsidR="00654CAB">
        <w:t xml:space="preserve">Det betyder att fokusen behöver läggas på att undersöka fler modeller inom det associativa </w:t>
      </w:r>
      <w:r w:rsidR="006278F8">
        <w:t xml:space="preserve">perspektivet och testa det med hjälp av att utvärdera föregående 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 </w:t>
      </w:r>
    </w:p>
    <w:p w14:paraId="527747D9" w14:textId="7E20F2FD" w:rsidR="004609DA" w:rsidRDefault="004609DA" w:rsidP="004609DA">
      <w:pPr>
        <w:pStyle w:val="BodyText"/>
        <w:spacing w:line="600" w:lineRule="auto"/>
      </w:pPr>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5435F3E4" w14:textId="2B58A6CF" w:rsidR="004B4647" w:rsidRDefault="004B4647">
      <w:pPr>
        <w:pStyle w:val="BodyText"/>
        <w:spacing w:line="600" w:lineRule="auto"/>
      </w:pPr>
    </w:p>
    <w:p w14:paraId="157A4F95" w14:textId="77777777" w:rsidR="00FB7215" w:rsidRDefault="00FB7215">
      <w:pPr>
        <w:pStyle w:val="BodyText"/>
        <w:spacing w:line="600" w:lineRule="auto"/>
      </w:pPr>
    </w:p>
    <w:p w14:paraId="6464CE05" w14:textId="438693F5" w:rsidR="00D45847" w:rsidRPr="00B52F86" w:rsidRDefault="00D71CDE">
      <w:pPr>
        <w:pStyle w:val="BodyText"/>
        <w:spacing w:line="600" w:lineRule="auto"/>
        <w:rPr>
          <w:szCs w:val="22"/>
        </w:rPr>
      </w:pPr>
      <w:commentRangeStart w:id="74"/>
      <w:r>
        <w:t>EIF kan även ha specifika kundmålsgrupper och det tillåter att de kan vara oberoende till att hålla fast till en specifikt pedagogisk modell. Då kan enskilda e-kurser få en annorlunda pedagogisk modell som är mer beroende på kurskraven och behöver vara unik för målgruppen.</w:t>
      </w:r>
      <w:commentRangeEnd w:id="74"/>
      <w:r>
        <w:rPr>
          <w:rStyle w:val="CommentReference"/>
        </w:rPr>
        <w:commentReference w:id="74"/>
      </w:r>
    </w:p>
    <w:p w14:paraId="6A8BB234" w14:textId="77777777" w:rsidR="00D45847" w:rsidRDefault="00D45847">
      <w:pPr>
        <w:pStyle w:val="BodyText"/>
        <w:spacing w:line="600" w:lineRule="auto"/>
      </w:pPr>
    </w:p>
    <w:p w14:paraId="0C405819" w14:textId="08201469" w:rsidR="00D45847" w:rsidRDefault="00850895">
      <w:pPr>
        <w:pStyle w:val="Body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Pr="00EB1E68" w:rsidRDefault="00850895">
      <w:pPr>
        <w:pStyle w:val="ListParagraph"/>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Paragraph"/>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Paragraph"/>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Paragraph"/>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Paragraph"/>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Paragraph"/>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ody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ody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ody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75" w:name="_Toc391456186"/>
      <w:bookmarkStart w:id="76" w:name="_Toc394248560"/>
      <w:bookmarkEnd w:id="75"/>
      <w:r w:rsidRPr="004E58AD">
        <w:lastRenderedPageBreak/>
        <w:t>Referenser</w:t>
      </w:r>
      <w:bookmarkEnd w:id="76"/>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2B4A17">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2B4A17">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2B4A17">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2B4A17">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2B4A17">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spellEnd"/>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77" w:name="__Fieldmark__1067_823957682"/>
      <w:bookmarkStart w:id="78" w:name="__Fieldmark__744_3764101930"/>
      <w:bookmarkStart w:id="79" w:name="__Fieldmark__1179_1934263386"/>
      <w:bookmarkEnd w:id="77"/>
      <w:bookmarkEnd w:id="78"/>
      <w:bookmarkEnd w:id="79"/>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80" w:name="_Toc391456187"/>
      <w:bookmarkStart w:id="81" w:name="_Toc394248561"/>
      <w:bookmarkEnd w:id="80"/>
      <w:r w:rsidRPr="009F3187">
        <w:lastRenderedPageBreak/>
        <w:t>Bilagor</w:t>
      </w:r>
      <w:bookmarkEnd w:id="81"/>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Caption"/>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82"/>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83" w:name="_Toc391456188"/>
      <w:bookmarkEnd w:id="83"/>
      <w:commentRangeStart w:id="84"/>
      <w:r w:rsidRPr="00D01DE3">
        <w:rPr>
          <w:rStyle w:val="IntenseEmphasis"/>
          <w:color w:val="00000A"/>
        </w:rPr>
        <w:lastRenderedPageBreak/>
        <w:t xml:space="preserve">Inledning </w:t>
      </w:r>
      <w:commentRangeEnd w:id="84"/>
      <w:r w:rsidR="00673314">
        <w:rPr>
          <w:rStyle w:val="CommentReference"/>
        </w:rPr>
        <w:commentReference w:id="84"/>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85"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86"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87"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88"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89"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IntenseEmphasis"/>
          <w:color w:val="00000A"/>
        </w:rPr>
        <w:t>Uppmuntra deltagande</w:t>
      </w:r>
    </w:p>
    <w:p w14:paraId="006BD848" w14:textId="2C2003EF" w:rsidR="00DD12F3" w:rsidRDefault="00F16CB6" w:rsidP="00DD12F3">
      <w:pPr>
        <w:rPr>
          <w:ins w:id="90"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91"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IntenseEmphasis"/>
          <w:color w:val="00000A"/>
          <w:sz w:val="23"/>
          <w:szCs w:val="23"/>
        </w:rPr>
      </w:pPr>
    </w:p>
    <w:p w14:paraId="55D689E2" w14:textId="7C70F378" w:rsidR="00D45847" w:rsidRPr="00D01DE3" w:rsidRDefault="00850895" w:rsidP="004E58AD">
      <w:pPr>
        <w:rPr>
          <w:b/>
          <w:bCs/>
          <w:i/>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3CE8C50D" w14:textId="14394892" w:rsidR="00DD12F3" w:rsidRDefault="00F16CB6" w:rsidP="00DD12F3">
      <w:pPr>
        <w:rPr>
          <w:ins w:id="92" w:author="Jason Serviss" w:date="2018-09-02T10:37:00Z"/>
          <w:rFonts w:cs="Times New Roman"/>
        </w:rPr>
      </w:pPr>
      <w:r>
        <w:rPr>
          <w:rStyle w:val="Emphasis"/>
          <w:rFonts w:cs="Times New Roman"/>
          <w:i w:val="0"/>
        </w:rPr>
        <w:t xml:space="preserve">8. </w:t>
      </w:r>
      <w:r w:rsidR="00850895">
        <w:rPr>
          <w:rStyle w:val="Emphasis"/>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Emphasis"/>
          <w:rFonts w:cs="Times New Roman"/>
          <w:i w:val="0"/>
        </w:rPr>
      </w:pPr>
    </w:p>
    <w:p w14:paraId="48DC492E" w14:textId="5316CD33" w:rsidR="00DD12F3" w:rsidRDefault="00F16CB6" w:rsidP="00DD12F3">
      <w:pPr>
        <w:rPr>
          <w:ins w:id="93" w:author="Jason Serviss" w:date="2018-09-02T10:37:00Z"/>
          <w:rFonts w:cs="Times New Roman"/>
        </w:rPr>
      </w:pPr>
      <w:r>
        <w:rPr>
          <w:rStyle w:val="Emphasis"/>
          <w:rFonts w:cs="Times New Roman"/>
          <w:i w:val="0"/>
        </w:rPr>
        <w:t xml:space="preserve">9. </w:t>
      </w:r>
      <w:r w:rsidR="00850895">
        <w:rPr>
          <w:rStyle w:val="Emphasis"/>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Emphasis"/>
          <w:rFonts w:cs="Times New Roman"/>
          <w:i w:val="0"/>
        </w:rPr>
      </w:pPr>
    </w:p>
    <w:p w14:paraId="17111BE6" w14:textId="2CCB0049" w:rsidR="00DD12F3" w:rsidRDefault="00F16CB6" w:rsidP="00DD12F3">
      <w:pPr>
        <w:rPr>
          <w:ins w:id="94" w:author="Jason Serviss" w:date="2018-09-02T10:37:00Z"/>
          <w:rFonts w:cs="Times New Roman"/>
        </w:rPr>
      </w:pPr>
      <w:r>
        <w:rPr>
          <w:rStyle w:val="Emphasis"/>
          <w:rFonts w:cs="Times New Roman"/>
          <w:i w:val="0"/>
        </w:rPr>
        <w:t xml:space="preserve">10. </w:t>
      </w:r>
      <w:r w:rsidR="00850895">
        <w:rPr>
          <w:rStyle w:val="Emphasis"/>
          <w:rFonts w:cs="Times New Roman"/>
          <w:i w:val="0"/>
        </w:rPr>
        <w:t>Hur viktigt är det att lärandet genomförs med hjälp av övning och granskning</w:t>
      </w:r>
      <w:r w:rsidR="00850895">
        <w:rPr>
          <w:rStyle w:val="FootnoteAnchor"/>
          <w:rFonts w:cs="Times New Roman"/>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95" w:author="Jason Serviss" w:date="2018-09-02T10:37:00Z"/>
          <w:rFonts w:cs="Times New Roman"/>
        </w:rPr>
      </w:pPr>
      <w:r>
        <w:rPr>
          <w:rStyle w:val="Emphasis"/>
          <w:rFonts w:cs="Times New Roman"/>
          <w:i w:val="0"/>
        </w:rPr>
        <w:t xml:space="preserve">11.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Emphasis"/>
          <w:rFonts w:cs="Times New Roman"/>
          <w:i w:val="0"/>
        </w:rPr>
      </w:pPr>
    </w:p>
    <w:p w14:paraId="5A811DBC" w14:textId="1A58C892" w:rsidR="00DD12F3" w:rsidRDefault="00F16CB6" w:rsidP="00DD12F3">
      <w:pPr>
        <w:rPr>
          <w:ins w:id="96"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97"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IntenseEmphasis"/>
          <w:color w:val="00000A"/>
          <w:sz w:val="23"/>
          <w:szCs w:val="23"/>
        </w:rPr>
      </w:pPr>
    </w:p>
    <w:p w14:paraId="671B8297" w14:textId="0DCB6335" w:rsidR="004E58AD" w:rsidRPr="00D01DE3" w:rsidRDefault="00850895" w:rsidP="004E58AD">
      <w:pPr>
        <w:rPr>
          <w:b/>
          <w:bCs/>
          <w:i/>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4EA9A698" w:rsidR="00DD12F3" w:rsidRDefault="00F16CB6" w:rsidP="00DD12F3">
      <w:pPr>
        <w:rPr>
          <w:ins w:id="98"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IntenseEmphasis"/>
          <w:color w:val="00000A"/>
          <w:sz w:val="23"/>
          <w:szCs w:val="23"/>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264E1364" w14:textId="680D37A2" w:rsidR="00DD12F3" w:rsidRPr="00A53F62" w:rsidRDefault="00F16CB6" w:rsidP="00A53F62">
      <w:pPr>
        <w:pBdr>
          <w:bottom w:val="single" w:sz="6" w:space="1" w:color="auto"/>
        </w:pBdr>
        <w:rPr>
          <w:ins w:id="99" w:author="Jason Serviss" w:date="2018-09-02T10:38:00Z"/>
          <w:rFonts w:eastAsia="Times New Roman" w:cs="Times New Roman"/>
          <w:color w:val="333333"/>
        </w:rPr>
      </w:pPr>
      <w:r>
        <w:rPr>
          <w:rStyle w:val="IntenseEmphasis"/>
          <w:rFonts w:eastAsia="Times New Roman" w:cs="Times New Roman"/>
          <w:b w:val="0"/>
          <w:bCs w:val="0"/>
          <w:i w:val="0"/>
          <w:iCs w:val="0"/>
          <w:color w:val="333333"/>
        </w:rPr>
        <w:t xml:space="preserve">15.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IntenseEmphasis"/>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CommentReference"/>
          <w:rFonts w:ascii="Verdana" w:hAnsi="Verdana"/>
          <w:sz w:val="16"/>
          <w:szCs w:val="16"/>
        </w:rPr>
        <w:commentReference w:id="100"/>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01" w:name="_Toc391456189"/>
      <w:bookmarkEnd w:id="101"/>
    </w:p>
    <w:p w14:paraId="5045D8EB" w14:textId="77777777" w:rsidR="00D12CAD" w:rsidRDefault="00D12CAD">
      <w:pPr>
        <w:rPr>
          <w:ins w:id="102"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103"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Jason Serviss" w:date="2018-09-11T17:45:00Z" w:initials="JS">
    <w:p w14:paraId="6A96F666" w14:textId="33BDADFD" w:rsidR="009C0163" w:rsidRDefault="009C0163">
      <w:pPr>
        <w:pStyle w:val="CommentText"/>
      </w:pPr>
      <w:r>
        <w:rPr>
          <w:rStyle w:val="CommentReference"/>
        </w:rPr>
        <w:annotationRef/>
      </w:r>
      <w:r>
        <w:t>”inriktar”</w:t>
      </w:r>
    </w:p>
  </w:comment>
  <w:comment w:id="8" w:author="Jason Serviss" w:date="2018-09-09T11:09:00Z" w:initials="JS">
    <w:p w14:paraId="2759EE41" w14:textId="7A01094A" w:rsidR="009C0163" w:rsidRDefault="009C0163">
      <w:pPr>
        <w:pStyle w:val="CommentText"/>
      </w:pPr>
      <w:r>
        <w:rPr>
          <w:rStyle w:val="CommentReference"/>
        </w:rPr>
        <w:annotationRef/>
      </w:r>
      <w:r>
        <w:t xml:space="preserve">Not </w:t>
      </w:r>
      <w:proofErr w:type="spellStart"/>
      <w:r>
        <w:t>really</w:t>
      </w:r>
      <w:proofErr w:type="spellEnd"/>
      <w:r>
        <w:t xml:space="preserve"> </w:t>
      </w:r>
      <w:proofErr w:type="spellStart"/>
      <w:r>
        <w:t>satisfied</w:t>
      </w:r>
      <w:proofErr w:type="spellEnd"/>
      <w:r>
        <w:t xml:space="preserve"> </w:t>
      </w:r>
      <w:proofErr w:type="spellStart"/>
      <w:r>
        <w:t>with</w:t>
      </w:r>
      <w:proofErr w:type="spellEnd"/>
      <w:r>
        <w:t xml:space="preserve"> </w:t>
      </w:r>
      <w:proofErr w:type="spellStart"/>
      <w:r>
        <w:t>how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ends</w:t>
      </w:r>
      <w:proofErr w:type="spellEnd"/>
      <w:r>
        <w:t xml:space="preserve"> </w:t>
      </w:r>
      <w:proofErr w:type="spellStart"/>
      <w:r>
        <w:t>but</w:t>
      </w:r>
      <w:proofErr w:type="spellEnd"/>
      <w:r>
        <w:t xml:space="preserve"> </w:t>
      </w:r>
      <w:proofErr w:type="spellStart"/>
      <w:r>
        <w:t>can’t</w:t>
      </w:r>
      <w:proofErr w:type="spellEnd"/>
      <w:r>
        <w:t xml:space="preserve"> come </w:t>
      </w:r>
      <w:proofErr w:type="spellStart"/>
      <w:r>
        <w:t>up</w:t>
      </w:r>
      <w:proofErr w:type="spellEnd"/>
      <w:r>
        <w:t xml:space="preserve"> </w:t>
      </w:r>
      <w:proofErr w:type="spellStart"/>
      <w:r>
        <w:t>with</w:t>
      </w:r>
      <w:proofErr w:type="spellEnd"/>
      <w:r>
        <w:t xml:space="preserve"> an alternative right </w:t>
      </w:r>
      <w:proofErr w:type="spellStart"/>
      <w:r>
        <w:t>now</w:t>
      </w:r>
      <w:proofErr w:type="spellEnd"/>
      <w:r>
        <w:t>…</w:t>
      </w:r>
      <w:r>
        <w:br/>
        <w:t xml:space="preserve">Ta </w:t>
      </w:r>
      <w:proofErr w:type="gramStart"/>
      <w:r>
        <w:t>bort ?</w:t>
      </w:r>
      <w:proofErr w:type="gramEnd"/>
      <w:r>
        <w:t>/</w:t>
      </w:r>
      <w:proofErr w:type="spellStart"/>
      <w:r>
        <w:t>olivia</w:t>
      </w:r>
      <w:proofErr w:type="spellEnd"/>
    </w:p>
  </w:comment>
  <w:comment w:id="15" w:author="Jason Serviss" w:date="2018-09-09T09:10:00Z" w:initials="JS">
    <w:p w14:paraId="0CDB43D4" w14:textId="08BB6893" w:rsidR="009C0163" w:rsidRDefault="009C0163" w:rsidP="00622CDA">
      <w:pPr>
        <w:pStyle w:val="CommentText"/>
      </w:pPr>
      <w:r>
        <w:rPr>
          <w:rStyle w:val="CommentReference"/>
        </w:rPr>
        <w:annotationRef/>
      </w:r>
      <w:r>
        <w:rPr>
          <w:rStyle w:val="CommentReference"/>
        </w:rPr>
        <w:annotationRef/>
      </w:r>
      <w:proofErr w:type="spellStart"/>
      <w:r>
        <w:t>There</w:t>
      </w:r>
      <w:proofErr w:type="spellEnd"/>
      <w:r>
        <w:t xml:space="preserve"> is a general problem </w:t>
      </w:r>
      <w:proofErr w:type="spellStart"/>
      <w:r>
        <w:t>with</w:t>
      </w:r>
      <w:proofErr w:type="spellEnd"/>
      <w:r>
        <w:t xml:space="preserve"> </w:t>
      </w:r>
      <w:proofErr w:type="spellStart"/>
      <w:r>
        <w:t>consistency</w:t>
      </w:r>
      <w:proofErr w:type="spellEnd"/>
      <w:r>
        <w:t xml:space="preserve"> </w:t>
      </w:r>
      <w:proofErr w:type="spellStart"/>
      <w:r>
        <w:t>of</w:t>
      </w:r>
      <w:proofErr w:type="spellEnd"/>
      <w:r>
        <w:t xml:space="preserve"> terms. In Bilaga 1 </w:t>
      </w:r>
      <w:proofErr w:type="spellStart"/>
      <w:r>
        <w:t>you</w:t>
      </w:r>
      <w:proofErr w:type="spellEnd"/>
      <w:r>
        <w:t xml:space="preserve"> </w:t>
      </w:r>
      <w:proofErr w:type="spellStart"/>
      <w:r>
        <w:t>use</w:t>
      </w:r>
      <w:proofErr w:type="spellEnd"/>
      <w:r>
        <w:t xml:space="preserve"> the </w:t>
      </w:r>
      <w:proofErr w:type="spellStart"/>
      <w:r>
        <w:t>word</w:t>
      </w:r>
      <w:proofErr w:type="spellEnd"/>
      <w:r>
        <w:t xml:space="preserve"> ”block” </w:t>
      </w:r>
      <w:proofErr w:type="spellStart"/>
      <w:r>
        <w:t>to</w:t>
      </w:r>
      <w:proofErr w:type="spellEnd"/>
      <w:r>
        <w:t xml:space="preserve"> </w:t>
      </w:r>
      <w:proofErr w:type="spellStart"/>
      <w:r>
        <w:t>describe</w:t>
      </w:r>
      <w:proofErr w:type="spellEnd"/>
      <w:r>
        <w:t xml:space="preserve"> different subdivisions </w:t>
      </w:r>
      <w:proofErr w:type="spellStart"/>
      <w:r>
        <w:t>of</w:t>
      </w:r>
      <w:proofErr w:type="spellEnd"/>
      <w:r>
        <w:t xml:space="preserve"> the </w:t>
      </w:r>
      <w:proofErr w:type="spellStart"/>
      <w:r>
        <w:t>models</w:t>
      </w:r>
      <w:proofErr w:type="spellEnd"/>
      <w:r>
        <w:t xml:space="preserve"> </w:t>
      </w:r>
      <w:proofErr w:type="spellStart"/>
      <w:r>
        <w:t>but</w:t>
      </w:r>
      <w:proofErr w:type="spellEnd"/>
      <w:r>
        <w:t xml:space="preserve"> </w:t>
      </w:r>
      <w:proofErr w:type="spellStart"/>
      <w:r>
        <w:t>here</w:t>
      </w:r>
      <w:proofErr w:type="spellEnd"/>
      <w:r>
        <w:t xml:space="preserve"> and in the </w:t>
      </w:r>
      <w:proofErr w:type="spellStart"/>
      <w:r>
        <w:t>figures</w:t>
      </w:r>
      <w:proofErr w:type="spellEnd"/>
      <w:r>
        <w:t xml:space="preserve"> </w:t>
      </w:r>
      <w:proofErr w:type="spellStart"/>
      <w:r>
        <w:t>you</w:t>
      </w:r>
      <w:proofErr w:type="spellEnd"/>
      <w:r>
        <w:t xml:space="preserve"> call </w:t>
      </w:r>
      <w:proofErr w:type="spellStart"/>
      <w:r>
        <w:t>them</w:t>
      </w:r>
      <w:proofErr w:type="spellEnd"/>
      <w:r>
        <w:t xml:space="preserve"> ”elements”.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be </w:t>
      </w:r>
      <w:proofErr w:type="spellStart"/>
      <w:r>
        <w:t>consistent</w:t>
      </w:r>
      <w:proofErr w:type="spellEnd"/>
      <w:r>
        <w:t xml:space="preserve"> </w:t>
      </w:r>
      <w:proofErr w:type="spellStart"/>
      <w:r>
        <w:t>with</w:t>
      </w:r>
      <w:proofErr w:type="spellEnd"/>
      <w:r>
        <w:t xml:space="preserve"> the terms </w:t>
      </w:r>
      <w:proofErr w:type="spellStart"/>
      <w:r>
        <w:t>you</w:t>
      </w:r>
      <w:proofErr w:type="spellEnd"/>
      <w:r>
        <w:t xml:space="preserve"> </w:t>
      </w:r>
      <w:proofErr w:type="spellStart"/>
      <w:r>
        <w:t>use</w:t>
      </w:r>
      <w:proofErr w:type="spellEnd"/>
      <w:r>
        <w:t xml:space="preserve">. Fix </w:t>
      </w:r>
      <w:proofErr w:type="spellStart"/>
      <w:r>
        <w:t>this</w:t>
      </w:r>
      <w:proofErr w:type="spellEnd"/>
      <w:r>
        <w:t xml:space="preserve"> </w:t>
      </w:r>
      <w:proofErr w:type="spellStart"/>
      <w:r>
        <w:t>everywhere</w:t>
      </w:r>
      <w:proofErr w:type="spellEnd"/>
      <w:r>
        <w:t xml:space="preserve">. </w:t>
      </w:r>
      <w:proofErr w:type="spellStart"/>
      <w:r>
        <w:t>Fixed</w:t>
      </w:r>
      <w:proofErr w:type="spellEnd"/>
    </w:p>
    <w:p w14:paraId="58995C78" w14:textId="0E7D4B8D" w:rsidR="009C0163" w:rsidRDefault="009C0163">
      <w:pPr>
        <w:pStyle w:val="CommentText"/>
      </w:pPr>
    </w:p>
  </w:comment>
  <w:comment w:id="19" w:author="Jason Serviss" w:date="2018-09-11T17:55:00Z" w:initials="JS">
    <w:p w14:paraId="0EC8A166" w14:textId="00AA2FAE" w:rsidR="009C0163" w:rsidRDefault="009C0163">
      <w:pPr>
        <w:pStyle w:val="CommentText"/>
      </w:pPr>
      <w:r>
        <w:rPr>
          <w:rStyle w:val="CommentReference"/>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w:t>
      </w:r>
    </w:p>
  </w:comment>
  <w:comment w:id="28" w:author="Olivia Imner" w:date="2018-09-09T09:11:00Z" w:initials="OI">
    <w:p w14:paraId="2F534D75" w14:textId="07960E8B" w:rsidR="009C0163" w:rsidRDefault="009C0163">
      <w:pPr>
        <w:pStyle w:val="CommentText"/>
      </w:pPr>
      <w:r>
        <w:rPr>
          <w:rStyle w:val="CommentReference"/>
        </w:rPr>
        <w:annotationRef/>
      </w:r>
      <w:r>
        <w:t>Låter konstigt, annat ord</w:t>
      </w:r>
      <w:proofErr w:type="gramStart"/>
      <w:r>
        <w:t>..</w:t>
      </w:r>
      <w:proofErr w:type="gramEnd"/>
    </w:p>
  </w:comment>
  <w:comment w:id="29" w:author="Olivia Imner" w:date="2018-09-09T15:54:00Z" w:initials="OI">
    <w:p w14:paraId="1A489350" w14:textId="493E1C41" w:rsidR="009C0163" w:rsidRDefault="009C0163">
      <w:pPr>
        <w:pStyle w:val="CommentText"/>
      </w:pPr>
      <w:r>
        <w:rPr>
          <w:rStyle w:val="CommentReference"/>
        </w:rPr>
        <w:annotationRef/>
      </w:r>
      <w:r>
        <w:t xml:space="preserve">Behöver inte förklaras att frågekonstruktioner </w:t>
      </w:r>
      <w:r>
        <w:rPr>
          <w:rStyle w:val="CommentReference"/>
        </w:rPr>
        <w:annotationRef/>
      </w:r>
      <w:r>
        <w:t xml:space="preserve">innehåller frågor och påståenden? </w:t>
      </w:r>
    </w:p>
  </w:comment>
  <w:comment w:id="30" w:author="Jason Serviss" w:date="2018-09-09T10:29:00Z" w:initials="JS">
    <w:p w14:paraId="7B006EE6" w14:textId="65B6F130" w:rsidR="009C0163" w:rsidRDefault="009C0163">
      <w:pPr>
        <w:pStyle w:val="CommentText"/>
      </w:pPr>
      <w:r>
        <w:rPr>
          <w:rStyle w:val="CommentReference"/>
        </w:rPr>
        <w:annotationRef/>
      </w:r>
      <w:r>
        <w:t xml:space="preserve">The </w:t>
      </w:r>
      <w:proofErr w:type="spellStart"/>
      <w:r>
        <w:t>fact</w:t>
      </w:r>
      <w:proofErr w:type="spellEnd"/>
      <w:r>
        <w:t xml:space="preserve"> </w:t>
      </w:r>
      <w:proofErr w:type="spellStart"/>
      <w:r>
        <w:t>that</w:t>
      </w:r>
      <w:proofErr w:type="spellEnd"/>
      <w:r>
        <w:t xml:space="preserve"> DIM </w:t>
      </w:r>
      <w:proofErr w:type="spellStart"/>
      <w:r>
        <w:t>only</w:t>
      </w:r>
      <w:proofErr w:type="spellEnd"/>
      <w:r>
        <w:t xml:space="preserve"> </w:t>
      </w:r>
      <w:proofErr w:type="spellStart"/>
      <w:r>
        <w:t>scored</w:t>
      </w:r>
      <w:proofErr w:type="spellEnd"/>
      <w:r>
        <w:t xml:space="preserve"> 0.5 </w:t>
      </w:r>
      <w:proofErr w:type="spellStart"/>
      <w:r>
        <w:t>points</w:t>
      </w:r>
      <w:proofErr w:type="spellEnd"/>
      <w:r>
        <w:t xml:space="preserve"> </w:t>
      </w:r>
      <w:proofErr w:type="spellStart"/>
      <w:r>
        <w:t>higher</w:t>
      </w:r>
      <w:proofErr w:type="spellEnd"/>
      <w:r>
        <w:t xml:space="preserve"> </w:t>
      </w:r>
      <w:proofErr w:type="spellStart"/>
      <w:r>
        <w:t>than</w:t>
      </w:r>
      <w:proofErr w:type="spellEnd"/>
      <w:r>
        <w:t xml:space="preserve"> KLM </w:t>
      </w:r>
      <w:proofErr w:type="spellStart"/>
      <w:r>
        <w:t>should</w:t>
      </w:r>
      <w:proofErr w:type="spellEnd"/>
      <w:r>
        <w:t xml:space="preserve"> be </w:t>
      </w:r>
      <w:proofErr w:type="spellStart"/>
      <w:r>
        <w:t>discussed</w:t>
      </w:r>
      <w:proofErr w:type="spellEnd"/>
      <w:r>
        <w:t xml:space="preserve"> in the </w:t>
      </w:r>
      <w:proofErr w:type="spellStart"/>
      <w:r>
        <w:t>discussion</w:t>
      </w:r>
      <w:proofErr w:type="spellEnd"/>
      <w:r>
        <w:t xml:space="preserve">. </w:t>
      </w:r>
      <w:proofErr w:type="spellStart"/>
      <w:r>
        <w:t>This</w:t>
      </w:r>
      <w:proofErr w:type="spellEnd"/>
      <w:r>
        <w:t xml:space="preserve"> </w:t>
      </w:r>
      <w:proofErr w:type="spellStart"/>
      <w:r>
        <w:t>essentially</w:t>
      </w:r>
      <w:proofErr w:type="spellEnd"/>
      <w:r>
        <w:t xml:space="preserve"> </w:t>
      </w:r>
      <w:proofErr w:type="spellStart"/>
      <w:r>
        <w:t>means</w:t>
      </w:r>
      <w:proofErr w:type="spellEnd"/>
      <w:r>
        <w:t xml:space="preserve"> </w:t>
      </w:r>
      <w:proofErr w:type="spellStart"/>
      <w:r>
        <w:t>that</w:t>
      </w:r>
      <w:proofErr w:type="spellEnd"/>
      <w:r>
        <w:t xml:space="preserve"> DIM and KLM </w:t>
      </w:r>
      <w:proofErr w:type="spellStart"/>
      <w:r>
        <w:t>are</w:t>
      </w:r>
      <w:proofErr w:type="spellEnd"/>
      <w:r>
        <w:t xml:space="preserve"> ALMOST </w:t>
      </w:r>
      <w:proofErr w:type="spellStart"/>
      <w:r>
        <w:t>equally</w:t>
      </w:r>
      <w:proofErr w:type="spellEnd"/>
      <w:r>
        <w:t xml:space="preserve"> </w:t>
      </w:r>
      <w:proofErr w:type="spellStart"/>
      <w:r>
        <w:t>suitable</w:t>
      </w:r>
      <w:proofErr w:type="spellEnd"/>
      <w:r>
        <w:t xml:space="preserve"> </w:t>
      </w:r>
      <w:proofErr w:type="spellStart"/>
      <w:r>
        <w:t>to</w:t>
      </w:r>
      <w:proofErr w:type="spellEnd"/>
      <w:r>
        <w:t xml:space="preserve"> </w:t>
      </w:r>
      <w:proofErr w:type="spellStart"/>
      <w:r>
        <w:t>equate</w:t>
      </w:r>
      <w:proofErr w:type="spellEnd"/>
      <w:r>
        <w:t xml:space="preserve"> </w:t>
      </w:r>
      <w:proofErr w:type="spellStart"/>
      <w:r>
        <w:t>with</w:t>
      </w:r>
      <w:proofErr w:type="spellEnd"/>
      <w:r>
        <w:t xml:space="preserve"> Grades </w:t>
      </w:r>
      <w:proofErr w:type="spellStart"/>
      <w:r>
        <w:t>current</w:t>
      </w:r>
      <w:proofErr w:type="spellEnd"/>
      <w:r>
        <w:t xml:space="preserve"> </w:t>
      </w:r>
      <w:proofErr w:type="spellStart"/>
      <w:r>
        <w:t>peoagogic</w:t>
      </w:r>
      <w:proofErr w:type="spellEnd"/>
      <w:r>
        <w:t xml:space="preserve"> </w:t>
      </w:r>
      <w:proofErr w:type="spellStart"/>
      <w:r>
        <w:t>practices</w:t>
      </w:r>
      <w:proofErr w:type="spellEnd"/>
      <w:r>
        <w:t>. ok</w:t>
      </w:r>
    </w:p>
  </w:comment>
  <w:comment w:id="32" w:author="Jason Serviss" w:date="2018-09-09T09:50:00Z" w:initials="JS">
    <w:p w14:paraId="1F0105B4" w14:textId="704A523C" w:rsidR="009C0163" w:rsidRDefault="009C0163">
      <w:pPr>
        <w:pStyle w:val="CommentText"/>
      </w:pPr>
      <w:ins w:id="33" w:author="Jason Serviss" w:date="2018-09-02T14:52:00Z">
        <w:r>
          <w:rPr>
            <w:rStyle w:val="CommentReference"/>
          </w:rPr>
          <w:annotationRef/>
        </w:r>
      </w:ins>
      <w:r>
        <w:t xml:space="preserve">I </w:t>
      </w:r>
      <w:proofErr w:type="spellStart"/>
      <w:r>
        <w:t>am</w:t>
      </w:r>
      <w:proofErr w:type="spellEnd"/>
      <w:r>
        <w:t xml:space="preserve"> not </w:t>
      </w:r>
      <w:proofErr w:type="gramStart"/>
      <w:r>
        <w:t>100%</w:t>
      </w:r>
      <w:proofErr w:type="gramEnd"/>
      <w:r>
        <w:t xml:space="preserve">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but</w:t>
      </w:r>
      <w:proofErr w:type="spellEnd"/>
      <w:r>
        <w:t xml:space="preserve"> it  is a </w:t>
      </w:r>
      <w:proofErr w:type="spellStart"/>
      <w:r>
        <w:t>rough</w:t>
      </w:r>
      <w:proofErr w:type="spellEnd"/>
      <w:r>
        <w:t xml:space="preserve"> </w:t>
      </w:r>
      <w:proofErr w:type="spellStart"/>
      <w:r>
        <w:t>idea</w:t>
      </w:r>
      <w:proofErr w:type="spellEnd"/>
      <w:r>
        <w:t xml:space="preserve"> </w:t>
      </w:r>
      <w:proofErr w:type="spellStart"/>
      <w:r>
        <w:t>of</w:t>
      </w:r>
      <w:proofErr w:type="spellEnd"/>
      <w:r>
        <w:t xml:space="preserve"> </w:t>
      </w:r>
      <w:proofErr w:type="spellStart"/>
      <w:r>
        <w:t>what</w:t>
      </w:r>
      <w:proofErr w:type="spellEnd"/>
      <w:r>
        <w:t xml:space="preserve"> I </w:t>
      </w:r>
      <w:proofErr w:type="spellStart"/>
      <w:r>
        <w:t>think</w:t>
      </w:r>
      <w:proofErr w:type="spellEnd"/>
      <w:r>
        <w:t xml:space="preserve"> </w:t>
      </w:r>
      <w:proofErr w:type="spellStart"/>
      <w:r>
        <w:t>should</w:t>
      </w:r>
      <w:proofErr w:type="spellEnd"/>
      <w:r>
        <w:t xml:space="preserve"> be </w:t>
      </w:r>
      <w:proofErr w:type="spellStart"/>
      <w:r>
        <w:t>here</w:t>
      </w:r>
      <w:proofErr w:type="spellEnd"/>
      <w:r>
        <w:t>. OK</w:t>
      </w:r>
    </w:p>
  </w:comment>
  <w:comment w:id="34" w:author="Olivia Imner" w:date="2018-09-09T15:59:00Z" w:initials="OI">
    <w:p w14:paraId="19309899" w14:textId="7F5D87C7" w:rsidR="009C0163" w:rsidRDefault="009C0163">
      <w:pPr>
        <w:pStyle w:val="CommentText"/>
      </w:pPr>
      <w:r>
        <w:rPr>
          <w:rStyle w:val="CommentReference"/>
        </w:rPr>
        <w:annotationRef/>
      </w:r>
      <w:r>
        <w:t xml:space="preserve">Ändra Ordföljder till </w:t>
      </w:r>
      <w:proofErr w:type="gramStart"/>
      <w:r>
        <w:t>frågekonstruktionerna .</w:t>
      </w:r>
      <w:proofErr w:type="gramEnd"/>
      <w:r>
        <w:t xml:space="preserve"> </w:t>
      </w:r>
    </w:p>
  </w:comment>
  <w:comment w:id="35" w:author="Jason Serviss" w:date="2018-09-09T11:07:00Z" w:initials="JS">
    <w:p w14:paraId="1FFFE4B3" w14:textId="63259DB1" w:rsidR="009C0163" w:rsidRDefault="009C0163">
      <w:pPr>
        <w:pStyle w:val="CommentText"/>
      </w:pPr>
      <w:r>
        <w:rPr>
          <w:rStyle w:val="CommentReference"/>
        </w:rPr>
        <w:annotationRef/>
      </w:r>
      <w:r>
        <w:t xml:space="preserve">The </w:t>
      </w:r>
      <w:proofErr w:type="spellStart"/>
      <w:r>
        <w:t>figure</w:t>
      </w:r>
      <w:proofErr w:type="spellEnd"/>
      <w:r>
        <w:t xml:space="preserve"> legend </w:t>
      </w:r>
      <w:proofErr w:type="spellStart"/>
      <w:r>
        <w:t>does</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describe</w:t>
      </w:r>
      <w:proofErr w:type="spellEnd"/>
      <w:r>
        <w:t xml:space="preserve"> </w:t>
      </w:r>
      <w:proofErr w:type="spellStart"/>
      <w:r>
        <w:t>how</w:t>
      </w:r>
      <w:proofErr w:type="spellEnd"/>
      <w:r>
        <w:t xml:space="preserve"> the </w:t>
      </w:r>
      <w:proofErr w:type="spellStart"/>
      <w:r>
        <w:t>interview</w:t>
      </w:r>
      <w:proofErr w:type="spellEnd"/>
      <w:r>
        <w:t xml:space="preserve"> is ”uppdelad” it </w:t>
      </w:r>
      <w:proofErr w:type="spellStart"/>
      <w:r>
        <w:t>needs</w:t>
      </w:r>
      <w:proofErr w:type="spellEnd"/>
      <w:r>
        <w:t xml:space="preserve"> </w:t>
      </w:r>
      <w:proofErr w:type="spellStart"/>
      <w:r>
        <w:t>to</w:t>
      </w:r>
      <w:proofErr w:type="spellEnd"/>
      <w:r>
        <w:t xml:space="preserve"> </w:t>
      </w:r>
      <w:proofErr w:type="spellStart"/>
      <w:r>
        <w:t>describe</w:t>
      </w:r>
      <w:proofErr w:type="spellEnd"/>
      <w:r>
        <w:t xml:space="preserve"> the FIGURE. </w:t>
      </w:r>
      <w:proofErr w:type="spellStart"/>
      <w:r>
        <w:t>Fixed</w:t>
      </w:r>
      <w:proofErr w:type="spellEnd"/>
      <w:r>
        <w:t xml:space="preserve"> </w:t>
      </w:r>
    </w:p>
  </w:comment>
  <w:comment w:id="40" w:author="Jason Serviss" w:date="2018-09-11T17:59:00Z" w:initials="JS">
    <w:p w14:paraId="09E3862F" w14:textId="61B8D249" w:rsidR="009C0163" w:rsidRDefault="009C0163">
      <w:pPr>
        <w:pStyle w:val="CommentText"/>
      </w:pPr>
      <w:r>
        <w:rPr>
          <w:rStyle w:val="CommentReference"/>
        </w:rPr>
        <w:annotationRef/>
      </w:r>
      <w:proofErr w:type="spellStart"/>
      <w:r>
        <w:t>What</w:t>
      </w:r>
      <w:proofErr w:type="spellEnd"/>
      <w:r>
        <w:t xml:space="preserve"> is </w:t>
      </w:r>
      <w:proofErr w:type="spellStart"/>
      <w:r>
        <w:t>this</w:t>
      </w:r>
      <w:proofErr w:type="spellEnd"/>
      <w:r>
        <w:t xml:space="preserve"> </w:t>
      </w:r>
      <w:proofErr w:type="spellStart"/>
      <w:r>
        <w:t>suppose</w:t>
      </w:r>
      <w:proofErr w:type="spellEnd"/>
      <w:r>
        <w:t xml:space="preserve"> </w:t>
      </w:r>
      <w:proofErr w:type="spellStart"/>
      <w:r>
        <w:t>to</w:t>
      </w:r>
      <w:proofErr w:type="spellEnd"/>
      <w:r>
        <w:t xml:space="preserve"> </w:t>
      </w:r>
      <w:proofErr w:type="spellStart"/>
      <w:r>
        <w:t>mean</w:t>
      </w:r>
      <w:proofErr w:type="spellEnd"/>
      <w:r>
        <w:t xml:space="preserve">?  </w:t>
      </w:r>
      <w:proofErr w:type="spellStart"/>
      <w:r>
        <w:t>Should</w:t>
      </w:r>
      <w:proofErr w:type="spellEnd"/>
      <w:r>
        <w:t xml:space="preserve"> just be ”numrering”…?</w:t>
      </w:r>
    </w:p>
  </w:comment>
  <w:comment w:id="41" w:author="Jason Serviss" w:date="2018-09-11T18:00:00Z" w:initials="JS">
    <w:p w14:paraId="0A682B11" w14:textId="5E024246" w:rsidR="009C0163" w:rsidRDefault="009C0163">
      <w:pPr>
        <w:pStyle w:val="CommentText"/>
      </w:pPr>
      <w:r>
        <w:rPr>
          <w:rStyle w:val="CommentReference"/>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w:t>
      </w:r>
    </w:p>
  </w:comment>
  <w:comment w:id="43" w:author="Jason Serviss" w:date="2018-09-11T18:05:00Z" w:initials="JS">
    <w:p w14:paraId="17B56B46" w14:textId="31024D7C" w:rsidR="009C0163" w:rsidRDefault="009C0163">
      <w:pPr>
        <w:pStyle w:val="CommentText"/>
      </w:pPr>
      <w:r>
        <w:rPr>
          <w:rStyle w:val="CommentReference"/>
        </w:rPr>
        <w:annotationRef/>
      </w:r>
      <w:proofErr w:type="spellStart"/>
      <w:r>
        <w:t>This</w:t>
      </w:r>
      <w:proofErr w:type="spellEnd"/>
      <w:r>
        <w:t xml:space="preserve"> </w:t>
      </w:r>
      <w:proofErr w:type="spellStart"/>
      <w:r>
        <w:t>sentance</w:t>
      </w:r>
      <w:proofErr w:type="spellEnd"/>
      <w:r>
        <w:t xml:space="preserve"> </w:t>
      </w:r>
      <w:proofErr w:type="spellStart"/>
      <w:r>
        <w:t>needs</w:t>
      </w:r>
      <w:proofErr w:type="spellEnd"/>
      <w:r>
        <w:t xml:space="preserve"> </w:t>
      </w:r>
      <w:proofErr w:type="spellStart"/>
      <w:r>
        <w:t>to</w:t>
      </w:r>
      <w:proofErr w:type="spellEnd"/>
      <w:r>
        <w:t xml:space="preserve"> </w:t>
      </w:r>
      <w:proofErr w:type="spellStart"/>
      <w:r>
        <w:t>take</w:t>
      </w:r>
      <w:proofErr w:type="spellEnd"/>
      <w:r>
        <w:t xml:space="preserve"> the form </w:t>
      </w:r>
      <w:proofErr w:type="spellStart"/>
      <w:r>
        <w:t>of</w:t>
      </w:r>
      <w:proofErr w:type="spellEnd"/>
      <w:r>
        <w:t xml:space="preserve"> ”</w:t>
      </w:r>
      <w:proofErr w:type="spellStart"/>
      <w:r>
        <w:t>Next</w:t>
      </w:r>
      <w:proofErr w:type="spellEnd"/>
      <w:r>
        <w:t xml:space="preserve">, in order </w:t>
      </w:r>
      <w:proofErr w:type="spellStart"/>
      <w:r>
        <w:t>to</w:t>
      </w:r>
      <w:proofErr w:type="spellEnd"/>
      <w:r>
        <w:t xml:space="preserve"> get a </w:t>
      </w:r>
      <w:proofErr w:type="spellStart"/>
      <w:r>
        <w:t>better</w:t>
      </w:r>
      <w:proofErr w:type="spellEnd"/>
      <w:r>
        <w:t xml:space="preserve"> </w:t>
      </w:r>
      <w:proofErr w:type="spellStart"/>
      <w:r>
        <w:t>understanding</w:t>
      </w:r>
      <w:proofErr w:type="spellEnd"/>
      <w:r>
        <w:t xml:space="preserve"> av… To do </w:t>
      </w:r>
      <w:proofErr w:type="spellStart"/>
      <w:r>
        <w:t>this</w:t>
      </w:r>
      <w:proofErr w:type="spellEnd"/>
      <w:r>
        <w:t xml:space="preserve"> </w:t>
      </w:r>
      <w:proofErr w:type="spellStart"/>
      <w:r>
        <w:t>we</w:t>
      </w:r>
      <w:proofErr w:type="spellEnd"/>
      <w:r>
        <w:t xml:space="preserve"> </w:t>
      </w:r>
      <w:proofErr w:type="spellStart"/>
      <w:r>
        <w:t>analyzed</w:t>
      </w:r>
      <w:proofErr w:type="spellEnd"/>
      <w:r>
        <w:t xml:space="preserve">…” </w:t>
      </w:r>
    </w:p>
  </w:comment>
  <w:comment w:id="44" w:author="Unknown Author" w:date="2018-09-09T10:35:00Z" w:initials="">
    <w:p w14:paraId="4F4B3837" w14:textId="6FA9C885" w:rsidR="009C0163" w:rsidRPr="00764107" w:rsidRDefault="009C0163">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r>
        <w:rPr>
          <w:rFonts w:asciiTheme="minorHAnsi" w:hAnsiTheme="minorHAnsi"/>
          <w:sz w:val="20"/>
        </w:rPr>
        <w:t xml:space="preserve">. </w:t>
      </w:r>
      <w:r>
        <w:rPr>
          <w:rFonts w:asciiTheme="minorHAnsi" w:hAnsiTheme="minorHAnsi"/>
          <w:color w:val="FFFFFF" w:themeColor="background1"/>
          <w:sz w:val="20"/>
        </w:rPr>
        <w:t xml:space="preserve">It is </w:t>
      </w:r>
      <w:proofErr w:type="spellStart"/>
      <w:r>
        <w:rPr>
          <w:rFonts w:asciiTheme="minorHAnsi" w:hAnsiTheme="minorHAnsi"/>
          <w:color w:val="FFFFFF" w:themeColor="background1"/>
          <w:sz w:val="20"/>
        </w:rPr>
        <w:t>good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have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added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this</w:t>
      </w:r>
      <w:proofErr w:type="spellEnd"/>
      <w:r>
        <w:rPr>
          <w:rFonts w:asciiTheme="minorHAnsi" w:hAnsiTheme="minorHAnsi"/>
          <w:color w:val="FFFFFF" w:themeColor="background1"/>
          <w:sz w:val="20"/>
        </w:rPr>
        <w:t xml:space="preserve"> BUT it is </w:t>
      </w:r>
      <w:proofErr w:type="spellStart"/>
      <w:r>
        <w:rPr>
          <w:rFonts w:asciiTheme="minorHAnsi" w:hAnsiTheme="minorHAnsi"/>
          <w:color w:val="FFFFFF" w:themeColor="background1"/>
          <w:sz w:val="20"/>
        </w:rPr>
        <w:t>very</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unclear</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trying</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say</w:t>
      </w:r>
      <w:proofErr w:type="spellEnd"/>
      <w:r>
        <w:rPr>
          <w:rFonts w:asciiTheme="minorHAnsi" w:hAnsiTheme="minorHAnsi"/>
          <w:color w:val="FFFFFF" w:themeColor="background1"/>
          <w:sz w:val="20"/>
        </w:rPr>
        <w:t>.”</w:t>
      </w:r>
      <w:r w:rsidRPr="00B41458">
        <w:t xml:space="preserve"> </w:t>
      </w:r>
      <w:r>
        <w:t>presenterade olika instruktioner</w:t>
      </w:r>
      <w:r>
        <w:rPr>
          <w:rFonts w:asciiTheme="minorHAnsi" w:hAnsiTheme="minorHAnsi"/>
          <w:color w:val="FFFFFF" w:themeColor="background1"/>
          <w:sz w:val="20"/>
        </w:rPr>
        <w:t>”? ”</w:t>
      </w:r>
      <w:r w:rsidRPr="00B41458">
        <w:t xml:space="preserve"> </w:t>
      </w:r>
      <w:r>
        <w:t>beroende på vilken grad den uppvisade</w:t>
      </w:r>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more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work</w:t>
      </w:r>
      <w:proofErr w:type="spellEnd"/>
      <w:r>
        <w:rPr>
          <w:rFonts w:asciiTheme="minorHAnsi" w:hAnsiTheme="minorHAnsi"/>
          <w:color w:val="FFFFFF" w:themeColor="background1"/>
          <w:sz w:val="20"/>
        </w:rPr>
        <w:t xml:space="preserve">. </w:t>
      </w:r>
      <w:proofErr w:type="spellStart"/>
      <w:r>
        <w:rPr>
          <w:rFonts w:asciiTheme="minorHAnsi" w:hAnsiTheme="minorHAnsi"/>
          <w:sz w:val="20"/>
        </w:rPr>
        <w:t>Fixed</w:t>
      </w:r>
      <w:proofErr w:type="spellEnd"/>
    </w:p>
  </w:comment>
  <w:comment w:id="45" w:author="Jason Serviss" w:date="2018-09-11T18:07:00Z" w:initials="JS">
    <w:p w14:paraId="40635D2C" w14:textId="1F9B8EBE" w:rsidR="009C0163" w:rsidRDefault="009C0163">
      <w:pPr>
        <w:pStyle w:val="CommentText"/>
      </w:pPr>
      <w:r>
        <w:rPr>
          <w:rStyle w:val="CommentReference"/>
        </w:rPr>
        <w:annotationRef/>
      </w:r>
      <w:proofErr w:type="spellStart"/>
      <w:r>
        <w:t>grammar</w:t>
      </w:r>
      <w:proofErr w:type="spellEnd"/>
    </w:p>
  </w:comment>
  <w:comment w:id="46" w:author="Jason Serviss" w:date="2018-09-11T18:09:00Z" w:initials="JS">
    <w:p w14:paraId="2DBFCE0A" w14:textId="56484753" w:rsidR="009C0163" w:rsidRDefault="009C0163">
      <w:pPr>
        <w:pStyle w:val="CommentText"/>
      </w:pPr>
      <w:r>
        <w:rPr>
          <w:rStyle w:val="CommentReference"/>
        </w:rPr>
        <w:annotationRef/>
      </w:r>
      <w:r>
        <w:t xml:space="preserve">It </w:t>
      </w:r>
      <w:proofErr w:type="spellStart"/>
      <w:r>
        <w:t>would</w:t>
      </w:r>
      <w:proofErr w:type="spellEnd"/>
      <w:r>
        <w:t xml:space="preserve"> </w:t>
      </w:r>
      <w:proofErr w:type="spellStart"/>
      <w:r>
        <w:t>probably</w:t>
      </w:r>
      <w:proofErr w:type="spellEnd"/>
      <w:r>
        <w:t xml:space="preserve"> be </w:t>
      </w:r>
      <w:proofErr w:type="spellStart"/>
      <w:r>
        <w:t>good</w:t>
      </w:r>
      <w:proofErr w:type="spellEnd"/>
      <w:r>
        <w:t xml:space="preserve"> </w:t>
      </w:r>
      <w:proofErr w:type="spellStart"/>
      <w:r>
        <w:t>to</w:t>
      </w:r>
      <w:proofErr w:type="spellEnd"/>
      <w:r>
        <w:t xml:space="preserve"> try </w:t>
      </w:r>
      <w:proofErr w:type="spellStart"/>
      <w:r>
        <w:t>to</w:t>
      </w:r>
      <w:proofErr w:type="spellEnd"/>
      <w:r>
        <w:t xml:space="preserve"> </w:t>
      </w:r>
      <w:proofErr w:type="spellStart"/>
      <w:r>
        <w:t>draw</w:t>
      </w:r>
      <w:proofErr w:type="spellEnd"/>
      <w:r>
        <w:t xml:space="preserve"> a bit </w:t>
      </w:r>
      <w:proofErr w:type="spellStart"/>
      <w:r>
        <w:t>more</w:t>
      </w:r>
      <w:proofErr w:type="spellEnd"/>
      <w:r>
        <w:t xml:space="preserve"> </w:t>
      </w:r>
      <w:proofErr w:type="spellStart"/>
      <w:r>
        <w:t>conclusions</w:t>
      </w:r>
      <w:proofErr w:type="spellEnd"/>
      <w:r>
        <w:t xml:space="preserve"> from </w:t>
      </w:r>
      <w:proofErr w:type="spellStart"/>
      <w:r>
        <w:t>Figure</w:t>
      </w:r>
      <w:proofErr w:type="spellEnd"/>
      <w:r>
        <w:t xml:space="preserve"> 2B </w:t>
      </w:r>
      <w:proofErr w:type="spellStart"/>
      <w:r>
        <w:t>wither</w:t>
      </w:r>
      <w:proofErr w:type="spellEnd"/>
      <w:r>
        <w:t xml:space="preserve"> </w:t>
      </w:r>
      <w:proofErr w:type="spellStart"/>
      <w:r>
        <w:t>here</w:t>
      </w:r>
      <w:proofErr w:type="spellEnd"/>
      <w:r>
        <w:t xml:space="preserve">, at the end </w:t>
      </w:r>
      <w:proofErr w:type="spellStart"/>
      <w:r>
        <w:t>of</w:t>
      </w:r>
      <w:proofErr w:type="spellEnd"/>
      <w:r>
        <w:t xml:space="preserve"> the </w:t>
      </w:r>
      <w:proofErr w:type="spellStart"/>
      <w:r>
        <w:t>paragraph</w:t>
      </w:r>
      <w:proofErr w:type="spellEnd"/>
      <w:r>
        <w:t xml:space="preserve">, or </w:t>
      </w:r>
      <w:proofErr w:type="spellStart"/>
      <w:r>
        <w:t>after</w:t>
      </w:r>
      <w:proofErr w:type="spellEnd"/>
      <w:r>
        <w:t xml:space="preserve">/in </w:t>
      </w:r>
      <w:proofErr w:type="spellStart"/>
      <w:r>
        <w:t>each</w:t>
      </w:r>
      <w:proofErr w:type="spellEnd"/>
      <w:r>
        <w:t xml:space="preserve"> </w:t>
      </w:r>
      <w:proofErr w:type="spellStart"/>
      <w:r>
        <w:t>sentance</w:t>
      </w:r>
      <w:proofErr w:type="spellEnd"/>
      <w:r>
        <w:t xml:space="preserve"> </w:t>
      </w:r>
      <w:proofErr w:type="spellStart"/>
      <w:r>
        <w:t>that</w:t>
      </w:r>
      <w:proofErr w:type="spellEnd"/>
      <w:r>
        <w:t xml:space="preserve"> presents the </w:t>
      </w:r>
      <w:proofErr w:type="spellStart"/>
      <w:r>
        <w:t>result</w:t>
      </w:r>
      <w:proofErr w:type="spellEnd"/>
      <w:r>
        <w:t xml:space="preserve"> </w:t>
      </w:r>
      <w:proofErr w:type="spellStart"/>
      <w:r>
        <w:t>when</w:t>
      </w:r>
      <w:proofErr w:type="spellEnd"/>
      <w:r>
        <w:t xml:space="preserve"> </w:t>
      </w:r>
      <w:proofErr w:type="spellStart"/>
      <w:r>
        <w:t>possible</w:t>
      </w:r>
      <w:proofErr w:type="spellEnd"/>
      <w:r>
        <w:t>.</w:t>
      </w:r>
    </w:p>
  </w:comment>
  <w:comment w:id="47" w:author="Unknown Author" w:date="2018-07-25T15:56:00Z" w:initials="">
    <w:p w14:paraId="49A8A583" w14:textId="32CE9B39" w:rsidR="009C0163" w:rsidRDefault="009C0163">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49" w:author="Jason Serviss" w:date="2018-09-11T18:11:00Z" w:initials="JS">
    <w:p w14:paraId="2DF54E64" w14:textId="2DC2C93C" w:rsidR="009C0163" w:rsidRDefault="009C0163">
      <w:pPr>
        <w:pStyle w:val="CommentText"/>
      </w:pPr>
      <w:r>
        <w:rPr>
          <w:rStyle w:val="CommentReference"/>
        </w:rPr>
        <w:annotationRef/>
      </w:r>
      <w:r>
        <w:t xml:space="preserve">Still not happy </w:t>
      </w:r>
      <w:proofErr w:type="spellStart"/>
      <w:r>
        <w:t>with</w:t>
      </w:r>
      <w:proofErr w:type="spellEnd"/>
      <w:r>
        <w:t xml:space="preserve"> </w:t>
      </w:r>
      <w:proofErr w:type="spellStart"/>
      <w:r>
        <w:t>this</w:t>
      </w:r>
      <w:proofErr w:type="spellEnd"/>
      <w:r>
        <w:t xml:space="preserve">. The </w:t>
      </w:r>
      <w:proofErr w:type="spellStart"/>
      <w:r>
        <w:t>reader</w:t>
      </w:r>
      <w:proofErr w:type="spellEnd"/>
      <w:r>
        <w:t xml:space="preserve"> </w:t>
      </w:r>
      <w:proofErr w:type="spellStart"/>
      <w:r>
        <w:t>already</w:t>
      </w:r>
      <w:proofErr w:type="spellEnd"/>
      <w:r>
        <w:t xml:space="preserve"> </w:t>
      </w:r>
      <w:proofErr w:type="spellStart"/>
      <w:r>
        <w:t>knows</w:t>
      </w:r>
      <w:proofErr w:type="spellEnd"/>
      <w:r>
        <w:t xml:space="preserve"> </w:t>
      </w:r>
      <w:proofErr w:type="spellStart"/>
      <w:r>
        <w:t>you</w:t>
      </w:r>
      <w:proofErr w:type="spellEnd"/>
      <w:r>
        <w:t xml:space="preserve"> </w:t>
      </w:r>
      <w:proofErr w:type="spellStart"/>
      <w:r>
        <w:t>did</w:t>
      </w:r>
      <w:proofErr w:type="spellEnd"/>
      <w:r>
        <w:t xml:space="preserve"> an ”</w:t>
      </w:r>
      <w:proofErr w:type="gramStart"/>
      <w:r>
        <w:t>utvärdering” .</w:t>
      </w:r>
      <w:proofErr w:type="gramEnd"/>
      <w:r>
        <w:t xml:space="preserve"> </w:t>
      </w:r>
      <w:proofErr w:type="spellStart"/>
      <w:r>
        <w:t>What</w:t>
      </w:r>
      <w:proofErr w:type="spellEnd"/>
      <w:r>
        <w:t xml:space="preserve"> </w:t>
      </w:r>
      <w:proofErr w:type="spellStart"/>
      <w:r>
        <w:t>he</w:t>
      </w:r>
      <w:proofErr w:type="spellEnd"/>
      <w:r>
        <w:t xml:space="preserve"> </w:t>
      </w:r>
      <w:proofErr w:type="spellStart"/>
      <w:r>
        <w:t>does</w:t>
      </w:r>
      <w:proofErr w:type="spellEnd"/>
      <w:r>
        <w:t xml:space="preserve"> not </w:t>
      </w:r>
      <w:proofErr w:type="spellStart"/>
      <w:r>
        <w:t>know</w:t>
      </w:r>
      <w:proofErr w:type="spellEnd"/>
      <w:r>
        <w:t xml:space="preserve"> is </w:t>
      </w:r>
      <w:proofErr w:type="spellStart"/>
      <w:r>
        <w:t>why</w:t>
      </w:r>
      <w:proofErr w:type="spellEnd"/>
      <w:r>
        <w:t xml:space="preserve">, </w:t>
      </w:r>
      <w:proofErr w:type="spellStart"/>
      <w:r>
        <w:t>what</w:t>
      </w:r>
      <w:proofErr w:type="spellEnd"/>
      <w:r>
        <w:t xml:space="preserve">, </w:t>
      </w:r>
      <w:proofErr w:type="spellStart"/>
      <w:r>
        <w:t>how</w:t>
      </w:r>
      <w:proofErr w:type="spellEnd"/>
      <w:r>
        <w:t xml:space="preserve">, </w:t>
      </w:r>
      <w:proofErr w:type="spellStart"/>
      <w:r>
        <w:t>you</w:t>
      </w:r>
      <w:proofErr w:type="spellEnd"/>
      <w:r>
        <w:t xml:space="preserve"> </w:t>
      </w:r>
      <w:proofErr w:type="spellStart"/>
      <w:r>
        <w:t>did</w:t>
      </w:r>
      <w:proofErr w:type="spellEnd"/>
      <w:r>
        <w:t xml:space="preserve"> the </w:t>
      </w:r>
      <w:proofErr w:type="spellStart"/>
      <w:r>
        <w:t>next</w:t>
      </w:r>
      <w:proofErr w:type="spellEnd"/>
      <w:r>
        <w:t xml:space="preserve"> </w:t>
      </w:r>
      <w:proofErr w:type="spellStart"/>
      <w:r>
        <w:t>results</w:t>
      </w:r>
      <w:proofErr w:type="spellEnd"/>
      <w:r>
        <w:t>/</w:t>
      </w:r>
      <w:proofErr w:type="spellStart"/>
      <w:r>
        <w:t>analysis</w:t>
      </w:r>
      <w:proofErr w:type="spellEnd"/>
      <w:r>
        <w:t xml:space="preserve"> </w:t>
      </w:r>
      <w:proofErr w:type="spellStart"/>
      <w:r>
        <w:t>you</w:t>
      </w:r>
      <w:proofErr w:type="spellEnd"/>
      <w:r>
        <w:t xml:space="preserve"> </w:t>
      </w:r>
      <w:proofErr w:type="spellStart"/>
      <w:r>
        <w:t>are</w:t>
      </w:r>
      <w:proofErr w:type="spellEnd"/>
      <w:r>
        <w:t xml:space="preserve"> going </w:t>
      </w:r>
      <w:proofErr w:type="spellStart"/>
      <w:r>
        <w:t>to</w:t>
      </w:r>
      <w:proofErr w:type="spellEnd"/>
      <w:r>
        <w:t xml:space="preserve"> present, i.e. </w:t>
      </w:r>
      <w:proofErr w:type="spellStart"/>
      <w:r>
        <w:t>Figure</w:t>
      </w:r>
      <w:proofErr w:type="spellEnd"/>
      <w:r>
        <w:t xml:space="preserve"> 3</w:t>
      </w:r>
    </w:p>
  </w:comment>
  <w:comment w:id="50" w:author="Unknown Author" w:date="2018-07-25T13:28:00Z" w:initials="">
    <w:p w14:paraId="380DC4AA" w14:textId="505B3D98" w:rsidR="009C0163" w:rsidRDefault="009C0163">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WHY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WHY </w:t>
      </w:r>
      <w:proofErr w:type="spellStart"/>
      <w:r>
        <w:rPr>
          <w:rFonts w:asciiTheme="minorHAnsi" w:hAnsiTheme="minorHAnsi"/>
          <w:sz w:val="20"/>
        </w:rPr>
        <w:t>then</w:t>
      </w:r>
      <w:proofErr w:type="spellEnd"/>
      <w:r>
        <w:rPr>
          <w:rFonts w:asciiTheme="minorHAnsi" w:hAnsiTheme="minorHAnsi"/>
          <w:sz w:val="20"/>
        </w:rPr>
        <w:t xml:space="preserve"> WHAT/HOW. </w:t>
      </w:r>
      <w:proofErr w:type="spellStart"/>
      <w:r>
        <w:rPr>
          <w:rFonts w:asciiTheme="minorHAnsi" w:hAnsiTheme="minorHAnsi"/>
          <w:sz w:val="20"/>
        </w:rPr>
        <w:t>Fixed</w:t>
      </w:r>
      <w:proofErr w:type="spellEnd"/>
    </w:p>
  </w:comment>
  <w:comment w:id="55" w:author="Unknown Author" w:date="2018-09-11T18:14:00Z" w:initials="">
    <w:p w14:paraId="7CE29665" w14:textId="0FF1D267" w:rsidR="009C0163" w:rsidRPr="00E44B3C" w:rsidRDefault="009C0163">
      <w:pPr>
        <w:rPr>
          <w:color w:val="FFFFFF" w:themeColor="background1"/>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r>
        <w:rPr>
          <w:rFonts w:asciiTheme="minorHAnsi" w:hAnsiTheme="minorHAnsi"/>
          <w:color w:val="FF0000"/>
          <w:sz w:val="20"/>
        </w:rPr>
        <w:t xml:space="preserve"> </w:t>
      </w:r>
      <w:r>
        <w:rPr>
          <w:rFonts w:asciiTheme="minorHAnsi" w:hAnsiTheme="minorHAnsi"/>
          <w:color w:val="FFFFFF" w:themeColor="background1"/>
          <w:sz w:val="20"/>
        </w:rPr>
        <w:t xml:space="preserve">I </w:t>
      </w:r>
      <w:proofErr w:type="spellStart"/>
      <w:r>
        <w:rPr>
          <w:rFonts w:asciiTheme="minorHAnsi" w:hAnsiTheme="minorHAnsi"/>
          <w:color w:val="FFFFFF" w:themeColor="background1"/>
          <w:sz w:val="20"/>
        </w:rPr>
        <w:t>think</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re-read my </w:t>
      </w:r>
      <w:proofErr w:type="spellStart"/>
      <w:r>
        <w:rPr>
          <w:rFonts w:asciiTheme="minorHAnsi" w:hAnsiTheme="minorHAnsi"/>
          <w:color w:val="FFFFFF" w:themeColor="background1"/>
          <w:sz w:val="20"/>
        </w:rPr>
        <w:t>previous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comment</w:t>
      </w:r>
      <w:proofErr w:type="spellEnd"/>
      <w:r>
        <w:rPr>
          <w:rFonts w:asciiTheme="minorHAnsi" w:hAnsiTheme="minorHAnsi"/>
          <w:color w:val="FFFFFF" w:themeColor="background1"/>
          <w:sz w:val="20"/>
        </w:rPr>
        <w:t xml:space="preserve"> and try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re-</w:t>
      </w:r>
      <w:proofErr w:type="spellStart"/>
      <w:r>
        <w:rPr>
          <w:rFonts w:asciiTheme="minorHAnsi" w:hAnsiTheme="minorHAnsi"/>
          <w:color w:val="FFFFFF" w:themeColor="background1"/>
          <w:sz w:val="20"/>
        </w:rPr>
        <w:t>write</w:t>
      </w:r>
      <w:proofErr w:type="spellEnd"/>
      <w:r>
        <w:rPr>
          <w:rFonts w:asciiTheme="minorHAnsi" w:hAnsiTheme="minorHAnsi"/>
          <w:color w:val="FFFFFF" w:themeColor="background1"/>
          <w:sz w:val="20"/>
        </w:rPr>
        <w:t xml:space="preserve"> </w:t>
      </w:r>
      <w:proofErr w:type="spellStart"/>
      <w:proofErr w:type="gramStart"/>
      <w:r>
        <w:rPr>
          <w:rFonts w:asciiTheme="minorHAnsi" w:hAnsiTheme="minorHAnsi"/>
          <w:color w:val="FFFFFF" w:themeColor="background1"/>
          <w:sz w:val="20"/>
        </w:rPr>
        <w:t>this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according</w:t>
      </w:r>
      <w:proofErr w:type="spellEnd"/>
      <w:proofErr w:type="gram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what</w:t>
      </w:r>
      <w:proofErr w:type="spellEnd"/>
      <w:r>
        <w:rPr>
          <w:rFonts w:asciiTheme="minorHAnsi" w:hAnsiTheme="minorHAnsi"/>
          <w:color w:val="FFFFFF" w:themeColor="background1"/>
          <w:sz w:val="20"/>
        </w:rPr>
        <w:t xml:space="preserve"> I </w:t>
      </w:r>
      <w:proofErr w:type="spellStart"/>
      <w:r>
        <w:rPr>
          <w:rFonts w:asciiTheme="minorHAnsi" w:hAnsiTheme="minorHAnsi"/>
          <w:color w:val="FFFFFF" w:themeColor="background1"/>
          <w:sz w:val="20"/>
        </w:rPr>
        <w:t>had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commented</w:t>
      </w:r>
      <w:proofErr w:type="spellEnd"/>
      <w:r>
        <w:rPr>
          <w:rFonts w:asciiTheme="minorHAnsi" w:hAnsiTheme="minorHAnsi"/>
          <w:color w:val="FFFFFF" w:themeColor="background1"/>
          <w:sz w:val="20"/>
        </w:rPr>
        <w:t>.</w:t>
      </w:r>
    </w:p>
  </w:comment>
  <w:comment w:id="56" w:author="Jason Serviss" w:date="2018-09-11T18:15:00Z" w:initials="JS">
    <w:p w14:paraId="4B2160C1" w14:textId="6FC41B62" w:rsidR="009C0163" w:rsidRDefault="009C0163">
      <w:pPr>
        <w:pStyle w:val="CommentText"/>
      </w:pPr>
      <w:r>
        <w:rPr>
          <w:rStyle w:val="CommentReference"/>
        </w:rPr>
        <w:annotationRef/>
      </w:r>
      <w:proofErr w:type="spellStart"/>
      <w:r>
        <w:t>grammar</w:t>
      </w:r>
      <w:proofErr w:type="spellEnd"/>
    </w:p>
  </w:comment>
  <w:comment w:id="57" w:author="Jason Serviss" w:date="2018-09-11T18:15:00Z" w:initials="JS">
    <w:p w14:paraId="515B8339" w14:textId="4F3B59E8" w:rsidR="009C0163" w:rsidRDefault="009C0163">
      <w:pPr>
        <w:pStyle w:val="CommentText"/>
      </w:pPr>
      <w:r>
        <w:rPr>
          <w:rStyle w:val="CommentReference"/>
        </w:rPr>
        <w:annotationRef/>
      </w:r>
      <w:proofErr w:type="spellStart"/>
      <w:r>
        <w:t>grammar</w:t>
      </w:r>
      <w:proofErr w:type="spellEnd"/>
    </w:p>
  </w:comment>
  <w:comment w:id="58" w:author="Jason Serviss" w:date="2018-09-11T18:15:00Z" w:initials="JS">
    <w:p w14:paraId="32F4F55F" w14:textId="1B06BBF0" w:rsidR="009C0163" w:rsidRDefault="009C0163">
      <w:pPr>
        <w:pStyle w:val="CommentText"/>
      </w:pPr>
      <w:r>
        <w:rPr>
          <w:rStyle w:val="CommentReference"/>
        </w:rPr>
        <w:annotationRef/>
      </w:r>
      <w:proofErr w:type="spellStart"/>
      <w:r>
        <w:t>grammar</w:t>
      </w:r>
      <w:proofErr w:type="spellEnd"/>
    </w:p>
  </w:comment>
  <w:comment w:id="60" w:author="Jason Serviss" w:date="2018-09-11T18:17:00Z" w:initials="JS">
    <w:p w14:paraId="6C64995C" w14:textId="1F087032" w:rsidR="009C0163" w:rsidRDefault="009C0163">
      <w:pPr>
        <w:pStyle w:val="CommentText"/>
      </w:pPr>
      <w:r>
        <w:rPr>
          <w:rStyle w:val="CommentReference"/>
        </w:rPr>
        <w:annotationRef/>
      </w:r>
      <w:r>
        <w:t>”</w:t>
      </w:r>
      <w:proofErr w:type="spellStart"/>
      <w:r>
        <w:t>hörge</w:t>
      </w:r>
      <w:proofErr w:type="spellEnd"/>
      <w:r>
        <w:t xml:space="preserve"> förmåga”?</w:t>
      </w:r>
    </w:p>
  </w:comment>
  <w:comment w:id="59" w:author="Jason Serviss" w:date="2018-09-11T18:18:00Z" w:initials="JS">
    <w:p w14:paraId="614FF8B9" w14:textId="7D6AC462" w:rsidR="009C0163" w:rsidRDefault="009C0163">
      <w:pPr>
        <w:pStyle w:val="CommentText"/>
      </w:pPr>
      <w:r>
        <w:rPr>
          <w:rStyle w:val="CommentReference"/>
        </w:rPr>
        <w:annotationRef/>
      </w:r>
      <w:proofErr w:type="spellStart"/>
      <w:r>
        <w:t>Better</w:t>
      </w:r>
      <w:proofErr w:type="spellEnd"/>
      <w:r>
        <w:t xml:space="preserve"> </w:t>
      </w:r>
      <w:proofErr w:type="spellStart"/>
      <w:r>
        <w:t>conclusions</w:t>
      </w:r>
      <w:proofErr w:type="spellEnd"/>
      <w:r>
        <w:t xml:space="preserve"> </w:t>
      </w:r>
      <w:proofErr w:type="spellStart"/>
      <w:r>
        <w:t>are</w:t>
      </w:r>
      <w:proofErr w:type="spellEnd"/>
      <w:r>
        <w:t xml:space="preserve"> </w:t>
      </w:r>
      <w:proofErr w:type="spellStart"/>
      <w:r>
        <w:t>needed</w:t>
      </w:r>
      <w:proofErr w:type="spellEnd"/>
      <w:r>
        <w:t xml:space="preserve"> </w:t>
      </w:r>
      <w:proofErr w:type="spellStart"/>
      <w:r>
        <w:t>here</w:t>
      </w:r>
      <w:proofErr w:type="spellEnd"/>
      <w:r>
        <w:t>.</w:t>
      </w:r>
    </w:p>
  </w:comment>
  <w:comment w:id="66" w:author="Jason Serviss" w:date="2018-09-11T18:30:00Z" w:initials="JS">
    <w:p w14:paraId="59D705C9" w14:textId="5370DB3C" w:rsidR="009C0163" w:rsidRDefault="009C0163">
      <w:pPr>
        <w:pStyle w:val="CommentText"/>
      </w:pPr>
      <w:r>
        <w:rPr>
          <w:rStyle w:val="CommentReference"/>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i.e. 1 for </w:t>
      </w:r>
      <w:proofErr w:type="spellStart"/>
      <w:r>
        <w:t>interview</w:t>
      </w:r>
      <w:proofErr w:type="spellEnd"/>
      <w:r>
        <w:t xml:space="preserve"> and </w:t>
      </w:r>
      <w:proofErr w:type="spellStart"/>
      <w:r>
        <w:t>one</w:t>
      </w:r>
      <w:proofErr w:type="spellEnd"/>
      <w:r>
        <w:t xml:space="preserve"> for </w:t>
      </w:r>
      <w:proofErr w:type="spellStart"/>
      <w:r>
        <w:t>evaluation</w:t>
      </w:r>
      <w:proofErr w:type="spellEnd"/>
      <w:r>
        <w:t xml:space="preserve">, </w:t>
      </w:r>
      <w:proofErr w:type="spellStart"/>
      <w:r>
        <w:t>where</w:t>
      </w:r>
      <w:proofErr w:type="spellEnd"/>
      <w:r>
        <w:t xml:space="preserve"> </w:t>
      </w:r>
      <w:proofErr w:type="spellStart"/>
      <w:r>
        <w:t>you</w:t>
      </w:r>
      <w:proofErr w:type="spellEnd"/>
      <w:r>
        <w:t xml:space="preserve"> </w:t>
      </w:r>
      <w:proofErr w:type="spellStart"/>
      <w:r>
        <w:t>ddiscuss</w:t>
      </w:r>
      <w:proofErr w:type="spellEnd"/>
      <w:r>
        <w:t xml:space="preserve"> the </w:t>
      </w:r>
      <w:proofErr w:type="spellStart"/>
      <w:r>
        <w:t>result</w:t>
      </w:r>
      <w:proofErr w:type="spellEnd"/>
      <w:r>
        <w:t xml:space="preserve"> </w:t>
      </w:r>
      <w:proofErr w:type="spellStart"/>
      <w:r>
        <w:t>further</w:t>
      </w:r>
      <w:proofErr w:type="spellEnd"/>
      <w:r>
        <w:t xml:space="preserve">, </w:t>
      </w:r>
      <w:proofErr w:type="spellStart"/>
      <w:r>
        <w:t>take</w:t>
      </w:r>
      <w:proofErr w:type="spellEnd"/>
      <w:r>
        <w:t xml:space="preserve"> </w:t>
      </w:r>
      <w:proofErr w:type="spellStart"/>
      <w:r>
        <w:t>up</w:t>
      </w:r>
      <w:proofErr w:type="spellEnd"/>
      <w:r>
        <w:t xml:space="preserve"> </w:t>
      </w:r>
      <w:proofErr w:type="spellStart"/>
      <w:r>
        <w:t>additional</w:t>
      </w:r>
      <w:proofErr w:type="spellEnd"/>
      <w:r>
        <w:t xml:space="preserve"> </w:t>
      </w:r>
      <w:proofErr w:type="spellStart"/>
      <w:r>
        <w:t>points</w:t>
      </w:r>
      <w:proofErr w:type="spellEnd"/>
      <w:r>
        <w:t xml:space="preserve"> </w:t>
      </w:r>
      <w:proofErr w:type="spellStart"/>
      <w:r>
        <w:t>that</w:t>
      </w:r>
      <w:proofErr w:type="spellEnd"/>
      <w:r>
        <w:t xml:space="preserve"> </w:t>
      </w:r>
      <w:proofErr w:type="spellStart"/>
      <w:r>
        <w:t>need</w:t>
      </w:r>
      <w:proofErr w:type="spellEnd"/>
      <w:r>
        <w:t xml:space="preserve"> </w:t>
      </w:r>
      <w:proofErr w:type="spellStart"/>
      <w:r>
        <w:t>to</w:t>
      </w:r>
      <w:proofErr w:type="spellEnd"/>
      <w:r>
        <w:t xml:space="preserve"> be </w:t>
      </w:r>
      <w:proofErr w:type="spellStart"/>
      <w:r>
        <w:t>discussed</w:t>
      </w:r>
      <w:proofErr w:type="spellEnd"/>
      <w:r>
        <w:t xml:space="preserve">, ”brister” in the </w:t>
      </w:r>
      <w:proofErr w:type="spellStart"/>
      <w:r>
        <w:t>procurment</w:t>
      </w:r>
      <w:proofErr w:type="spellEnd"/>
      <w:r>
        <w:t xml:space="preserve"> </w:t>
      </w:r>
      <w:proofErr w:type="spellStart"/>
      <w:r>
        <w:t>of</w:t>
      </w:r>
      <w:proofErr w:type="spellEnd"/>
      <w:r>
        <w:t xml:space="preserve"> the </w:t>
      </w:r>
      <w:proofErr w:type="spellStart"/>
      <w:r>
        <w:t>results</w:t>
      </w:r>
      <w:proofErr w:type="spellEnd"/>
      <w:r>
        <w:t xml:space="preserve"> or </w:t>
      </w:r>
      <w:proofErr w:type="spellStart"/>
      <w:r>
        <w:t>study</w:t>
      </w:r>
      <w:proofErr w:type="spellEnd"/>
      <w:r>
        <w:t xml:space="preserve"> design, mm. </w:t>
      </w:r>
      <w:proofErr w:type="spellStart"/>
      <w:r>
        <w:t>Finally</w:t>
      </w:r>
      <w:proofErr w:type="spellEnd"/>
      <w:r>
        <w:t xml:space="preserve">, in the last </w:t>
      </w:r>
      <w:proofErr w:type="spellStart"/>
      <w:r>
        <w:t>paragraph</w:t>
      </w:r>
      <w:proofErr w:type="spellEnd"/>
      <w:r>
        <w:t xml:space="preserve">, </w:t>
      </w:r>
      <w:proofErr w:type="spellStart"/>
      <w:r>
        <w:t>you</w:t>
      </w:r>
      <w:proofErr w:type="spellEnd"/>
      <w:r>
        <w:t xml:space="preserve"> </w:t>
      </w:r>
      <w:proofErr w:type="spellStart"/>
      <w:r>
        <w:t>whould</w:t>
      </w:r>
      <w:proofErr w:type="spellEnd"/>
      <w:r>
        <w:t xml:space="preserve"> </w:t>
      </w:r>
      <w:proofErr w:type="spellStart"/>
      <w:r>
        <w:t>bring</w:t>
      </w:r>
      <w:proofErr w:type="spellEnd"/>
      <w:r>
        <w:t xml:space="preserve"> </w:t>
      </w:r>
      <w:proofErr w:type="spellStart"/>
      <w:r>
        <w:t>up</w:t>
      </w:r>
      <w:proofErr w:type="spellEnd"/>
      <w:r>
        <w:t xml:space="preserve"> </w:t>
      </w:r>
      <w:proofErr w:type="spellStart"/>
      <w:r>
        <w:t>future</w:t>
      </w:r>
      <w:proofErr w:type="spellEnd"/>
      <w:r>
        <w:t xml:space="preserve"> </w:t>
      </w:r>
      <w:proofErr w:type="spellStart"/>
      <w:r>
        <w:t>perspectives</w:t>
      </w:r>
      <w:proofErr w:type="spellEnd"/>
      <w:r>
        <w:t xml:space="preserve"> and </w:t>
      </w:r>
      <w:proofErr w:type="spellStart"/>
      <w:r>
        <w:t>highlight</w:t>
      </w:r>
      <w:proofErr w:type="spellEnd"/>
      <w:r>
        <w:t xml:space="preserve"> </w:t>
      </w:r>
      <w:proofErr w:type="spellStart"/>
      <w:r>
        <w:t>how</w:t>
      </w:r>
      <w:proofErr w:type="spellEnd"/>
      <w:r>
        <w:t xml:space="preserve"> </w:t>
      </w:r>
      <w:proofErr w:type="spellStart"/>
      <w:r>
        <w:t>additional</w:t>
      </w:r>
      <w:proofErr w:type="spellEnd"/>
      <w:r>
        <w:t xml:space="preserve"> research </w:t>
      </w:r>
      <w:proofErr w:type="spellStart"/>
      <w:r>
        <w:t>could</w:t>
      </w:r>
      <w:proofErr w:type="spellEnd"/>
      <w:r>
        <w:t xml:space="preserve"> be </w:t>
      </w:r>
      <w:proofErr w:type="spellStart"/>
      <w:r>
        <w:t>preformed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results</w:t>
      </w:r>
      <w:proofErr w:type="spellEnd"/>
      <w:r>
        <w:t xml:space="preserve"> </w:t>
      </w:r>
      <w:proofErr w:type="spellStart"/>
      <w:r>
        <w:t>you</w:t>
      </w:r>
      <w:proofErr w:type="spellEnd"/>
      <w:r>
        <w:t xml:space="preserve"> </w:t>
      </w:r>
      <w:proofErr w:type="spellStart"/>
      <w:r>
        <w:t>have</w:t>
      </w:r>
      <w:proofErr w:type="spellEnd"/>
      <w:r>
        <w:t xml:space="preserve"> </w:t>
      </w:r>
      <w:proofErr w:type="spellStart"/>
      <w:r>
        <w:t>already</w:t>
      </w:r>
      <w:proofErr w:type="spellEnd"/>
      <w:r>
        <w:t xml:space="preserve">. In the last </w:t>
      </w:r>
      <w:proofErr w:type="spellStart"/>
      <w:r>
        <w:t>sentance</w:t>
      </w:r>
      <w:proofErr w:type="spellEnd"/>
      <w:r>
        <w:t xml:space="preserve"> </w:t>
      </w:r>
      <w:proofErr w:type="spellStart"/>
      <w:r>
        <w:t>of</w:t>
      </w:r>
      <w:proofErr w:type="spellEnd"/>
      <w:r>
        <w:t xml:space="preserve"> the last </w:t>
      </w:r>
      <w:proofErr w:type="spellStart"/>
      <w:r>
        <w:t>paragraph</w:t>
      </w:r>
      <w:proofErr w:type="spellEnd"/>
      <w:r>
        <w:t xml:space="preserve"> </w:t>
      </w:r>
      <w:proofErr w:type="spellStart"/>
      <w:r>
        <w:t>you</w:t>
      </w:r>
      <w:proofErr w:type="spellEnd"/>
      <w:r>
        <w:t xml:space="preserve">, </w:t>
      </w:r>
      <w:proofErr w:type="spellStart"/>
      <w:r>
        <w:t>again</w:t>
      </w:r>
      <w:proofErr w:type="spellEnd"/>
      <w:r>
        <w:t xml:space="preserve">, </w:t>
      </w:r>
      <w:proofErr w:type="spellStart"/>
      <w:r>
        <w:t>summarize</w:t>
      </w:r>
      <w:proofErr w:type="spellEnd"/>
      <w:r>
        <w:t xml:space="preserve"> the </w:t>
      </w:r>
      <w:proofErr w:type="spellStart"/>
      <w:r>
        <w:t>reaearch</w:t>
      </w:r>
      <w:proofErr w:type="spellEnd"/>
      <w:r>
        <w:t xml:space="preserve"> </w:t>
      </w:r>
      <w:proofErr w:type="spellStart"/>
      <w:r>
        <w:t>result</w:t>
      </w:r>
      <w:proofErr w:type="spellEnd"/>
      <w:r>
        <w:t xml:space="preserve"> and </w:t>
      </w:r>
      <w:proofErr w:type="spellStart"/>
      <w:r>
        <w:t>its</w:t>
      </w:r>
      <w:proofErr w:type="spellEnd"/>
      <w:r>
        <w:t xml:space="preserve"> </w:t>
      </w:r>
      <w:proofErr w:type="spellStart"/>
      <w:r>
        <w:t>importance</w:t>
      </w:r>
      <w:proofErr w:type="spellEnd"/>
      <w:r>
        <w:t xml:space="preserve"> in a </w:t>
      </w:r>
      <w:proofErr w:type="spellStart"/>
      <w:r>
        <w:t>broader</w:t>
      </w:r>
      <w:proofErr w:type="spellEnd"/>
      <w:r>
        <w:t xml:space="preserve"> </w:t>
      </w:r>
      <w:proofErr w:type="spellStart"/>
      <w:r>
        <w:t>context</w:t>
      </w:r>
      <w:proofErr w:type="spellEnd"/>
      <w:r>
        <w:t xml:space="preserve">. If </w:t>
      </w:r>
      <w:proofErr w:type="spellStart"/>
      <w:r>
        <w:t>you</w:t>
      </w:r>
      <w:proofErr w:type="spellEnd"/>
      <w:r>
        <w:t xml:space="preserve"> </w:t>
      </w:r>
      <w:proofErr w:type="spellStart"/>
      <w:r>
        <w:t>don’t</w:t>
      </w:r>
      <w:proofErr w:type="spellEnd"/>
      <w:r>
        <w:t xml:space="preserve"> </w:t>
      </w:r>
      <w:proofErr w:type="spellStart"/>
      <w:r>
        <w:t>want</w:t>
      </w:r>
      <w:proofErr w:type="spellEnd"/>
      <w:r>
        <w:t xml:space="preserve"> the </w:t>
      </w:r>
      <w:proofErr w:type="spellStart"/>
      <w:r>
        <w:t>ddiscussion</w:t>
      </w:r>
      <w:proofErr w:type="spellEnd"/>
      <w:r>
        <w:t xml:space="preserve"> </w:t>
      </w:r>
      <w:proofErr w:type="spellStart"/>
      <w:r>
        <w:t>writing</w:t>
      </w:r>
      <w:proofErr w:type="spellEnd"/>
      <w:r>
        <w:t xml:space="preserve"> </w:t>
      </w:r>
      <w:proofErr w:type="spellStart"/>
      <w:r>
        <w:t>to</w:t>
      </w:r>
      <w:proofErr w:type="spellEnd"/>
      <w:r>
        <w:t xml:space="preserve"> </w:t>
      </w:r>
      <w:proofErr w:type="spellStart"/>
      <w:r>
        <w:t>take</w:t>
      </w:r>
      <w:proofErr w:type="spellEnd"/>
      <w:r>
        <w:t xml:space="preserve"> </w:t>
      </w:r>
      <w:proofErr w:type="spellStart"/>
      <w:r>
        <w:t>another</w:t>
      </w:r>
      <w:proofErr w:type="spellEnd"/>
      <w:r>
        <w:t xml:space="preserve"> 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way.</w:t>
      </w:r>
      <w:bookmarkStart w:id="67" w:name="_GoBack"/>
      <w:bookmarkEnd w:id="67"/>
    </w:p>
  </w:comment>
  <w:comment w:id="69" w:author="Jason Serviss" w:date="2018-09-11T18:19:00Z" w:initials="JS">
    <w:p w14:paraId="03FCE169" w14:textId="5F7A22FC" w:rsidR="009C0163" w:rsidRDefault="009C0163">
      <w:pPr>
        <w:pStyle w:val="CommentText"/>
      </w:pPr>
      <w:r>
        <w:rPr>
          <w:rStyle w:val="CommentReference"/>
        </w:rPr>
        <w:annotationRef/>
      </w:r>
      <w:r>
        <w:t xml:space="preserve">Not </w:t>
      </w:r>
      <w:proofErr w:type="spellStart"/>
      <w:r>
        <w:t>correct</w:t>
      </w:r>
      <w:proofErr w:type="spellEnd"/>
      <w:r>
        <w:t>/</w:t>
      </w:r>
      <w:proofErr w:type="spellStart"/>
      <w:r>
        <w:t>specific</w:t>
      </w:r>
      <w:proofErr w:type="spellEnd"/>
      <w:r>
        <w:t xml:space="preserve"> </w:t>
      </w:r>
      <w:proofErr w:type="spellStart"/>
      <w:r>
        <w:t>enough</w:t>
      </w:r>
      <w:proofErr w:type="spellEnd"/>
      <w:r>
        <w:t>.</w:t>
      </w:r>
    </w:p>
  </w:comment>
  <w:comment w:id="70" w:author="Jason Serviss" w:date="2018-09-11T18:20:00Z" w:initials="JS">
    <w:p w14:paraId="63A29D14" w14:textId="054E77C3" w:rsidR="009C0163" w:rsidRDefault="009C0163">
      <w:pPr>
        <w:pStyle w:val="CommentText"/>
      </w:pPr>
      <w:r>
        <w:rPr>
          <w:rStyle w:val="CommentReference"/>
        </w:rPr>
        <w:annotationRef/>
      </w:r>
      <w:r>
        <w:t xml:space="preserve">Same </w:t>
      </w:r>
      <w:proofErr w:type="spellStart"/>
      <w:r>
        <w:t>comment</w:t>
      </w:r>
      <w:proofErr w:type="spellEnd"/>
      <w:r>
        <w:t xml:space="preserve"> as </w:t>
      </w:r>
      <w:proofErr w:type="spellStart"/>
      <w:r>
        <w:t>above</w:t>
      </w:r>
      <w:proofErr w:type="spellEnd"/>
      <w:r>
        <w:t xml:space="preserve">. </w:t>
      </w:r>
      <w:proofErr w:type="spellStart"/>
      <w:r>
        <w:t>Whenever</w:t>
      </w:r>
      <w:proofErr w:type="spellEnd"/>
      <w:r>
        <w:t xml:space="preserve"> the ”syfte” </w:t>
      </w:r>
      <w:proofErr w:type="spellStart"/>
      <w:r>
        <w:t>of</w:t>
      </w:r>
      <w:proofErr w:type="spellEnd"/>
      <w:r>
        <w:t xml:space="preserve"> the </w:t>
      </w:r>
      <w:proofErr w:type="spellStart"/>
      <w:r>
        <w:t>study</w:t>
      </w:r>
      <w:proofErr w:type="spellEnd"/>
      <w:r>
        <w:t xml:space="preserve"> is </w:t>
      </w:r>
      <w:proofErr w:type="spellStart"/>
      <w:r>
        <w:t>stated</w:t>
      </w:r>
      <w:proofErr w:type="spellEnd"/>
      <w:r>
        <w:t xml:space="preserve"> it has </w:t>
      </w:r>
      <w:proofErr w:type="spellStart"/>
      <w:r>
        <w:t>to</w:t>
      </w:r>
      <w:proofErr w:type="spellEnd"/>
      <w:r>
        <w:t xml:space="preserve"> be </w:t>
      </w:r>
      <w:proofErr w:type="gramStart"/>
      <w:r>
        <w:t>100%</w:t>
      </w:r>
      <w:proofErr w:type="gramEnd"/>
      <w:r>
        <w:t xml:space="preserve"> </w:t>
      </w:r>
      <w:proofErr w:type="spellStart"/>
      <w:r>
        <w:t>accurate</w:t>
      </w:r>
      <w:proofErr w:type="spellEnd"/>
      <w:r>
        <w:t>!</w:t>
      </w:r>
    </w:p>
  </w:comment>
  <w:comment w:id="71" w:author="Jason Serviss" w:date="2018-09-11T18:21:00Z" w:initials="JS">
    <w:p w14:paraId="2E553242" w14:textId="634E9C82" w:rsidR="009C0163" w:rsidRDefault="009C0163">
      <w:pPr>
        <w:pStyle w:val="CommentText"/>
      </w:pPr>
      <w:r>
        <w:rPr>
          <w:rStyle w:val="CommentReference"/>
        </w:rPr>
        <w:annotationRef/>
      </w:r>
      <w:r>
        <w:t>To general.</w:t>
      </w:r>
    </w:p>
  </w:comment>
  <w:comment w:id="73" w:author="Olivia Imner" w:date="2018-09-11T13:15:00Z" w:initials="OI">
    <w:p w14:paraId="7EC61131" w14:textId="58EBAF06" w:rsidR="009C0163" w:rsidRPr="00B52F86" w:rsidRDefault="009C0163" w:rsidP="00B52F86">
      <w:pPr>
        <w:rPr>
          <w:rFonts w:ascii="Calibri" w:eastAsia="Tahoma" w:hAnsi="Calibri" w:cs="Tahoma"/>
          <w:color w:val="FF0000"/>
          <w:sz w:val="16"/>
          <w:szCs w:val="24"/>
          <w:lang w:val="en-US" w:bidi="en-US"/>
        </w:rPr>
      </w:pPr>
      <w:r>
        <w:rPr>
          <w:rStyle w:val="CommentReference"/>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74" w:author="Jason Serviss" w:date="2018-09-11T14:46:00Z" w:initials="JS">
    <w:p w14:paraId="5F3246B0" w14:textId="77777777" w:rsidR="009C0163" w:rsidRDefault="009C0163" w:rsidP="00D71CDE">
      <w:pPr>
        <w:pStyle w:val="CommentText"/>
      </w:pPr>
      <w:r>
        <w:rPr>
          <w:rStyle w:val="CommentReference"/>
        </w:rPr>
        <w:annotationRef/>
      </w:r>
      <w:proofErr w:type="spellStart"/>
      <w:r>
        <w:t>Revise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Furthermore</w:t>
      </w:r>
      <w:proofErr w:type="spellEnd"/>
      <w:r>
        <w:t xml:space="preserve">, </w:t>
      </w:r>
      <w:proofErr w:type="spellStart"/>
      <w:r>
        <w:t>although</w:t>
      </w:r>
      <w:proofErr w:type="spellEnd"/>
      <w:r>
        <w:t xml:space="preserve"> it </w:t>
      </w:r>
      <w:proofErr w:type="spellStart"/>
      <w:r>
        <w:t>might</w:t>
      </w:r>
      <w:proofErr w:type="spellEnd"/>
      <w:r>
        <w:t xml:space="preserve"> be a </w:t>
      </w:r>
      <w:proofErr w:type="spellStart"/>
      <w:r>
        <w:t>point</w:t>
      </w:r>
      <w:proofErr w:type="spellEnd"/>
      <w:r>
        <w:t xml:space="preserve"> </w:t>
      </w:r>
      <w:proofErr w:type="spellStart"/>
      <w:r>
        <w:t>that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make, it is not </w:t>
      </w:r>
      <w:proofErr w:type="spellStart"/>
      <w:r>
        <w:t>placed</w:t>
      </w:r>
      <w:proofErr w:type="spellEnd"/>
      <w:r>
        <w:t xml:space="preserve"> </w:t>
      </w:r>
      <w:proofErr w:type="spellStart"/>
      <w:r>
        <w:t>well</w:t>
      </w:r>
      <w:proofErr w:type="spellEnd"/>
      <w:r>
        <w:t xml:space="preserve"> </w:t>
      </w:r>
      <w:proofErr w:type="spellStart"/>
      <w:r>
        <w:t>here</w:t>
      </w:r>
      <w:proofErr w:type="spellEnd"/>
      <w:r>
        <w:t xml:space="preserve">.  The </w:t>
      </w:r>
      <w:proofErr w:type="spellStart"/>
      <w:r>
        <w:t>first</w:t>
      </w:r>
      <w:proofErr w:type="spellEnd"/>
      <w:r>
        <w:t xml:space="preserve"> </w:t>
      </w:r>
      <w:proofErr w:type="spellStart"/>
      <w:r>
        <w:t>sentance</w:t>
      </w:r>
      <w:proofErr w:type="spellEnd"/>
      <w:r>
        <w:t xml:space="preserve"> </w:t>
      </w:r>
      <w:proofErr w:type="spellStart"/>
      <w:r>
        <w:t>does</w:t>
      </w:r>
      <w:proofErr w:type="spellEnd"/>
      <w:r>
        <w:t xml:space="preserve"> not fit </w:t>
      </w:r>
      <w:proofErr w:type="spellStart"/>
      <w:r>
        <w:t>with</w:t>
      </w:r>
      <w:proofErr w:type="spellEnd"/>
      <w:r>
        <w:t xml:space="preserve"> the rest </w:t>
      </w:r>
      <w:proofErr w:type="spellStart"/>
      <w:r>
        <w:t>of</w:t>
      </w:r>
      <w:proofErr w:type="spellEnd"/>
      <w:r>
        <w:t xml:space="preserve"> the </w:t>
      </w:r>
      <w:proofErr w:type="spellStart"/>
      <w:r>
        <w:t>paragraphs</w:t>
      </w:r>
      <w:proofErr w:type="spellEnd"/>
      <w:r>
        <w:t xml:space="preserve"> </w:t>
      </w:r>
      <w:proofErr w:type="spellStart"/>
      <w:r>
        <w:t>content</w:t>
      </w:r>
      <w:proofErr w:type="spellEnd"/>
      <w:r>
        <w:t xml:space="preserve">. </w:t>
      </w:r>
      <w:proofErr w:type="spellStart"/>
      <w:r w:rsidRPr="00205671">
        <w:rPr>
          <w:color w:val="FF0000"/>
        </w:rPr>
        <w:t>Bätrre</w:t>
      </w:r>
      <w:proofErr w:type="spellEnd"/>
      <w:r w:rsidRPr="00205671">
        <w:rPr>
          <w:color w:val="FF0000"/>
        </w:rPr>
        <w:t xml:space="preserve"> att ha här eller vara med i diskussion?</w:t>
      </w:r>
      <w:r>
        <w:rPr>
          <w:color w:val="FF0000"/>
        </w:rPr>
        <w:t xml:space="preserve"> </w:t>
      </w:r>
      <w:proofErr w:type="spellStart"/>
      <w:r>
        <w:t>Yes</w:t>
      </w:r>
      <w:proofErr w:type="spellEnd"/>
      <w:r>
        <w:t xml:space="preserve">, </w:t>
      </w:r>
      <w:proofErr w:type="spellStart"/>
      <w:r>
        <w:t>move</w:t>
      </w:r>
      <w:proofErr w:type="spellEnd"/>
      <w:r>
        <w:t xml:space="preserve"> </w:t>
      </w:r>
      <w:proofErr w:type="spellStart"/>
      <w:r>
        <w:t>this</w:t>
      </w:r>
      <w:proofErr w:type="spellEnd"/>
      <w:r>
        <w:t xml:space="preserve"> </w:t>
      </w:r>
      <w:proofErr w:type="spellStart"/>
      <w:r>
        <w:t>to</w:t>
      </w:r>
      <w:proofErr w:type="spellEnd"/>
      <w:r>
        <w:t xml:space="preserve"> the </w:t>
      </w:r>
      <w:proofErr w:type="spellStart"/>
      <w:proofErr w:type="gramStart"/>
      <w:r>
        <w:t>discussion</w:t>
      </w:r>
      <w:proofErr w:type="spellEnd"/>
      <w:r>
        <w:t xml:space="preserve"> /Jason</w:t>
      </w:r>
      <w:proofErr w:type="gramEnd"/>
    </w:p>
    <w:p w14:paraId="584D2CFD" w14:textId="77777777" w:rsidR="009C0163" w:rsidRDefault="009C0163" w:rsidP="00D71CDE">
      <w:pPr>
        <w:pStyle w:val="CommentText"/>
      </w:pPr>
    </w:p>
    <w:p w14:paraId="23C3C54C" w14:textId="57C85BC1" w:rsidR="009C0163" w:rsidRPr="00D338A7" w:rsidRDefault="009C0163" w:rsidP="00D71CDE">
      <w:pPr>
        <w:pStyle w:val="CommentText"/>
      </w:pPr>
      <w:r>
        <w:t>Tidigare kommentar beskriver detta stycke.</w:t>
      </w:r>
    </w:p>
  </w:comment>
  <w:comment w:id="82" w:author="Unknown Author" w:date="2018-09-09T08:01:00Z" w:initials="">
    <w:p w14:paraId="4778FD34" w14:textId="1B8703F5" w:rsidR="009C0163" w:rsidRDefault="009C0163">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84" w:author="Jason Serviss" w:date="2018-09-11T17:50:00Z" w:initials="JS">
    <w:p w14:paraId="1E64CC6F" w14:textId="4C3FCAFD" w:rsidR="009C0163" w:rsidRDefault="009C0163">
      <w:pPr>
        <w:pStyle w:val="CommentText"/>
      </w:pPr>
      <w:r>
        <w:rPr>
          <w:rStyle w:val="CommentReference"/>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100" w:author="Olivia Imner" w:date="2018-07-25T08:06:00Z" w:initials="OI">
    <w:p w14:paraId="44A6F018" w14:textId="181ED00E" w:rsidR="009C0163" w:rsidRDefault="009C0163">
      <w:pPr>
        <w:pStyle w:val="CommentText"/>
      </w:pPr>
      <w:r>
        <w:rPr>
          <w:rStyle w:val="CommentReference"/>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9C0163" w:rsidRDefault="009C0163">
      <w:r>
        <w:separator/>
      </w:r>
    </w:p>
  </w:endnote>
  <w:endnote w:type="continuationSeparator" w:id="0">
    <w:p w14:paraId="4F768654" w14:textId="77777777" w:rsidR="009C0163" w:rsidRDefault="009C0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9C0163" w:rsidRDefault="009C0163">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9C0163" w:rsidRDefault="009C0163">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9C0163" w:rsidRDefault="009C0163">
        <w:pPr>
          <w:pStyle w:val="Footer1"/>
          <w:jc w:val="center"/>
        </w:pPr>
        <w:r>
          <w:fldChar w:fldCharType="begin"/>
        </w:r>
        <w:r>
          <w:instrText>PAGE</w:instrText>
        </w:r>
        <w:r>
          <w:fldChar w:fldCharType="separate"/>
        </w:r>
        <w:r w:rsidR="00976A0C">
          <w:rPr>
            <w:noProof/>
          </w:rPr>
          <w:t>21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9C0163" w:rsidRDefault="009C0163">
        <w:pPr>
          <w:pStyle w:val="Footer1"/>
          <w:jc w:val="center"/>
        </w:pPr>
        <w:r>
          <w:fldChar w:fldCharType="begin"/>
        </w:r>
        <w:r>
          <w:instrText>PAGE</w:instrText>
        </w:r>
        <w:r>
          <w:fldChar w:fldCharType="separate"/>
        </w:r>
        <w:r w:rsidR="00976A0C">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9C0163" w:rsidRDefault="009C0163">
      <w:r>
        <w:separator/>
      </w:r>
    </w:p>
  </w:footnote>
  <w:footnote w:type="continuationSeparator" w:id="0">
    <w:p w14:paraId="71DB8F98" w14:textId="77777777" w:rsidR="009C0163" w:rsidRDefault="009C0163">
      <w:r>
        <w:continuationSeparator/>
      </w:r>
    </w:p>
  </w:footnote>
  <w:footnote w:id="1">
    <w:p w14:paraId="5824ECF3" w14:textId="3C586678" w:rsidR="009C0163" w:rsidRDefault="009C0163">
      <w:pPr>
        <w:pStyle w:val="FootnoteText"/>
      </w:pPr>
      <w:r>
        <w:rPr>
          <w:rStyle w:val="FootnoteReference"/>
        </w:rPr>
        <w:footnoteRef/>
      </w:r>
      <w:r>
        <w:rPr>
          <w:rStyle w:val="FootnoteReference"/>
        </w:rPr>
        <w:tab/>
      </w:r>
      <w:r>
        <w:t xml:space="preserve"> </w:t>
      </w:r>
      <w:r>
        <w:rPr>
          <w:sz w:val="14"/>
          <w:szCs w:val="14"/>
        </w:rPr>
        <w:t>I intervjun förklarades det vad användargrupp är och att det innefattar Grades förklaring av målgrupp.</w:t>
      </w:r>
    </w:p>
  </w:footnote>
  <w:footnote w:id="2">
    <w:p w14:paraId="1BA30943" w14:textId="3787EF4A" w:rsidR="009C0163" w:rsidRDefault="009C0163">
      <w:pPr>
        <w:pStyle w:val="FootnoteText"/>
      </w:pPr>
      <w:r>
        <w:rPr>
          <w:rStyle w:val="FootnoteReference"/>
        </w:rPr>
        <w:footnoteRef/>
      </w:r>
      <w:r>
        <w:rPr>
          <w:rStyle w:val="FootnoteReference"/>
        </w:rPr>
        <w:tab/>
      </w:r>
      <w:r>
        <w:rPr>
          <w:sz w:val="14"/>
          <w:szCs w:val="14"/>
        </w:rPr>
        <w:t xml:space="preserve"> Frågan förklarades igen med: Att studenten kan konkretisera det dem lärt sig i kursen. </w:t>
      </w:r>
    </w:p>
  </w:footnote>
  <w:footnote w:id="3">
    <w:p w14:paraId="58A700CB" w14:textId="2FA38BC1" w:rsidR="009C0163" w:rsidRDefault="009C0163">
      <w:pPr>
        <w:pStyle w:val="FootnoteText"/>
      </w:pPr>
      <w:r>
        <w:rPr>
          <w:rStyle w:val="FootnoteReference"/>
        </w:rPr>
        <w:footnoteRef/>
      </w:r>
      <w:r>
        <w:rPr>
          <w:rStyle w:val="FootnoteReference"/>
        </w:rPr>
        <w:tab/>
      </w:r>
      <w:r>
        <w:rPr>
          <w:sz w:val="14"/>
          <w:szCs w:val="14"/>
        </w:rPr>
        <w:t xml:space="preserve"> En förklaring gjordes av ”aktivera sinnena” med: att studenten får möjlighet att arbete själv. </w:t>
      </w:r>
    </w:p>
  </w:footnote>
  <w:footnote w:id="4">
    <w:p w14:paraId="19D64118" w14:textId="6533C3D9" w:rsidR="009C0163" w:rsidRDefault="009C0163">
      <w:pPr>
        <w:pStyle w:val="FootnoteText"/>
      </w:pPr>
      <w:r>
        <w:rPr>
          <w:rStyle w:val="FootnoteReference"/>
        </w:rPr>
        <w:footnoteRef/>
      </w:r>
      <w:r>
        <w:rPr>
          <w:rStyle w:val="FootnoteReference"/>
        </w:rPr>
        <w:tab/>
      </w:r>
      <w:r>
        <w:rPr>
          <w:sz w:val="14"/>
          <w:szCs w:val="14"/>
        </w:rPr>
        <w:t xml:space="preserve"> Ordförklaring av ”gestalta”: att det framställa och inlärda materialet ska fastna hos studenten.</w:t>
      </w:r>
    </w:p>
  </w:footnote>
  <w:footnote w:id="5">
    <w:p w14:paraId="4B8BE4EC" w14:textId="4EF66878" w:rsidR="009C0163" w:rsidRDefault="009C0163">
      <w:pPr>
        <w:pStyle w:val="FootnoteText"/>
      </w:pPr>
      <w:r>
        <w:rPr>
          <w:rStyle w:val="FootnoteReference"/>
        </w:rPr>
        <w:footnoteRef/>
      </w:r>
      <w:r>
        <w:rPr>
          <w:rStyle w:val="FootnoteReference"/>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9C0163" w:rsidRDefault="009C0163" w:rsidP="00305D18">
      <w:pPr>
        <w:pStyle w:val="FootnoteText"/>
      </w:pPr>
      <w:r>
        <w:rPr>
          <w:rStyle w:val="FootnoteReference"/>
        </w:rPr>
        <w:footnoteRef/>
      </w:r>
      <w:r>
        <w:rPr>
          <w:rStyle w:val="FootnoteReference"/>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413AA"/>
    <w:rsid w:val="000427E4"/>
    <w:rsid w:val="00052213"/>
    <w:rsid w:val="000531A0"/>
    <w:rsid w:val="00063F85"/>
    <w:rsid w:val="000775EB"/>
    <w:rsid w:val="00083F82"/>
    <w:rsid w:val="000856E3"/>
    <w:rsid w:val="00087DFC"/>
    <w:rsid w:val="0009439E"/>
    <w:rsid w:val="000A3642"/>
    <w:rsid w:val="000B42FE"/>
    <w:rsid w:val="000C1C09"/>
    <w:rsid w:val="000C29D9"/>
    <w:rsid w:val="000E09E7"/>
    <w:rsid w:val="000E3605"/>
    <w:rsid w:val="000F0C86"/>
    <w:rsid w:val="000F257E"/>
    <w:rsid w:val="000F49A5"/>
    <w:rsid w:val="001017ED"/>
    <w:rsid w:val="001046A8"/>
    <w:rsid w:val="001077E4"/>
    <w:rsid w:val="00113211"/>
    <w:rsid w:val="00116196"/>
    <w:rsid w:val="00131159"/>
    <w:rsid w:val="0016757F"/>
    <w:rsid w:val="0019256B"/>
    <w:rsid w:val="001A09C0"/>
    <w:rsid w:val="001B244D"/>
    <w:rsid w:val="001D31E9"/>
    <w:rsid w:val="001E3C88"/>
    <w:rsid w:val="001E60E6"/>
    <w:rsid w:val="001F2C9C"/>
    <w:rsid w:val="00205671"/>
    <w:rsid w:val="00216DDF"/>
    <w:rsid w:val="00233434"/>
    <w:rsid w:val="00235908"/>
    <w:rsid w:val="00242648"/>
    <w:rsid w:val="002427A4"/>
    <w:rsid w:val="00286D84"/>
    <w:rsid w:val="002B2E86"/>
    <w:rsid w:val="002B4A17"/>
    <w:rsid w:val="002C6BFF"/>
    <w:rsid w:val="002D30EE"/>
    <w:rsid w:val="002D38C1"/>
    <w:rsid w:val="002E792E"/>
    <w:rsid w:val="00305460"/>
    <w:rsid w:val="00305D18"/>
    <w:rsid w:val="00313701"/>
    <w:rsid w:val="003148A7"/>
    <w:rsid w:val="003405AE"/>
    <w:rsid w:val="0034079D"/>
    <w:rsid w:val="00341BB8"/>
    <w:rsid w:val="0035370A"/>
    <w:rsid w:val="00355C23"/>
    <w:rsid w:val="00363562"/>
    <w:rsid w:val="00384E49"/>
    <w:rsid w:val="00391CE8"/>
    <w:rsid w:val="003A2801"/>
    <w:rsid w:val="003B5EB1"/>
    <w:rsid w:val="003C06CF"/>
    <w:rsid w:val="003D1A09"/>
    <w:rsid w:val="003E735C"/>
    <w:rsid w:val="003F3E31"/>
    <w:rsid w:val="003F797E"/>
    <w:rsid w:val="00401324"/>
    <w:rsid w:val="00411F1C"/>
    <w:rsid w:val="00413AFC"/>
    <w:rsid w:val="00424D19"/>
    <w:rsid w:val="00425275"/>
    <w:rsid w:val="004317DB"/>
    <w:rsid w:val="00460759"/>
    <w:rsid w:val="004609DA"/>
    <w:rsid w:val="004642EB"/>
    <w:rsid w:val="0047515C"/>
    <w:rsid w:val="004A010C"/>
    <w:rsid w:val="004A07F5"/>
    <w:rsid w:val="004A08DF"/>
    <w:rsid w:val="004A5707"/>
    <w:rsid w:val="004A62A2"/>
    <w:rsid w:val="004B0686"/>
    <w:rsid w:val="004B4647"/>
    <w:rsid w:val="004C23B4"/>
    <w:rsid w:val="004E58AD"/>
    <w:rsid w:val="005078DE"/>
    <w:rsid w:val="00514027"/>
    <w:rsid w:val="00526AA1"/>
    <w:rsid w:val="005271EF"/>
    <w:rsid w:val="00536530"/>
    <w:rsid w:val="00542B84"/>
    <w:rsid w:val="00560FF4"/>
    <w:rsid w:val="00561526"/>
    <w:rsid w:val="00567A32"/>
    <w:rsid w:val="00572832"/>
    <w:rsid w:val="0058177A"/>
    <w:rsid w:val="0059226E"/>
    <w:rsid w:val="005A039A"/>
    <w:rsid w:val="005B77FC"/>
    <w:rsid w:val="005D2977"/>
    <w:rsid w:val="005E3C6F"/>
    <w:rsid w:val="005E7AB1"/>
    <w:rsid w:val="005F02AD"/>
    <w:rsid w:val="005F4614"/>
    <w:rsid w:val="006072FF"/>
    <w:rsid w:val="00615A46"/>
    <w:rsid w:val="0061770F"/>
    <w:rsid w:val="0062164B"/>
    <w:rsid w:val="00622CDA"/>
    <w:rsid w:val="006278F8"/>
    <w:rsid w:val="006301E1"/>
    <w:rsid w:val="006304C9"/>
    <w:rsid w:val="00633E89"/>
    <w:rsid w:val="00640B24"/>
    <w:rsid w:val="00646AD5"/>
    <w:rsid w:val="00652AE0"/>
    <w:rsid w:val="00654CAB"/>
    <w:rsid w:val="00655118"/>
    <w:rsid w:val="006601B2"/>
    <w:rsid w:val="006725C3"/>
    <w:rsid w:val="00673314"/>
    <w:rsid w:val="00682622"/>
    <w:rsid w:val="00687D26"/>
    <w:rsid w:val="00695F93"/>
    <w:rsid w:val="006B0EE1"/>
    <w:rsid w:val="006C3FF0"/>
    <w:rsid w:val="006E30FA"/>
    <w:rsid w:val="006F1A69"/>
    <w:rsid w:val="006F6C67"/>
    <w:rsid w:val="00701155"/>
    <w:rsid w:val="00716679"/>
    <w:rsid w:val="0072154A"/>
    <w:rsid w:val="00744110"/>
    <w:rsid w:val="0074784D"/>
    <w:rsid w:val="00747A26"/>
    <w:rsid w:val="00764107"/>
    <w:rsid w:val="007710D1"/>
    <w:rsid w:val="007757C3"/>
    <w:rsid w:val="0079274D"/>
    <w:rsid w:val="00795CC9"/>
    <w:rsid w:val="007B0B4F"/>
    <w:rsid w:val="007B2AC7"/>
    <w:rsid w:val="007C00B3"/>
    <w:rsid w:val="007C15AA"/>
    <w:rsid w:val="007C1638"/>
    <w:rsid w:val="007C474C"/>
    <w:rsid w:val="007F5A31"/>
    <w:rsid w:val="00811153"/>
    <w:rsid w:val="00814553"/>
    <w:rsid w:val="0082040C"/>
    <w:rsid w:val="00824AFB"/>
    <w:rsid w:val="008264C6"/>
    <w:rsid w:val="00830D00"/>
    <w:rsid w:val="00840367"/>
    <w:rsid w:val="00850895"/>
    <w:rsid w:val="00860782"/>
    <w:rsid w:val="00860CFB"/>
    <w:rsid w:val="008709DF"/>
    <w:rsid w:val="0088501B"/>
    <w:rsid w:val="00890D21"/>
    <w:rsid w:val="00891A2E"/>
    <w:rsid w:val="008928B6"/>
    <w:rsid w:val="008A67A7"/>
    <w:rsid w:val="008A6C94"/>
    <w:rsid w:val="008C3521"/>
    <w:rsid w:val="008E34C7"/>
    <w:rsid w:val="008E6FE9"/>
    <w:rsid w:val="00902AF6"/>
    <w:rsid w:val="00904282"/>
    <w:rsid w:val="00905DB0"/>
    <w:rsid w:val="00907F5F"/>
    <w:rsid w:val="00915D89"/>
    <w:rsid w:val="009306F9"/>
    <w:rsid w:val="0093589A"/>
    <w:rsid w:val="00937404"/>
    <w:rsid w:val="0095154D"/>
    <w:rsid w:val="00951E2F"/>
    <w:rsid w:val="00953C45"/>
    <w:rsid w:val="009562B9"/>
    <w:rsid w:val="00960F14"/>
    <w:rsid w:val="00964904"/>
    <w:rsid w:val="00971948"/>
    <w:rsid w:val="00976A0C"/>
    <w:rsid w:val="00980817"/>
    <w:rsid w:val="00984248"/>
    <w:rsid w:val="009853E3"/>
    <w:rsid w:val="009A0EF4"/>
    <w:rsid w:val="009A5435"/>
    <w:rsid w:val="009B5FD4"/>
    <w:rsid w:val="009C0163"/>
    <w:rsid w:val="009D10D5"/>
    <w:rsid w:val="009D7AA6"/>
    <w:rsid w:val="009D7B5B"/>
    <w:rsid w:val="009F3187"/>
    <w:rsid w:val="009F664E"/>
    <w:rsid w:val="00A06326"/>
    <w:rsid w:val="00A10B06"/>
    <w:rsid w:val="00A17D89"/>
    <w:rsid w:val="00A44A23"/>
    <w:rsid w:val="00A46B98"/>
    <w:rsid w:val="00A53F62"/>
    <w:rsid w:val="00A54A9F"/>
    <w:rsid w:val="00A62911"/>
    <w:rsid w:val="00A63576"/>
    <w:rsid w:val="00A63C4E"/>
    <w:rsid w:val="00A713D9"/>
    <w:rsid w:val="00A80803"/>
    <w:rsid w:val="00A81DE8"/>
    <w:rsid w:val="00A85A1E"/>
    <w:rsid w:val="00A87BB7"/>
    <w:rsid w:val="00A9040C"/>
    <w:rsid w:val="00A958E8"/>
    <w:rsid w:val="00AB7099"/>
    <w:rsid w:val="00AC7B85"/>
    <w:rsid w:val="00AD2787"/>
    <w:rsid w:val="00AE0EFD"/>
    <w:rsid w:val="00AF577B"/>
    <w:rsid w:val="00B06ECC"/>
    <w:rsid w:val="00B17BFA"/>
    <w:rsid w:val="00B31D7F"/>
    <w:rsid w:val="00B32D13"/>
    <w:rsid w:val="00B40FE4"/>
    <w:rsid w:val="00B41458"/>
    <w:rsid w:val="00B467DC"/>
    <w:rsid w:val="00B52F86"/>
    <w:rsid w:val="00B61255"/>
    <w:rsid w:val="00B95069"/>
    <w:rsid w:val="00BA0F17"/>
    <w:rsid w:val="00BA62A8"/>
    <w:rsid w:val="00BB2BBD"/>
    <w:rsid w:val="00BC418D"/>
    <w:rsid w:val="00BC47D8"/>
    <w:rsid w:val="00C00002"/>
    <w:rsid w:val="00C27CAF"/>
    <w:rsid w:val="00C363DF"/>
    <w:rsid w:val="00C37647"/>
    <w:rsid w:val="00C409E3"/>
    <w:rsid w:val="00C44EB7"/>
    <w:rsid w:val="00C45585"/>
    <w:rsid w:val="00C51B02"/>
    <w:rsid w:val="00C565B9"/>
    <w:rsid w:val="00C869D0"/>
    <w:rsid w:val="00C9446B"/>
    <w:rsid w:val="00CB107E"/>
    <w:rsid w:val="00CB3D1B"/>
    <w:rsid w:val="00CB4A5E"/>
    <w:rsid w:val="00CB6D9D"/>
    <w:rsid w:val="00CD3F49"/>
    <w:rsid w:val="00CF0BE6"/>
    <w:rsid w:val="00CF170C"/>
    <w:rsid w:val="00D000E0"/>
    <w:rsid w:val="00D01DE3"/>
    <w:rsid w:val="00D02663"/>
    <w:rsid w:val="00D12CAD"/>
    <w:rsid w:val="00D26629"/>
    <w:rsid w:val="00D338A7"/>
    <w:rsid w:val="00D37BCF"/>
    <w:rsid w:val="00D43553"/>
    <w:rsid w:val="00D43E6B"/>
    <w:rsid w:val="00D44F9D"/>
    <w:rsid w:val="00D45847"/>
    <w:rsid w:val="00D54FB0"/>
    <w:rsid w:val="00D65AF9"/>
    <w:rsid w:val="00D71CDE"/>
    <w:rsid w:val="00D73501"/>
    <w:rsid w:val="00D74144"/>
    <w:rsid w:val="00D74BFF"/>
    <w:rsid w:val="00D7649D"/>
    <w:rsid w:val="00D83AD0"/>
    <w:rsid w:val="00D863D2"/>
    <w:rsid w:val="00D924A7"/>
    <w:rsid w:val="00D939B2"/>
    <w:rsid w:val="00DB4ED3"/>
    <w:rsid w:val="00DD12F3"/>
    <w:rsid w:val="00E040F7"/>
    <w:rsid w:val="00E05F45"/>
    <w:rsid w:val="00E2103E"/>
    <w:rsid w:val="00E44B3C"/>
    <w:rsid w:val="00E53EBC"/>
    <w:rsid w:val="00E56D30"/>
    <w:rsid w:val="00E604B2"/>
    <w:rsid w:val="00E64381"/>
    <w:rsid w:val="00E70FC4"/>
    <w:rsid w:val="00E7141B"/>
    <w:rsid w:val="00E8385A"/>
    <w:rsid w:val="00EA7A8A"/>
    <w:rsid w:val="00EB1E68"/>
    <w:rsid w:val="00EB433D"/>
    <w:rsid w:val="00EF56C7"/>
    <w:rsid w:val="00F1559D"/>
    <w:rsid w:val="00F16CB6"/>
    <w:rsid w:val="00F24A19"/>
    <w:rsid w:val="00F36D89"/>
    <w:rsid w:val="00F5225C"/>
    <w:rsid w:val="00F611BE"/>
    <w:rsid w:val="00F628A3"/>
    <w:rsid w:val="00F67766"/>
    <w:rsid w:val="00F87E50"/>
    <w:rsid w:val="00FB7215"/>
    <w:rsid w:val="00FD48CF"/>
    <w:rsid w:val="00FD5664"/>
    <w:rsid w:val="00FE505A"/>
    <w:rsid w:val="00FE510B"/>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D4CFD-094D-E247-A0F7-179BA46FA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8851</TotalTime>
  <Pages>27</Pages>
  <Words>6246</Words>
  <Characters>35607</Characters>
  <Application>Microsoft Macintosh Word</Application>
  <DocSecurity>0</DocSecurity>
  <Lines>296</Lines>
  <Paragraphs>83</Paragraphs>
  <ScaleCrop>false</ScaleCrop>
  <Company>Stockholms universitetsbibliotek</Company>
  <LinksUpToDate>false</LinksUpToDate>
  <CharactersWithSpaces>41770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220</cp:revision>
  <cp:lastPrinted>2010-07-05T09:46:00Z</cp:lastPrinted>
  <dcterms:created xsi:type="dcterms:W3CDTF">2018-05-01T11:24:00Z</dcterms:created>
  <dcterms:modified xsi:type="dcterms:W3CDTF">2018-09-11T16:30:00Z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