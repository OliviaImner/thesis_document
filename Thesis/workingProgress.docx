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0" w:author="Jason Serviss" w:date="2018-10-18T19:24:00Z">
        <w:r w:rsidR="00214F7B">
          <w:rPr>
            <w:noProof/>
          </w:rPr>
          <w:t>I</w:t>
        </w:r>
      </w:ins>
      <w:r w:rsidR="00424655">
        <w:rPr>
          <w:rFonts w:eastAsiaTheme="minorEastAsia"/>
          <w:noProof/>
          <w:lang w:eastAsia="ja-JP"/>
        </w:rPr>
        <w:tab/>
      </w:r>
      <w:ins w:id="1"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ins w:id="2"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ins w:id="3"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4" w:author="Jason Serviss" w:date="2018-10-18T19:49:00Z">
        <w:r w:rsidR="0047590E">
          <w:rPr>
            <w:noProof/>
          </w:rPr>
          <w:t>6</w:t>
        </w:r>
      </w:ins>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ins w:id="5"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6" w:author="Jason Serviss" w:date="2018-10-18T19:49:00Z">
        <w:r w:rsidR="0047590E">
          <w:rPr>
            <w:noProof/>
          </w:rPr>
          <w:t>7</w:t>
        </w:r>
      </w:ins>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ins w:id="7"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47590E">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ins w:id="8"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47590E">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ins w:id="9"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47590E">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ins w:id="10"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47590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11" w:name="_Toc391456178"/>
      <w:bookmarkStart w:id="12" w:name="_Toc401327934"/>
      <w:bookmarkEnd w:id="11"/>
      <w:r>
        <w:lastRenderedPageBreak/>
        <w:t>Synopsis</w:t>
      </w:r>
      <w:bookmarkEnd w:id="12"/>
    </w:p>
    <w:p w14:paraId="45599B24" w14:textId="07858FFB"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w:t>
      </w:r>
      <w:proofErr w:type="spellStart"/>
      <w:r w:rsidR="00C67983" w:rsidRPr="00C67983">
        <w:t>Pange</w:t>
      </w:r>
      <w:proofErr w:type="spellEnd"/>
      <w:r w:rsidR="00C67983" w:rsidRPr="00C67983">
        <w:t xml:space="preserv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rPr>
          <w:ins w:id="13" w:author="Jason Serviss" w:date="2018-10-18T19:07:00Z"/>
        </w:rPr>
      </w:pPr>
      <w:bookmarkStart w:id="14" w:name="_Toc391456179"/>
      <w:bookmarkStart w:id="15" w:name="_Toc401327935"/>
      <w:bookmarkEnd w:id="14"/>
      <w:r>
        <w:lastRenderedPageBreak/>
        <w:t>Introduktion</w:t>
      </w:r>
      <w:bookmarkEnd w:id="15"/>
    </w:p>
    <w:p w14:paraId="5BB8FF23" w14:textId="4C8CB7FA" w:rsidR="00D45847" w:rsidRDefault="00850895" w:rsidP="00CA1731">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upp till 60</w:t>
      </w:r>
      <w:r w:rsidR="002B2E86">
        <w:t xml:space="preserve"> </w:t>
      </w:r>
      <w:r w:rsidR="005E3C6F">
        <w:t>%</w:t>
      </w:r>
      <w:r w:rsidR="00E2103E">
        <w:t xml:space="preserve"> </w:t>
      </w:r>
      <w:r w:rsidR="00E2103E">
        <w:fldChar w:fldCharType="begin"/>
      </w:r>
      <w:r w:rsidR="00E72EF5">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xml:space="preserve">. Marknadstillväxten för e-lärandet i Sverige under 2015 resulterade med en ökning på 6 % jämfört med omsättningen 2014 </w:t>
      </w:r>
      <w:r w:rsidR="00322DBF">
        <w:fldChar w:fldCharType="begin"/>
      </w:r>
      <w:r w:rsidR="00322DBF">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C67983">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fldChar w:fldCharType="separate"/>
      </w:r>
      <w:r w:rsidR="00322DBF" w:rsidRPr="00E72EF5">
        <w:rPr>
          <w:noProof/>
        </w:rPr>
        <w:t>(COTEC, 2001)</w:t>
      </w:r>
      <w:r w:rsidR="00322DBF">
        <w:fldChar w:fldCharType="end"/>
      </w:r>
      <w:r>
        <w:t xml:space="preserve">. Det är ofta att e-kurser är designade av specialiserade e-lärande företag (ELF) som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 xml:space="preserve">fokus hos ELF kan läggas på hur pedagogiken och innehållet ska tillsammans resultera i ett effektivt lärande.  </w:t>
      </w:r>
      <w:r>
        <w:br/>
      </w:r>
    </w:p>
    <w:p w14:paraId="6320D0C2" w14:textId="67BB49FC" w:rsidR="00D45847" w:rsidRPr="007C474C" w:rsidRDefault="00CE004E" w:rsidP="00CA1731">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0AD1E96C" w:rsidR="00984248" w:rsidRPr="00F90644" w:rsidRDefault="00840367" w:rsidP="00CA1731">
      <w:pPr>
        <w:spacing w:line="480" w:lineRule="auto"/>
        <w:jc w:val="both"/>
        <w:rPr>
          <w:ins w:id="16" w:author="Jason Serviss" w:date="2018-10-18T18:55:00Z"/>
        </w:rPr>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BA74B1">
        <w:t>(</w:t>
      </w:r>
      <w:r w:rsidR="00C67983" w:rsidRPr="00C67983">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EBCA36D"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4F5AA8">
        <w:t>(</w:t>
      </w:r>
      <w:r w:rsidR="00C67983" w:rsidRPr="00C67983">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 xml:space="preserve">Conole, et.al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17" w:name="_Toc391456180"/>
      <w:bookmarkStart w:id="18"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7"/>
      <w:bookmarkEnd w:id="18"/>
      <w:r w:rsidRPr="00CA1731">
        <w:rPr>
          <w:rFonts w:cs="Times New Roman"/>
          <w:b/>
          <w:sz w:val="24"/>
          <w:szCs w:val="24"/>
        </w:rPr>
        <w:t xml:space="preserve"> </w:t>
      </w:r>
    </w:p>
    <w:p w14:paraId="3EC0EA8E" w14:textId="22C570CB"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w:t>
      </w:r>
      <w:r w:rsidR="003B34BD">
        <w:rPr>
          <w:lang w:eastAsia="sv-SE"/>
        </w:rPr>
        <w:lastRenderedPageBreak/>
        <w:t>och tyder på att det inte är nödvändigt att utvärdera en anpassad pedagogisk strategi/modell för varje kurs.</w:t>
      </w:r>
    </w:p>
    <w:p w14:paraId="1897F9F4" w14:textId="70CE0C18" w:rsidR="00582DFC" w:rsidRDefault="00850895" w:rsidP="00547B0E">
      <w:pPr>
        <w:pStyle w:val="Heading11"/>
        <w:spacing w:line="276" w:lineRule="auto"/>
        <w:rPr>
          <w:ins w:id="19" w:author="Jason Serviss" w:date="2018-10-18T19:10:00Z"/>
        </w:rPr>
      </w:pPr>
      <w:bookmarkStart w:id="20" w:name="_Toc391456181"/>
      <w:bookmarkStart w:id="21" w:name="_Toc401327937"/>
      <w:bookmarkEnd w:id="20"/>
      <w:r>
        <w:t>Metod</w:t>
      </w:r>
      <w:bookmarkStart w:id="22" w:name="_Toc391456182"/>
      <w:bookmarkStart w:id="23" w:name="_Toc401327938"/>
      <w:bookmarkEnd w:id="21"/>
      <w:bookmarkEnd w:id="22"/>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23"/>
    </w:p>
    <w:p w14:paraId="32BAAB67" w14:textId="7FDDD709" w:rsidR="00D45847" w:rsidRDefault="00850895" w:rsidP="000B1921">
      <w:pPr>
        <w:tabs>
          <w:tab w:val="left" w:pos="1134"/>
        </w:tabs>
        <w:spacing w:line="480" w:lineRule="auto"/>
        <w:jc w:val="both"/>
        <w:rPr>
          <w:ins w:id="24" w:author="Jason Serviss" w:date="2018-10-18T19:07:00Z"/>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lastRenderedPageBreak/>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5" w:name="_Toc391456183"/>
      <w:bookmarkStart w:id="26" w:name="_Toc401327939"/>
      <w:r w:rsidRPr="000B1921">
        <w:rPr>
          <w:rFonts w:cs="Times New Roman"/>
          <w:b/>
          <w:sz w:val="24"/>
          <w:szCs w:val="24"/>
        </w:rPr>
        <w:t>Utvärdering</w:t>
      </w:r>
      <w:bookmarkEnd w:id="25"/>
      <w:bookmarkEnd w:id="26"/>
    </w:p>
    <w:p w14:paraId="7C00EFC0" w14:textId="403994B8"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ins w:id="27" w:author="Jason Serviss" w:date="2018-10-18T19:08:00Z"/>
          <w:b/>
        </w:rPr>
      </w:pPr>
      <w:bookmarkStart w:id="28" w:name="_Toc391456184"/>
      <w:bookmarkStart w:id="29" w:name="_Toc401327940"/>
      <w:bookmarkEnd w:id="28"/>
      <w:r>
        <w:t>Resultat</w:t>
      </w:r>
      <w:bookmarkEnd w:id="29"/>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3141D544"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huvudsakligen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1CF440C2" w:rsidR="00D45847" w:rsidRPr="000B1921" w:rsidRDefault="00D54813" w:rsidP="000B1921">
      <w:pPr>
        <w:pStyle w:val="Brdtext"/>
        <w:spacing w:line="360" w:lineRule="auto"/>
        <w:rPr>
          <w:b/>
          <w:sz w:val="24"/>
        </w:rPr>
      </w:pPr>
      <w:r>
        <w:rPr>
          <w:b/>
          <w:sz w:val="24"/>
        </w:rPr>
        <w:lastRenderedPageBreak/>
        <w:t xml:space="preserve">Enligt </w:t>
      </w:r>
      <w:commentRangeStart w:id="30"/>
      <w:r w:rsidR="00850895" w:rsidRPr="000B1921">
        <w:rPr>
          <w:b/>
          <w:sz w:val="24"/>
        </w:rPr>
        <w:t>D</w:t>
      </w:r>
      <w:r w:rsidR="00FC2E6B">
        <w:rPr>
          <w:b/>
          <w:sz w:val="24"/>
        </w:rPr>
        <w:t>IM</w:t>
      </w:r>
      <w:r>
        <w:rPr>
          <w:b/>
          <w:sz w:val="24"/>
        </w:rPr>
        <w:t>’s</w:t>
      </w:r>
      <w:r w:rsidR="00FC2E6B">
        <w:rPr>
          <w:b/>
          <w:sz w:val="24"/>
        </w:rPr>
        <w:t xml:space="preserve"> </w:t>
      </w:r>
      <w:r>
        <w:rPr>
          <w:b/>
          <w:sz w:val="24"/>
        </w:rPr>
        <w:t>riktlinjer</w:t>
      </w:r>
      <w:r w:rsidR="00FC2E6B">
        <w:rPr>
          <w:b/>
          <w:sz w:val="24"/>
        </w:rPr>
        <w:t xml:space="preserve"> ger</w:t>
      </w:r>
      <w:r>
        <w:rPr>
          <w:b/>
          <w:sz w:val="24"/>
        </w:rPr>
        <w:t xml:space="preserve"> det</w:t>
      </w:r>
      <w:r w:rsidR="00FC2E6B">
        <w:rPr>
          <w:b/>
          <w:sz w:val="24"/>
        </w:rPr>
        <w:t xml:space="preserve"> möjligheter till att förstå pedagogiken i </w:t>
      </w:r>
      <w:r w:rsidR="00850895" w:rsidRPr="000B1921">
        <w:rPr>
          <w:b/>
          <w:sz w:val="24"/>
        </w:rPr>
        <w:t>Grades tidigare kurser</w:t>
      </w:r>
      <w:commentRangeEnd w:id="30"/>
      <w:r w:rsidR="007C7515">
        <w:rPr>
          <w:rStyle w:val="Kommentarsreferens"/>
          <w:rFonts w:eastAsiaTheme="minorHAnsi" w:cstheme="minorBidi"/>
          <w:lang w:eastAsia="en-US"/>
        </w:rPr>
        <w:commentReference w:id="30"/>
      </w:r>
    </w:p>
    <w:p w14:paraId="29EBCC13" w14:textId="589BFAB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DIM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78FF0EC"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lastRenderedPageBreak/>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w:t>
      </w:r>
      <w:commentRangeStart w:id="31"/>
      <w:r w:rsidR="002435CA">
        <w:t xml:space="preserve">helhetsresultat av </w:t>
      </w:r>
      <w:r w:rsidR="00FC2E6B">
        <w:t>kurs</w:t>
      </w:r>
      <w:r w:rsidR="002435CA">
        <w:t xml:space="preserve">prestationen </w:t>
      </w:r>
      <w:commentRangeEnd w:id="31"/>
      <w:r w:rsidR="00D35D94">
        <w:rPr>
          <w:rStyle w:val="Kommentarsreferens"/>
        </w:rPr>
        <w:commentReference w:id="31"/>
      </w:r>
      <w:r w:rsidR="002435CA">
        <w:t>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1073ED1E" w14:textId="3C76B050" w:rsidR="00582DFC" w:rsidRDefault="00850895" w:rsidP="000B1921">
      <w:pPr>
        <w:rPr>
          <w:ins w:id="32" w:author="Jason Serviss" w:date="2018-10-18T19:12:00Z"/>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ins w:id="33" w:author="Jason Serviss" w:date="2018-10-18T19:12:00Z"/>
          <w:b/>
        </w:rPr>
      </w:pPr>
    </w:p>
    <w:p w14:paraId="6AA358B4" w14:textId="7BED2F22" w:rsidR="00D45847" w:rsidRPr="000B1921" w:rsidRDefault="00D90862" w:rsidP="000B1921">
      <w:pPr>
        <w:pStyle w:val="Brdtext"/>
        <w:spacing w:line="360" w:lineRule="auto"/>
        <w:jc w:val="both"/>
        <w:rPr>
          <w:b/>
          <w:sz w:val="24"/>
        </w:rPr>
      </w:pPr>
      <w:commentRangeStart w:id="34"/>
      <w:r w:rsidRPr="000B1921">
        <w:rPr>
          <w:b/>
          <w:sz w:val="24"/>
        </w:rPr>
        <w:t>Nära</w:t>
      </w:r>
      <w:r w:rsidR="00850895" w:rsidRPr="000B1921">
        <w:rPr>
          <w:b/>
          <w:sz w:val="24"/>
        </w:rPr>
        <w:t xml:space="preserve"> medelpoäng igeno</w:t>
      </w:r>
      <w:r w:rsidR="007367F0">
        <w:rPr>
          <w:b/>
          <w:sz w:val="24"/>
        </w:rPr>
        <w:t>m alla Grades tidigare kurser kan bero på flera utgångpunkter</w:t>
      </w:r>
      <w:r w:rsidR="00850895" w:rsidRPr="000B1921">
        <w:rPr>
          <w:b/>
          <w:sz w:val="24"/>
        </w:rPr>
        <w:t xml:space="preserve"> </w:t>
      </w:r>
      <w:commentRangeEnd w:id="34"/>
      <w:r w:rsidR="00D35D94">
        <w:rPr>
          <w:rStyle w:val="Kommentarsreferens"/>
          <w:rFonts w:eastAsiaTheme="minorHAnsi" w:cstheme="minorBidi"/>
          <w:lang w:eastAsia="en-US"/>
        </w:rPr>
        <w:commentReference w:id="34"/>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lastRenderedPageBreak/>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Pr="004E58AD" w:rsidRDefault="00130629" w:rsidP="00CA1731">
      <w:pPr>
        <w:spacing w:line="480" w:lineRule="auto"/>
        <w:jc w:val="both"/>
        <w:rPr>
          <w:ins w:id="35" w:author="Olivia Imner" w:date="2018-07-07T12:55:00Z"/>
        </w:rPr>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commentRangeStart w:id="36"/>
      <w:r w:rsidR="00503EE6" w:rsidRPr="00FC2E6B">
        <w:rPr>
          <w:i/>
        </w:rPr>
        <w:t xml:space="preserve">Bedömning och </w:t>
      </w:r>
      <w:r w:rsidR="00D90862" w:rsidRPr="00FC2E6B">
        <w:rPr>
          <w:i/>
        </w:rPr>
        <w:t>U</w:t>
      </w:r>
      <w:r w:rsidR="00503EE6" w:rsidRPr="00FC2E6B">
        <w:rPr>
          <w:i/>
        </w:rPr>
        <w:t>tvärderings</w:t>
      </w:r>
      <w:r w:rsidR="00503EE6">
        <w:t xml:space="preserve"> </w:t>
      </w:r>
      <w:commentRangeEnd w:id="36"/>
      <w:r w:rsidR="007C7515">
        <w:rPr>
          <w:rStyle w:val="Kommentarsreferens"/>
        </w:rPr>
        <w:commentReference w:id="36"/>
      </w:r>
      <w:r w:rsidR="00503EE6">
        <w:t xml:space="preserve">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7" w:name="_Toc489811950"/>
      <w:bookmarkStart w:id="38"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ns w:id="39"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7"/>
      <w:bookmarkEnd w:id="38"/>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40" w:name="_Toc391456185"/>
      <w:bookmarkStart w:id="41" w:name="_Toc401327941"/>
      <w:bookmarkEnd w:id="40"/>
      <w:r w:rsidRPr="004E58AD">
        <w:t>Diskussion</w:t>
      </w:r>
      <w:bookmarkEnd w:id="41"/>
    </w:p>
    <w:p w14:paraId="6D0F922C" w14:textId="006E6C84" w:rsidR="00482F2B" w:rsidRDefault="000C1D43" w:rsidP="00CA1731">
      <w:pPr>
        <w:spacing w:line="480" w:lineRule="auto"/>
        <w:jc w:val="both"/>
      </w:pPr>
      <w:commentRangeStart w:id="42"/>
      <w:r>
        <w:t>Syftet med</w:t>
      </w:r>
      <w:r w:rsidR="007367F0">
        <w:t xml:space="preserve"> det här arbetet var att utvärdera om</w:t>
      </w:r>
      <w:r w:rsidR="00551608">
        <w:t xml:space="preserve"> Grade kan </w:t>
      </w:r>
      <w:r>
        <w:t xml:space="preserve">stödjas av en modellbaserad strategi </w:t>
      </w:r>
      <w:commentRangeEnd w:id="42"/>
      <w:r w:rsidR="00BC4C28">
        <w:rPr>
          <w:rStyle w:val="Kommentarsreferens"/>
        </w:rPr>
        <w:commentReference w:id="42"/>
      </w:r>
      <w:r>
        <w:t>och vilket av perspektiven (</w:t>
      </w:r>
      <w:r w:rsidR="0032088C">
        <w:t>Associativ, Konstruktivism och S</w:t>
      </w:r>
      <w:r>
        <w:t>ociokulturellt) som passar in på de</w:t>
      </w:r>
      <w:r w:rsidR="006764D6">
        <w:t xml:space="preserve">ras ansats. </w:t>
      </w:r>
      <w:r w:rsidR="00482F2B">
        <w:t>E</w:t>
      </w:r>
      <w:r>
        <w:t>n r</w:t>
      </w:r>
      <w:r w:rsidR="007367F0">
        <w:t>epresentativ</w:t>
      </w:r>
      <w:r>
        <w:t xml:space="preserve"> modell </w:t>
      </w:r>
      <w:r w:rsidR="00482F2B">
        <w:t xml:space="preserve">valdes </w:t>
      </w:r>
      <w:r>
        <w:t xml:space="preserve">från </w:t>
      </w:r>
      <w:r w:rsidR="0008729B">
        <w:t>varje perspektiv</w:t>
      </w:r>
      <w:r>
        <w:t xml:space="preserve"> för att se </w:t>
      </w:r>
      <w:r w:rsidR="0008729B">
        <w:t>hur väl</w:t>
      </w:r>
      <w:r>
        <w:t xml:space="preserve"> den </w:t>
      </w:r>
      <w:r>
        <w:lastRenderedPageBreak/>
        <w:t xml:space="preserve">matchar in på Grade nuvarande pedagogik. Resultatet visade att det </w:t>
      </w:r>
      <w:r w:rsidR="00FC2E6B">
        <w:t>A</w:t>
      </w:r>
      <w:r>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D54813">
        <w:t xml:space="preserve"> skulle, enligt DIM, bidra</w:t>
      </w:r>
      <w:r w:rsidR="00AC7484">
        <w:t xml:space="preserve"> till Grades kurser.</w:t>
      </w:r>
    </w:p>
    <w:p w14:paraId="4D757CA3" w14:textId="77777777" w:rsidR="00551BEB" w:rsidRDefault="00551BEB" w:rsidP="00CA1731">
      <w:pPr>
        <w:spacing w:line="480" w:lineRule="auto"/>
        <w:jc w:val="both"/>
      </w:pPr>
    </w:p>
    <w:p w14:paraId="23819B53" w14:textId="01639819"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w:t>
      </w:r>
      <w:r w:rsidR="00BC4C28">
        <w:rPr>
          <w:rStyle w:val="Kommentarsreferens"/>
        </w:rPr>
        <w:commentReference w:id="43"/>
      </w:r>
      <w:r w:rsidR="00551608">
        <w:t xml:space="preserve">dem kompletterande modellerna </w:t>
      </w:r>
      <w:r w:rsidR="003A56C6">
        <w:t>med studiens metod</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EB230EF"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w:t>
      </w:r>
      <w:r w:rsidR="00457C43">
        <w:lastRenderedPageBreak/>
        <w:t>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ins w:id="44" w:author="Jason Serviss" w:date="2018-10-18T19:15:00Z">
        <w:r w:rsidR="00582DFC">
          <w:br w:type="page"/>
        </w:r>
      </w:ins>
      <w:bookmarkStart w:id="45" w:name="_GoBack"/>
      <w:bookmarkEnd w:id="45"/>
    </w:p>
    <w:p w14:paraId="1EFE6459" w14:textId="77777777" w:rsidR="00E97FC1" w:rsidRPr="004E58AD" w:rsidRDefault="00E97FC1" w:rsidP="000B1921">
      <w:pPr>
        <w:pStyle w:val="Heading11"/>
        <w:spacing w:line="276" w:lineRule="auto"/>
      </w:pPr>
      <w:bookmarkStart w:id="46" w:name="_Toc401327942"/>
      <w:r w:rsidRPr="004E58AD">
        <w:lastRenderedPageBreak/>
        <w:t>Tack</w:t>
      </w:r>
      <w:bookmarkEnd w:id="46"/>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47" w:name="_Toc391456186"/>
      <w:bookmarkStart w:id="48" w:name="_Toc401327943"/>
      <w:bookmarkEnd w:id="47"/>
      <w:r w:rsidRPr="004E58AD">
        <w:t>Referenser</w:t>
      </w:r>
      <w:bookmarkEnd w:id="48"/>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00C67983" w:rsidRPr="00C67983">
        <w:rPr>
          <w:rFonts w:cs="Times New Roman"/>
          <w:color w:val="000000"/>
          <w:szCs w:val="24"/>
        </w:rPr>
        <w:t>Brodie</w:t>
      </w:r>
      <w:proofErr w:type="spellEnd"/>
      <w:r w:rsidR="00C67983" w:rsidRPr="00C67983">
        <w:rPr>
          <w:rFonts w:cs="Times New Roman"/>
          <w:color w:val="000000"/>
          <w:szCs w:val="24"/>
        </w:rPr>
        <w:t xml:space="preserv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49" w:name="_Toc391456187"/>
      <w:bookmarkStart w:id="50" w:name="_Toc401327944"/>
      <w:bookmarkEnd w:id="49"/>
      <w:r w:rsidRPr="009F3187">
        <w:lastRenderedPageBreak/>
        <w:t>Bilagor</w:t>
      </w:r>
      <w:bookmarkEnd w:id="5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51" w:name="_Toc391456188"/>
      <w:bookmarkEnd w:id="51"/>
      <w:r w:rsidRPr="00D01DE3">
        <w:rPr>
          <w:rStyle w:val="Starkbetoning"/>
          <w:color w:val="00000A"/>
        </w:rPr>
        <w:lastRenderedPageBreak/>
        <w:t xml:space="preserve">Inledning </w:t>
      </w:r>
    </w:p>
    <w:p w14:paraId="67754155" w14:textId="2E56FB4F" w:rsidR="001E5D4E" w:rsidRDefault="00F16CB6" w:rsidP="004E58AD">
      <w:pPr>
        <w:rPr>
          <w:ins w:id="52"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3"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4"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5"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6"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7"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8" w:author="Jason Serviss" w:date="2018-09-02T10:37:00Z"/>
          <w:rFonts w:cs="Times New Roman"/>
          <w:b/>
          <w:iCs/>
        </w:rPr>
      </w:pPr>
    </w:p>
    <w:p w14:paraId="17111BE6" w14:textId="2B2D1BFE" w:rsidR="00DD12F3" w:rsidRPr="00304D18" w:rsidRDefault="00F16CB6" w:rsidP="00DD12F3">
      <w:pPr>
        <w:rPr>
          <w:ins w:id="59"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60"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61" w:author="Jason Serviss" w:date="2018-09-02T10:37:00Z"/>
          <w:rFonts w:cs="Times New Roman"/>
          <w:b/>
          <w:iCs/>
        </w:rPr>
      </w:pPr>
    </w:p>
    <w:p w14:paraId="63D46551" w14:textId="027FFB2A" w:rsidR="00DD12F3" w:rsidRPr="00304D18" w:rsidRDefault="00F16CB6" w:rsidP="00DD12F3">
      <w:pPr>
        <w:rPr>
          <w:ins w:id="62"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5D3DFF69" w14:textId="77777777" w:rsidR="00FE034F" w:rsidRDefault="00FE034F" w:rsidP="004E58AD">
      <w:pPr>
        <w:pBdr>
          <w:bottom w:val="single" w:sz="6" w:space="1" w:color="auto"/>
        </w:pBdr>
        <w:rPr>
          <w:rFonts w:cs="Times New Roman"/>
        </w:rPr>
      </w:pPr>
    </w:p>
    <w:p w14:paraId="539DA7D9" w14:textId="6A1E5B52" w:rsidR="00FE034F"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3" w:name="_Toc391456189"/>
      <w:bookmarkEnd w:id="63"/>
    </w:p>
    <w:p w14:paraId="61143BA1" w14:textId="77777777" w:rsidR="003A56C6" w:rsidRDefault="003A56C6" w:rsidP="003A56C6">
      <w:pPr>
        <w:jc w:val="both"/>
        <w:rPr>
          <w:rFonts w:ascii="Verdana" w:hAnsi="Verdana"/>
          <w:sz w:val="16"/>
          <w:szCs w:val="16"/>
        </w:rPr>
      </w:pPr>
    </w:p>
    <w:p w14:paraId="1283CEB4" w14:textId="77777777" w:rsidR="003A56C6" w:rsidRPr="003A56C6" w:rsidRDefault="003A56C6" w:rsidP="003A56C6">
      <w:pPr>
        <w:jc w:val="both"/>
        <w:rPr>
          <w:rFonts w:ascii="Verdana" w:hAnsi="Verdana"/>
          <w:sz w:val="16"/>
          <w:szCs w:val="16"/>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4" w:author="Jason Serviss" w:date="2018-09-02T10:46:00Z"/>
          <w:rFonts w:ascii="Verdana" w:hAnsi="Verdana"/>
          <w:b/>
          <w:sz w:val="16"/>
          <w:szCs w:val="16"/>
        </w:rPr>
      </w:pPr>
    </w:p>
    <w:p w14:paraId="68A89F8E" w14:textId="627085C1"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674179">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090506"/>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Olivia Imner" w:date="2018-10-20T15:20:00Z" w:initials="OI">
    <w:p w14:paraId="5866C8A6" w14:textId="097FD15F" w:rsidR="000F0251" w:rsidRDefault="000F0251">
      <w:pPr>
        <w:pStyle w:val="Kommentarer"/>
      </w:pPr>
      <w:r>
        <w:rPr>
          <w:rStyle w:val="Kommentarsreferens"/>
        </w:rPr>
        <w:annotationRef/>
      </w:r>
      <w:r>
        <w:t xml:space="preserve">Change. A bit </w:t>
      </w:r>
      <w:proofErr w:type="spellStart"/>
      <w:r>
        <w:t>too</w:t>
      </w:r>
      <w:proofErr w:type="spellEnd"/>
      <w:r>
        <w:t xml:space="preserve"> </w:t>
      </w:r>
      <w:proofErr w:type="spellStart"/>
      <w:r>
        <w:t>specific</w:t>
      </w:r>
      <w:proofErr w:type="spellEnd"/>
      <w:r>
        <w:t xml:space="preserve"> and </w:t>
      </w:r>
      <w:proofErr w:type="spellStart"/>
      <w:r>
        <w:t>only</w:t>
      </w:r>
      <w:proofErr w:type="spellEnd"/>
      <w:r>
        <w:t xml:space="preserve"> </w:t>
      </w:r>
      <w:proofErr w:type="spellStart"/>
      <w:r>
        <w:t>highlights</w:t>
      </w:r>
      <w:proofErr w:type="spellEnd"/>
      <w:r>
        <w:t xml:space="preserve"> the positive </w:t>
      </w:r>
      <w:proofErr w:type="spellStart"/>
      <w:r>
        <w:t>side</w:t>
      </w:r>
      <w:proofErr w:type="spellEnd"/>
      <w:r>
        <w:t xml:space="preserve"> </w:t>
      </w:r>
      <w:proofErr w:type="spellStart"/>
      <w:r>
        <w:t>of</w:t>
      </w:r>
      <w:proofErr w:type="spellEnd"/>
      <w:r>
        <w:t xml:space="preserve"> the </w:t>
      </w:r>
      <w:proofErr w:type="spellStart"/>
      <w:r>
        <w:t>results</w:t>
      </w:r>
      <w:proofErr w:type="spellEnd"/>
      <w:r>
        <w:t xml:space="preserve">. </w:t>
      </w:r>
      <w:proofErr w:type="spellStart"/>
      <w:r>
        <w:t>Fixed</w:t>
      </w:r>
      <w:proofErr w:type="spellEnd"/>
    </w:p>
  </w:comment>
  <w:comment w:id="31" w:author="Olivia Imner" w:date="2018-10-20T15:21:00Z" w:initials="OI">
    <w:p w14:paraId="6073E3B8" w14:textId="381A452F" w:rsidR="000F0251" w:rsidRDefault="000F0251">
      <w:pPr>
        <w:pStyle w:val="Kommentarer"/>
      </w:pPr>
      <w:r>
        <w:rPr>
          <w:rStyle w:val="Kommentarsreferens"/>
        </w:rPr>
        <w:annotationRef/>
      </w:r>
      <w:r>
        <w:t xml:space="preserve">”helhetsresultat av sin </w:t>
      </w:r>
      <w:proofErr w:type="gramStart"/>
      <w:r>
        <w:t>prestationen” ?</w:t>
      </w:r>
      <w:proofErr w:type="gramEnd"/>
      <w:r>
        <w:t xml:space="preserve"> </w:t>
      </w:r>
      <w:proofErr w:type="spellStart"/>
      <w:r>
        <w:t>Which</w:t>
      </w:r>
      <w:proofErr w:type="spellEnd"/>
      <w:r>
        <w:t xml:space="preserve"> ”presentation” is </w:t>
      </w:r>
      <w:proofErr w:type="spellStart"/>
      <w:r>
        <w:t>being</w:t>
      </w:r>
      <w:proofErr w:type="spellEnd"/>
      <w:r>
        <w:t xml:space="preserve"> </w:t>
      </w:r>
      <w:proofErr w:type="spellStart"/>
      <w:r>
        <w:t>refered</w:t>
      </w:r>
      <w:proofErr w:type="spellEnd"/>
      <w:r>
        <w:t xml:space="preserve"> </w:t>
      </w:r>
      <w:proofErr w:type="spellStart"/>
      <w:r>
        <w:t>to</w:t>
      </w:r>
      <w:proofErr w:type="spellEnd"/>
      <w:r>
        <w:t xml:space="preserve">? </w:t>
      </w:r>
      <w:proofErr w:type="spellStart"/>
      <w:r>
        <w:t>Fixed</w:t>
      </w:r>
      <w:proofErr w:type="spellEnd"/>
      <w:r>
        <w:t xml:space="preserve"> </w:t>
      </w:r>
    </w:p>
  </w:comment>
  <w:comment w:id="34" w:author="Olivia Imner" w:date="2018-10-20T16:09:00Z" w:initials="OI">
    <w:p w14:paraId="77CF394E" w14:textId="61651B28" w:rsidR="000F0251" w:rsidRDefault="000F0251">
      <w:pPr>
        <w:pStyle w:val="Kommentarer"/>
      </w:pPr>
      <w:r>
        <w:rPr>
          <w:rStyle w:val="Kommentarsreferens"/>
        </w:rPr>
        <w:annotationRef/>
      </w:r>
      <w:proofErr w:type="spellStart"/>
      <w:r>
        <w:t>This</w:t>
      </w:r>
      <w:proofErr w:type="spellEnd"/>
      <w:r>
        <w:t xml:space="preserve"> no </w:t>
      </w:r>
      <w:proofErr w:type="spellStart"/>
      <w:r>
        <w:t>longer</w:t>
      </w:r>
      <w:proofErr w:type="spellEnd"/>
      <w:r>
        <w:t xml:space="preserve"> </w:t>
      </w:r>
      <w:proofErr w:type="spellStart"/>
      <w:r>
        <w:t>reflects</w:t>
      </w:r>
      <w:proofErr w:type="spellEnd"/>
      <w:r>
        <w:t xml:space="preserve"> the </w:t>
      </w:r>
      <w:proofErr w:type="spellStart"/>
      <w:r>
        <w:t>conclusions</w:t>
      </w:r>
      <w:proofErr w:type="spellEnd"/>
      <w:r>
        <w:t xml:space="preserve"> </w:t>
      </w:r>
      <w:proofErr w:type="spellStart"/>
      <w:r>
        <w:t>drawn</w:t>
      </w:r>
      <w:proofErr w:type="spellEnd"/>
      <w:r>
        <w:t xml:space="preserve"> and </w:t>
      </w:r>
      <w:proofErr w:type="spellStart"/>
      <w:r>
        <w:t>results</w:t>
      </w:r>
      <w:proofErr w:type="spellEnd"/>
      <w:r>
        <w:t xml:space="preserve"> </w:t>
      </w:r>
      <w:proofErr w:type="spellStart"/>
      <w:r>
        <w:t>presented</w:t>
      </w:r>
      <w:proofErr w:type="spellEnd"/>
      <w:r>
        <w:t xml:space="preserve"> in the </w:t>
      </w:r>
      <w:proofErr w:type="spellStart"/>
      <w:r>
        <w:t>next</w:t>
      </w:r>
      <w:proofErr w:type="spellEnd"/>
      <w:r>
        <w:t xml:space="preserve"> </w:t>
      </w:r>
      <w:proofErr w:type="spellStart"/>
      <w:r>
        <w:t>section</w:t>
      </w:r>
      <w:proofErr w:type="spellEnd"/>
      <w:r>
        <w:t>.</w:t>
      </w:r>
      <w:r w:rsidR="00D54813">
        <w:t xml:space="preserve"> </w:t>
      </w:r>
      <w:proofErr w:type="spellStart"/>
      <w:r w:rsidR="00D54813">
        <w:t>Fixed</w:t>
      </w:r>
      <w:proofErr w:type="spellEnd"/>
    </w:p>
  </w:comment>
  <w:comment w:id="36" w:author="Olivia Imner" w:date="2018-10-20T15:22:00Z" w:initials="OI">
    <w:p w14:paraId="30EF5C8C" w14:textId="62DCDF6F" w:rsidR="000F0251" w:rsidRPr="007C7515" w:rsidRDefault="000F0251">
      <w:pPr>
        <w:pStyle w:val="Kommentarer"/>
      </w:pPr>
      <w:r>
        <w:rPr>
          <w:rStyle w:val="Kommentarsreferens"/>
        </w:rPr>
        <w:annotationRef/>
      </w:r>
      <w:r>
        <w:t xml:space="preserve">Not </w:t>
      </w:r>
      <w:proofErr w:type="spellStart"/>
      <w:r>
        <w:t>consequent</w:t>
      </w:r>
      <w:proofErr w:type="spellEnd"/>
      <w:r>
        <w:t xml:space="preserve"> </w:t>
      </w:r>
      <w:proofErr w:type="spellStart"/>
      <w:r>
        <w:t>with</w:t>
      </w:r>
      <w:proofErr w:type="spellEnd"/>
      <w:r>
        <w:t xml:space="preserve"> </w:t>
      </w:r>
      <w:proofErr w:type="spellStart"/>
      <w:r>
        <w:rPr>
          <w:i/>
        </w:rPr>
        <w:t>italics</w:t>
      </w:r>
      <w:proofErr w:type="spellEnd"/>
      <w:r>
        <w:t xml:space="preserve"> </w:t>
      </w:r>
      <w:proofErr w:type="spellStart"/>
      <w:r>
        <w:t>used</w:t>
      </w:r>
      <w:proofErr w:type="spellEnd"/>
      <w:r>
        <w:t xml:space="preserve"> </w:t>
      </w:r>
      <w:proofErr w:type="spellStart"/>
      <w:r>
        <w:t>previously</w:t>
      </w:r>
      <w:proofErr w:type="spellEnd"/>
      <w:r>
        <w:t xml:space="preserve"> in the </w:t>
      </w:r>
      <w:proofErr w:type="spellStart"/>
      <w:r>
        <w:t>document</w:t>
      </w:r>
      <w:proofErr w:type="spellEnd"/>
      <w:r>
        <w:t xml:space="preserve"> </w:t>
      </w:r>
      <w:proofErr w:type="spellStart"/>
      <w:r>
        <w:t>when</w:t>
      </w:r>
      <w:proofErr w:type="spellEnd"/>
      <w:r>
        <w:t xml:space="preserve"> </w:t>
      </w:r>
      <w:proofErr w:type="spellStart"/>
      <w:r>
        <w:t>refering</w:t>
      </w:r>
      <w:proofErr w:type="spellEnd"/>
      <w:r>
        <w:t xml:space="preserve"> </w:t>
      </w:r>
      <w:proofErr w:type="spellStart"/>
      <w:r>
        <w:t>to</w:t>
      </w:r>
      <w:proofErr w:type="spellEnd"/>
      <w:r>
        <w:t xml:space="preserve"> </w:t>
      </w:r>
      <w:proofErr w:type="spellStart"/>
      <w:r>
        <w:t>model</w:t>
      </w:r>
      <w:proofErr w:type="spellEnd"/>
      <w:r>
        <w:t xml:space="preserve"> elements. </w:t>
      </w:r>
      <w:proofErr w:type="spellStart"/>
      <w:r>
        <w:t>Fixed</w:t>
      </w:r>
      <w:proofErr w:type="spellEnd"/>
    </w:p>
  </w:comment>
  <w:comment w:id="42" w:author="Olivia Imner" w:date="2018-10-20T15:33:00Z" w:initials="OI">
    <w:p w14:paraId="624AF7E6" w14:textId="2DD52E86" w:rsidR="000F0251" w:rsidRDefault="000F0251">
      <w:pPr>
        <w:pStyle w:val="Kommentarer"/>
      </w:pPr>
      <w:r>
        <w:rPr>
          <w:rStyle w:val="Kommentarsreferens"/>
        </w:rPr>
        <w:annotationRef/>
      </w:r>
      <w:proofErr w:type="spellStart"/>
      <w:r>
        <w:t>This</w:t>
      </w:r>
      <w:proofErr w:type="spellEnd"/>
      <w:r>
        <w:t xml:space="preserve"> is not </w:t>
      </w:r>
      <w:proofErr w:type="spellStart"/>
      <w:r>
        <w:t>really</w:t>
      </w:r>
      <w:proofErr w:type="spellEnd"/>
      <w:r>
        <w:t xml:space="preserve"> </w:t>
      </w:r>
      <w:proofErr w:type="spellStart"/>
      <w:r>
        <w:t>correct</w:t>
      </w:r>
      <w:proofErr w:type="spellEnd"/>
      <w:r>
        <w:t xml:space="preserve">. </w:t>
      </w:r>
      <w:proofErr w:type="spellStart"/>
      <w:r>
        <w:t>We</w:t>
      </w:r>
      <w:proofErr w:type="spellEnd"/>
      <w:r>
        <w:t xml:space="preserve"> </w:t>
      </w:r>
      <w:proofErr w:type="spellStart"/>
      <w:r>
        <w:t>don’t</w:t>
      </w:r>
      <w:proofErr w:type="spellEnd"/>
      <w:r>
        <w:t xml:space="preserve"> </w:t>
      </w:r>
      <w:proofErr w:type="spellStart"/>
      <w:r>
        <w:t>really</w:t>
      </w:r>
      <w:proofErr w:type="spellEnd"/>
      <w:r>
        <w:t xml:space="preserve"> </w:t>
      </w:r>
      <w:proofErr w:type="spellStart"/>
      <w:r>
        <w:t>compare</w:t>
      </w:r>
      <w:proofErr w:type="spellEnd"/>
      <w:r>
        <w:t xml:space="preserve"> Grade </w:t>
      </w:r>
      <w:proofErr w:type="spellStart"/>
      <w:r>
        <w:t>with</w:t>
      </w:r>
      <w:proofErr w:type="spellEnd"/>
      <w:r>
        <w:t xml:space="preserve"> </w:t>
      </w:r>
      <w:proofErr w:type="spellStart"/>
      <w:r>
        <w:t>model</w:t>
      </w:r>
      <w:proofErr w:type="spellEnd"/>
      <w:r>
        <w:t xml:space="preserve"> vs Grade </w:t>
      </w:r>
      <w:proofErr w:type="spellStart"/>
      <w:r>
        <w:t>without</w:t>
      </w:r>
      <w:proofErr w:type="spellEnd"/>
      <w:r>
        <w:t xml:space="preserve"> </w:t>
      </w:r>
      <w:proofErr w:type="spellStart"/>
      <w:r>
        <w:t>model</w:t>
      </w:r>
      <w:proofErr w:type="spellEnd"/>
      <w:r>
        <w:t xml:space="preserve">. </w:t>
      </w:r>
      <w:proofErr w:type="spellStart"/>
      <w:r>
        <w:t>Fixed</w:t>
      </w:r>
      <w:proofErr w:type="spellEnd"/>
      <w:r>
        <w:t xml:space="preserve"> </w:t>
      </w:r>
    </w:p>
  </w:comment>
  <w:comment w:id="43" w:author="Olivia Imner" w:date="2018-10-20T15:38:00Z" w:initials="OI">
    <w:p w14:paraId="58C133C1" w14:textId="50F4E5D6" w:rsidR="000F0251" w:rsidRDefault="000F0251">
      <w:pPr>
        <w:pStyle w:val="Kommentarer"/>
      </w:pPr>
      <w:r>
        <w:rPr>
          <w:rStyle w:val="Kommentarsreferens"/>
        </w:rPr>
        <w:annotationRef/>
      </w:r>
      <w:r>
        <w:t xml:space="preserve">No </w:t>
      </w:r>
      <w:proofErr w:type="spellStart"/>
      <w:r>
        <w:t>really</w:t>
      </w:r>
      <w:proofErr w:type="spellEnd"/>
      <w:r>
        <w:t xml:space="preserve">. </w:t>
      </w:r>
      <w:proofErr w:type="gramStart"/>
      <w:r>
        <w:t>If  the</w:t>
      </w:r>
      <w:proofErr w:type="gramEnd"/>
      <w:r>
        <w:t xml:space="preserve"> </w:t>
      </w:r>
      <w:proofErr w:type="spellStart"/>
      <w:r>
        <w:t>goal</w:t>
      </w:r>
      <w:proofErr w:type="spellEnd"/>
      <w:r>
        <w:t xml:space="preserve"> </w:t>
      </w:r>
      <w:proofErr w:type="spellStart"/>
      <w:r>
        <w:t>of</w:t>
      </w:r>
      <w:proofErr w:type="spellEnd"/>
      <w:r>
        <w:t xml:space="preserve"> the </w:t>
      </w:r>
      <w:proofErr w:type="spellStart"/>
      <w:r>
        <w:t>analysis</w:t>
      </w:r>
      <w:proofErr w:type="spellEnd"/>
      <w:r>
        <w:t xml:space="preserve"> is </w:t>
      </w:r>
      <w:proofErr w:type="spellStart"/>
      <w:r>
        <w:t>to</w:t>
      </w:r>
      <w:proofErr w:type="spellEnd"/>
      <w:r>
        <w:t xml:space="preserve"> </w:t>
      </w:r>
      <w:proofErr w:type="spellStart"/>
      <w:r>
        <w:t>identify</w:t>
      </w:r>
      <w:proofErr w:type="spellEnd"/>
      <w:r>
        <w:t xml:space="preserve"> a </w:t>
      </w:r>
      <w:proofErr w:type="spellStart"/>
      <w:r>
        <w:t>model</w:t>
      </w:r>
      <w:proofErr w:type="spellEnd"/>
      <w:r>
        <w:t xml:space="preserve"> </w:t>
      </w:r>
      <w:proofErr w:type="spellStart"/>
      <w:r>
        <w:t>that</w:t>
      </w:r>
      <w:proofErr w:type="spellEnd"/>
      <w:r>
        <w:t xml:space="preserve"> </w:t>
      </w:r>
      <w:proofErr w:type="spellStart"/>
      <w:r>
        <w:t>would</w:t>
      </w:r>
      <w:proofErr w:type="spellEnd"/>
      <w:r>
        <w:t xml:space="preserve"> fit </w:t>
      </w:r>
      <w:proofErr w:type="spellStart"/>
      <w:r>
        <w:t>well</w:t>
      </w:r>
      <w:proofErr w:type="spellEnd"/>
      <w:r>
        <w:t xml:space="preserve"> </w:t>
      </w:r>
      <w:proofErr w:type="spellStart"/>
      <w:r>
        <w:t>with</w:t>
      </w:r>
      <w:proofErr w:type="spellEnd"/>
      <w:r>
        <w:t xml:space="preserve"> Grade, the same research plan </w:t>
      </w:r>
      <w:proofErr w:type="spellStart"/>
      <w:r>
        <w:t>should</w:t>
      </w:r>
      <w:proofErr w:type="spellEnd"/>
      <w:r>
        <w:t xml:space="preserve"> be </w:t>
      </w:r>
      <w:proofErr w:type="spellStart"/>
      <w:r>
        <w:t>used</w:t>
      </w:r>
      <w:proofErr w:type="spellEnd"/>
      <w:r>
        <w:t xml:space="preserve"> as </w:t>
      </w:r>
      <w:proofErr w:type="spellStart"/>
      <w:r>
        <w:t>we</w:t>
      </w:r>
      <w:proofErr w:type="spellEnd"/>
      <w:r>
        <w:t xml:space="preserve"> </w:t>
      </w:r>
      <w:proofErr w:type="spellStart"/>
      <w:r>
        <w:t>already</w:t>
      </w:r>
      <w:proofErr w:type="spellEnd"/>
      <w:r>
        <w:t xml:space="preserve"> </w:t>
      </w:r>
      <w:proofErr w:type="spellStart"/>
      <w:r>
        <w:t>used</w:t>
      </w:r>
      <w:proofErr w:type="spellEnd"/>
      <w:r>
        <w:t xml:space="preserve">, i.e. </w:t>
      </w:r>
      <w:proofErr w:type="spellStart"/>
      <w:r>
        <w:t>judge</w:t>
      </w:r>
      <w:proofErr w:type="spellEnd"/>
      <w:r>
        <w:t xml:space="preserve"> </w:t>
      </w:r>
      <w:proofErr w:type="spellStart"/>
      <w:r>
        <w:t>these</w:t>
      </w:r>
      <w:proofErr w:type="spellEnd"/>
      <w:r>
        <w:t xml:space="preserve"> </w:t>
      </w:r>
      <w:proofErr w:type="spellStart"/>
      <w:r>
        <w:t>additional</w:t>
      </w:r>
      <w:proofErr w:type="spellEnd"/>
      <w:r>
        <w:t xml:space="preserve"> </w:t>
      </w:r>
      <w:proofErr w:type="spellStart"/>
      <w:r>
        <w:t>model</w:t>
      </w:r>
      <w:proofErr w:type="spellEnd"/>
      <w:r>
        <w:t xml:space="preserve"> via </w:t>
      </w:r>
      <w:proofErr w:type="spellStart"/>
      <w:r>
        <w:t>interview</w:t>
      </w:r>
      <w:proofErr w:type="spellEnd"/>
      <w:r>
        <w:t xml:space="preserve"> not </w:t>
      </w:r>
      <w:proofErr w:type="spellStart"/>
      <w:r>
        <w:t>comparing</w:t>
      </w:r>
      <w:proofErr w:type="spellEnd"/>
      <w:r>
        <w:t xml:space="preserve"> Grades </w:t>
      </w:r>
      <w:proofErr w:type="spellStart"/>
      <w:r>
        <w:t>courses</w:t>
      </w:r>
      <w:proofErr w:type="spellEnd"/>
      <w:r>
        <w:t xml:space="preserve">. </w:t>
      </w:r>
      <w:proofErr w:type="spellStart"/>
      <w: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F0251" w:rsidRDefault="000F0251">
      <w:r>
        <w:separator/>
      </w:r>
    </w:p>
  </w:endnote>
  <w:endnote w:type="continuationSeparator" w:id="0">
    <w:p w14:paraId="4F768654" w14:textId="77777777" w:rsidR="000F0251" w:rsidRDefault="000F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F0251" w:rsidRDefault="000F025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F0251" w:rsidRDefault="000F025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50352"/>
      <w:docPartObj>
        <w:docPartGallery w:val="Page Numbers (Bottom of Page)"/>
        <w:docPartUnique/>
      </w:docPartObj>
    </w:sdtPr>
    <w:sdtContent>
      <w:p w14:paraId="403C7186" w14:textId="77777777" w:rsidR="000F0251" w:rsidRDefault="000F0251">
        <w:pPr>
          <w:pStyle w:val="Footer1"/>
          <w:jc w:val="center"/>
        </w:pPr>
        <w:r>
          <w:fldChar w:fldCharType="begin"/>
        </w:r>
        <w:r>
          <w:instrText>PAGE</w:instrText>
        </w:r>
        <w:r>
          <w:fldChar w:fldCharType="separate"/>
        </w:r>
        <w:r w:rsidR="00D54813">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234470"/>
      <w:docPartObj>
        <w:docPartGallery w:val="Page Numbers (Bottom of Page)"/>
        <w:docPartUnique/>
      </w:docPartObj>
    </w:sdtPr>
    <w:sdtContent>
      <w:p w14:paraId="3915FA6D" w14:textId="77777777" w:rsidR="000F0251" w:rsidRDefault="000F0251">
        <w:pPr>
          <w:pStyle w:val="Footer1"/>
          <w:jc w:val="center"/>
        </w:pPr>
        <w:r>
          <w:fldChar w:fldCharType="begin"/>
        </w:r>
        <w:r>
          <w:instrText>PAGE</w:instrText>
        </w:r>
        <w:r>
          <w:fldChar w:fldCharType="separate"/>
        </w:r>
        <w:r w:rsidR="00D5481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F0251" w:rsidRDefault="000F0251">
      <w:r>
        <w:separator/>
      </w:r>
    </w:p>
  </w:footnote>
  <w:footnote w:type="continuationSeparator" w:id="0">
    <w:p w14:paraId="71DB8F98" w14:textId="77777777" w:rsidR="000F0251" w:rsidRDefault="000F0251">
      <w:r>
        <w:continuationSeparator/>
      </w:r>
    </w:p>
  </w:footnote>
  <w:footnote w:id="1">
    <w:p w14:paraId="5824ECF3" w14:textId="4B98B15A" w:rsidR="000F0251" w:rsidRPr="003A56C6" w:rsidRDefault="000F0251"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I intervjun förklarades det vad användargrupp är och att det motsvarar Grades förklaring av målgrupp.</w:t>
      </w:r>
    </w:p>
  </w:footnote>
  <w:footnote w:id="2">
    <w:p w14:paraId="1BA30943" w14:textId="09D063F6" w:rsidR="000F0251" w:rsidRPr="003A56C6" w:rsidRDefault="000F0251"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Frågan förklarades igen med: Att studenten kan konkretisera det dem lärt sig i kursen.</w:t>
      </w:r>
    </w:p>
  </w:footnote>
  <w:footnote w:id="3">
    <w:p w14:paraId="58A700CB" w14:textId="23707962" w:rsidR="000F0251" w:rsidRPr="003A56C6" w:rsidRDefault="000F0251"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under intervjun av ”aktivera sinnena” med: att studenten får möjlighet att arbete själv. </w:t>
      </w:r>
    </w:p>
  </w:footnote>
  <w:footnote w:id="4">
    <w:p w14:paraId="19D64118" w14:textId="3CC49460" w:rsidR="000F0251" w:rsidRPr="003A56C6" w:rsidRDefault="000F0251"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Ordförklaring av ”gestalta” under intervjun: att det framställa och inlärda materialet ska fastna hos studenten.</w:t>
      </w:r>
    </w:p>
  </w:footnote>
  <w:footnote w:id="5">
    <w:p w14:paraId="4B8BE4EC" w14:textId="45E020D9" w:rsidR="000F0251" w:rsidRPr="003A56C6" w:rsidRDefault="000F0251"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78B3807B" w:rsidR="000F0251" w:rsidRDefault="000F0251" w:rsidP="00CF61C4">
      <w:pPr>
        <w:pStyle w:val="Fotnotstext"/>
        <w:jc w:val="both"/>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revisionView w:insDel="0" w:formatting="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D2988"/>
    <w:rsid w:val="008E34C7"/>
    <w:rsid w:val="008E5FFE"/>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69D0"/>
    <w:rsid w:val="00C9446B"/>
    <w:rsid w:val="00C944C6"/>
    <w:rsid w:val="00CA160B"/>
    <w:rsid w:val="00CA1731"/>
    <w:rsid w:val="00CA2D4A"/>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2F456F8-392A-2B42-B0D1-27ADC2CC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24</Pages>
  <Words>11503</Words>
  <Characters>60967</Characters>
  <Application>Microsoft Macintosh Word</Application>
  <DocSecurity>0</DocSecurity>
  <Lines>508</Lines>
  <Paragraphs>144</Paragraphs>
  <ScaleCrop>false</ScaleCrop>
  <Company>Stockholms universitetsbibliotek</Company>
  <LinksUpToDate>false</LinksUpToDate>
  <CharactersWithSpaces>72326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20</cp:revision>
  <cp:lastPrinted>2018-10-18T17:49:00Z</cp:lastPrinted>
  <dcterms:created xsi:type="dcterms:W3CDTF">2018-10-18T17:49:00Z</dcterms:created>
  <dcterms:modified xsi:type="dcterms:W3CDTF">2018-10-20T14:11:00Z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