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3EA25C59" w:rsidR="00D45847" w:rsidRDefault="00850895">
      <w:pPr>
        <w:pStyle w:val="Subtitlefrontpage"/>
      </w:pPr>
      <w:r>
        <w:t>Hur kan Grades kurser förbättra</w:t>
      </w:r>
      <w:r w:rsidR="00F01E86">
        <w:t>s</w:t>
      </w:r>
      <w:r>
        <w:t>?</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B93DE6" w:rsidRDefault="00B93DE6">
                            <w:pPr>
                              <w:pStyle w:val="Frontpagetext"/>
                              <w:rPr>
                                <w:sz w:val="28"/>
                                <w:szCs w:val="28"/>
                              </w:rPr>
                            </w:pPr>
                            <w:r>
                              <w:rPr>
                                <w:sz w:val="28"/>
                                <w:szCs w:val="28"/>
                              </w:rPr>
                              <w:t xml:space="preserve">Institutionen för data- </w:t>
                            </w:r>
                            <w:r>
                              <w:rPr>
                                <w:sz w:val="28"/>
                                <w:szCs w:val="28"/>
                              </w:rPr>
                              <w:br/>
                              <w:t>och systemvetenskap</w:t>
                            </w:r>
                          </w:p>
                          <w:p w14:paraId="0DD0DA7D" w14:textId="77777777" w:rsidR="00B93DE6" w:rsidRDefault="00B93DE6">
                            <w:pPr>
                              <w:pStyle w:val="TextBox"/>
                            </w:pPr>
                            <w:r>
                              <w:t xml:space="preserve">Examensarbete 15 </w:t>
                            </w:r>
                            <w:proofErr w:type="spellStart"/>
                            <w:r>
                              <w:t>hp</w:t>
                            </w:r>
                            <w:proofErr w:type="spellEnd"/>
                          </w:p>
                          <w:p w14:paraId="205AAAC7" w14:textId="77777777" w:rsidR="00B93DE6" w:rsidRDefault="00B93DE6">
                            <w:pPr>
                              <w:pStyle w:val="TextBox"/>
                            </w:pPr>
                            <w:r>
                              <w:t>Data- och systemvetenskap</w:t>
                            </w:r>
                          </w:p>
                          <w:p w14:paraId="51566511" w14:textId="77777777" w:rsidR="00B93DE6" w:rsidRDefault="00B93DE6">
                            <w:pPr>
                              <w:pStyle w:val="Textruta"/>
                            </w:pPr>
                            <w:r>
                              <w:t xml:space="preserve">Kurs- eller utbildningsprogram (180 </w:t>
                            </w:r>
                            <w:proofErr w:type="spellStart"/>
                            <w:r>
                              <w:t>hp</w:t>
                            </w:r>
                            <w:proofErr w:type="spellEnd"/>
                            <w:r>
                              <w:t xml:space="preserve">) </w:t>
                            </w:r>
                          </w:p>
                          <w:p w14:paraId="7A700FAB" w14:textId="05793D08" w:rsidR="00B93DE6" w:rsidRDefault="00B93DE6">
                            <w:pPr>
                              <w:pStyle w:val="Textruta"/>
                            </w:pPr>
                            <w:r>
                              <w:t>Höstterminen 2018</w:t>
                            </w:r>
                          </w:p>
                          <w:p w14:paraId="381612CD" w14:textId="77777777" w:rsidR="00B93DE6" w:rsidRDefault="00B93DE6">
                            <w:pPr>
                              <w:pStyle w:val="Textruta"/>
                            </w:pPr>
                            <w:r>
                              <w:t>Handledare: Robert Ramberg</w:t>
                            </w:r>
                          </w:p>
                          <w:p w14:paraId="41DC09BB" w14:textId="77777777" w:rsidR="00B93DE6" w:rsidRDefault="00B93DE6">
                            <w:pPr>
                              <w:pStyle w:val="Textruta"/>
                            </w:pPr>
                            <w:r>
                              <w:t>Granskare: Förnamn Efternamn</w:t>
                            </w:r>
                          </w:p>
                          <w:p w14:paraId="316E1ACF" w14:textId="77777777" w:rsidR="00B93DE6" w:rsidRDefault="00B93DE6">
                            <w:pPr>
                              <w:pStyle w:val="Textruta"/>
                              <w:rPr>
                                <w:lang w:val="en-US"/>
                              </w:rPr>
                            </w:pPr>
                            <w:r>
                              <w:rPr>
                                <w:lang w:val="en-US"/>
                              </w:rPr>
                              <w:t>English title: Evaluation of pedagogical models as a platform for the refinement of courses at the e-learning company Grade</w:t>
                            </w:r>
                          </w:p>
                          <w:p w14:paraId="680742CD" w14:textId="77777777" w:rsidR="00B93DE6" w:rsidRDefault="00B93DE6">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B93DE6" w:rsidRDefault="00B93DE6">
                      <w:pPr>
                        <w:pStyle w:val="Frontpagetext"/>
                        <w:rPr>
                          <w:sz w:val="28"/>
                          <w:szCs w:val="28"/>
                        </w:rPr>
                      </w:pPr>
                      <w:r>
                        <w:rPr>
                          <w:sz w:val="28"/>
                          <w:szCs w:val="28"/>
                        </w:rPr>
                        <w:t xml:space="preserve">Institutionen för data- </w:t>
                      </w:r>
                      <w:r>
                        <w:rPr>
                          <w:sz w:val="28"/>
                          <w:szCs w:val="28"/>
                        </w:rPr>
                        <w:br/>
                        <w:t>och systemvetenskap</w:t>
                      </w:r>
                    </w:p>
                    <w:p w14:paraId="0DD0DA7D" w14:textId="77777777" w:rsidR="00B93DE6" w:rsidRDefault="00B93DE6">
                      <w:pPr>
                        <w:pStyle w:val="TextBox"/>
                      </w:pPr>
                      <w:r>
                        <w:t xml:space="preserve">Examensarbete 15 </w:t>
                      </w:r>
                      <w:proofErr w:type="spellStart"/>
                      <w:r>
                        <w:t>hp</w:t>
                      </w:r>
                      <w:proofErr w:type="spellEnd"/>
                    </w:p>
                    <w:p w14:paraId="205AAAC7" w14:textId="77777777" w:rsidR="00B93DE6" w:rsidRDefault="00B93DE6">
                      <w:pPr>
                        <w:pStyle w:val="TextBox"/>
                      </w:pPr>
                      <w:r>
                        <w:t>Data- och systemvetenskap</w:t>
                      </w:r>
                    </w:p>
                    <w:p w14:paraId="51566511" w14:textId="77777777" w:rsidR="00B93DE6" w:rsidRDefault="00B93DE6">
                      <w:pPr>
                        <w:pStyle w:val="Textruta"/>
                      </w:pPr>
                      <w:r>
                        <w:t xml:space="preserve">Kurs- eller utbildningsprogram (180 </w:t>
                      </w:r>
                      <w:proofErr w:type="spellStart"/>
                      <w:r>
                        <w:t>hp</w:t>
                      </w:r>
                      <w:proofErr w:type="spellEnd"/>
                      <w:r>
                        <w:t xml:space="preserve">) </w:t>
                      </w:r>
                    </w:p>
                    <w:p w14:paraId="7A700FAB" w14:textId="05793D08" w:rsidR="00B93DE6" w:rsidRDefault="00B93DE6">
                      <w:pPr>
                        <w:pStyle w:val="Textruta"/>
                      </w:pPr>
                      <w:r>
                        <w:t>Höstterminen 2018</w:t>
                      </w:r>
                    </w:p>
                    <w:p w14:paraId="381612CD" w14:textId="77777777" w:rsidR="00B93DE6" w:rsidRDefault="00B93DE6">
                      <w:pPr>
                        <w:pStyle w:val="Textruta"/>
                      </w:pPr>
                      <w:r>
                        <w:t>Handledare: Robert Ramberg</w:t>
                      </w:r>
                    </w:p>
                    <w:p w14:paraId="41DC09BB" w14:textId="77777777" w:rsidR="00B93DE6" w:rsidRDefault="00B93DE6">
                      <w:pPr>
                        <w:pStyle w:val="Textruta"/>
                      </w:pPr>
                      <w:r>
                        <w:t>Granskare: Förnamn Efternamn</w:t>
                      </w:r>
                    </w:p>
                    <w:p w14:paraId="316E1ACF" w14:textId="77777777" w:rsidR="00B93DE6" w:rsidRDefault="00B93DE6">
                      <w:pPr>
                        <w:pStyle w:val="Textruta"/>
                        <w:rPr>
                          <w:lang w:val="en-US"/>
                        </w:rPr>
                      </w:pPr>
                      <w:r>
                        <w:rPr>
                          <w:lang w:val="en-US"/>
                        </w:rPr>
                        <w:t>English title: Evaluation of pedagogical models as a platform for the refinement of courses at the e-learning company Grade</w:t>
                      </w:r>
                    </w:p>
                    <w:p w14:paraId="680742CD" w14:textId="77777777" w:rsidR="00B93DE6" w:rsidRDefault="00B93DE6">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37F1A154" w:rsidR="00D45847" w:rsidRDefault="00041A1C">
      <w:pPr>
        <w:pStyle w:val="Brdtext"/>
      </w:pPr>
      <w:r>
        <w:t>E-lärande</w:t>
      </w:r>
      <w:r w:rsidR="00A7085E">
        <w:t>, Pedagogik, Pedagogisk</w:t>
      </w:r>
      <w:r w:rsidR="00286276">
        <w:t>a</w:t>
      </w:r>
      <w:r w:rsidR="00A7085E">
        <w:t xml:space="preserve"> modell</w:t>
      </w:r>
      <w:r w:rsidR="00286276">
        <w:t>er</w:t>
      </w:r>
      <w:r w:rsidR="00A7085E">
        <w:t>.</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9F3187">
      <w:pPr>
        <w:pStyle w:val="Heading11"/>
      </w:pPr>
      <w:bookmarkStart w:id="0" w:name="_Toc391456178"/>
      <w:bookmarkStart w:id="1" w:name="_Toc394248552"/>
      <w:bookmarkEnd w:id="0"/>
      <w:r>
        <w:lastRenderedPageBreak/>
        <w:t>Synopsis</w:t>
      </w:r>
      <w:bookmarkEnd w:id="1"/>
    </w:p>
    <w:p w14:paraId="1D8AA99F" w14:textId="77777777" w:rsidR="0074168A" w:rsidRDefault="004E58AD" w:rsidP="0074168A">
      <w:pPr>
        <w:pStyle w:val="Brdtext"/>
        <w:spacing w:line="480" w:lineRule="auto"/>
      </w:pPr>
      <w:r>
        <w:t xml:space="preserve">I takt med att ökad användning av e-lärande har forskning av pedagogiska modeller anpassade för e-kurser utvecklats och börjats användas ofta hos EIF som en plattform för att bygga kurspedagogik på. </w:t>
      </w:r>
      <w:r w:rsidR="0085546B">
        <w:t>Om ELF</w:t>
      </w:r>
      <w:r>
        <w:t xml:space="preserve"> arbeta</w:t>
      </w:r>
      <w:r w:rsidR="0085546B">
        <w:t>r</w:t>
      </w:r>
      <w:r>
        <w:t xml:space="preserve"> från en pedagogisk modell, speciellt designad för</w:t>
      </w:r>
      <w:r w:rsidR="0085546B">
        <w:t xml:space="preserve"> e-lärande erbjuder det en mall för </w:t>
      </w:r>
      <w:r w:rsidR="00F01E86">
        <w:t xml:space="preserve">att </w:t>
      </w:r>
      <w:r>
        <w:t>vidare utveckla e-kurser enligt det behov</w:t>
      </w:r>
      <w:r w:rsidR="0085546B">
        <w:t xml:space="preserve"> som EIF har</w:t>
      </w:r>
      <w:r>
        <w:t>. Dessutom ger det specifika mål som i efterhand kan utvärderas effektiv</w:t>
      </w:r>
      <w:r w:rsidR="0085546B">
        <w:t>t av det ELF</w:t>
      </w:r>
      <w:r>
        <w:t xml:space="preserve"> för att kunna ge konkret information om kvalitén på den levererade pro</w:t>
      </w:r>
      <w:r w:rsidR="00F01E86">
        <w:t xml:space="preserve">dukten. </w:t>
      </w:r>
    </w:p>
    <w:p w14:paraId="0C0C0639" w14:textId="77777777" w:rsidR="004862A6" w:rsidRDefault="004862A6" w:rsidP="0074168A">
      <w:pPr>
        <w:pStyle w:val="Brdtext"/>
        <w:spacing w:line="480" w:lineRule="auto"/>
      </w:pPr>
    </w:p>
    <w:p w14:paraId="16563DA7" w14:textId="3AFC90B0" w:rsidR="00D45847" w:rsidRDefault="00286276" w:rsidP="00041A1C">
      <w:pPr>
        <w:pStyle w:val="Brdtext"/>
        <w:spacing w:line="480" w:lineRule="auto"/>
      </w:pPr>
      <w:r>
        <w:t>Syftet med studien var</w:t>
      </w:r>
      <w:r w:rsidR="0074168A">
        <w:t xml:space="preserve"> att utvärdera vilken pe</w:t>
      </w:r>
      <w:r w:rsidR="00F4438A">
        <w:t>dagogisk ansats Grade har</w:t>
      </w:r>
      <w:r w:rsidR="0074168A">
        <w:t xml:space="preserve"> och utvärdera om det kan vara gynnsamt att arbeta med en pedagogisk modell i</w:t>
      </w:r>
      <w:r w:rsidR="00041A1C">
        <w:t>genom</w:t>
      </w:r>
      <w:r w:rsidR="0074168A">
        <w:t xml:space="preserve"> kurserna. Det ska få Grade att ytterligare b</w:t>
      </w:r>
      <w:r w:rsidR="00041A1C">
        <w:t>li pedagogisk strukturerade och ge de riktlinjer för att arbeta mer med pedagogiken. Studien utfördes med hjälp av en intervju och en evaluering av tidigare kurser för at</w:t>
      </w:r>
      <w:r w:rsidR="00F4438A">
        <w:t>t få grunden i hur Grade arbetar</w:t>
      </w:r>
      <w:r w:rsidR="00041A1C">
        <w:t>. Resultatet visade att det Associativa perspektivet passade in på Grade pedagogisk ansats och vi evaluera</w:t>
      </w:r>
      <w:r w:rsidR="00F4438A">
        <w:t>de</w:t>
      </w:r>
      <w:r w:rsidR="00041A1C">
        <w:t xml:space="preserve"> med hjälp av DIM hur tidigare kurser kunde passade in med modellen. Det gjorde för att se om DIM kunde vara lämplig att implementera i framtiden. Slutligen kan vi sammanfatta att Grade skulle </w:t>
      </w:r>
      <w:r w:rsidR="00F4438A">
        <w:t xml:space="preserve">fungera </w:t>
      </w:r>
    </w:p>
    <w:p w14:paraId="0587F940" w14:textId="77777777" w:rsidR="00D45847" w:rsidRDefault="00850895">
      <w:pPr>
        <w:pStyle w:val="Beskrivning"/>
      </w:pPr>
      <w:r>
        <w:br w:type="page"/>
      </w:r>
    </w:p>
    <w:p w14:paraId="4C71CDF6" w14:textId="77777777" w:rsidR="00D45847" w:rsidRDefault="00850895" w:rsidP="009F3187">
      <w:pPr>
        <w:pStyle w:val="Heading11"/>
      </w:pPr>
      <w:bookmarkStart w:id="2" w:name="_Toc391456179"/>
      <w:bookmarkStart w:id="3" w:name="_Toc394248553"/>
      <w:bookmarkEnd w:id="2"/>
      <w:r>
        <w:lastRenderedPageBreak/>
        <w:t>Introduktion</w:t>
      </w:r>
      <w:bookmarkEnd w:id="3"/>
    </w:p>
    <w:p w14:paraId="44F73BAC" w14:textId="77777777" w:rsidR="00D45847" w:rsidRDefault="00D45847">
      <w:pPr>
        <w:pStyle w:val="Brdtext"/>
      </w:pPr>
    </w:p>
    <w:p w14:paraId="5BB8FF23" w14:textId="456AC050"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72EF5">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72EF5">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w:t>
      </w:r>
      <w:r w:rsidR="00322DBF">
        <w:rPr>
          <w:rFonts w:cs="Times New Roman"/>
        </w:rPr>
        <w:fldChar w:fldCharType="begin"/>
      </w:r>
      <w:r w:rsidR="00322DBF">
        <w:rPr>
          <w:rFonts w:cs="Times New Roman"/>
        </w:rPr>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http://www.triglyf.se/branschanalys/branschanalys-e-learning-sverige-2015/","language":"sv-SE","author":[{"family":"Carlberg","given":"Nils"}],"issued":{"date-parts":[["2017",3,5]]},"accessed":{"date-parts":[["2018",10,7]]}}}],"schema":"https://github.com/citation-style-language/schema/raw/master/csl-citation.json"} </w:instrText>
      </w:r>
      <w:r w:rsidR="00322DBF">
        <w:rPr>
          <w:rFonts w:cs="Times New Roman"/>
        </w:rPr>
        <w:fldChar w:fldCharType="separate"/>
      </w:r>
      <w:r w:rsidR="00E72EF5">
        <w:rPr>
          <w:rFonts w:cs="Times New Roman"/>
          <w:noProof/>
        </w:rPr>
        <w:t>(Carlberg, 2017)</w:t>
      </w:r>
      <w:r w:rsidR="00322DBF">
        <w:rPr>
          <w:rFonts w:cs="Times New Roman"/>
        </w:rPr>
        <w:fldChar w:fldCharType="end"/>
      </w:r>
      <w:r w:rsidR="00322DBF">
        <w:rPr>
          <w:rFonts w:cs="Times New Roman"/>
        </w:rPr>
        <w:t xml:space="preserve"> </w:t>
      </w:r>
      <w:r>
        <w:rPr>
          <w:rFonts w:cs="Times New Roman"/>
        </w:rPr>
        <w:t>och förväntas ytterligare utvecklas under Europeiska Union initiativet ”The eLea</w:t>
      </w:r>
      <w:r w:rsidR="00322DBF">
        <w:rPr>
          <w:rFonts w:cs="Times New Roman"/>
        </w:rPr>
        <w:t xml:space="preserve">rning Action Plan” </w:t>
      </w:r>
      <w:r w:rsidR="00322DBF">
        <w:rPr>
          <w:rFonts w:cs="Times New Roman"/>
        </w:rPr>
        <w:fldChar w:fldCharType="begin"/>
      </w:r>
      <w:r w:rsidR="00322DBF">
        <w:rPr>
          <w:rFonts w:cs="Times New Roman"/>
        </w:rPr>
        <w:instrText xml:space="preserve"> ADDIN ZOTERO_ITEM CSL_CITATION {"citationID":"E0XGuKx0","properties":{"formattedCitation":"(COTEC, 2001)","plainCitation":"(COTEC, 2001)","noteIndex":0},"citationItems":[{"id":71,"uris":["http://zotero.org/users/local/QsygNxKM/items/M2C43X9Q"],"uri":["http://zotero.org/users/local/QsygNxKM/items/M2C43X9Q"],"itemData":{"id":71,"type":"report","title":"eLearning : Designing Tomorrow’s Education An Interim Report","publisher":"Commission Of The European Communities","URL":"http://www.europarl.europa.eu/meetdocs/committees/cult/20020603/sec(2002)236_2_en.pdf","language":"English","author":[{"family":"COTEC","given":""}],"issued":{"date-parts":[["2001"]]},"accessed":{"date-parts":[["2018",10,8]]}}}],"schema":"https://github.com/citation-style-language/schema/raw/master/csl-citation.json"} </w:instrText>
      </w:r>
      <w:r w:rsidR="00322DBF">
        <w:rPr>
          <w:rFonts w:cs="Times New Roman"/>
        </w:rPr>
        <w:fldChar w:fldCharType="separate"/>
      </w:r>
      <w:r w:rsidR="00322DBF" w:rsidRPr="00E72EF5">
        <w:rPr>
          <w:rFonts w:cs="Times New Roman"/>
          <w:noProof/>
        </w:rPr>
        <w:t>(COTEC, 2001)</w:t>
      </w:r>
      <w:r w:rsidR="00322DBF">
        <w:rPr>
          <w:rFonts w:cs="Times New Roman"/>
        </w:rPr>
        <w:fldChar w:fldCharType="end"/>
      </w:r>
      <w:r>
        <w:rPr>
          <w:rFonts w:cs="Times New Roman"/>
        </w:rPr>
        <w:t xml:space="preserve">.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306ABDCA" w14:textId="6EE82ABB" w:rsidR="0074784D" w:rsidRDefault="00840367" w:rsidP="000B42FE">
      <w:pPr>
        <w:pStyle w:val="Brdtext"/>
        <w:spacing w:line="600" w:lineRule="auto"/>
        <w:rPr>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 xml:space="preserve">Lärometoderna grundar sig ofta i pedagogiska modeller och kan beskrivas som kognitiva modeller eller teoretiska strukturer. De härleder från inlärningsteorier och möjliggör genomförandet av specifika instruktioner- och inlärningsstrategier </w:t>
      </w:r>
      <w:r w:rsidR="00322DBF">
        <w:rPr>
          <w:szCs w:val="22"/>
        </w:rPr>
        <w:fldChar w:fldCharType="begin"/>
      </w:r>
      <w:r w:rsidR="00322DBF">
        <w:rPr>
          <w:szCs w:val="22"/>
        </w:rPr>
        <w:instrText xml:space="preserve"> ADDIN ZOTERO_ITEM CSL_CITATION {"citationID":"lne63j6q","properties":{"formattedCitation":"(Conole,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322DBF">
        <w:rPr>
          <w:szCs w:val="22"/>
        </w:rPr>
        <w:fldChar w:fldCharType="separate"/>
      </w:r>
      <w:r w:rsidR="00322DBF">
        <w:rPr>
          <w:noProof/>
          <w:szCs w:val="22"/>
        </w:rPr>
        <w:t>(Conole, 2010)</w:t>
      </w:r>
      <w:r w:rsidR="00322DBF">
        <w:rPr>
          <w:szCs w:val="22"/>
        </w:rPr>
        <w:fldChar w:fldCharType="end"/>
      </w:r>
      <w:r w:rsidR="00322DBF">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w:t>
      </w:r>
      <w:r w:rsidR="00147B30">
        <w:rPr>
          <w:szCs w:val="22"/>
        </w:rPr>
        <w:fldChar w:fldCharType="begin"/>
      </w:r>
      <w:r w:rsidR="00147B30">
        <w:rPr>
          <w:szCs w:val="22"/>
        </w:rPr>
        <w:instrText xml:space="preserve"> ADDIN ZOTERO_ITEM CSL_CITATION {"citationID":"29FQFgon","properties":{"formattedCitation":"(Clark and Mayer, 2012)","plainCitation":"(Clark and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147B30">
        <w:rPr>
          <w:noProof/>
          <w:szCs w:val="22"/>
        </w:rPr>
        <w:t>(Clark and Mayer, 2012)</w:t>
      </w:r>
      <w:r w:rsidR="00147B30">
        <w:rPr>
          <w:szCs w:val="22"/>
        </w:rPr>
        <w:fldChar w:fldCharType="end"/>
      </w:r>
      <w:r w:rsidR="00A81DE8">
        <w:rPr>
          <w:szCs w:val="22"/>
        </w:rPr>
        <w:t xml:space="preserve">.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147B30">
        <w:rPr>
          <w:szCs w:val="22"/>
        </w:rPr>
        <w:fldChar w:fldCharType="begin"/>
      </w:r>
      <w:r w:rsidR="00147B30">
        <w:rPr>
          <w:szCs w:val="22"/>
        </w:rPr>
        <w:instrText xml:space="preserve"> ADDIN ZOTERO_ITEM CSL_CITATION {"citationID":"pRSXXApH","properties":{"formattedCitation":"(Clark and Mayer, 2012)","plainCitation":"(Clark and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147B30">
        <w:rPr>
          <w:noProof/>
          <w:szCs w:val="22"/>
        </w:rPr>
        <w:t>(Clark and Mayer, 2012)</w:t>
      </w:r>
      <w:r w:rsidR="00147B30">
        <w:rPr>
          <w:szCs w:val="22"/>
        </w:rPr>
        <w:fldChar w:fldCharType="end"/>
      </w:r>
      <w:r w:rsidR="00147B30">
        <w:rPr>
          <w:szCs w:val="22"/>
        </w:rPr>
        <w:t>.</w:t>
      </w:r>
      <w:r w:rsidR="004862A6">
        <w:rPr>
          <w:szCs w:val="22"/>
        </w:rPr>
        <w:t xml:space="preserve"> </w:t>
      </w:r>
    </w:p>
    <w:p w14:paraId="6C84750F" w14:textId="77777777" w:rsidR="004862A6" w:rsidRDefault="004862A6" w:rsidP="000B42FE">
      <w:pPr>
        <w:pStyle w:val="Brdtext"/>
        <w:spacing w:line="600" w:lineRule="auto"/>
        <w:rPr>
          <w:szCs w:val="22"/>
        </w:rPr>
      </w:pPr>
    </w:p>
    <w:p w14:paraId="59212457" w14:textId="5043ABD0" w:rsidR="00984248" w:rsidRDefault="00850895" w:rsidP="0058177A">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w:t>
      </w:r>
      <w:r w:rsidR="00147B30">
        <w:rPr>
          <w:szCs w:val="22"/>
        </w:rPr>
        <w:t xml:space="preserve"> kunskapsförvärv </w:t>
      </w:r>
      <w:r w:rsidR="00147B30">
        <w:rPr>
          <w:szCs w:val="22"/>
        </w:rPr>
        <w:fldChar w:fldCharType="begin"/>
      </w:r>
      <w:r w:rsidR="00147B30">
        <w:rPr>
          <w:szCs w:val="22"/>
        </w:rPr>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rPr>
          <w:szCs w:val="22"/>
        </w:rPr>
        <w:fldChar w:fldCharType="separate"/>
      </w:r>
      <w:r w:rsidR="00147B30">
        <w:rPr>
          <w:noProof/>
          <w:szCs w:val="22"/>
        </w:rPr>
        <w:t>(Dabbagh, 2005)</w:t>
      </w:r>
      <w:r w:rsidR="00147B30">
        <w:rPr>
          <w:szCs w:val="22"/>
        </w:rPr>
        <w:fldChar w:fldCharType="end"/>
      </w:r>
      <w:r>
        <w:rPr>
          <w:szCs w:val="22"/>
        </w:rPr>
        <w:t xml:space="preserve">.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w:t>
      </w:r>
      <w:r w:rsidR="00147B30">
        <w:t xml:space="preserve">det försämrar studentens fokus </w:t>
      </w:r>
      <w:r w:rsidR="00147B30">
        <w:fldChar w:fldCharType="begin"/>
      </w:r>
      <w:r w:rsidR="00147B30">
        <w:instrText xml:space="preserve"> ADDIN ZOTERO_ITEM CSL_CITATION {"citationID":"rnbmTRuE","properties":{"formattedCitation":"(Pange and Pange, 2011)","plainCitation":"(Pange and Pange, 2011)","noteIndex":0},"citationItems":[{"id":18,"uris":["http://zotero.org/users/local/QsygNxKM/items/7KQ7BZYR"],"uri":["http://zotero.org/users/local/QsygNxKM/items/7KQ7BZYR"],"itemData":{"id":18,"type":"article-journal","title":"Is E-learning Based On Learning Theories? A Literature Review","page":"5","volume":"5","issue":"8","source":"Zotero","abstract":"E-learning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147B30">
        <w:rPr>
          <w:noProof/>
        </w:rPr>
        <w:t>(Pange and Pange, 2011)</w:t>
      </w:r>
      <w:r w:rsidR="00147B30">
        <w:fldChar w:fldCharType="end"/>
      </w:r>
      <w:r w:rsidR="00147B30">
        <w:t xml:space="preserve">.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606EFB64" w:rsidR="00D45847" w:rsidRPr="00A65FFF" w:rsidRDefault="009B5FD4" w:rsidP="0058177A">
      <w:pPr>
        <w:pStyle w:val="Brdtext"/>
        <w:spacing w:line="600" w:lineRule="auto"/>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147B30">
        <w:t xml:space="preserve"> </w:t>
      </w:r>
      <w:r w:rsidR="00147B30">
        <w:fldChar w:fldCharType="begin"/>
      </w:r>
      <w:r w:rsidR="00147B30">
        <w:instrText xml:space="preserve"> ADDIN ZOTERO_ITEM CSL_CITATION {"citationID":"h9FXIF96","properties":{"formattedCitation":"(Mayes and de Freitas, 2004)","plainCitation":"(Mayes and de Freitas, 2004)","noteIndex":0},"citationItems":[{"id":34,"uris":["http://zotero.org/users/local/QsygNxKM/items/FADQLDDZ"],"uri":["http://zotero.org/users/local/QsygNxKM/items/FADQLDDZ"],"itemData":{"id":34,"type":"article-journal","title":"JISC e-Learning Models Desk Study","page":"44","issue":"1","source":"Zotero","language":"en","author":[{"family":"Mayes","given":"Terry"},{"family":"Freitas","given":"Sara","non-dropping-particle":"de"}],"issued":{"date-parts":[["2004"]]}}}],"schema":"https://github.com/citation-style-language/schema/raw/master/csl-citation.json"} </w:instrText>
      </w:r>
      <w:r w:rsidR="00147B30">
        <w:fldChar w:fldCharType="separate"/>
      </w:r>
      <w:r w:rsidR="00147B30">
        <w:rPr>
          <w:noProof/>
        </w:rPr>
        <w:t>(Mayes and de Freitas, 2004)</w:t>
      </w:r>
      <w:r w:rsidR="00147B30">
        <w:fldChar w:fldCharType="end"/>
      </w:r>
      <w:r w:rsidR="004C23F2">
        <w:t>Till exemp</w:t>
      </w:r>
      <w:r w:rsidR="001F6FE8">
        <w:t>e</w:t>
      </w:r>
      <w:r w:rsidR="004C23F2">
        <w:t xml:space="preserve">l, i </w:t>
      </w:r>
      <w:r w:rsidR="00850895">
        <w:t xml:space="preserve">det associativa perspektivet får studenten utföra aktiviteter i form av uppgifter, som </w:t>
      </w:r>
      <w:r w:rsidR="004C23F2">
        <w:t>e.g.</w:t>
      </w:r>
      <w:r w:rsidR="00850895">
        <w:t xml:space="preserve"> läsa ett dokument och svara på t</w:t>
      </w:r>
      <w:r w:rsidR="00147B30">
        <w:t xml:space="preserve">illhörande frågor </w:t>
      </w:r>
      <w:r w:rsidR="00147B30">
        <w:fldChar w:fldCharType="begin"/>
      </w:r>
      <w:r w:rsidR="00147B30">
        <w:instrText xml:space="preserve"> ADDIN ZOTERO_ITEM CSL_CITATION {"citationID":"89aVO9u9","properties":{"formattedCitation":"(Conole,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147B30">
        <w:fldChar w:fldCharType="separate"/>
      </w:r>
      <w:r w:rsidR="00147B30">
        <w:rPr>
          <w:noProof/>
        </w:rPr>
        <w:t>(Conole, 2010)</w:t>
      </w:r>
      <w:r w:rsidR="00147B30">
        <w:fldChar w:fldCharType="end"/>
      </w:r>
      <w:r w:rsidR="00850895">
        <w:t>. Aktiviteterna handlar om att förändra beteende genom att få en direkt återkoppling efter utförandet</w:t>
      </w:r>
      <w:r w:rsidR="0091477A">
        <w:t xml:space="preserve"> </w:t>
      </w:r>
      <w:r w:rsidR="0091477A">
        <w:fldChar w:fldCharType="begin"/>
      </w:r>
      <w:r w:rsidR="0091477A">
        <w:instrText xml:space="preserve"> ADDIN ZOTERO_ITEM CSL_CITATION {"citationID":"cDMcnSK2","properties":{"formattedCitation":"(Conole et al., 2004)","plainCitation":"(Conole et al., 2004)","noteIndex":0},"citationItems":[{"id":83,"uris":["http://zotero.org/users/local/QsygNxKM/items/UMT29TND"],"uri":["http://zotero.org/users/local/QsygNxKM/items/UMT29TND"],"itemData":{"id":83,"type":"article-journal","title":"Mapping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91477A">
        <w:rPr>
          <w:rFonts w:ascii="Myriad Pro Cond" w:hAnsi="Myriad Pro Cond" w:cs="Myriad Pro Cond"/>
        </w:rPr>
        <w:instrText>ﬀ</w:instrText>
      </w:r>
      <w:r w:rsidR="0091477A">
        <w:instrText xml:space="preserve">erent pedagogical processes, tools and techniques will provide a pedagogic approach that is more reﬂexive and consistent with practitioners’ theoretical perspective on learning and teaching.","DOI":"10.1016/j.compedu.2003.12.018","ISSN":"03601315","language":"en","author":[{"family":"Conole","given":"G."},{"family":"Dyke","given":"M."},{"family":"Oliver","given":"M."},{"family":"Seale","given":"J."}],"issued":{"date-parts":[["2004",8]]}}}],"schema":"https://github.com/citation-style-language/schema/raw/master/csl-citation.json"} </w:instrText>
      </w:r>
      <w:r w:rsidR="0091477A">
        <w:fldChar w:fldCharType="separate"/>
      </w:r>
      <w:r w:rsidR="0091477A">
        <w:rPr>
          <w:noProof/>
        </w:rPr>
        <w:t>(Conole et al., 2004)</w:t>
      </w:r>
      <w:r w:rsidR="0091477A">
        <w:fldChar w:fldCharType="end"/>
      </w:r>
      <w:r w:rsidR="0091477A">
        <w:t xml:space="preserve">.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91477A">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91477A">
        <w:instrText xml:space="preserve"> ADDIN ZOTERO_ITEM CSL_CITATION {"citationID":"3Vyc2sCE","properties":{"formattedCitation":"(Kauchak and Eggen, 2011)","plainCitation":"(Kauchak and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91477A">
        <w:rPr>
          <w:noProof/>
        </w:rPr>
        <w:t>(Kauchak and Eggen, 2011)</w:t>
      </w:r>
      <w:r w:rsidR="0091477A">
        <w:fldChar w:fldCharType="end"/>
      </w:r>
      <w:r w:rsidR="0091477A">
        <w:t>.</w:t>
      </w:r>
      <w:r w:rsidR="00850895">
        <w:t xml:space="preserve">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91477A">
        <w:rPr>
          <w:noProof/>
        </w:rPr>
        <w:t>(Conole et al., 2004)</w:t>
      </w:r>
      <w:r w:rsidR="00413AFC">
        <w:fldChar w:fldCharType="end"/>
      </w:r>
      <w:r w:rsidR="00850895">
        <w:t xml:space="preserve">. Dessa </w:t>
      </w:r>
      <w:r w:rsidR="00850895">
        <w:lastRenderedPageBreak/>
        <w:t xml:space="preserve">punkter behöver bearbetas 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w:t>
      </w:r>
      <w:r w:rsidR="0091477A">
        <w:t xml:space="preserve">ragerar med en miljö </w:t>
      </w:r>
      <w:r w:rsidR="0091477A">
        <w:fldChar w:fldCharType="begin"/>
      </w:r>
      <w:r w:rsidR="0091477A">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91477A">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xml:space="preserve">. Målet är att förstå hur meningsfullt innehållet är för lärandet </w:t>
      </w:r>
      <w:r w:rsidR="004F6381">
        <w:fldChar w:fldCharType="begin"/>
      </w:r>
      <w:r w:rsidR="004F63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850895">
        <w:t xml:space="preserve">. Det sociokulturella perspektivet </w:t>
      </w:r>
      <w:r w:rsidR="00744110">
        <w:t xml:space="preserve">inkluderar </w:t>
      </w:r>
      <w:r w:rsidR="009F664E">
        <w:t>modellen Aktivitets T</w:t>
      </w:r>
      <w:r w:rsidR="00850895">
        <w:t>eori (AT</w:t>
      </w:r>
      <w:r w:rsidR="009F664E">
        <w:t>M</w:t>
      </w:r>
      <w:r w:rsidR="00850895">
        <w:t>) och som även betraktas som ett egen pe</w:t>
      </w:r>
      <w:r w:rsidR="004F6381">
        <w:t xml:space="preserve">dagogiskt ramverk </w:t>
      </w:r>
      <w:r w:rsidR="004F6381">
        <w:fldChar w:fldCharType="begin"/>
      </w:r>
      <w:r w:rsidR="004F6381">
        <w:instrText xml:space="preserve"> ADDIN ZOTERO_ITEM CSL_CITATION {"citationID":"3bWyt5gi","properties":{"formattedCitation":"(Conole,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4F6381">
        <w:fldChar w:fldCharType="separate"/>
      </w:r>
      <w:r w:rsidR="004F6381">
        <w:rPr>
          <w:noProof/>
        </w:rPr>
        <w:t>(Conole, 2010)</w:t>
      </w:r>
      <w:r w:rsidR="004F6381">
        <w:fldChar w:fldCharType="end"/>
      </w:r>
      <w:r w:rsidR="00850895">
        <w:t>.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p>
    <w:p w14:paraId="3F9168E2" w14:textId="77777777" w:rsidR="00D45847" w:rsidRDefault="00850895" w:rsidP="009F3187">
      <w:pPr>
        <w:pStyle w:val="Heading31"/>
        <w:numPr>
          <w:ilvl w:val="0"/>
          <w:numId w:val="0"/>
        </w:numPr>
      </w:pPr>
      <w:bookmarkStart w:id="4" w:name="_Toc391456180"/>
      <w:bookmarkStart w:id="5" w:name="_Toc394248554"/>
      <w:r>
        <w:t>Syfte</w:t>
      </w:r>
      <w:bookmarkEnd w:id="4"/>
      <w:bookmarkEnd w:id="5"/>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3EC0EA8E" w14:textId="287366B7" w:rsidR="00D45847" w:rsidRPr="004A6D58" w:rsidRDefault="00850895" w:rsidP="004A6D58">
      <w:pPr>
        <w:pStyle w:val="Brdtext"/>
        <w:spacing w:line="600" w:lineRule="auto"/>
        <w:rPr>
          <w:szCs w:val="22"/>
        </w:rPr>
      </w:pPr>
      <w:r>
        <w:rPr>
          <w:szCs w:val="22"/>
        </w:rPr>
        <w:t xml:space="preserve">För nuvarande anpassar Grade sina e-kurser efter vad EIF kräver och arbetar genom att använda ett antal pedagogiska riktlinjer.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r w:rsidR="00D83AD0">
        <w:rPr>
          <w:szCs w:val="22"/>
        </w:rPr>
        <w:t xml:space="preserve">utvecklade pedagogisk modell </w:t>
      </w:r>
      <w:r w:rsidR="00116196">
        <w:rPr>
          <w:szCs w:val="22"/>
        </w:rPr>
        <w:t>och har utvecklats genom att använda v</w:t>
      </w:r>
      <w:r w:rsidR="00D7649D">
        <w:rPr>
          <w:szCs w:val="22"/>
        </w:rPr>
        <w:t>isa tekniker som till exempel, S</w:t>
      </w:r>
      <w:r w:rsidR="00116196">
        <w:rPr>
          <w:szCs w:val="22"/>
        </w:rPr>
        <w:t>toryline som utspe</w:t>
      </w:r>
      <w:r w:rsidR="00D7649D">
        <w:rPr>
          <w:szCs w:val="22"/>
        </w:rPr>
        <w:t xml:space="preserve">lar sig som en form av Powerpoint presentation. </w:t>
      </w:r>
      <w:r>
        <w:rPr>
          <w:szCs w:val="22"/>
        </w:rPr>
        <w:t xml:space="preserve">Eftersom Grade </w:t>
      </w:r>
      <w:r w:rsidR="00D83AD0">
        <w:rPr>
          <w:szCs w:val="22"/>
        </w:rPr>
        <w:t xml:space="preserve">aldrig </w:t>
      </w:r>
      <w:r>
        <w:rPr>
          <w:szCs w:val="22"/>
        </w:rPr>
        <w:t xml:space="preserve">utgår från </w:t>
      </w:r>
      <w:r>
        <w:rPr>
          <w:szCs w:val="22"/>
        </w:rPr>
        <w:lastRenderedPageBreak/>
        <w:t>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w:t>
      </w:r>
      <w:commentRangeStart w:id="6"/>
      <w:r>
        <w:rPr>
          <w:szCs w:val="22"/>
        </w:rPr>
        <w:t xml:space="preserve">Ytterligare analyserade vi hur väl fyra av Grades tidigare kurser följer riktlinjer för DIM och hittade </w:t>
      </w:r>
      <w:r w:rsidR="008D01A7">
        <w:rPr>
          <w:szCs w:val="22"/>
        </w:rPr>
        <w:t xml:space="preserve">att </w:t>
      </w:r>
      <w:r w:rsidR="00AA375E">
        <w:rPr>
          <w:szCs w:val="22"/>
        </w:rPr>
        <w:t xml:space="preserve">varje kurs fanns det en spridning i poäng genom de olika elementen. Orsaken kan vara att DIM’s element inte passar in tillräckligt bra med kurserna och att det behöver anpassas bättre, men det kan också betyda att Grade har en skiftande implementation av de pedagogiska principerna och att </w:t>
      </w:r>
      <w:r w:rsidR="004A6D58">
        <w:rPr>
          <w:szCs w:val="22"/>
        </w:rPr>
        <w:t>DIM elementen motsvarar otillräckligt</w:t>
      </w:r>
      <w:r>
        <w:rPr>
          <w:szCs w:val="22"/>
        </w:rPr>
        <w:t xml:space="preserve">. </w:t>
      </w:r>
      <w:commentRangeEnd w:id="6"/>
      <w:r w:rsidR="000A7DCF">
        <w:rPr>
          <w:rStyle w:val="Kommentarsreferens"/>
          <w:rFonts w:eastAsiaTheme="minorHAnsi" w:cstheme="minorBidi"/>
          <w:lang w:eastAsia="en-US"/>
        </w:rPr>
        <w:commentReference w:id="6"/>
      </w:r>
      <w:r w:rsidR="004A6D58" w:rsidRPr="00AA375E">
        <w:rPr>
          <w:szCs w:val="22"/>
        </w:rPr>
        <w:t xml:space="preserve"> </w:t>
      </w:r>
      <w:r>
        <w:br w:type="page"/>
      </w:r>
    </w:p>
    <w:p w14:paraId="09F31FFB" w14:textId="77777777" w:rsidR="00D45847" w:rsidRDefault="00850895" w:rsidP="009F3187">
      <w:pPr>
        <w:pStyle w:val="Heading11"/>
      </w:pPr>
      <w:bookmarkStart w:id="7" w:name="_Toc391456181"/>
      <w:bookmarkStart w:id="8" w:name="_Toc394248555"/>
      <w:bookmarkEnd w:id="7"/>
      <w:r>
        <w:lastRenderedPageBreak/>
        <w:t>Metod</w:t>
      </w:r>
      <w:bookmarkEnd w:id="8"/>
    </w:p>
    <w:p w14:paraId="4F1EA438" w14:textId="77777777" w:rsidR="00D45847" w:rsidRPr="004E58AD" w:rsidRDefault="00850895" w:rsidP="009F3187">
      <w:pPr>
        <w:pStyle w:val="Heading31"/>
        <w:numPr>
          <w:ilvl w:val="0"/>
          <w:numId w:val="0"/>
        </w:numPr>
      </w:pPr>
      <w:bookmarkStart w:id="9" w:name="_Toc391456182"/>
      <w:bookmarkStart w:id="10" w:name="_Toc394248556"/>
      <w:bookmarkEnd w:id="9"/>
      <w:r w:rsidRPr="004E58AD">
        <w:t>Intervjun</w:t>
      </w:r>
      <w:bookmarkEnd w:id="10"/>
    </w:p>
    <w:p w14:paraId="658ECF7C" w14:textId="77777777" w:rsidR="00D45847" w:rsidRDefault="00D45847">
      <w:pPr>
        <w:tabs>
          <w:tab w:val="left" w:pos="1134"/>
        </w:tabs>
        <w:spacing w:line="600" w:lineRule="auto"/>
        <w:rPr>
          <w:rFonts w:cs="Times New Roman"/>
        </w:rPr>
      </w:pPr>
    </w:p>
    <w:p w14:paraId="32BAAB67" w14:textId="148F012B"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4F6381">
        <w:rPr>
          <w:rFonts w:cs="Times New Roman"/>
        </w:rPr>
        <w:instrText xml:space="preserve"> ADDIN ZOTERO_ITEM CSL_CITATION {"citationID":"N38dUMEQ","properties":{"formattedCitation":"(Conole, 2010; Mayes and de Freitas, 2004)","plainCitation":"(Conole, 2010; Mayes and de Freitas, 2004)","noteIndex":0},"citationItems":[{"id":61,"uris":["http://zotero.org/users/local/QsygNxKM/items/T93CEQ5S"],"uri":["http://zotero.org/users/local/QsygNxKM/items/T93CEQ5S"],"itemData":{"id":61,"type":"report","title":"Review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id":34,"uris":["http://zotero.org/users/local/QsygNxKM/items/FADQLDDZ"],"uri":["http://zotero.org/users/local/QsygNxKM/items/FADQLDDZ"],"itemData":{"id":34,"type":"article-journal","title":"JISC e-Learning Models Desk Study","page":"44","issue":"1","source":"Zotero","language":"en","author":[{"family":"Mayes","given":"Terry"},{"family":"Freitas","given":"Sara","non-dropping-particle":"de"}],"issued":{"date-parts":[["2004"]]}}}],"schema":"https://github.com/citation-style-language/schema/raw/master/csl-citation.json"} </w:instrText>
      </w:r>
      <w:r w:rsidR="004F6381">
        <w:rPr>
          <w:rFonts w:cs="Times New Roman"/>
        </w:rPr>
        <w:fldChar w:fldCharType="separate"/>
      </w:r>
      <w:r w:rsidR="004F6381">
        <w:rPr>
          <w:rFonts w:cs="Times New Roman"/>
          <w:noProof/>
        </w:rPr>
        <w:t>(Conole, 2010; Mayes and de Freitas, 2004)</w:t>
      </w:r>
      <w:r w:rsidR="004F6381">
        <w:rPr>
          <w:rFonts w:cs="Times New Roman"/>
        </w:rPr>
        <w:fldChar w:fldCharType="end"/>
      </w:r>
      <w:r>
        <w:t>.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commentRangeStart w:id="11"/>
      <w:r w:rsidR="00633E89">
        <w:t>.</w:t>
      </w:r>
      <w:commentRangeEnd w:id="11"/>
      <w:r w:rsidR="00673314">
        <w:rPr>
          <w:rStyle w:val="Kommentarsreferens"/>
        </w:rPr>
        <w:commentReference w:id="11"/>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12" w:name="_Toc391456183"/>
      <w:bookmarkStart w:id="13" w:name="_Toc394248557"/>
      <w:r w:rsidRPr="004E58AD">
        <w:t>Utvärdering</w:t>
      </w:r>
      <w:bookmarkEnd w:id="12"/>
      <w:bookmarkEnd w:id="13"/>
      <w:r w:rsidRPr="004E58AD">
        <w:t xml:space="preserve"> </w:t>
      </w:r>
    </w:p>
    <w:p w14:paraId="602DC738" w14:textId="77777777" w:rsidR="00D45847" w:rsidRDefault="00D45847">
      <w:pPr>
        <w:tabs>
          <w:tab w:val="left" w:pos="1134"/>
        </w:tabs>
        <w:spacing w:line="480" w:lineRule="auto"/>
        <w:rPr>
          <w:rFonts w:cs="Times New Roman"/>
        </w:rPr>
      </w:pPr>
    </w:p>
    <w:p w14:paraId="776998E4" w14:textId="41ADF2D9" w:rsidR="00D45847" w:rsidRDefault="000E3605" w:rsidP="004A6D58">
      <w:pPr>
        <w:tabs>
          <w:tab w:val="left" w:pos="1134"/>
        </w:tabs>
        <w:spacing w:line="600" w:lineRule="auto"/>
        <w:rPr>
          <w:rFonts w:eastAsia="Times New Roman" w:cs="Times New Roman"/>
          <w:lang w:eastAsia="sv-SE"/>
        </w:rPr>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2D672C90" w14:textId="77777777" w:rsidR="004A6D58" w:rsidRDefault="004A6D58" w:rsidP="004A6D58">
      <w:pPr>
        <w:tabs>
          <w:tab w:val="left" w:pos="1134"/>
        </w:tabs>
        <w:spacing w:line="600" w:lineRule="auto"/>
        <w:rPr>
          <w:rFonts w:eastAsia="Times New Roman" w:cs="Times New Roman"/>
          <w:lang w:eastAsia="sv-SE"/>
        </w:rPr>
      </w:pPr>
    </w:p>
    <w:p w14:paraId="3258D6DC" w14:textId="77777777" w:rsidR="004A6D58" w:rsidRDefault="004A6D58" w:rsidP="004A6D58">
      <w:pPr>
        <w:tabs>
          <w:tab w:val="left" w:pos="1134"/>
        </w:tabs>
        <w:spacing w:line="600" w:lineRule="auto"/>
        <w:rPr>
          <w:rFonts w:eastAsia="Times New Roman" w:cs="Times New Roman"/>
          <w:lang w:eastAsia="sv-SE"/>
        </w:rPr>
      </w:pPr>
    </w:p>
    <w:p w14:paraId="1973E747" w14:textId="77777777" w:rsidR="004A6D58" w:rsidRDefault="004A6D58" w:rsidP="004A6D58">
      <w:pPr>
        <w:tabs>
          <w:tab w:val="left" w:pos="1134"/>
        </w:tabs>
        <w:spacing w:line="600" w:lineRule="auto"/>
        <w:rPr>
          <w:rFonts w:eastAsia="Times New Roman" w:cs="Times New Roman"/>
          <w:lang w:eastAsia="sv-SE"/>
        </w:rPr>
      </w:pPr>
    </w:p>
    <w:p w14:paraId="62D45B8E" w14:textId="77777777" w:rsidR="004A6D58" w:rsidRDefault="004A6D58" w:rsidP="004A6D58">
      <w:pPr>
        <w:tabs>
          <w:tab w:val="left" w:pos="1134"/>
        </w:tabs>
        <w:spacing w:line="600" w:lineRule="auto"/>
        <w:rPr>
          <w:rFonts w:eastAsia="Times New Roman" w:cs="Times New Roman"/>
          <w:lang w:eastAsia="sv-SE"/>
        </w:rPr>
      </w:pPr>
    </w:p>
    <w:p w14:paraId="7C00EFC0" w14:textId="77777777" w:rsidR="004A6D58" w:rsidRPr="004A6D58" w:rsidRDefault="004A6D58" w:rsidP="004A6D58">
      <w:pPr>
        <w:tabs>
          <w:tab w:val="left" w:pos="1134"/>
        </w:tabs>
        <w:spacing w:line="600" w:lineRule="auto"/>
      </w:pPr>
    </w:p>
    <w:p w14:paraId="291B51B9" w14:textId="77777777" w:rsidR="00D45847" w:rsidRDefault="00850895" w:rsidP="00401324">
      <w:pPr>
        <w:pStyle w:val="Heading11"/>
      </w:pPr>
      <w:bookmarkStart w:id="14" w:name="_Toc391456184"/>
      <w:bookmarkStart w:id="15" w:name="_Toc394248558"/>
      <w:bookmarkEnd w:id="14"/>
      <w:commentRangeStart w:id="16"/>
      <w:r>
        <w:lastRenderedPageBreak/>
        <w:t>Resultat</w:t>
      </w:r>
      <w:bookmarkEnd w:id="15"/>
      <w:commentRangeEnd w:id="16"/>
      <w:r w:rsidR="00E04FD4">
        <w:rPr>
          <w:rStyle w:val="Kommentarsreferens"/>
          <w:rFonts w:ascii="Times New Roman" w:eastAsiaTheme="minorHAnsi" w:hAnsi="Times New Roman" w:cstheme="minorBidi"/>
          <w:bCs w:val="0"/>
          <w:color w:val="auto"/>
        </w:rPr>
        <w:commentReference w:id="16"/>
      </w:r>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5BA94BA5"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för den</w:t>
      </w:r>
      <w:r w:rsidR="00830D00">
        <w:rPr>
          <w:color w:val="353535"/>
          <w:szCs w:val="22"/>
        </w:rPr>
        <w:t xml:space="preserve"> </w:t>
      </w:r>
      <w:r w:rsidR="006601B2">
        <w:t>associativ</w:t>
      </w:r>
      <w:r w:rsidR="00A44A23">
        <w:t>t</w:t>
      </w:r>
      <w:r w:rsidR="006601B2">
        <w:t>-, konstruktivistiskt</w:t>
      </w:r>
      <w:r w:rsidR="00830D00">
        <w:t>-, och sociokulturellt-perspektiv, respektive.</w:t>
      </w:r>
      <w:commentRangeStart w:id="17"/>
      <w:r w:rsidR="00830D00">
        <w:rPr>
          <w:color w:val="353535"/>
          <w:szCs w:val="22"/>
        </w:rPr>
        <w:t xml:space="preserve"> </w:t>
      </w:r>
      <w:commentRangeEnd w:id="17"/>
      <w:r w:rsidR="00372DB4">
        <w:rPr>
          <w:rStyle w:val="Kommentarsreferens"/>
          <w:rFonts w:eastAsiaTheme="minorHAnsi" w:cstheme="minorBidi"/>
          <w:lang w:eastAsia="en-US"/>
        </w:rPr>
        <w:commentReference w:id="17"/>
      </w:r>
      <w:r w:rsidR="00E8369E">
        <w:rPr>
          <w:color w:val="353535"/>
          <w:szCs w:val="22"/>
        </w:rPr>
        <w:t xml:space="preserve">Pedagogiska modeller brukar oftast delas in i faser och element för </w:t>
      </w:r>
      <w:r w:rsidR="00796E42">
        <w:rPr>
          <w:color w:val="353535"/>
          <w:szCs w:val="22"/>
        </w:rPr>
        <w:t xml:space="preserve">att kartlägga hur lärandet ska utföras från grundperspektivet. </w:t>
      </w:r>
      <w:r w:rsidR="00830D00">
        <w:rPr>
          <w:color w:val="353535"/>
          <w:szCs w:val="22"/>
        </w:rPr>
        <w:t>Sedan</w:t>
      </w:r>
      <w:r w:rsidR="000E3605">
        <w:rPr>
          <w:color w:val="353535"/>
          <w:szCs w:val="22"/>
        </w:rPr>
        <w:t xml:space="preserve"> utvecklades</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frågekonstruktioner</w:t>
      </w:r>
      <w:r w:rsidR="000E3605">
        <w:rPr>
          <w:color w:val="353535"/>
          <w:szCs w:val="22"/>
        </w:rPr>
        <w:t xml:space="preserve"> </w:t>
      </w:r>
      <w:r w:rsidR="00024931">
        <w:rPr>
          <w:color w:val="353535"/>
          <w:szCs w:val="22"/>
        </w:rPr>
        <w:t>(en bl</w:t>
      </w:r>
      <w:r w:rsidR="00C564E9">
        <w:rPr>
          <w:color w:val="353535"/>
          <w:szCs w:val="22"/>
        </w:rPr>
        <w:t>a</w:t>
      </w:r>
      <w:r w:rsidR="00024931">
        <w:rPr>
          <w:color w:val="353535"/>
          <w:szCs w:val="22"/>
        </w:rPr>
        <w:t xml:space="preserve">ndning av </w:t>
      </w:r>
      <w:r w:rsidR="000E3605">
        <w:rPr>
          <w:color w:val="353535"/>
          <w:szCs w:val="22"/>
        </w:rPr>
        <w:t>påståenden och frågor</w:t>
      </w:r>
      <w:r w:rsidR="00024931">
        <w:rPr>
          <w:color w:val="353535"/>
          <w:szCs w:val="22"/>
        </w:rPr>
        <w:t>,</w:t>
      </w:r>
      <w:r w:rsidR="000E3605">
        <w:rPr>
          <w:color w:val="353535"/>
          <w:szCs w:val="22"/>
        </w:rPr>
        <w:t xml:space="preserve"> </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r>
        <w:rPr>
          <w:color w:val="353535"/>
          <w:szCs w:val="22"/>
        </w:rPr>
        <w:t>Resultat från intervjun visar att DIM har ett genomsnittlig högre poäng med ett medelvärde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18"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w:t>
      </w:r>
      <w:r w:rsidR="004A08DF">
        <w:rPr>
          <w:color w:val="353535"/>
          <w:szCs w:val="22"/>
        </w:rPr>
        <w:lastRenderedPageBreak/>
        <w:t xml:space="preserve">pedagogik och det innebär att det associativa perspektivet representera en logisk utgångspunkt för evaluering av modeller som skulle lättare utnyttjas av Grade i framtiden. </w:t>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pPr>
        <w:pStyle w:val="Brdtext"/>
        <w:keepNext/>
        <w:spacing w:line="60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0B9A2407" w14:textId="08135B0C" w:rsidR="00D45847" w:rsidRDefault="00850895">
      <w:pPr>
        <w:pStyle w:val="Beskrivning"/>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28C20106" w:rsidR="00BA62A8" w:rsidRDefault="00CB4C73">
      <w:pPr>
        <w:pStyle w:val="Brdtext"/>
        <w:spacing w:line="600" w:lineRule="auto"/>
      </w:pPr>
      <w:r>
        <w:t>Det gjordes en evaluering över fyra nyligen designade kurser under 2017 (KS Strålskydd, PT Strålsäkerhet, RCC, Telia GDPR) av Grade genom att använda DIM som en ram över hu</w:t>
      </w:r>
      <w:r w:rsidR="00E8369E">
        <w:t xml:space="preserve">r kurserna </w:t>
      </w:r>
      <w:r>
        <w:t xml:space="preserve">följer modellen. </w:t>
      </w:r>
      <w:r w:rsidR="00C44EB7">
        <w:rPr>
          <w:rStyle w:val="Kommentarsreferens"/>
          <w:rFonts w:eastAsiaTheme="minorHAnsi" w:cstheme="minorBidi"/>
          <w:lang w:eastAsia="en-US"/>
        </w:rPr>
        <w:commentReference w:id="19"/>
      </w:r>
      <w:r w:rsidR="007B22BB">
        <w:t xml:space="preserve">DIM kan fördelas in i faser </w:t>
      </w:r>
      <w:r w:rsidR="002717B1">
        <w:t xml:space="preserve">med </w:t>
      </w:r>
      <w:r w:rsidR="0047588C">
        <w:t>omfattande</w:t>
      </w:r>
      <w:r w:rsidR="002717B1">
        <w:t xml:space="preserve"> el</w:t>
      </w:r>
      <w:r w:rsidR="0047588C">
        <w:t xml:space="preserve">ement för att klara av att använda modellen </w:t>
      </w:r>
      <w:r w:rsidR="00874DE4">
        <w:t xml:space="preserve">inom </w:t>
      </w:r>
      <w:r w:rsidR="0047588C">
        <w:t xml:space="preserve">lärandet. </w:t>
      </w:r>
      <w:r w:rsidR="00874DE4">
        <w:t xml:space="preserve">Vi </w:t>
      </w:r>
      <w:r w:rsidR="00D000E0">
        <w:t xml:space="preserve">sammanfattade DIM’s faser och element </w:t>
      </w:r>
      <w:r w:rsidR="002717B1">
        <w:t>(Bilaga 1) för</w:t>
      </w:r>
      <w:r w:rsidR="0047588C">
        <w:t xml:space="preserve"> </w:t>
      </w:r>
      <w:r w:rsidR="00D000E0">
        <w:t xml:space="preserve">att sedan sammanställa </w:t>
      </w:r>
      <w:r w:rsidR="00874DE4">
        <w:t>frågekonstruktioner</w:t>
      </w:r>
      <w:r w:rsidR="00D000E0">
        <w:t xml:space="preserve"> (Bilaga 3)</w:t>
      </w:r>
      <w:r w:rsidR="00850895">
        <w:t xml:space="preserve"> som motsvarade modellens innehåll</w:t>
      </w:r>
      <w:r w:rsidR="00D808DD">
        <w:t xml:space="preserve"> för att</w:t>
      </w:r>
      <w:r w:rsidR="00850895">
        <w:t xml:space="preserve"> därefter kunna utvärdera kurserna. </w:t>
      </w:r>
    </w:p>
    <w:p w14:paraId="29EBCC13" w14:textId="2C30C7B4" w:rsidR="00E91509" w:rsidRDefault="00D808DD">
      <w:pPr>
        <w:pStyle w:val="Brdtext"/>
        <w:spacing w:line="600" w:lineRule="auto"/>
      </w:pPr>
      <w:r>
        <w:lastRenderedPageBreak/>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poäng (medelpoäng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rdtext"/>
        <w:spacing w:line="600" w:lineRule="auto"/>
      </w:pPr>
    </w:p>
    <w:p w14:paraId="5D4A30B3" w14:textId="0DAD3AFC" w:rsidR="00D45847" w:rsidRDefault="00E91509">
      <w:pPr>
        <w:pStyle w:val="Brdtext"/>
        <w:spacing w:line="600" w:lineRule="auto"/>
      </w:pPr>
      <w:r>
        <w:t xml:space="preserve">För att få en djupare blick inom Grades prestanda i varje fas, delade vi upp de erhållna poäng utefter varje </w:t>
      </w:r>
      <w:r w:rsidR="00575177">
        <w:t xml:space="preserve">fas element. </w:t>
      </w:r>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w:t>
      </w:r>
      <w:r w:rsidR="005F76A4">
        <w:rPr>
          <w:color w:val="353535"/>
          <w:szCs w:val="22"/>
        </w:rPr>
        <w:t xml:space="preserve">intervju </w:t>
      </w:r>
      <w:r w:rsidR="005F76A4">
        <w:t>svar</w:t>
      </w:r>
      <w:r w:rsidR="00DC7A9B">
        <w:t>.</w:t>
      </w:r>
      <w:ins w:id="20" w:author="Jason Serviss" w:date="2018-09-15T15:44:00Z">
        <w:r w:rsidR="00227C61">
          <w:rPr>
            <w:rStyle w:val="Kommentarsreferens"/>
            <w:rFonts w:eastAsiaTheme="minorHAnsi" w:cstheme="minorBidi"/>
            <w:lang w:eastAsia="en-US"/>
          </w:rPr>
          <w:commentReference w:id="21"/>
        </w:r>
      </w:ins>
      <w:ins w:id="23" w:author="Jason Serviss" w:date="2018-09-15T15:43:00Z">
        <w:r w:rsidR="00227C61">
          <w:t xml:space="preserve"> </w:t>
        </w:r>
      </w:ins>
      <w:r w:rsidR="00135C34">
        <w:t xml:space="preserve">Kurser kan kompletteras med övningsmoment för att ge studenten fler möjligheter att arbete med materialet och därpå få </w:t>
      </w:r>
      <w:r w:rsidR="0033419A">
        <w:t xml:space="preserve">en omedelbar respons över </w:t>
      </w:r>
      <w:r w:rsidR="00E8369E">
        <w:t>resultatet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2435CA">
        <w:t xml:space="preserve"> ett eller flera kurstester kan ge </w:t>
      </w:r>
      <w:commentRangeStart w:id="24"/>
      <w:r w:rsidR="000C13C1">
        <w:t>studenten</w:t>
      </w:r>
      <w:commentRangeEnd w:id="24"/>
      <w:r w:rsidR="007C75AC">
        <w:rPr>
          <w:rStyle w:val="Kommentarsreferens"/>
          <w:rFonts w:eastAsiaTheme="minorHAnsi" w:cstheme="minorBidi"/>
          <w:lang w:eastAsia="en-US"/>
        </w:rPr>
        <w:commentReference w:id="24"/>
      </w:r>
      <w:r w:rsidR="002435CA">
        <w:t xml:space="preserve"> ett helhetsresultat av prestationen och berätta vilka </w:t>
      </w:r>
      <w:r w:rsidR="002435CA">
        <w:lastRenderedPageBreak/>
        <w:t>kursdelar som de behöver lägga mer tid på.</w:t>
      </w:r>
      <w:commentRangeStart w:id="25"/>
      <w:r w:rsidR="00227C61">
        <w:t xml:space="preserve"> </w:t>
      </w:r>
      <w:commentRangeEnd w:id="25"/>
      <w:r w:rsidR="00227C61">
        <w:rPr>
          <w:rStyle w:val="Kommentarsreferens"/>
          <w:rFonts w:eastAsiaTheme="minorHAnsi" w:cstheme="minorBidi"/>
          <w:lang w:eastAsia="en-US"/>
        </w:rPr>
        <w:commentReference w:id="25"/>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74F16EBE">
            <wp:extent cx="5727700" cy="3286753"/>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3286753"/>
                    </a:xfrm>
                    <a:prstGeom prst="rect">
                      <a:avLst/>
                    </a:prstGeom>
                  </pic:spPr>
                </pic:pic>
              </a:graphicData>
            </a:graphic>
          </wp:inline>
        </w:drawing>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BE5B2BA" w14:textId="77777777" w:rsidR="00E8369E" w:rsidRDefault="00E8369E">
      <w:pPr>
        <w:pStyle w:val="Brdtext"/>
        <w:spacing w:line="600" w:lineRule="auto"/>
        <w:rPr>
          <w:b/>
        </w:rPr>
      </w:pPr>
    </w:p>
    <w:p w14:paraId="489580C5" w14:textId="77777777" w:rsidR="00E8369E" w:rsidRDefault="00E8369E">
      <w:pPr>
        <w:pStyle w:val="Brdtext"/>
        <w:spacing w:line="600" w:lineRule="auto"/>
        <w:rPr>
          <w:b/>
        </w:rPr>
      </w:pPr>
    </w:p>
    <w:p w14:paraId="71A15159" w14:textId="77777777" w:rsidR="00E8369E" w:rsidRDefault="00E8369E">
      <w:pPr>
        <w:pStyle w:val="Brdtext"/>
        <w:spacing w:line="600" w:lineRule="auto"/>
        <w:rPr>
          <w:b/>
        </w:rPr>
      </w:pPr>
    </w:p>
    <w:p w14:paraId="6AA358B4" w14:textId="09E6D017" w:rsidR="00D45847" w:rsidRDefault="00D90862">
      <w:pPr>
        <w:pStyle w:val="Brdtext"/>
        <w:spacing w:line="600" w:lineRule="auto"/>
        <w:rPr>
          <w:b/>
        </w:rPr>
      </w:pPr>
      <w:r>
        <w:rPr>
          <w:b/>
        </w:rPr>
        <w:lastRenderedPageBreak/>
        <w:t>Nära</w:t>
      </w:r>
      <w:r w:rsidR="00850895">
        <w:rPr>
          <w:b/>
        </w:rPr>
        <w:t xml:space="preserve"> medelpoäng igenom alla Grades tidigare kurser ger utslag till vidare förbättring </w:t>
      </w:r>
    </w:p>
    <w:p w14:paraId="10B83308" w14:textId="1DAF50AC" w:rsidR="00E2013D" w:rsidRDefault="005D0C05" w:rsidP="004E58AD">
      <w:pPr>
        <w:pStyle w:val="Brdtext"/>
        <w:spacing w:line="600" w:lineRule="auto"/>
      </w:pPr>
      <w:r>
        <w:t xml:space="preserve">Vi valde att </w:t>
      </w:r>
      <w:r w:rsidR="00DE1202">
        <w:t>an</w:t>
      </w:r>
      <w:r w:rsidR="0051725C">
        <w:t>a</w:t>
      </w:r>
      <w:r w:rsidR="00DE1202">
        <w:t xml:space="preserve">lysera </w:t>
      </w:r>
      <w:r w:rsidR="00E2013D">
        <w:t>poängutdelningen för</w:t>
      </w:r>
      <w:r>
        <w:t xml:space="preserve"> varje </w:t>
      </w:r>
      <w:r w:rsidR="00DE1202">
        <w:t xml:space="preserve">av de </w:t>
      </w:r>
      <w:r>
        <w:t>individuell</w:t>
      </w:r>
      <w:r w:rsidR="00DE1202">
        <w:t>a slumpmässiga utvalda</w:t>
      </w:r>
      <w:r>
        <w:t xml:space="preserve"> kurs</w:t>
      </w:r>
      <w:r w:rsidR="00D90862">
        <w:t>erna</w:t>
      </w:r>
      <w:r>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4E58AD">
      <w:pPr>
        <w:pStyle w:val="Brdtext"/>
        <w:spacing w:line="600" w:lineRule="auto"/>
      </w:pPr>
    </w:p>
    <w:p w14:paraId="1B208012" w14:textId="58BA17DA" w:rsidR="007E24A5" w:rsidRPr="004E58AD" w:rsidRDefault="00130629" w:rsidP="004E58AD">
      <w:pPr>
        <w:pStyle w:val="Brdtext"/>
        <w:spacing w:line="600" w:lineRule="auto"/>
        <w:rPr>
          <w:ins w:id="27" w:author="Olivia Imner" w:date="2018-07-07T12:55:00Z"/>
        </w:rPr>
      </w:pPr>
      <w:r>
        <w:t>Analys av tilldelade poäng för varje kurs och modellelement visar en varierande poäng spridning genom de olika element</w:t>
      </w:r>
      <w:r w:rsidR="00D90862">
        <w:t>en</w:t>
      </w:r>
      <w:r w:rsidR="00503EE6">
        <w:t xml:space="preserve"> (skillnad i medelpoäng </w:t>
      </w:r>
      <w:r w:rsidR="00503EE6" w:rsidRPr="00503EE6">
        <w:t>Be</w:t>
      </w:r>
      <w:r w:rsidR="00503EE6">
        <w:t xml:space="preserve">dömning och </w:t>
      </w:r>
      <w:r w:rsidR="00D90862">
        <w:t>U</w:t>
      </w:r>
      <w:r w:rsidR="00503EE6">
        <w:t xml:space="preserve">tvärderings fas = </w:t>
      </w:r>
      <w:r w:rsidR="00503EE6" w:rsidRPr="00503EE6">
        <w:t>1.67</w:t>
      </w:r>
      <w:r w:rsidR="00503EE6">
        <w:t xml:space="preserve">, </w:t>
      </w:r>
      <w:r w:rsidR="00503EE6" w:rsidRPr="00503EE6">
        <w:t>Öv</w:t>
      </w:r>
      <w:r w:rsidR="00503EE6">
        <w:t xml:space="preserve">ervakning och </w:t>
      </w:r>
      <w:r w:rsidR="00D90862">
        <w:t>Å</w:t>
      </w:r>
      <w:r w:rsidR="00503EE6">
        <w:t xml:space="preserve">terkoppling fas = </w:t>
      </w:r>
      <w:r w:rsidR="00503EE6" w:rsidRPr="00503EE6">
        <w:t>2.25</w:t>
      </w:r>
      <w:r w:rsidR="00503EE6">
        <w:t xml:space="preserve">, </w:t>
      </w:r>
      <w:r w:rsidR="00503EE6" w:rsidRPr="00503EE6">
        <w:t xml:space="preserve">Praktik </w:t>
      </w:r>
      <w:r w:rsidR="00503EE6">
        <w:t xml:space="preserve">fas = </w:t>
      </w:r>
      <w:r w:rsidR="00503EE6" w:rsidRPr="00503EE6">
        <w:t>2.33</w:t>
      </w:r>
      <w:r w:rsidR="00503EE6">
        <w:t xml:space="preserve">, </w:t>
      </w:r>
      <w:r w:rsidR="00503EE6" w:rsidRPr="00503EE6">
        <w:t>Presentation 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28" w:name="_Toc489811950"/>
      <w:bookmarkStart w:id="29" w:name="_Ref489810823"/>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pPr>
        <w:pStyle w:val="Beskrivning"/>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28"/>
      <w:bookmarkEnd w:id="29"/>
      <w:r>
        <w:rPr>
          <w:i w:val="0"/>
        </w:rPr>
        <w:t xml:space="preserve">Poäng per kurs och respektive DIM fas. </w:t>
      </w:r>
    </w:p>
    <w:p w14:paraId="7D33B8EE" w14:textId="295BC3BB" w:rsidR="000C1D43" w:rsidRDefault="00850895" w:rsidP="000C1D43">
      <w:pPr>
        <w:pStyle w:val="Heading11"/>
      </w:pPr>
      <w:bookmarkStart w:id="30" w:name="_Toc391456185"/>
      <w:bookmarkStart w:id="31" w:name="_Toc394248559"/>
      <w:bookmarkEnd w:id="30"/>
      <w:r w:rsidRPr="004E58AD">
        <w:t>Diskussion</w:t>
      </w:r>
      <w:bookmarkEnd w:id="31"/>
    </w:p>
    <w:p w14:paraId="6D0F922C" w14:textId="1103469A" w:rsidR="00482F2B" w:rsidRDefault="000C1D43" w:rsidP="000C1D43">
      <w:pPr>
        <w:pStyle w:val="Brdtext"/>
        <w:spacing w:line="600" w:lineRule="auto"/>
      </w:pPr>
      <w:r>
        <w:t xml:space="preserve">Syftet med det här arbetet var att utifrån Grades befintliga pedagogik undersöka om de kan stödjas av en modellbaserad strategi och vilket av perspektiven </w:t>
      </w:r>
      <w:r>
        <w:rPr>
          <w:szCs w:val="22"/>
        </w:rPr>
        <w:t>(</w:t>
      </w:r>
      <w:r w:rsidR="0032088C">
        <w:t>Associativ, Konstruktivism och S</w:t>
      </w:r>
      <w:r>
        <w:t>ociokulturellt) som passar in på de</w:t>
      </w:r>
      <w:r w:rsidR="006764D6">
        <w:t xml:space="preserve">ras ansats. </w:t>
      </w:r>
      <w:r w:rsidR="00482F2B">
        <w:t>E</w:t>
      </w:r>
      <w:r>
        <w:t xml:space="preserve">n respektive modell </w:t>
      </w:r>
      <w:r w:rsidR="00482F2B">
        <w:t xml:space="preserve">valdes </w:t>
      </w:r>
      <w:r>
        <w:t xml:space="preserve">från </w:t>
      </w:r>
      <w:r w:rsidR="0008729B">
        <w:t>varje perspektiv</w:t>
      </w:r>
      <w:r>
        <w:t xml:space="preserve"> för att se </w:t>
      </w:r>
      <w:r w:rsidR="0008729B">
        <w:t>hur väl</w:t>
      </w:r>
      <w:r>
        <w:t xml:space="preserve"> den matchar in på Grade nuvarande pedagogik. Resultatet visade att det associativa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464E9">
        <w:rPr>
          <w:i/>
        </w:rPr>
        <w:t>Validering</w:t>
      </w:r>
      <w:r w:rsidR="00551BEB">
        <w:t xml:space="preserve"> och</w:t>
      </w:r>
      <w:r w:rsidR="002464E9">
        <w:t xml:space="preserve"> </w:t>
      </w:r>
      <w:r w:rsidR="002464E9">
        <w:rPr>
          <w:i/>
        </w:rPr>
        <w:t xml:space="preserve">Ledtrådar och </w:t>
      </w:r>
      <w:r w:rsidR="002464E9" w:rsidRPr="00973E43">
        <w:rPr>
          <w:i/>
        </w:rPr>
        <w:t>Uppmaningar</w:t>
      </w:r>
      <w:r w:rsidR="002464E9">
        <w:t xml:space="preserve"> </w:t>
      </w:r>
      <w:r w:rsidR="00551BEB">
        <w:t>som specifika element</w:t>
      </w:r>
      <w:r w:rsidR="00AC7484">
        <w:t xml:space="preserve"> där en förbättring av </w:t>
      </w:r>
      <w:r w:rsidR="00457C43">
        <w:t>kvalité</w:t>
      </w:r>
      <w:r w:rsidR="00AC7484">
        <w:t xml:space="preserve"> skulle, enligt DIM, bidrag till Grades kurser.</w:t>
      </w:r>
    </w:p>
    <w:p w14:paraId="4D757CA3" w14:textId="77777777" w:rsidR="00551BEB" w:rsidRDefault="00551BEB" w:rsidP="000C1D43">
      <w:pPr>
        <w:pStyle w:val="Brdtext"/>
        <w:spacing w:line="600" w:lineRule="auto"/>
      </w:pPr>
    </w:p>
    <w:p w14:paraId="23819B53" w14:textId="212BC5FF" w:rsidR="00AC7484" w:rsidRDefault="008227FA" w:rsidP="000C1D43">
      <w:pPr>
        <w:pStyle w:val="Brdtext"/>
        <w:spacing w:line="600" w:lineRule="auto"/>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ytligare</w:t>
      </w:r>
      <w:r w:rsidR="00B434F4">
        <w:t xml:space="preserve"> modeller från de </w:t>
      </w:r>
      <w:r w:rsidR="00D02665">
        <w:t>två perspektiven och jämföra</w:t>
      </w:r>
      <w:r w:rsidR="00B434F4">
        <w:t xml:space="preserve"> hur modellerna</w:t>
      </w:r>
      <w:r w:rsidR="00D02665">
        <w:t xml:space="preserve"> passar in </w:t>
      </w:r>
      <w:r w:rsidR="00B434F4">
        <w:t>på</w:t>
      </w:r>
      <w:r w:rsidR="00D02665">
        <w:t xml:space="preserve"> Grades kurser.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D970EE">
        <w:t xml:space="preserve"> och </w:t>
      </w:r>
      <w:r w:rsidR="002E538A">
        <w:t xml:space="preserve">som vi inte vet hur </w:t>
      </w:r>
      <w:r w:rsidR="001D3A85">
        <w:t>de faktorerna</w:t>
      </w:r>
      <w:r w:rsidR="002E538A">
        <w:t xml:space="preserve"> har influerats</w:t>
      </w:r>
      <w:r w:rsidR="001D3A85">
        <w:t xml:space="preserve"> resultatet</w:t>
      </w:r>
      <w:r w:rsidR="002E538A">
        <w:t xml:space="preserve">. Det kan vara </w:t>
      </w:r>
      <w:r w:rsidR="0043087E">
        <w:t>att inter</w:t>
      </w:r>
      <w:r w:rsidR="00D970EE">
        <w:t>vjun endast bestod av en person och</w:t>
      </w:r>
      <w:r w:rsidR="0043087E">
        <w:t xml:space="preserve"> </w:t>
      </w:r>
      <w:r w:rsidR="00482617">
        <w:t xml:space="preserve">att </w:t>
      </w:r>
      <w:r w:rsidR="00B818BA">
        <w:t xml:space="preserve">följden </w:t>
      </w:r>
      <w:r w:rsidR="00482617">
        <w:t xml:space="preserve">kan </w:t>
      </w:r>
      <w:r w:rsidR="00B818BA">
        <w:t xml:space="preserve">blir att majoriteten av </w:t>
      </w:r>
      <w:r w:rsidR="00482617">
        <w:t xml:space="preserve">antalet intervjusvar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vid intervju tillfället är en annan faktor som skulle kunna har påverkat resultatet. Framtida studier skulle gynnas av en ökade antal </w:t>
      </w:r>
      <w:r w:rsidR="00AC7484">
        <w:lastRenderedPageBreak/>
        <w:t>frågor som korresponderar till de undersökta modeller samt ett flertal personer som utvecklar frågarna tillsammans.</w:t>
      </w:r>
    </w:p>
    <w:p w14:paraId="0D3BB99D" w14:textId="77777777" w:rsidR="00482F2B" w:rsidRPr="00D970EE" w:rsidRDefault="00482F2B" w:rsidP="000C1D43">
      <w:pPr>
        <w:pStyle w:val="Brdtext"/>
        <w:spacing w:line="600" w:lineRule="auto"/>
      </w:pPr>
    </w:p>
    <w:p w14:paraId="7C17E009" w14:textId="2EC39829" w:rsidR="00C46D9D" w:rsidRDefault="00710303">
      <w:pPr>
        <w:pStyle w:val="Brdtext"/>
        <w:spacing w:line="600" w:lineRule="auto"/>
      </w:pPr>
      <w:r>
        <w:t>Resultatet</w:t>
      </w:r>
      <w:r w:rsidR="00864EC1">
        <w:t xml:space="preserve"> från </w:t>
      </w:r>
      <w:r w:rsidR="0075412A">
        <w:t>i</w:t>
      </w:r>
      <w:r w:rsidR="000A2398">
        <w:t xml:space="preserve">ntervjun </w:t>
      </w:r>
      <w:r w:rsidR="00B37533">
        <w:t>gav oss möjligheten att</w:t>
      </w:r>
      <w:r w:rsidR="00CA2D4A">
        <w:t xml:space="preserve"> utvärdera DIM och det </w:t>
      </w:r>
      <w:r w:rsidR="000A2398">
        <w:t xml:space="preserve">visade </w:t>
      </w:r>
      <w:r w:rsidR="00513716">
        <w:t>att</w:t>
      </w:r>
      <w:r w:rsidR="002E22B2">
        <w:t xml:space="preserve"> </w:t>
      </w:r>
      <w:r w:rsidR="00B73674">
        <w:t xml:space="preserve">faserna </w:t>
      </w:r>
      <w:r w:rsidR="00973E43">
        <w:rPr>
          <w:i/>
        </w:rPr>
        <w:t xml:space="preserve">Bedömning och Utvärderings </w:t>
      </w:r>
      <w:r w:rsidR="00973E43">
        <w:t xml:space="preserve">fasen och </w:t>
      </w:r>
      <w:r w:rsidR="002E22B2">
        <w:rPr>
          <w:i/>
        </w:rPr>
        <w:t>Övervakning och Återkopplings</w:t>
      </w:r>
      <w:r w:rsidR="002E22B2">
        <w:t xml:space="preserve"> </w:t>
      </w:r>
      <w:r w:rsidR="005C19E9">
        <w:t xml:space="preserve">fasen </w:t>
      </w:r>
      <w:r w:rsidR="00985604">
        <w:t xml:space="preserve">i </w:t>
      </w:r>
      <w:r w:rsidR="00CA2D4A">
        <w:t xml:space="preserve">modellen </w:t>
      </w:r>
      <w:r w:rsidR="000A2398">
        <w:t xml:space="preserve">fick låga </w:t>
      </w:r>
      <w:r w:rsidR="00864EC1">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implantationen inte lyckas. </w:t>
      </w:r>
      <w:r w:rsidR="00457C43">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commentRangeStart w:id="32"/>
      <w:r w:rsidR="00457C43">
        <w:t>.</w:t>
      </w:r>
      <w:commentRangeEnd w:id="32"/>
      <w:r w:rsidR="00457C43">
        <w:rPr>
          <w:rStyle w:val="Kommentarsreferens"/>
          <w:rFonts w:eastAsiaTheme="minorHAnsi" w:cstheme="minorBidi"/>
          <w:lang w:eastAsia="en-US"/>
        </w:rPr>
        <w:commentReference w:id="32"/>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 genomfördes av endast en person och det orsakar att bedömningen kan påver</w:t>
      </w:r>
      <w:r w:rsidR="00110DB4">
        <w:t>kas</w:t>
      </w:r>
      <w:r w:rsidR="006A08E7">
        <w:t xml:space="preserve">. </w:t>
      </w:r>
      <w:r w:rsidR="00110DB4">
        <w:t xml:space="preserve">Det skulle vara påtagligt att använda fler </w:t>
      </w:r>
      <w:r w:rsidR="006A08E7">
        <w:t xml:space="preserve">kursgranskare </w:t>
      </w:r>
      <w:r w:rsidR="00110DB4">
        <w:t xml:space="preserve">för att få möjligheten att få ett mer övertygande resultat. </w:t>
      </w:r>
      <w:r w:rsidR="001D42D7">
        <w:t xml:space="preserve">Utformningen av utvärderingen kan ha missat betydelsefulla sidor av DIM som </w:t>
      </w:r>
      <w:r w:rsidR="00F95006">
        <w:t>kan</w:t>
      </w:r>
      <w:r w:rsidR="001D42D7">
        <w:t xml:space="preserve"> </w:t>
      </w:r>
      <w:r w:rsidR="00F95006">
        <w:t>ha bidragit med värdefull</w:t>
      </w:r>
      <w:r w:rsidR="001D42D7">
        <w:t xml:space="preserve"> </w:t>
      </w:r>
      <w:r w:rsidR="00F95006">
        <w:t xml:space="preserve">information för att förstå DIM bättre och skulle säkerligen vara bra att genomgå ett flertal genomgående undersökningar för att få ännu mer kunskap om modellen. </w:t>
      </w:r>
    </w:p>
    <w:p w14:paraId="40E50DF1" w14:textId="77777777" w:rsidR="00590E58" w:rsidRDefault="00590E58">
      <w:pPr>
        <w:pStyle w:val="Brdtext"/>
        <w:spacing w:line="600" w:lineRule="auto"/>
      </w:pPr>
    </w:p>
    <w:p w14:paraId="04042C3D" w14:textId="05E6118C" w:rsidR="003475EE" w:rsidRDefault="00667FC8">
      <w:pPr>
        <w:pStyle w:val="Brdtext"/>
        <w:spacing w:line="600" w:lineRule="auto"/>
      </w:pPr>
      <w:r>
        <w:t>Det är inte nödvändigtvis att en ELF kan fungera optimalt med att bara utnyttja en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w:t>
      </w:r>
      <w:r w:rsidR="00ED77BB">
        <w:lastRenderedPageBreak/>
        <w:t>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behöver ständigt vara uppmärksamma om deras nya kunder har </w:t>
      </w:r>
      <w:r w:rsidR="00674577">
        <w:t>specifika</w:t>
      </w:r>
      <w:r w:rsidR="000152C2">
        <w:t xml:space="preserve"> behov och en implementerad modell skulle</w:t>
      </w:r>
      <w:r w:rsidR="006652B4">
        <w:t xml:space="preserve"> inte vara lämplig att använda.</w:t>
      </w:r>
    </w:p>
    <w:p w14:paraId="7EE4CB86" w14:textId="4EA7CA67" w:rsidR="00D877C8" w:rsidRDefault="00D877C8" w:rsidP="00D877C8">
      <w:pPr>
        <w:pStyle w:val="Brdtext"/>
        <w:spacing w:line="600" w:lineRule="auto"/>
        <w:rPr>
          <w:b/>
        </w:rPr>
      </w:pPr>
    </w:p>
    <w:p w14:paraId="262D6920" w14:textId="0787059A" w:rsidR="00D07F7B" w:rsidRPr="00DE1A92" w:rsidRDefault="0023519E" w:rsidP="00D877C8">
      <w:pPr>
        <w:pStyle w:val="Brdtext"/>
        <w:spacing w:line="600" w:lineRule="auto"/>
        <w:rPr>
          <w:strike/>
        </w:rPr>
      </w:pPr>
      <w:r>
        <w:t>Sammanfattningsvis</w:t>
      </w:r>
      <w:r w:rsidR="00D07F7B">
        <w:t xml:space="preserve"> </w:t>
      </w:r>
      <w:r>
        <w:t>kan resultatet från studien g</w:t>
      </w:r>
      <w:r w:rsidR="001352A9">
        <w:t>e en tydlig riktlinje för</w:t>
      </w:r>
      <w:r>
        <w:t xml:space="preserve"> </w:t>
      </w:r>
      <w:r w:rsidR="003757F9">
        <w:t xml:space="preserve">modeller som Grade skulle kunna preliminärt implementera i övergången till en modellbaserat strategi. </w:t>
      </w:r>
      <w:r w:rsidR="00DE1A92">
        <w:t>Samtidigt identifiera vi för- och nackdelar med Grades nuvarande pedagogik, enligt DIM, och 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t xml:space="preserve">. </w:t>
      </w:r>
    </w:p>
    <w:p w14:paraId="1EFE6459" w14:textId="77777777" w:rsidR="00E97FC1" w:rsidRPr="004E58AD" w:rsidRDefault="00E97FC1" w:rsidP="00E97FC1">
      <w:pPr>
        <w:pStyle w:val="Abstract"/>
        <w:rPr>
          <w:sz w:val="32"/>
          <w:szCs w:val="32"/>
        </w:rPr>
      </w:pPr>
      <w:r w:rsidRPr="004E58AD">
        <w:rPr>
          <w:sz w:val="32"/>
          <w:szCs w:val="32"/>
        </w:rPr>
        <w:t>Tack</w:t>
      </w:r>
    </w:p>
    <w:p w14:paraId="344B4495" w14:textId="5052DFC8" w:rsidR="0023519E" w:rsidRDefault="00E97FC1" w:rsidP="00BE4185">
      <w:pPr>
        <w:pStyle w:val="Brdtext"/>
        <w:spacing w:line="600" w:lineRule="auto"/>
        <w:rPr>
          <w:lang w:eastAsia="en-US"/>
        </w:rPr>
      </w:pPr>
      <w:r>
        <w:rPr>
          <w:lang w:eastAsia="en-US"/>
        </w:rPr>
        <w:t>Jag tackar Jason Serviss för att ha bidragit till examensarbetet med din kunskap och tid.</w:t>
      </w:r>
    </w:p>
    <w:p w14:paraId="56103D24" w14:textId="77777777" w:rsidR="00E97FC1" w:rsidRDefault="00E97FC1" w:rsidP="00BE4185">
      <w:pPr>
        <w:pStyle w:val="Brdtext"/>
        <w:spacing w:line="600" w:lineRule="auto"/>
        <w:rPr>
          <w:lang w:eastAsia="en-US"/>
        </w:rPr>
      </w:pPr>
    </w:p>
    <w:p w14:paraId="7E252132" w14:textId="77777777" w:rsidR="00E97FC1" w:rsidRDefault="00E97FC1" w:rsidP="00BE4185">
      <w:pPr>
        <w:pStyle w:val="Brdtext"/>
        <w:spacing w:line="600" w:lineRule="auto"/>
        <w:rPr>
          <w:lang w:eastAsia="en-US"/>
        </w:rPr>
      </w:pPr>
    </w:p>
    <w:p w14:paraId="1D859035" w14:textId="77777777" w:rsidR="00E97FC1" w:rsidRDefault="00E97FC1" w:rsidP="00BE4185">
      <w:pPr>
        <w:pStyle w:val="Brdtext"/>
        <w:spacing w:line="600" w:lineRule="auto"/>
        <w:rPr>
          <w:lang w:eastAsia="en-US"/>
        </w:rPr>
      </w:pPr>
    </w:p>
    <w:p w14:paraId="44791EF9" w14:textId="77777777" w:rsidR="00E97FC1" w:rsidRDefault="00E97FC1" w:rsidP="00BE4185">
      <w:pPr>
        <w:pStyle w:val="Brdtext"/>
        <w:spacing w:line="600" w:lineRule="auto"/>
        <w:rPr>
          <w:lang w:eastAsia="en-US"/>
        </w:rPr>
      </w:pPr>
    </w:p>
    <w:p w14:paraId="53A7CAFB" w14:textId="77777777" w:rsidR="00E97FC1" w:rsidRDefault="00E97FC1" w:rsidP="00BE4185">
      <w:pPr>
        <w:pStyle w:val="Brdtext"/>
        <w:spacing w:line="600" w:lineRule="auto"/>
        <w:rPr>
          <w:lang w:eastAsia="en-US"/>
        </w:rPr>
      </w:pPr>
    </w:p>
    <w:p w14:paraId="35F05504" w14:textId="77777777" w:rsidR="00E97FC1" w:rsidRDefault="00E97FC1" w:rsidP="00BE4185">
      <w:pPr>
        <w:pStyle w:val="Brdtext"/>
        <w:spacing w:line="600" w:lineRule="auto"/>
        <w:rPr>
          <w:lang w:eastAsia="en-US"/>
        </w:rPr>
      </w:pPr>
    </w:p>
    <w:p w14:paraId="721613BB" w14:textId="77777777" w:rsidR="00D45847" w:rsidRPr="004E58AD" w:rsidRDefault="00850895" w:rsidP="009F3187">
      <w:pPr>
        <w:pStyle w:val="Heading11"/>
      </w:pPr>
      <w:bookmarkStart w:id="33" w:name="_Toc391456186"/>
      <w:bookmarkStart w:id="34" w:name="_Toc394248560"/>
      <w:bookmarkEnd w:id="33"/>
      <w:r w:rsidRPr="004E58AD">
        <w:lastRenderedPageBreak/>
        <w:t>Referenser</w:t>
      </w:r>
      <w:bookmarkEnd w:id="34"/>
    </w:p>
    <w:p w14:paraId="5A3E79AE" w14:textId="77777777" w:rsidR="00B67ECD" w:rsidRDefault="00B67ECD">
      <w:pPr>
        <w:widowControl w:val="0"/>
        <w:autoSpaceDE w:val="0"/>
        <w:autoSpaceDN w:val="0"/>
        <w:adjustRightInd w:val="0"/>
        <w:rPr>
          <w:rFonts w:cs="Times New Roman"/>
          <w:color w:val="000000"/>
          <w:szCs w:val="24"/>
        </w:rPr>
      </w:pPr>
      <w:r>
        <w:rPr>
          <w:rFonts w:eastAsia="Times New Roman" w:cs="Times New Roman"/>
          <w:color w:val="222222"/>
          <w:shd w:val="clear" w:color="auto" w:fill="FFFFFF"/>
        </w:rPr>
        <w:fldChar w:fldCharType="begin"/>
      </w:r>
      <w:r>
        <w:rPr>
          <w:rFonts w:eastAsia="Times New Roman" w:cs="Times New Roman"/>
          <w:color w:val="222222"/>
          <w:shd w:val="clear" w:color="auto" w:fill="FFFFFF"/>
        </w:rPr>
        <w:instrText xml:space="preserve"> ADDIN ZOTERO_BIBL {"uncited":[],"omitted":[],"custom":[]} CSL_BIBLIOGRAPHY </w:instrText>
      </w:r>
      <w:r>
        <w:rPr>
          <w:rFonts w:eastAsia="Times New Roman" w:cs="Times New Roman"/>
          <w:color w:val="222222"/>
          <w:shd w:val="clear" w:color="auto" w:fill="FFFFFF"/>
        </w:rPr>
        <w:fldChar w:fldCharType="separate"/>
      </w:r>
      <w:proofErr w:type="spellStart"/>
      <w:r w:rsidRPr="00B67ECD">
        <w:rPr>
          <w:rFonts w:cs="Times New Roman"/>
          <w:color w:val="000000"/>
          <w:szCs w:val="24"/>
        </w:rPr>
        <w:t>Brodie</w:t>
      </w:r>
      <w:proofErr w:type="spellEnd"/>
      <w:r w:rsidRPr="00B67ECD">
        <w:rPr>
          <w:rFonts w:cs="Times New Roman"/>
          <w:color w:val="000000"/>
          <w:szCs w:val="24"/>
        </w:rPr>
        <w:t xml:space="preserve">, K., 2005. </w:t>
      </w:r>
      <w:proofErr w:type="spellStart"/>
      <w:r w:rsidRPr="00B67ECD">
        <w:rPr>
          <w:rFonts w:cs="Times New Roman"/>
          <w:color w:val="000000"/>
          <w:szCs w:val="24"/>
        </w:rPr>
        <w:t>Using</w:t>
      </w:r>
      <w:proofErr w:type="spellEnd"/>
      <w:r w:rsidRPr="00B67ECD">
        <w:rPr>
          <w:rFonts w:cs="Times New Roman"/>
          <w:color w:val="000000"/>
          <w:szCs w:val="24"/>
        </w:rPr>
        <w:t xml:space="preserve"> </w:t>
      </w:r>
      <w:proofErr w:type="spellStart"/>
      <w:r w:rsidRPr="00B67ECD">
        <w:rPr>
          <w:rFonts w:cs="Times New Roman"/>
          <w:color w:val="000000"/>
          <w:szCs w:val="24"/>
        </w:rPr>
        <w:t>Cognitive</w:t>
      </w:r>
      <w:proofErr w:type="spellEnd"/>
      <w:r w:rsidRPr="00B67ECD">
        <w:rPr>
          <w:rFonts w:cs="Times New Roman"/>
          <w:color w:val="000000"/>
          <w:szCs w:val="24"/>
        </w:rPr>
        <w:t xml:space="preserve"> and </w:t>
      </w:r>
      <w:proofErr w:type="spellStart"/>
      <w:r w:rsidRPr="00B67ECD">
        <w:rPr>
          <w:rFonts w:cs="Times New Roman"/>
          <w:color w:val="000000"/>
          <w:szCs w:val="24"/>
        </w:rPr>
        <w:t>Situative</w:t>
      </w:r>
      <w:proofErr w:type="spellEnd"/>
      <w:r w:rsidRPr="00B67ECD">
        <w:rPr>
          <w:rFonts w:cs="Times New Roman"/>
          <w:color w:val="000000"/>
          <w:szCs w:val="24"/>
        </w:rPr>
        <w:t xml:space="preserve"> </w:t>
      </w:r>
      <w:proofErr w:type="spellStart"/>
      <w:r w:rsidRPr="00B67ECD">
        <w:rPr>
          <w:rFonts w:cs="Times New Roman"/>
          <w:color w:val="000000"/>
          <w:szCs w:val="24"/>
        </w:rPr>
        <w:t>Perspectives</w:t>
      </w:r>
      <w:proofErr w:type="spellEnd"/>
      <w:r w:rsidRPr="00B67ECD">
        <w:rPr>
          <w:rFonts w:cs="Times New Roman"/>
          <w:color w:val="000000"/>
          <w:szCs w:val="24"/>
        </w:rPr>
        <w:t xml:space="preserve"> </w:t>
      </w:r>
      <w:proofErr w:type="spellStart"/>
      <w:r w:rsidRPr="00B67ECD">
        <w:rPr>
          <w:rFonts w:cs="Times New Roman"/>
          <w:color w:val="000000"/>
          <w:szCs w:val="24"/>
        </w:rPr>
        <w:t>to</w:t>
      </w:r>
      <w:proofErr w:type="spellEnd"/>
      <w:r w:rsidRPr="00B67ECD">
        <w:rPr>
          <w:rFonts w:cs="Times New Roman"/>
          <w:color w:val="000000"/>
          <w:szCs w:val="24"/>
        </w:rPr>
        <w:t xml:space="preserve"> </w:t>
      </w:r>
      <w:proofErr w:type="spellStart"/>
      <w:r w:rsidRPr="00B67ECD">
        <w:rPr>
          <w:rFonts w:cs="Times New Roman"/>
          <w:color w:val="000000"/>
          <w:szCs w:val="24"/>
        </w:rPr>
        <w:t>Understand</w:t>
      </w:r>
      <w:proofErr w:type="spellEnd"/>
      <w:r w:rsidRPr="00B67ECD">
        <w:rPr>
          <w:rFonts w:cs="Times New Roman"/>
          <w:color w:val="000000"/>
          <w:szCs w:val="24"/>
        </w:rPr>
        <w:t xml:space="preserve"> </w:t>
      </w:r>
      <w:proofErr w:type="spellStart"/>
      <w:r w:rsidRPr="00B67ECD">
        <w:rPr>
          <w:rFonts w:cs="Times New Roman"/>
          <w:color w:val="000000"/>
          <w:szCs w:val="24"/>
        </w:rPr>
        <w:t>Teacher</w:t>
      </w:r>
      <w:proofErr w:type="spellEnd"/>
      <w:r w:rsidRPr="00B67ECD">
        <w:rPr>
          <w:rFonts w:cs="Times New Roman"/>
          <w:color w:val="000000"/>
          <w:szCs w:val="24"/>
        </w:rPr>
        <w:t xml:space="preserve"> </w:t>
      </w:r>
      <w:proofErr w:type="spellStart"/>
      <w:r w:rsidRPr="00B67ECD">
        <w:rPr>
          <w:rFonts w:cs="Times New Roman"/>
          <w:color w:val="000000"/>
          <w:szCs w:val="24"/>
        </w:rPr>
        <w:t>Interactions</w:t>
      </w:r>
      <w:proofErr w:type="spellEnd"/>
      <w:r w:rsidRPr="00B67ECD">
        <w:rPr>
          <w:rFonts w:cs="Times New Roman"/>
          <w:color w:val="000000"/>
          <w:szCs w:val="24"/>
        </w:rPr>
        <w:t xml:space="preserve"> </w:t>
      </w:r>
      <w:proofErr w:type="spellStart"/>
      <w:r w:rsidRPr="00B67ECD">
        <w:rPr>
          <w:rFonts w:cs="Times New Roman"/>
          <w:color w:val="000000"/>
          <w:szCs w:val="24"/>
        </w:rPr>
        <w:t>with</w:t>
      </w:r>
      <w:proofErr w:type="spellEnd"/>
      <w:r w:rsidRPr="00B67ECD">
        <w:rPr>
          <w:rFonts w:cs="Times New Roman"/>
          <w:color w:val="000000"/>
          <w:szCs w:val="24"/>
        </w:rPr>
        <w:t xml:space="preserve"> </w:t>
      </w:r>
      <w:proofErr w:type="spellStart"/>
      <w:r w:rsidRPr="00B67ECD">
        <w:rPr>
          <w:rFonts w:cs="Times New Roman"/>
          <w:color w:val="000000"/>
          <w:szCs w:val="24"/>
        </w:rPr>
        <w:t>Learner</w:t>
      </w:r>
      <w:proofErr w:type="spellEnd"/>
      <w:r w:rsidRPr="00B67ECD">
        <w:rPr>
          <w:rFonts w:cs="Times New Roman"/>
          <w:color w:val="000000"/>
          <w:szCs w:val="24"/>
        </w:rPr>
        <w:t xml:space="preserve"> </w:t>
      </w:r>
      <w:proofErr w:type="spellStart"/>
      <w:r w:rsidRPr="00B67ECD">
        <w:rPr>
          <w:rFonts w:cs="Times New Roman"/>
          <w:color w:val="000000"/>
          <w:szCs w:val="24"/>
        </w:rPr>
        <w:t>Errors</w:t>
      </w:r>
      <w:proofErr w:type="spellEnd"/>
      <w:r w:rsidRPr="00B67ECD">
        <w:rPr>
          <w:rFonts w:cs="Times New Roman"/>
          <w:color w:val="000000"/>
          <w:szCs w:val="24"/>
        </w:rPr>
        <w:t xml:space="preserve">. </w:t>
      </w:r>
      <w:proofErr w:type="spellStart"/>
      <w:proofErr w:type="gramStart"/>
      <w:r w:rsidRPr="00B67ECD">
        <w:rPr>
          <w:rFonts w:cs="Times New Roman"/>
          <w:color w:val="000000"/>
          <w:szCs w:val="24"/>
        </w:rPr>
        <w:t>Int</w:t>
      </w:r>
      <w:proofErr w:type="spellEnd"/>
      <w:proofErr w:type="gramEnd"/>
      <w:r w:rsidRPr="00B67ECD">
        <w:rPr>
          <w:rFonts w:cs="Times New Roman"/>
          <w:color w:val="000000"/>
          <w:szCs w:val="24"/>
        </w:rPr>
        <w:t xml:space="preserve">. Group </w:t>
      </w:r>
      <w:proofErr w:type="spellStart"/>
      <w:r w:rsidRPr="00B67ECD">
        <w:rPr>
          <w:rFonts w:cs="Times New Roman"/>
          <w:color w:val="000000"/>
          <w:szCs w:val="24"/>
        </w:rPr>
        <w:t>Psychol</w:t>
      </w:r>
      <w:proofErr w:type="spellEnd"/>
      <w:r w:rsidRPr="00B67ECD">
        <w:rPr>
          <w:rFonts w:cs="Times New Roman"/>
          <w:color w:val="000000"/>
          <w:szCs w:val="24"/>
        </w:rPr>
        <w:t xml:space="preserve">. </w:t>
      </w:r>
      <w:proofErr w:type="spellStart"/>
      <w:r w:rsidRPr="00B67ECD">
        <w:rPr>
          <w:rFonts w:cs="Times New Roman"/>
          <w:color w:val="000000"/>
          <w:szCs w:val="24"/>
        </w:rPr>
        <w:t>Math</w:t>
      </w:r>
      <w:proofErr w:type="spellEnd"/>
      <w:r w:rsidRPr="00B67ECD">
        <w:rPr>
          <w:rFonts w:cs="Times New Roman"/>
          <w:color w:val="000000"/>
          <w:szCs w:val="24"/>
        </w:rPr>
        <w:t xml:space="preserve">. </w:t>
      </w:r>
      <w:proofErr w:type="spellStart"/>
      <w:r w:rsidRPr="00B67ECD">
        <w:rPr>
          <w:rFonts w:cs="Times New Roman"/>
          <w:color w:val="000000"/>
          <w:szCs w:val="24"/>
        </w:rPr>
        <w:t>Educ</w:t>
      </w:r>
      <w:proofErr w:type="spellEnd"/>
      <w:r w:rsidRPr="00B67ECD">
        <w:rPr>
          <w:rFonts w:cs="Times New Roman"/>
          <w:color w:val="000000"/>
          <w:szCs w:val="24"/>
        </w:rPr>
        <w:t>. 2 177–184.</w:t>
      </w:r>
    </w:p>
    <w:p w14:paraId="41E127E1" w14:textId="77777777" w:rsidR="00657871" w:rsidRPr="00B67ECD" w:rsidRDefault="00657871">
      <w:pPr>
        <w:widowControl w:val="0"/>
        <w:autoSpaceDE w:val="0"/>
        <w:autoSpaceDN w:val="0"/>
        <w:adjustRightInd w:val="0"/>
        <w:rPr>
          <w:rFonts w:cs="Times New Roman"/>
          <w:color w:val="000000"/>
          <w:szCs w:val="24"/>
        </w:rPr>
      </w:pPr>
    </w:p>
    <w:p w14:paraId="29CEDFCE"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 xml:space="preserve">Businessreflex, 2016. E-learning – mer lärande på effektivare sätt? </w:t>
      </w:r>
      <w:proofErr w:type="spellStart"/>
      <w:r w:rsidRPr="00B67ECD">
        <w:rPr>
          <w:rFonts w:cs="Times New Roman"/>
          <w:color w:val="000000"/>
          <w:szCs w:val="24"/>
        </w:rPr>
        <w:t>Tek</w:t>
      </w:r>
      <w:proofErr w:type="spellEnd"/>
      <w:r w:rsidRPr="00B67ECD">
        <w:rPr>
          <w:rFonts w:cs="Times New Roman"/>
          <w:color w:val="000000"/>
          <w:szCs w:val="24"/>
        </w:rPr>
        <w:t>. Kval.</w:t>
      </w:r>
    </w:p>
    <w:p w14:paraId="2EA0CC36" w14:textId="77777777" w:rsidR="00657871" w:rsidRPr="00B67ECD" w:rsidRDefault="00657871">
      <w:pPr>
        <w:widowControl w:val="0"/>
        <w:autoSpaceDE w:val="0"/>
        <w:autoSpaceDN w:val="0"/>
        <w:adjustRightInd w:val="0"/>
        <w:rPr>
          <w:rFonts w:cs="Times New Roman"/>
          <w:color w:val="000000"/>
          <w:szCs w:val="24"/>
        </w:rPr>
      </w:pPr>
    </w:p>
    <w:p w14:paraId="006CA247"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Carlberg, N., 2017. Branschanalys e-learning Sverige 2015. Triglyf.</w:t>
      </w:r>
    </w:p>
    <w:p w14:paraId="4181C16A" w14:textId="77777777" w:rsidR="00657871" w:rsidRPr="00B67ECD" w:rsidRDefault="00657871">
      <w:pPr>
        <w:widowControl w:val="0"/>
        <w:autoSpaceDE w:val="0"/>
        <w:autoSpaceDN w:val="0"/>
        <w:adjustRightInd w:val="0"/>
        <w:rPr>
          <w:rFonts w:cs="Times New Roman"/>
          <w:color w:val="000000"/>
          <w:szCs w:val="24"/>
        </w:rPr>
      </w:pPr>
    </w:p>
    <w:p w14:paraId="629A395C"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 xml:space="preserve">Clark, </w:t>
      </w:r>
      <w:proofErr w:type="spellStart"/>
      <w:r w:rsidRPr="00B67ECD">
        <w:rPr>
          <w:rFonts w:cs="Times New Roman"/>
          <w:color w:val="000000"/>
          <w:szCs w:val="24"/>
        </w:rPr>
        <w:t>R.C</w:t>
      </w:r>
      <w:proofErr w:type="spellEnd"/>
      <w:r w:rsidRPr="00B67ECD">
        <w:rPr>
          <w:rFonts w:cs="Times New Roman"/>
          <w:color w:val="000000"/>
          <w:szCs w:val="24"/>
        </w:rPr>
        <w:t xml:space="preserve">., Mayer, </w:t>
      </w:r>
      <w:proofErr w:type="spellStart"/>
      <w:r w:rsidRPr="00B67ECD">
        <w:rPr>
          <w:rFonts w:cs="Times New Roman"/>
          <w:color w:val="000000"/>
          <w:szCs w:val="24"/>
        </w:rPr>
        <w:t>R.E</w:t>
      </w:r>
      <w:proofErr w:type="spellEnd"/>
      <w:r w:rsidRPr="00B67ECD">
        <w:rPr>
          <w:rFonts w:cs="Times New Roman"/>
          <w:color w:val="000000"/>
          <w:szCs w:val="24"/>
        </w:rPr>
        <w:t>., 2012. Scenario-</w:t>
      </w:r>
      <w:proofErr w:type="spellStart"/>
      <w:r w:rsidRPr="00B67ECD">
        <w:rPr>
          <w:rFonts w:cs="Times New Roman"/>
          <w:color w:val="000000"/>
          <w:szCs w:val="24"/>
        </w:rPr>
        <w:t>based</w:t>
      </w:r>
      <w:proofErr w:type="spellEnd"/>
      <w:r w:rsidRPr="00B67ECD">
        <w:rPr>
          <w:rFonts w:cs="Times New Roman"/>
          <w:color w:val="000000"/>
          <w:szCs w:val="24"/>
        </w:rPr>
        <w:t xml:space="preserve"> e-Learning: </w:t>
      </w:r>
      <w:proofErr w:type="spellStart"/>
      <w:r w:rsidRPr="00B67ECD">
        <w:rPr>
          <w:rFonts w:cs="Times New Roman"/>
          <w:color w:val="000000"/>
          <w:szCs w:val="24"/>
        </w:rPr>
        <w:t>Evidence-Based</w:t>
      </w:r>
      <w:proofErr w:type="spellEnd"/>
      <w:r w:rsidRPr="00B67ECD">
        <w:rPr>
          <w:rFonts w:cs="Times New Roman"/>
          <w:color w:val="000000"/>
          <w:szCs w:val="24"/>
        </w:rPr>
        <w:t xml:space="preserve"> </w:t>
      </w:r>
      <w:proofErr w:type="spellStart"/>
      <w:r w:rsidRPr="00B67ECD">
        <w:rPr>
          <w:rFonts w:cs="Times New Roman"/>
          <w:color w:val="000000"/>
          <w:szCs w:val="24"/>
        </w:rPr>
        <w:t>Guidelines</w:t>
      </w:r>
      <w:proofErr w:type="spellEnd"/>
      <w:r w:rsidRPr="00B67ECD">
        <w:rPr>
          <w:rFonts w:cs="Times New Roman"/>
          <w:color w:val="000000"/>
          <w:szCs w:val="24"/>
        </w:rPr>
        <w:t xml:space="preserve"> for Online </w:t>
      </w:r>
      <w:proofErr w:type="spellStart"/>
      <w:r w:rsidRPr="00B67ECD">
        <w:rPr>
          <w:rFonts w:cs="Times New Roman"/>
          <w:color w:val="000000"/>
          <w:szCs w:val="24"/>
        </w:rPr>
        <w:t>Workforce</w:t>
      </w:r>
      <w:proofErr w:type="spellEnd"/>
      <w:r w:rsidRPr="00B67ECD">
        <w:rPr>
          <w:rFonts w:cs="Times New Roman"/>
          <w:color w:val="000000"/>
          <w:szCs w:val="24"/>
        </w:rPr>
        <w:t xml:space="preserve"> Learning. John Wiley &amp; Sons.</w:t>
      </w:r>
    </w:p>
    <w:p w14:paraId="0266D8C7" w14:textId="77777777" w:rsidR="00657871" w:rsidRPr="00B67ECD" w:rsidRDefault="00657871">
      <w:pPr>
        <w:widowControl w:val="0"/>
        <w:autoSpaceDE w:val="0"/>
        <w:autoSpaceDN w:val="0"/>
        <w:adjustRightInd w:val="0"/>
        <w:rPr>
          <w:rFonts w:cs="Times New Roman"/>
          <w:color w:val="000000"/>
          <w:szCs w:val="24"/>
        </w:rPr>
      </w:pPr>
    </w:p>
    <w:p w14:paraId="519767C5" w14:textId="77777777" w:rsidR="00B67ECD" w:rsidRDefault="00B67ECD">
      <w:pPr>
        <w:widowControl w:val="0"/>
        <w:autoSpaceDE w:val="0"/>
        <w:autoSpaceDN w:val="0"/>
        <w:adjustRightInd w:val="0"/>
        <w:rPr>
          <w:rFonts w:cs="Times New Roman"/>
          <w:color w:val="000000"/>
          <w:szCs w:val="24"/>
        </w:rPr>
      </w:pPr>
      <w:proofErr w:type="spellStart"/>
      <w:r w:rsidRPr="00B67ECD">
        <w:rPr>
          <w:rFonts w:cs="Times New Roman"/>
          <w:color w:val="000000"/>
          <w:szCs w:val="24"/>
        </w:rPr>
        <w:t>COTEC</w:t>
      </w:r>
      <w:proofErr w:type="spellEnd"/>
      <w:r w:rsidRPr="00B67ECD">
        <w:rPr>
          <w:rFonts w:cs="Times New Roman"/>
          <w:color w:val="000000"/>
          <w:szCs w:val="24"/>
        </w:rPr>
        <w:t xml:space="preserve">, 2001. eLearning : Designing </w:t>
      </w:r>
      <w:proofErr w:type="spellStart"/>
      <w:r w:rsidRPr="00B67ECD">
        <w:rPr>
          <w:rFonts w:cs="Times New Roman"/>
          <w:color w:val="000000"/>
          <w:szCs w:val="24"/>
        </w:rPr>
        <w:t>Tomorrow’s</w:t>
      </w:r>
      <w:proofErr w:type="spellEnd"/>
      <w:r w:rsidRPr="00B67ECD">
        <w:rPr>
          <w:rFonts w:cs="Times New Roman"/>
          <w:color w:val="000000"/>
          <w:szCs w:val="24"/>
        </w:rPr>
        <w:t xml:space="preserve"> </w:t>
      </w:r>
      <w:proofErr w:type="spellStart"/>
      <w:r w:rsidRPr="00B67ECD">
        <w:rPr>
          <w:rFonts w:cs="Times New Roman"/>
          <w:color w:val="000000"/>
          <w:szCs w:val="24"/>
        </w:rPr>
        <w:t>Education</w:t>
      </w:r>
      <w:proofErr w:type="spellEnd"/>
      <w:r w:rsidRPr="00B67ECD">
        <w:rPr>
          <w:rFonts w:cs="Times New Roman"/>
          <w:color w:val="000000"/>
          <w:szCs w:val="24"/>
        </w:rPr>
        <w:t xml:space="preserve"> An Interim </w:t>
      </w:r>
      <w:proofErr w:type="spellStart"/>
      <w:r w:rsidRPr="00B67ECD">
        <w:rPr>
          <w:rFonts w:cs="Times New Roman"/>
          <w:color w:val="000000"/>
          <w:szCs w:val="24"/>
        </w:rPr>
        <w:t>Report</w:t>
      </w:r>
      <w:proofErr w:type="spellEnd"/>
      <w:r w:rsidRPr="00B67ECD">
        <w:rPr>
          <w:rFonts w:cs="Times New Roman"/>
          <w:color w:val="000000"/>
          <w:szCs w:val="24"/>
        </w:rPr>
        <w:t xml:space="preserve">. Commission </w:t>
      </w:r>
      <w:proofErr w:type="spellStart"/>
      <w:r w:rsidRPr="00B67ECD">
        <w:rPr>
          <w:rFonts w:cs="Times New Roman"/>
          <w:color w:val="000000"/>
          <w:szCs w:val="24"/>
        </w:rPr>
        <w:t>Of</w:t>
      </w:r>
      <w:proofErr w:type="spellEnd"/>
      <w:r w:rsidRPr="00B67ECD">
        <w:rPr>
          <w:rFonts w:cs="Times New Roman"/>
          <w:color w:val="000000"/>
          <w:szCs w:val="24"/>
        </w:rPr>
        <w:t xml:space="preserve"> The </w:t>
      </w:r>
      <w:proofErr w:type="spellStart"/>
      <w:r w:rsidRPr="00B67ECD">
        <w:rPr>
          <w:rFonts w:cs="Times New Roman"/>
          <w:color w:val="000000"/>
          <w:szCs w:val="24"/>
        </w:rPr>
        <w:t>European</w:t>
      </w:r>
      <w:proofErr w:type="spellEnd"/>
      <w:r w:rsidRPr="00B67ECD">
        <w:rPr>
          <w:rFonts w:cs="Times New Roman"/>
          <w:color w:val="000000"/>
          <w:szCs w:val="24"/>
        </w:rPr>
        <w:t xml:space="preserve"> </w:t>
      </w:r>
      <w:proofErr w:type="spellStart"/>
      <w:r w:rsidRPr="00B67ECD">
        <w:rPr>
          <w:rFonts w:cs="Times New Roman"/>
          <w:color w:val="000000"/>
          <w:szCs w:val="24"/>
        </w:rPr>
        <w:t>Communities</w:t>
      </w:r>
      <w:proofErr w:type="spellEnd"/>
      <w:r w:rsidRPr="00B67ECD">
        <w:rPr>
          <w:rFonts w:cs="Times New Roman"/>
          <w:color w:val="000000"/>
          <w:szCs w:val="24"/>
        </w:rPr>
        <w:t>.</w:t>
      </w:r>
    </w:p>
    <w:p w14:paraId="450DDCE3" w14:textId="77777777" w:rsidR="00657871" w:rsidRPr="00B67ECD" w:rsidRDefault="00657871">
      <w:pPr>
        <w:widowControl w:val="0"/>
        <w:autoSpaceDE w:val="0"/>
        <w:autoSpaceDN w:val="0"/>
        <w:adjustRightInd w:val="0"/>
        <w:rPr>
          <w:rFonts w:cs="Times New Roman"/>
          <w:color w:val="000000"/>
          <w:szCs w:val="24"/>
        </w:rPr>
      </w:pPr>
    </w:p>
    <w:p w14:paraId="3874E4B5"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 xml:space="preserve">Conole, G., 2010. Review </w:t>
      </w:r>
      <w:proofErr w:type="spellStart"/>
      <w:r w:rsidRPr="00B67ECD">
        <w:rPr>
          <w:rFonts w:cs="Times New Roman"/>
          <w:color w:val="000000"/>
          <w:szCs w:val="24"/>
        </w:rPr>
        <w:t>of</w:t>
      </w:r>
      <w:proofErr w:type="spellEnd"/>
      <w:r w:rsidRPr="00B67ECD">
        <w:rPr>
          <w:rFonts w:cs="Times New Roman"/>
          <w:color w:val="000000"/>
          <w:szCs w:val="24"/>
        </w:rPr>
        <w:t xml:space="preserve"> </w:t>
      </w:r>
      <w:proofErr w:type="spellStart"/>
      <w:r w:rsidRPr="00B67ECD">
        <w:rPr>
          <w:rFonts w:cs="Times New Roman"/>
          <w:color w:val="000000"/>
          <w:szCs w:val="24"/>
        </w:rPr>
        <w:t>Pedagogical</w:t>
      </w:r>
      <w:proofErr w:type="spellEnd"/>
      <w:r w:rsidRPr="00B67ECD">
        <w:rPr>
          <w:rFonts w:cs="Times New Roman"/>
          <w:color w:val="000000"/>
          <w:szCs w:val="24"/>
        </w:rPr>
        <w:t xml:space="preserve"> </w:t>
      </w:r>
      <w:proofErr w:type="spellStart"/>
      <w:r w:rsidRPr="00B67ECD">
        <w:rPr>
          <w:rFonts w:cs="Times New Roman"/>
          <w:color w:val="000000"/>
          <w:szCs w:val="24"/>
        </w:rPr>
        <w:t>Models</w:t>
      </w:r>
      <w:proofErr w:type="spellEnd"/>
      <w:r w:rsidRPr="00B67ECD">
        <w:rPr>
          <w:rFonts w:cs="Times New Roman"/>
          <w:color w:val="000000"/>
          <w:szCs w:val="24"/>
        </w:rPr>
        <w:t xml:space="preserve"> and </w:t>
      </w:r>
      <w:proofErr w:type="spellStart"/>
      <w:r w:rsidRPr="00B67ECD">
        <w:rPr>
          <w:rFonts w:cs="Times New Roman"/>
          <w:color w:val="000000"/>
          <w:szCs w:val="24"/>
        </w:rPr>
        <w:t>their</w:t>
      </w:r>
      <w:proofErr w:type="spellEnd"/>
      <w:r w:rsidRPr="00B67ECD">
        <w:rPr>
          <w:rFonts w:cs="Times New Roman"/>
          <w:color w:val="000000"/>
          <w:szCs w:val="24"/>
        </w:rPr>
        <w:t xml:space="preserve"> </w:t>
      </w:r>
      <w:proofErr w:type="spellStart"/>
      <w:r w:rsidRPr="00B67ECD">
        <w:rPr>
          <w:rFonts w:cs="Times New Roman"/>
          <w:color w:val="000000"/>
          <w:szCs w:val="24"/>
        </w:rPr>
        <w:t>use</w:t>
      </w:r>
      <w:proofErr w:type="spellEnd"/>
      <w:r w:rsidRPr="00B67ECD">
        <w:rPr>
          <w:rFonts w:cs="Times New Roman"/>
          <w:color w:val="000000"/>
          <w:szCs w:val="24"/>
        </w:rPr>
        <w:t xml:space="preserve"> in e-learning. Milton Keynes: </w:t>
      </w:r>
      <w:proofErr w:type="spellStart"/>
      <w:r w:rsidRPr="00B67ECD">
        <w:rPr>
          <w:rFonts w:cs="Times New Roman"/>
          <w:color w:val="000000"/>
          <w:szCs w:val="24"/>
        </w:rPr>
        <w:t>Open</w:t>
      </w:r>
      <w:proofErr w:type="spellEnd"/>
      <w:r w:rsidRPr="00B67ECD">
        <w:rPr>
          <w:rFonts w:cs="Times New Roman"/>
          <w:color w:val="000000"/>
          <w:szCs w:val="24"/>
        </w:rPr>
        <w:t xml:space="preserve"> University.</w:t>
      </w:r>
    </w:p>
    <w:p w14:paraId="3B693DC9" w14:textId="77777777" w:rsidR="00657871" w:rsidRPr="00B67ECD" w:rsidRDefault="00657871">
      <w:pPr>
        <w:widowControl w:val="0"/>
        <w:autoSpaceDE w:val="0"/>
        <w:autoSpaceDN w:val="0"/>
        <w:adjustRightInd w:val="0"/>
        <w:rPr>
          <w:rFonts w:cs="Times New Roman"/>
          <w:color w:val="000000"/>
          <w:szCs w:val="24"/>
        </w:rPr>
      </w:pPr>
    </w:p>
    <w:p w14:paraId="7776BC0F"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 xml:space="preserve">Conole, G., </w:t>
      </w:r>
      <w:proofErr w:type="spellStart"/>
      <w:r w:rsidRPr="00B67ECD">
        <w:rPr>
          <w:rFonts w:cs="Times New Roman"/>
          <w:color w:val="000000"/>
          <w:szCs w:val="24"/>
        </w:rPr>
        <w:t>Dyke</w:t>
      </w:r>
      <w:proofErr w:type="spellEnd"/>
      <w:r w:rsidRPr="00B67ECD">
        <w:rPr>
          <w:rFonts w:cs="Times New Roman"/>
          <w:color w:val="000000"/>
          <w:szCs w:val="24"/>
        </w:rPr>
        <w:t xml:space="preserve">, M., Oliver, M., </w:t>
      </w:r>
      <w:proofErr w:type="spellStart"/>
      <w:r w:rsidRPr="00B67ECD">
        <w:rPr>
          <w:rFonts w:cs="Times New Roman"/>
          <w:color w:val="000000"/>
          <w:szCs w:val="24"/>
        </w:rPr>
        <w:t>Seale</w:t>
      </w:r>
      <w:proofErr w:type="spellEnd"/>
      <w:r w:rsidRPr="00B67ECD">
        <w:rPr>
          <w:rFonts w:cs="Times New Roman"/>
          <w:color w:val="000000"/>
          <w:szCs w:val="24"/>
        </w:rPr>
        <w:t xml:space="preserve">, J., 2004. </w:t>
      </w:r>
      <w:proofErr w:type="spellStart"/>
      <w:r w:rsidRPr="00B67ECD">
        <w:rPr>
          <w:rFonts w:cs="Times New Roman"/>
          <w:color w:val="000000"/>
          <w:szCs w:val="24"/>
        </w:rPr>
        <w:t>Mapping</w:t>
      </w:r>
      <w:proofErr w:type="spellEnd"/>
      <w:r w:rsidRPr="00B67ECD">
        <w:rPr>
          <w:rFonts w:cs="Times New Roman"/>
          <w:color w:val="000000"/>
          <w:szCs w:val="24"/>
        </w:rPr>
        <w:t xml:space="preserve"> </w:t>
      </w:r>
      <w:proofErr w:type="spellStart"/>
      <w:r w:rsidRPr="00B67ECD">
        <w:rPr>
          <w:rFonts w:cs="Times New Roman"/>
          <w:color w:val="000000"/>
          <w:szCs w:val="24"/>
        </w:rPr>
        <w:t>pedagogy</w:t>
      </w:r>
      <w:proofErr w:type="spellEnd"/>
      <w:r w:rsidRPr="00B67ECD">
        <w:rPr>
          <w:rFonts w:cs="Times New Roman"/>
          <w:color w:val="000000"/>
          <w:szCs w:val="24"/>
        </w:rPr>
        <w:t xml:space="preserve"> and </w:t>
      </w:r>
      <w:proofErr w:type="spellStart"/>
      <w:r w:rsidRPr="00B67ECD">
        <w:rPr>
          <w:rFonts w:cs="Times New Roman"/>
          <w:color w:val="000000"/>
          <w:szCs w:val="24"/>
        </w:rPr>
        <w:t>tools</w:t>
      </w:r>
      <w:proofErr w:type="spellEnd"/>
      <w:r w:rsidRPr="00B67ECD">
        <w:rPr>
          <w:rFonts w:cs="Times New Roman"/>
          <w:color w:val="000000"/>
          <w:szCs w:val="24"/>
        </w:rPr>
        <w:t xml:space="preserve"> for </w:t>
      </w:r>
      <w:proofErr w:type="spellStart"/>
      <w:r w:rsidRPr="00B67ECD">
        <w:rPr>
          <w:rFonts w:cs="Times New Roman"/>
          <w:color w:val="000000"/>
          <w:szCs w:val="24"/>
        </w:rPr>
        <w:t>effective</w:t>
      </w:r>
      <w:proofErr w:type="spellEnd"/>
      <w:r w:rsidRPr="00B67ECD">
        <w:rPr>
          <w:rFonts w:cs="Times New Roman"/>
          <w:color w:val="000000"/>
          <w:szCs w:val="24"/>
        </w:rPr>
        <w:t xml:space="preserve"> learning design. </w:t>
      </w:r>
      <w:proofErr w:type="spellStart"/>
      <w:r w:rsidRPr="00B67ECD">
        <w:rPr>
          <w:rFonts w:cs="Times New Roman"/>
          <w:color w:val="000000"/>
          <w:szCs w:val="24"/>
        </w:rPr>
        <w:t>Comput</w:t>
      </w:r>
      <w:proofErr w:type="spellEnd"/>
      <w:r w:rsidRPr="00B67ECD">
        <w:rPr>
          <w:rFonts w:cs="Times New Roman"/>
          <w:color w:val="000000"/>
          <w:szCs w:val="24"/>
        </w:rPr>
        <w:t xml:space="preserve">. </w:t>
      </w:r>
      <w:proofErr w:type="spellStart"/>
      <w:r w:rsidRPr="00B67ECD">
        <w:rPr>
          <w:rFonts w:cs="Times New Roman"/>
          <w:color w:val="000000"/>
          <w:szCs w:val="24"/>
        </w:rPr>
        <w:t>Educ</w:t>
      </w:r>
      <w:proofErr w:type="spellEnd"/>
      <w:r w:rsidRPr="00B67ECD">
        <w:rPr>
          <w:rFonts w:cs="Times New Roman"/>
          <w:color w:val="000000"/>
          <w:szCs w:val="24"/>
        </w:rPr>
        <w:t>. 43, 17–33. https</w:t>
      </w:r>
      <w:proofErr w:type="gramStart"/>
      <w:r w:rsidRPr="00B67ECD">
        <w:rPr>
          <w:rFonts w:cs="Times New Roman"/>
          <w:color w:val="000000"/>
          <w:szCs w:val="24"/>
        </w:rPr>
        <w:t>://</w:t>
      </w:r>
      <w:proofErr w:type="gramEnd"/>
      <w:r w:rsidRPr="00B67ECD">
        <w:rPr>
          <w:rFonts w:cs="Times New Roman"/>
          <w:color w:val="000000"/>
          <w:szCs w:val="24"/>
        </w:rPr>
        <w:t>doi.org/10.1016/j.compedu.2003.12.018</w:t>
      </w:r>
    </w:p>
    <w:p w14:paraId="6E74DA0B" w14:textId="77777777" w:rsidR="00657871" w:rsidRPr="00B67ECD" w:rsidRDefault="00657871">
      <w:pPr>
        <w:widowControl w:val="0"/>
        <w:autoSpaceDE w:val="0"/>
        <w:autoSpaceDN w:val="0"/>
        <w:adjustRightInd w:val="0"/>
        <w:rPr>
          <w:rFonts w:cs="Times New Roman"/>
          <w:color w:val="000000"/>
          <w:szCs w:val="24"/>
        </w:rPr>
      </w:pPr>
    </w:p>
    <w:p w14:paraId="21197028"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 xml:space="preserve">Dabbagh, N., 2005. </w:t>
      </w:r>
      <w:proofErr w:type="spellStart"/>
      <w:r w:rsidRPr="00B67ECD">
        <w:rPr>
          <w:rFonts w:cs="Times New Roman"/>
          <w:color w:val="000000"/>
          <w:szCs w:val="24"/>
        </w:rPr>
        <w:t>Pedagogical</w:t>
      </w:r>
      <w:proofErr w:type="spellEnd"/>
      <w:r w:rsidRPr="00B67ECD">
        <w:rPr>
          <w:rFonts w:cs="Times New Roman"/>
          <w:color w:val="000000"/>
          <w:szCs w:val="24"/>
        </w:rPr>
        <w:t xml:space="preserve"> </w:t>
      </w:r>
      <w:proofErr w:type="spellStart"/>
      <w:r w:rsidRPr="00B67ECD">
        <w:rPr>
          <w:rFonts w:cs="Times New Roman"/>
          <w:color w:val="000000"/>
          <w:szCs w:val="24"/>
        </w:rPr>
        <w:t>models</w:t>
      </w:r>
      <w:proofErr w:type="spellEnd"/>
      <w:r w:rsidRPr="00B67ECD">
        <w:rPr>
          <w:rFonts w:cs="Times New Roman"/>
          <w:color w:val="000000"/>
          <w:szCs w:val="24"/>
        </w:rPr>
        <w:t xml:space="preserve"> for E-Learning: A </w:t>
      </w:r>
      <w:proofErr w:type="spellStart"/>
      <w:r w:rsidRPr="00B67ECD">
        <w:rPr>
          <w:rFonts w:cs="Times New Roman"/>
          <w:color w:val="000000"/>
          <w:szCs w:val="24"/>
        </w:rPr>
        <w:t>theory-based</w:t>
      </w:r>
      <w:proofErr w:type="spellEnd"/>
      <w:r w:rsidRPr="00B67ECD">
        <w:rPr>
          <w:rFonts w:cs="Times New Roman"/>
          <w:color w:val="000000"/>
          <w:szCs w:val="24"/>
        </w:rPr>
        <w:t xml:space="preserve"> design </w:t>
      </w:r>
      <w:proofErr w:type="spellStart"/>
      <w:r w:rsidRPr="00B67ECD">
        <w:rPr>
          <w:rFonts w:cs="Times New Roman"/>
          <w:color w:val="000000"/>
          <w:szCs w:val="24"/>
        </w:rPr>
        <w:t>framework</w:t>
      </w:r>
      <w:proofErr w:type="spellEnd"/>
      <w:r w:rsidRPr="00B67ECD">
        <w:rPr>
          <w:rFonts w:cs="Times New Roman"/>
          <w:color w:val="000000"/>
          <w:szCs w:val="24"/>
        </w:rPr>
        <w:t xml:space="preserve">, in: In International Journal </w:t>
      </w:r>
      <w:proofErr w:type="spellStart"/>
      <w:r w:rsidRPr="00B67ECD">
        <w:rPr>
          <w:rFonts w:cs="Times New Roman"/>
          <w:color w:val="000000"/>
          <w:szCs w:val="24"/>
        </w:rPr>
        <w:t>of</w:t>
      </w:r>
      <w:proofErr w:type="spellEnd"/>
      <w:r w:rsidRPr="00B67ECD">
        <w:rPr>
          <w:rFonts w:cs="Times New Roman"/>
          <w:color w:val="000000"/>
          <w:szCs w:val="24"/>
        </w:rPr>
        <w:t xml:space="preserve"> </w:t>
      </w:r>
      <w:proofErr w:type="spellStart"/>
      <w:r w:rsidRPr="00B67ECD">
        <w:rPr>
          <w:rFonts w:cs="Times New Roman"/>
          <w:color w:val="000000"/>
          <w:szCs w:val="24"/>
        </w:rPr>
        <w:t>Technology</w:t>
      </w:r>
      <w:proofErr w:type="spellEnd"/>
      <w:r w:rsidRPr="00B67ECD">
        <w:rPr>
          <w:rFonts w:cs="Times New Roman"/>
          <w:color w:val="000000"/>
          <w:szCs w:val="24"/>
        </w:rPr>
        <w:t xml:space="preserve"> in </w:t>
      </w:r>
      <w:proofErr w:type="spellStart"/>
      <w:r w:rsidRPr="00B67ECD">
        <w:rPr>
          <w:rFonts w:cs="Times New Roman"/>
          <w:color w:val="000000"/>
          <w:szCs w:val="24"/>
        </w:rPr>
        <w:t>Teaching</w:t>
      </w:r>
      <w:proofErr w:type="spellEnd"/>
      <w:r w:rsidRPr="00B67ECD">
        <w:rPr>
          <w:rFonts w:cs="Times New Roman"/>
          <w:color w:val="000000"/>
          <w:szCs w:val="24"/>
        </w:rPr>
        <w:t xml:space="preserve"> and Learning. </w:t>
      </w:r>
      <w:proofErr w:type="spellStart"/>
      <w:r w:rsidRPr="00B67ECD">
        <w:rPr>
          <w:rFonts w:cs="Times New Roman"/>
          <w:color w:val="000000"/>
          <w:szCs w:val="24"/>
        </w:rPr>
        <w:t>pp</w:t>
      </w:r>
      <w:proofErr w:type="spellEnd"/>
      <w:r w:rsidRPr="00B67ECD">
        <w:rPr>
          <w:rFonts w:cs="Times New Roman"/>
          <w:color w:val="000000"/>
          <w:szCs w:val="24"/>
        </w:rPr>
        <w:t>. 25–44.</w:t>
      </w:r>
    </w:p>
    <w:p w14:paraId="392266DA" w14:textId="77777777" w:rsidR="00657871" w:rsidRPr="00B67ECD" w:rsidRDefault="00657871">
      <w:pPr>
        <w:widowControl w:val="0"/>
        <w:autoSpaceDE w:val="0"/>
        <w:autoSpaceDN w:val="0"/>
        <w:adjustRightInd w:val="0"/>
        <w:rPr>
          <w:rFonts w:cs="Times New Roman"/>
          <w:color w:val="000000"/>
          <w:szCs w:val="24"/>
        </w:rPr>
      </w:pPr>
    </w:p>
    <w:p w14:paraId="67F066CD" w14:textId="77777777" w:rsidR="00B67ECD" w:rsidRDefault="00B67ECD">
      <w:pPr>
        <w:widowControl w:val="0"/>
        <w:autoSpaceDE w:val="0"/>
        <w:autoSpaceDN w:val="0"/>
        <w:adjustRightInd w:val="0"/>
        <w:rPr>
          <w:rFonts w:cs="Times New Roman"/>
          <w:color w:val="000000"/>
          <w:szCs w:val="24"/>
        </w:rPr>
      </w:pPr>
      <w:proofErr w:type="spellStart"/>
      <w:r w:rsidRPr="00B67ECD">
        <w:rPr>
          <w:rFonts w:cs="Times New Roman"/>
          <w:color w:val="000000"/>
          <w:szCs w:val="24"/>
        </w:rPr>
        <w:t>Kauchak</w:t>
      </w:r>
      <w:proofErr w:type="spellEnd"/>
      <w:r w:rsidRPr="00B67ECD">
        <w:rPr>
          <w:rFonts w:cs="Times New Roman"/>
          <w:color w:val="000000"/>
          <w:szCs w:val="24"/>
        </w:rPr>
        <w:t xml:space="preserve">, </w:t>
      </w:r>
      <w:proofErr w:type="spellStart"/>
      <w:r w:rsidRPr="00B67ECD">
        <w:rPr>
          <w:rFonts w:cs="Times New Roman"/>
          <w:color w:val="000000"/>
          <w:szCs w:val="24"/>
        </w:rPr>
        <w:t>D.P</w:t>
      </w:r>
      <w:proofErr w:type="spellEnd"/>
      <w:r w:rsidRPr="00B67ECD">
        <w:rPr>
          <w:rFonts w:cs="Times New Roman"/>
          <w:color w:val="000000"/>
          <w:szCs w:val="24"/>
        </w:rPr>
        <w:t xml:space="preserve">., Eggen, </w:t>
      </w:r>
      <w:proofErr w:type="spellStart"/>
      <w:r w:rsidRPr="00B67ECD">
        <w:rPr>
          <w:rFonts w:cs="Times New Roman"/>
          <w:color w:val="000000"/>
          <w:szCs w:val="24"/>
        </w:rPr>
        <w:t>P.D</w:t>
      </w:r>
      <w:proofErr w:type="spellEnd"/>
      <w:r w:rsidRPr="00B67ECD">
        <w:rPr>
          <w:rFonts w:cs="Times New Roman"/>
          <w:color w:val="000000"/>
          <w:szCs w:val="24"/>
        </w:rPr>
        <w:t xml:space="preserve">., 2011. Learning and </w:t>
      </w:r>
      <w:proofErr w:type="spellStart"/>
      <w:r w:rsidRPr="00B67ECD">
        <w:rPr>
          <w:rFonts w:cs="Times New Roman"/>
          <w:color w:val="000000"/>
          <w:szCs w:val="24"/>
        </w:rPr>
        <w:t>teaching</w:t>
      </w:r>
      <w:proofErr w:type="spellEnd"/>
      <w:r w:rsidRPr="00B67ECD">
        <w:rPr>
          <w:rFonts w:cs="Times New Roman"/>
          <w:color w:val="000000"/>
          <w:szCs w:val="24"/>
        </w:rPr>
        <w:t>: research-</w:t>
      </w:r>
      <w:proofErr w:type="spellStart"/>
      <w:r w:rsidRPr="00B67ECD">
        <w:rPr>
          <w:rFonts w:cs="Times New Roman"/>
          <w:color w:val="000000"/>
          <w:szCs w:val="24"/>
        </w:rPr>
        <w:t>based</w:t>
      </w:r>
      <w:proofErr w:type="spellEnd"/>
      <w:r w:rsidRPr="00B67ECD">
        <w:rPr>
          <w:rFonts w:cs="Times New Roman"/>
          <w:color w:val="000000"/>
          <w:szCs w:val="24"/>
        </w:rPr>
        <w:t xml:space="preserve"> </w:t>
      </w:r>
      <w:proofErr w:type="spellStart"/>
      <w:r w:rsidRPr="00B67ECD">
        <w:rPr>
          <w:rFonts w:cs="Times New Roman"/>
          <w:color w:val="000000"/>
          <w:szCs w:val="24"/>
        </w:rPr>
        <w:t>methods</w:t>
      </w:r>
      <w:proofErr w:type="spellEnd"/>
      <w:r w:rsidRPr="00B67ECD">
        <w:rPr>
          <w:rFonts w:cs="Times New Roman"/>
          <w:color w:val="000000"/>
          <w:szCs w:val="24"/>
        </w:rPr>
        <w:t>. Pearson, Boston.</w:t>
      </w:r>
    </w:p>
    <w:p w14:paraId="05971990" w14:textId="77777777" w:rsidR="00657871" w:rsidRPr="00B67ECD" w:rsidRDefault="00657871">
      <w:pPr>
        <w:widowControl w:val="0"/>
        <w:autoSpaceDE w:val="0"/>
        <w:autoSpaceDN w:val="0"/>
        <w:adjustRightInd w:val="0"/>
        <w:rPr>
          <w:rFonts w:cs="Times New Roman"/>
          <w:color w:val="000000"/>
          <w:szCs w:val="24"/>
        </w:rPr>
      </w:pPr>
    </w:p>
    <w:p w14:paraId="0CA4B020" w14:textId="77777777" w:rsidR="00B67ECD" w:rsidRDefault="00B67ECD">
      <w:pPr>
        <w:widowControl w:val="0"/>
        <w:autoSpaceDE w:val="0"/>
        <w:autoSpaceDN w:val="0"/>
        <w:adjustRightInd w:val="0"/>
        <w:rPr>
          <w:rFonts w:cs="Times New Roman"/>
          <w:color w:val="000000"/>
          <w:szCs w:val="24"/>
        </w:rPr>
      </w:pPr>
      <w:proofErr w:type="spellStart"/>
      <w:r w:rsidRPr="00B67ECD">
        <w:rPr>
          <w:rFonts w:cs="Times New Roman"/>
          <w:color w:val="000000"/>
          <w:szCs w:val="24"/>
        </w:rPr>
        <w:t>Magliaro</w:t>
      </w:r>
      <w:proofErr w:type="spellEnd"/>
      <w:r w:rsidRPr="00B67ECD">
        <w:rPr>
          <w:rFonts w:cs="Times New Roman"/>
          <w:color w:val="000000"/>
          <w:szCs w:val="24"/>
        </w:rPr>
        <w:t xml:space="preserve">, </w:t>
      </w:r>
      <w:proofErr w:type="spellStart"/>
      <w:r w:rsidRPr="00B67ECD">
        <w:rPr>
          <w:rFonts w:cs="Times New Roman"/>
          <w:color w:val="000000"/>
          <w:szCs w:val="24"/>
        </w:rPr>
        <w:t>S.G</w:t>
      </w:r>
      <w:proofErr w:type="spellEnd"/>
      <w:r w:rsidRPr="00B67ECD">
        <w:rPr>
          <w:rFonts w:cs="Times New Roman"/>
          <w:color w:val="000000"/>
          <w:szCs w:val="24"/>
        </w:rPr>
        <w:t xml:space="preserve">., </w:t>
      </w:r>
      <w:proofErr w:type="spellStart"/>
      <w:r w:rsidRPr="00B67ECD">
        <w:rPr>
          <w:rFonts w:cs="Times New Roman"/>
          <w:color w:val="000000"/>
          <w:szCs w:val="24"/>
        </w:rPr>
        <w:t>Lockee</w:t>
      </w:r>
      <w:proofErr w:type="spellEnd"/>
      <w:r w:rsidRPr="00B67ECD">
        <w:rPr>
          <w:rFonts w:cs="Times New Roman"/>
          <w:color w:val="000000"/>
          <w:szCs w:val="24"/>
        </w:rPr>
        <w:t xml:space="preserve">, </w:t>
      </w:r>
      <w:proofErr w:type="spellStart"/>
      <w:r w:rsidRPr="00B67ECD">
        <w:rPr>
          <w:rFonts w:cs="Times New Roman"/>
          <w:color w:val="000000"/>
          <w:szCs w:val="24"/>
        </w:rPr>
        <w:t>B.B</w:t>
      </w:r>
      <w:proofErr w:type="spellEnd"/>
      <w:r w:rsidRPr="00B67ECD">
        <w:rPr>
          <w:rFonts w:cs="Times New Roman"/>
          <w:color w:val="000000"/>
          <w:szCs w:val="24"/>
        </w:rPr>
        <w:t xml:space="preserve">., Burton, </w:t>
      </w:r>
      <w:proofErr w:type="spellStart"/>
      <w:r w:rsidRPr="00B67ECD">
        <w:rPr>
          <w:rFonts w:cs="Times New Roman"/>
          <w:color w:val="000000"/>
          <w:szCs w:val="24"/>
        </w:rPr>
        <w:t>J.K</w:t>
      </w:r>
      <w:proofErr w:type="spellEnd"/>
      <w:r w:rsidRPr="00B67ECD">
        <w:rPr>
          <w:rFonts w:cs="Times New Roman"/>
          <w:color w:val="000000"/>
          <w:szCs w:val="24"/>
        </w:rPr>
        <w:t xml:space="preserve">., 2005. </w:t>
      </w:r>
      <w:proofErr w:type="spellStart"/>
      <w:r w:rsidRPr="00B67ECD">
        <w:rPr>
          <w:rFonts w:cs="Times New Roman"/>
          <w:color w:val="000000"/>
          <w:szCs w:val="24"/>
        </w:rPr>
        <w:t>Direct</w:t>
      </w:r>
      <w:proofErr w:type="spellEnd"/>
      <w:r w:rsidRPr="00B67ECD">
        <w:rPr>
          <w:rFonts w:cs="Times New Roman"/>
          <w:color w:val="000000"/>
          <w:szCs w:val="24"/>
        </w:rPr>
        <w:t xml:space="preserve"> </w:t>
      </w:r>
      <w:proofErr w:type="spellStart"/>
      <w:r w:rsidRPr="00B67ECD">
        <w:rPr>
          <w:rFonts w:cs="Times New Roman"/>
          <w:color w:val="000000"/>
          <w:szCs w:val="24"/>
        </w:rPr>
        <w:t>instruction</w:t>
      </w:r>
      <w:proofErr w:type="spellEnd"/>
      <w:r w:rsidRPr="00B67ECD">
        <w:rPr>
          <w:rFonts w:cs="Times New Roman"/>
          <w:color w:val="000000"/>
          <w:szCs w:val="24"/>
        </w:rPr>
        <w:t xml:space="preserve"> </w:t>
      </w:r>
      <w:proofErr w:type="spellStart"/>
      <w:r w:rsidRPr="00B67ECD">
        <w:rPr>
          <w:rFonts w:cs="Times New Roman"/>
          <w:color w:val="000000"/>
          <w:szCs w:val="24"/>
        </w:rPr>
        <w:t>revisited</w:t>
      </w:r>
      <w:proofErr w:type="spellEnd"/>
      <w:r w:rsidRPr="00B67ECD">
        <w:rPr>
          <w:rFonts w:cs="Times New Roman"/>
          <w:color w:val="000000"/>
          <w:szCs w:val="24"/>
        </w:rPr>
        <w:t xml:space="preserve">: A </w:t>
      </w:r>
      <w:proofErr w:type="spellStart"/>
      <w:r w:rsidRPr="00B67ECD">
        <w:rPr>
          <w:rFonts w:cs="Times New Roman"/>
          <w:color w:val="000000"/>
          <w:szCs w:val="24"/>
        </w:rPr>
        <w:t>key</w:t>
      </w:r>
      <w:proofErr w:type="spellEnd"/>
      <w:r w:rsidRPr="00B67ECD">
        <w:rPr>
          <w:rFonts w:cs="Times New Roman"/>
          <w:color w:val="000000"/>
          <w:szCs w:val="24"/>
        </w:rPr>
        <w:t xml:space="preserve"> </w:t>
      </w:r>
      <w:proofErr w:type="spellStart"/>
      <w:r w:rsidRPr="00B67ECD">
        <w:rPr>
          <w:rFonts w:cs="Times New Roman"/>
          <w:color w:val="000000"/>
          <w:szCs w:val="24"/>
        </w:rPr>
        <w:t>model</w:t>
      </w:r>
      <w:proofErr w:type="spellEnd"/>
      <w:r w:rsidRPr="00B67ECD">
        <w:rPr>
          <w:rFonts w:cs="Times New Roman"/>
          <w:color w:val="000000"/>
          <w:szCs w:val="24"/>
        </w:rPr>
        <w:t xml:space="preserve"> for </w:t>
      </w:r>
      <w:proofErr w:type="spellStart"/>
      <w:r w:rsidRPr="00B67ECD">
        <w:rPr>
          <w:rFonts w:cs="Times New Roman"/>
          <w:color w:val="000000"/>
          <w:szCs w:val="24"/>
        </w:rPr>
        <w:t>instructional</w:t>
      </w:r>
      <w:proofErr w:type="spellEnd"/>
      <w:r w:rsidRPr="00B67ECD">
        <w:rPr>
          <w:rFonts w:cs="Times New Roman"/>
          <w:color w:val="000000"/>
          <w:szCs w:val="24"/>
        </w:rPr>
        <w:t xml:space="preserve"> </w:t>
      </w:r>
      <w:proofErr w:type="spellStart"/>
      <w:r w:rsidRPr="00B67ECD">
        <w:rPr>
          <w:rFonts w:cs="Times New Roman"/>
          <w:color w:val="000000"/>
          <w:szCs w:val="24"/>
        </w:rPr>
        <w:t>technology</w:t>
      </w:r>
      <w:proofErr w:type="spellEnd"/>
      <w:r w:rsidRPr="00B67ECD">
        <w:rPr>
          <w:rFonts w:cs="Times New Roman"/>
          <w:color w:val="000000"/>
          <w:szCs w:val="24"/>
        </w:rPr>
        <w:t xml:space="preserve">. </w:t>
      </w:r>
      <w:proofErr w:type="spellStart"/>
      <w:r w:rsidRPr="00B67ECD">
        <w:rPr>
          <w:rFonts w:cs="Times New Roman"/>
          <w:color w:val="000000"/>
          <w:szCs w:val="24"/>
        </w:rPr>
        <w:t>Educ</w:t>
      </w:r>
      <w:proofErr w:type="spellEnd"/>
      <w:r w:rsidRPr="00B67ECD">
        <w:rPr>
          <w:rFonts w:cs="Times New Roman"/>
          <w:color w:val="000000"/>
          <w:szCs w:val="24"/>
        </w:rPr>
        <w:t xml:space="preserve">. </w:t>
      </w:r>
      <w:proofErr w:type="spellStart"/>
      <w:r w:rsidRPr="00B67ECD">
        <w:rPr>
          <w:rFonts w:cs="Times New Roman"/>
          <w:color w:val="000000"/>
          <w:szCs w:val="24"/>
        </w:rPr>
        <w:t>Technol</w:t>
      </w:r>
      <w:proofErr w:type="spellEnd"/>
      <w:r w:rsidRPr="00B67ECD">
        <w:rPr>
          <w:rFonts w:cs="Times New Roman"/>
          <w:color w:val="000000"/>
          <w:szCs w:val="24"/>
        </w:rPr>
        <w:t xml:space="preserve">. Res. </w:t>
      </w:r>
      <w:proofErr w:type="spellStart"/>
      <w:r w:rsidRPr="00B67ECD">
        <w:rPr>
          <w:rFonts w:cs="Times New Roman"/>
          <w:color w:val="000000"/>
          <w:szCs w:val="24"/>
        </w:rPr>
        <w:t>Dev</w:t>
      </w:r>
      <w:proofErr w:type="spellEnd"/>
      <w:r w:rsidRPr="00B67ECD">
        <w:rPr>
          <w:rFonts w:cs="Times New Roman"/>
          <w:color w:val="000000"/>
          <w:szCs w:val="24"/>
        </w:rPr>
        <w:t>. 53, 41–55. https</w:t>
      </w:r>
      <w:proofErr w:type="gramStart"/>
      <w:r w:rsidRPr="00B67ECD">
        <w:rPr>
          <w:rFonts w:cs="Times New Roman"/>
          <w:color w:val="000000"/>
          <w:szCs w:val="24"/>
        </w:rPr>
        <w:t>://</w:t>
      </w:r>
      <w:proofErr w:type="gramEnd"/>
      <w:r w:rsidRPr="00B67ECD">
        <w:rPr>
          <w:rFonts w:cs="Times New Roman"/>
          <w:color w:val="000000"/>
          <w:szCs w:val="24"/>
        </w:rPr>
        <w:t>doi.org/10.1007/BF02504684</w:t>
      </w:r>
    </w:p>
    <w:p w14:paraId="520DD711" w14:textId="77777777" w:rsidR="00657871" w:rsidRPr="00B67ECD" w:rsidRDefault="00657871">
      <w:pPr>
        <w:widowControl w:val="0"/>
        <w:autoSpaceDE w:val="0"/>
        <w:autoSpaceDN w:val="0"/>
        <w:adjustRightInd w:val="0"/>
        <w:rPr>
          <w:rFonts w:cs="Times New Roman"/>
          <w:color w:val="000000"/>
          <w:szCs w:val="24"/>
        </w:rPr>
      </w:pPr>
    </w:p>
    <w:p w14:paraId="25057373" w14:textId="756402C8"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 xml:space="preserve">Mayes, T., de Freitas, S., 2004. Review </w:t>
      </w:r>
      <w:proofErr w:type="spellStart"/>
      <w:r w:rsidRPr="00B67ECD">
        <w:rPr>
          <w:rFonts w:cs="Times New Roman"/>
          <w:color w:val="000000"/>
          <w:szCs w:val="24"/>
        </w:rPr>
        <w:t>of</w:t>
      </w:r>
      <w:proofErr w:type="spellEnd"/>
      <w:r w:rsidRPr="00B67ECD">
        <w:rPr>
          <w:rFonts w:cs="Times New Roman"/>
          <w:color w:val="000000"/>
          <w:szCs w:val="24"/>
        </w:rPr>
        <w:t xml:space="preserve"> e-learning </w:t>
      </w:r>
      <w:proofErr w:type="spellStart"/>
      <w:r w:rsidRPr="00B67ECD">
        <w:rPr>
          <w:rFonts w:cs="Times New Roman"/>
          <w:color w:val="000000"/>
          <w:szCs w:val="24"/>
        </w:rPr>
        <w:t>theories</w:t>
      </w:r>
      <w:proofErr w:type="spellEnd"/>
      <w:r w:rsidRPr="00B67ECD">
        <w:rPr>
          <w:rFonts w:cs="Times New Roman"/>
          <w:color w:val="000000"/>
          <w:szCs w:val="24"/>
        </w:rPr>
        <w:t xml:space="preserve">, </w:t>
      </w:r>
      <w:proofErr w:type="spellStart"/>
      <w:r w:rsidRPr="00B67ECD">
        <w:rPr>
          <w:rFonts w:cs="Times New Roman"/>
          <w:color w:val="000000"/>
          <w:szCs w:val="24"/>
        </w:rPr>
        <w:t>frameworks</w:t>
      </w:r>
      <w:proofErr w:type="spellEnd"/>
      <w:r w:rsidRPr="00B67ECD">
        <w:rPr>
          <w:rFonts w:cs="Times New Roman"/>
          <w:color w:val="000000"/>
          <w:szCs w:val="24"/>
        </w:rPr>
        <w:t xml:space="preserve"> and </w:t>
      </w:r>
      <w:proofErr w:type="spellStart"/>
      <w:r w:rsidRPr="00B67ECD">
        <w:rPr>
          <w:rFonts w:cs="Times New Roman"/>
          <w:color w:val="000000"/>
          <w:szCs w:val="24"/>
        </w:rPr>
        <w:t>models</w:t>
      </w:r>
      <w:proofErr w:type="spellEnd"/>
      <w:r w:rsidRPr="00B67ECD">
        <w:rPr>
          <w:rFonts w:cs="Times New Roman"/>
          <w:color w:val="000000"/>
          <w:szCs w:val="24"/>
        </w:rPr>
        <w:t xml:space="preserve">. </w:t>
      </w:r>
      <w:proofErr w:type="spellStart"/>
      <w:r w:rsidRPr="00B67ECD">
        <w:rPr>
          <w:rFonts w:cs="Times New Roman"/>
          <w:color w:val="000000"/>
          <w:szCs w:val="24"/>
        </w:rPr>
        <w:t>JI</w:t>
      </w:r>
      <w:r w:rsidR="00657871">
        <w:rPr>
          <w:rFonts w:cs="Times New Roman"/>
          <w:color w:val="000000"/>
          <w:szCs w:val="24"/>
        </w:rPr>
        <w:t>SC</w:t>
      </w:r>
      <w:proofErr w:type="spellEnd"/>
      <w:r w:rsidR="00657871">
        <w:rPr>
          <w:rFonts w:cs="Times New Roman"/>
          <w:color w:val="000000"/>
          <w:szCs w:val="24"/>
        </w:rPr>
        <w:t xml:space="preserve"> E-</w:t>
      </w:r>
      <w:proofErr w:type="spellStart"/>
      <w:r w:rsidR="00657871">
        <w:rPr>
          <w:rFonts w:cs="Times New Roman"/>
          <w:color w:val="000000"/>
          <w:szCs w:val="24"/>
        </w:rPr>
        <w:t>Learn</w:t>
      </w:r>
      <w:proofErr w:type="spellEnd"/>
      <w:r w:rsidR="00657871">
        <w:rPr>
          <w:rFonts w:cs="Times New Roman"/>
          <w:color w:val="000000"/>
          <w:szCs w:val="24"/>
        </w:rPr>
        <w:t xml:space="preserve">. </w:t>
      </w:r>
      <w:proofErr w:type="spellStart"/>
      <w:r w:rsidR="00657871">
        <w:rPr>
          <w:rFonts w:cs="Times New Roman"/>
          <w:color w:val="000000"/>
          <w:szCs w:val="24"/>
        </w:rPr>
        <w:t>Models</w:t>
      </w:r>
      <w:proofErr w:type="spellEnd"/>
      <w:r w:rsidR="00657871">
        <w:rPr>
          <w:rFonts w:cs="Times New Roman"/>
          <w:color w:val="000000"/>
          <w:szCs w:val="24"/>
        </w:rPr>
        <w:t xml:space="preserve"> Desk </w:t>
      </w:r>
      <w:proofErr w:type="spellStart"/>
      <w:r w:rsidR="00657871">
        <w:rPr>
          <w:rFonts w:cs="Times New Roman"/>
          <w:color w:val="000000"/>
          <w:szCs w:val="24"/>
        </w:rPr>
        <w:t>Study</w:t>
      </w:r>
      <w:proofErr w:type="spellEnd"/>
      <w:r w:rsidRPr="00B67ECD">
        <w:rPr>
          <w:rFonts w:cs="Times New Roman"/>
          <w:color w:val="000000"/>
          <w:szCs w:val="24"/>
        </w:rPr>
        <w:t>.</w:t>
      </w:r>
    </w:p>
    <w:p w14:paraId="69DF25FA" w14:textId="77777777" w:rsidR="00657871" w:rsidRPr="00B67ECD" w:rsidRDefault="00657871">
      <w:pPr>
        <w:widowControl w:val="0"/>
        <w:autoSpaceDE w:val="0"/>
        <w:autoSpaceDN w:val="0"/>
        <w:adjustRightInd w:val="0"/>
        <w:rPr>
          <w:rFonts w:cs="Times New Roman"/>
          <w:color w:val="000000"/>
          <w:szCs w:val="24"/>
        </w:rPr>
      </w:pPr>
    </w:p>
    <w:p w14:paraId="5D2AC29D" w14:textId="77777777" w:rsidR="00B67ECD" w:rsidRDefault="00B67ECD">
      <w:pPr>
        <w:widowControl w:val="0"/>
        <w:autoSpaceDE w:val="0"/>
        <w:autoSpaceDN w:val="0"/>
        <w:adjustRightInd w:val="0"/>
        <w:rPr>
          <w:rFonts w:cs="Times New Roman"/>
          <w:color w:val="000000"/>
          <w:szCs w:val="24"/>
        </w:rPr>
      </w:pPr>
      <w:proofErr w:type="spellStart"/>
      <w:r w:rsidRPr="00B67ECD">
        <w:rPr>
          <w:rFonts w:cs="Times New Roman"/>
          <w:color w:val="000000"/>
          <w:szCs w:val="24"/>
        </w:rPr>
        <w:t>Olaniran</w:t>
      </w:r>
      <w:proofErr w:type="spellEnd"/>
      <w:r w:rsidRPr="00B67ECD">
        <w:rPr>
          <w:rFonts w:cs="Times New Roman"/>
          <w:color w:val="000000"/>
          <w:szCs w:val="24"/>
        </w:rPr>
        <w:t xml:space="preserve">, B.A. (Ed.), 2010. Cases on </w:t>
      </w:r>
      <w:proofErr w:type="spellStart"/>
      <w:r w:rsidRPr="00B67ECD">
        <w:rPr>
          <w:rFonts w:cs="Times New Roman"/>
          <w:color w:val="000000"/>
          <w:szCs w:val="24"/>
        </w:rPr>
        <w:t>Successful</w:t>
      </w:r>
      <w:proofErr w:type="spellEnd"/>
      <w:r w:rsidRPr="00B67ECD">
        <w:rPr>
          <w:rFonts w:cs="Times New Roman"/>
          <w:color w:val="000000"/>
          <w:szCs w:val="24"/>
        </w:rPr>
        <w:t xml:space="preserve"> E-Learning </w:t>
      </w:r>
      <w:proofErr w:type="spellStart"/>
      <w:r w:rsidRPr="00B67ECD">
        <w:rPr>
          <w:rFonts w:cs="Times New Roman"/>
          <w:color w:val="000000"/>
          <w:szCs w:val="24"/>
        </w:rPr>
        <w:t>Practices</w:t>
      </w:r>
      <w:proofErr w:type="spellEnd"/>
      <w:r w:rsidRPr="00B67ECD">
        <w:rPr>
          <w:rFonts w:cs="Times New Roman"/>
          <w:color w:val="000000"/>
          <w:szCs w:val="24"/>
        </w:rPr>
        <w:t xml:space="preserve"> in the </w:t>
      </w:r>
      <w:proofErr w:type="spellStart"/>
      <w:r w:rsidRPr="00B67ECD">
        <w:rPr>
          <w:rFonts w:cs="Times New Roman"/>
          <w:color w:val="000000"/>
          <w:szCs w:val="24"/>
        </w:rPr>
        <w:t>Developed</w:t>
      </w:r>
      <w:proofErr w:type="spellEnd"/>
      <w:r w:rsidRPr="00B67ECD">
        <w:rPr>
          <w:rFonts w:cs="Times New Roman"/>
          <w:color w:val="000000"/>
          <w:szCs w:val="24"/>
        </w:rPr>
        <w:t xml:space="preserve"> and Developing World: </w:t>
      </w:r>
      <w:proofErr w:type="spellStart"/>
      <w:r w:rsidRPr="00B67ECD">
        <w:rPr>
          <w:rFonts w:cs="Times New Roman"/>
          <w:color w:val="000000"/>
          <w:szCs w:val="24"/>
        </w:rPr>
        <w:t>Methods</w:t>
      </w:r>
      <w:proofErr w:type="spellEnd"/>
      <w:r w:rsidRPr="00B67ECD">
        <w:rPr>
          <w:rFonts w:cs="Times New Roman"/>
          <w:color w:val="000000"/>
          <w:szCs w:val="24"/>
        </w:rPr>
        <w:t xml:space="preserve"> for the Global Information </w:t>
      </w:r>
      <w:proofErr w:type="spellStart"/>
      <w:r w:rsidRPr="00B67ECD">
        <w:rPr>
          <w:rFonts w:cs="Times New Roman"/>
          <w:color w:val="000000"/>
          <w:szCs w:val="24"/>
        </w:rPr>
        <w:t>Economy</w:t>
      </w:r>
      <w:proofErr w:type="spellEnd"/>
      <w:r w:rsidRPr="00B67ECD">
        <w:rPr>
          <w:rFonts w:cs="Times New Roman"/>
          <w:color w:val="000000"/>
          <w:szCs w:val="24"/>
        </w:rPr>
        <w:t xml:space="preserve">. </w:t>
      </w:r>
      <w:proofErr w:type="spellStart"/>
      <w:r w:rsidRPr="00B67ECD">
        <w:rPr>
          <w:rFonts w:cs="Times New Roman"/>
          <w:color w:val="000000"/>
          <w:szCs w:val="24"/>
        </w:rPr>
        <w:t>IGI</w:t>
      </w:r>
      <w:proofErr w:type="spellEnd"/>
      <w:r w:rsidRPr="00B67ECD">
        <w:rPr>
          <w:rFonts w:cs="Times New Roman"/>
          <w:color w:val="000000"/>
          <w:szCs w:val="24"/>
        </w:rPr>
        <w:t xml:space="preserve"> Global. https</w:t>
      </w:r>
      <w:proofErr w:type="gramStart"/>
      <w:r w:rsidRPr="00B67ECD">
        <w:rPr>
          <w:rFonts w:cs="Times New Roman"/>
          <w:color w:val="000000"/>
          <w:szCs w:val="24"/>
        </w:rPr>
        <w:t>://</w:t>
      </w:r>
      <w:proofErr w:type="gramEnd"/>
      <w:r w:rsidRPr="00B67ECD">
        <w:rPr>
          <w:rFonts w:cs="Times New Roman"/>
          <w:color w:val="000000"/>
          <w:szCs w:val="24"/>
        </w:rPr>
        <w:t>doi.org/10.4018/978-1-60566-942-7</w:t>
      </w:r>
    </w:p>
    <w:p w14:paraId="3F976735" w14:textId="77777777" w:rsidR="00AA3AFD" w:rsidRPr="00B67ECD" w:rsidRDefault="00AA3AFD">
      <w:pPr>
        <w:widowControl w:val="0"/>
        <w:autoSpaceDE w:val="0"/>
        <w:autoSpaceDN w:val="0"/>
        <w:adjustRightInd w:val="0"/>
        <w:rPr>
          <w:rFonts w:cs="Times New Roman"/>
          <w:color w:val="000000"/>
          <w:szCs w:val="24"/>
        </w:rPr>
      </w:pPr>
    </w:p>
    <w:p w14:paraId="4C78F7F2" w14:textId="77777777" w:rsidR="00B67ECD" w:rsidRDefault="00B67ECD">
      <w:pPr>
        <w:widowControl w:val="0"/>
        <w:autoSpaceDE w:val="0"/>
        <w:autoSpaceDN w:val="0"/>
        <w:adjustRightInd w:val="0"/>
        <w:rPr>
          <w:rFonts w:cs="Times New Roman"/>
          <w:color w:val="000000"/>
          <w:szCs w:val="24"/>
        </w:rPr>
      </w:pPr>
      <w:proofErr w:type="spellStart"/>
      <w:r w:rsidRPr="00B67ECD">
        <w:rPr>
          <w:rFonts w:cs="Times New Roman"/>
          <w:color w:val="000000"/>
          <w:szCs w:val="24"/>
        </w:rPr>
        <w:t>Pange</w:t>
      </w:r>
      <w:proofErr w:type="spellEnd"/>
      <w:r w:rsidRPr="00B67ECD">
        <w:rPr>
          <w:rFonts w:cs="Times New Roman"/>
          <w:color w:val="000000"/>
          <w:szCs w:val="24"/>
        </w:rPr>
        <w:t xml:space="preserve">, A., </w:t>
      </w:r>
      <w:proofErr w:type="spellStart"/>
      <w:r w:rsidRPr="00B67ECD">
        <w:rPr>
          <w:rFonts w:cs="Times New Roman"/>
          <w:color w:val="000000"/>
          <w:szCs w:val="24"/>
        </w:rPr>
        <w:t>Pange</w:t>
      </w:r>
      <w:proofErr w:type="spellEnd"/>
      <w:r w:rsidRPr="00B67ECD">
        <w:rPr>
          <w:rFonts w:cs="Times New Roman"/>
          <w:color w:val="000000"/>
          <w:szCs w:val="24"/>
        </w:rPr>
        <w:t xml:space="preserve">, J., 2011. Is E-learning </w:t>
      </w:r>
      <w:proofErr w:type="spellStart"/>
      <w:r w:rsidRPr="00B67ECD">
        <w:rPr>
          <w:rFonts w:cs="Times New Roman"/>
          <w:color w:val="000000"/>
          <w:szCs w:val="24"/>
        </w:rPr>
        <w:t>Based</w:t>
      </w:r>
      <w:proofErr w:type="spellEnd"/>
      <w:r w:rsidRPr="00B67ECD">
        <w:rPr>
          <w:rFonts w:cs="Times New Roman"/>
          <w:color w:val="000000"/>
          <w:szCs w:val="24"/>
        </w:rPr>
        <w:t xml:space="preserve"> On Learning </w:t>
      </w:r>
      <w:proofErr w:type="spellStart"/>
      <w:r w:rsidRPr="00B67ECD">
        <w:rPr>
          <w:rFonts w:cs="Times New Roman"/>
          <w:color w:val="000000"/>
          <w:szCs w:val="24"/>
        </w:rPr>
        <w:t>Theories</w:t>
      </w:r>
      <w:proofErr w:type="spellEnd"/>
      <w:r w:rsidRPr="00B67ECD">
        <w:rPr>
          <w:rFonts w:cs="Times New Roman"/>
          <w:color w:val="000000"/>
          <w:szCs w:val="24"/>
        </w:rPr>
        <w:t xml:space="preserve">? A </w:t>
      </w:r>
      <w:proofErr w:type="spellStart"/>
      <w:r w:rsidRPr="00B67ECD">
        <w:rPr>
          <w:rFonts w:cs="Times New Roman"/>
          <w:color w:val="000000"/>
          <w:szCs w:val="24"/>
        </w:rPr>
        <w:t>Literature</w:t>
      </w:r>
      <w:proofErr w:type="spellEnd"/>
      <w:r w:rsidRPr="00B67ECD">
        <w:rPr>
          <w:rFonts w:cs="Times New Roman"/>
          <w:color w:val="000000"/>
          <w:szCs w:val="24"/>
        </w:rPr>
        <w:t xml:space="preserve"> Review. World </w:t>
      </w:r>
      <w:proofErr w:type="spellStart"/>
      <w:r w:rsidRPr="00B67ECD">
        <w:rPr>
          <w:rFonts w:cs="Times New Roman"/>
          <w:color w:val="000000"/>
          <w:szCs w:val="24"/>
        </w:rPr>
        <w:t>Acad</w:t>
      </w:r>
      <w:proofErr w:type="spellEnd"/>
      <w:r w:rsidRPr="00B67ECD">
        <w:rPr>
          <w:rFonts w:cs="Times New Roman"/>
          <w:color w:val="000000"/>
          <w:szCs w:val="24"/>
        </w:rPr>
        <w:t xml:space="preserve">. </w:t>
      </w:r>
      <w:proofErr w:type="spellStart"/>
      <w:r w:rsidRPr="00B67ECD">
        <w:rPr>
          <w:rFonts w:cs="Times New Roman"/>
          <w:color w:val="000000"/>
          <w:szCs w:val="24"/>
        </w:rPr>
        <w:t>Sci</w:t>
      </w:r>
      <w:proofErr w:type="spellEnd"/>
      <w:r w:rsidRPr="00B67ECD">
        <w:rPr>
          <w:rFonts w:cs="Times New Roman"/>
          <w:color w:val="000000"/>
          <w:szCs w:val="24"/>
        </w:rPr>
        <w:t xml:space="preserve">. Eng. </w:t>
      </w:r>
      <w:proofErr w:type="spellStart"/>
      <w:r w:rsidRPr="00B67ECD">
        <w:rPr>
          <w:rFonts w:cs="Times New Roman"/>
          <w:color w:val="000000"/>
          <w:szCs w:val="24"/>
        </w:rPr>
        <w:t>Technol</w:t>
      </w:r>
      <w:proofErr w:type="spellEnd"/>
      <w:r w:rsidRPr="00B67ECD">
        <w:rPr>
          <w:rFonts w:cs="Times New Roman"/>
          <w:color w:val="000000"/>
          <w:szCs w:val="24"/>
        </w:rPr>
        <w:t>. 5, 5.</w:t>
      </w:r>
    </w:p>
    <w:p w14:paraId="4B631BE7" w14:textId="77777777" w:rsidR="00AA3AFD" w:rsidRPr="00B67ECD" w:rsidRDefault="00AA3AFD">
      <w:pPr>
        <w:widowControl w:val="0"/>
        <w:autoSpaceDE w:val="0"/>
        <w:autoSpaceDN w:val="0"/>
        <w:adjustRightInd w:val="0"/>
        <w:rPr>
          <w:rFonts w:cs="Times New Roman"/>
          <w:color w:val="000000"/>
          <w:szCs w:val="24"/>
        </w:rPr>
      </w:pPr>
    </w:p>
    <w:p w14:paraId="57CCE2DE" w14:textId="25CEE9B2"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 xml:space="preserve">Siemens, G., 2014. </w:t>
      </w:r>
      <w:proofErr w:type="spellStart"/>
      <w:r w:rsidRPr="00B67ECD">
        <w:rPr>
          <w:rFonts w:cs="Times New Roman"/>
          <w:color w:val="000000"/>
          <w:szCs w:val="24"/>
        </w:rPr>
        <w:t>Connectivism</w:t>
      </w:r>
      <w:proofErr w:type="spellEnd"/>
      <w:r w:rsidRPr="00B67ECD">
        <w:rPr>
          <w:rFonts w:cs="Times New Roman"/>
          <w:color w:val="000000"/>
          <w:szCs w:val="24"/>
        </w:rPr>
        <w:t xml:space="preserve">: A Learning </w:t>
      </w:r>
      <w:proofErr w:type="spellStart"/>
      <w:r w:rsidRPr="00B67ECD">
        <w:rPr>
          <w:rFonts w:cs="Times New Roman"/>
          <w:color w:val="000000"/>
          <w:szCs w:val="24"/>
        </w:rPr>
        <w:t>Theory</w:t>
      </w:r>
      <w:proofErr w:type="spellEnd"/>
      <w:r w:rsidRPr="00B67ECD">
        <w:rPr>
          <w:rFonts w:cs="Times New Roman"/>
          <w:color w:val="000000"/>
          <w:szCs w:val="24"/>
        </w:rPr>
        <w:t xml:space="preserve"> for the Digital Age</w:t>
      </w:r>
      <w:r w:rsidR="005A4DBF">
        <w:rPr>
          <w:rFonts w:cs="Times New Roman"/>
          <w:color w:val="000000"/>
          <w:szCs w:val="24"/>
        </w:rPr>
        <w:t>.</w:t>
      </w:r>
      <w:r w:rsidRPr="00B67ECD">
        <w:rPr>
          <w:rFonts w:cs="Times New Roman"/>
          <w:color w:val="000000"/>
          <w:szCs w:val="24"/>
        </w:rPr>
        <w:t xml:space="preserve"> 8.</w:t>
      </w:r>
    </w:p>
    <w:p w14:paraId="70E5B87E" w14:textId="77777777" w:rsidR="00AA3AFD" w:rsidRPr="00B67ECD" w:rsidRDefault="00AA3AFD">
      <w:pPr>
        <w:widowControl w:val="0"/>
        <w:autoSpaceDE w:val="0"/>
        <w:autoSpaceDN w:val="0"/>
        <w:adjustRightInd w:val="0"/>
        <w:rPr>
          <w:rFonts w:cs="Times New Roman"/>
          <w:color w:val="000000"/>
          <w:szCs w:val="24"/>
        </w:rPr>
      </w:pPr>
    </w:p>
    <w:p w14:paraId="6A284453" w14:textId="77777777" w:rsidR="00B67ECD" w:rsidRPr="00B67ECD" w:rsidRDefault="00B67ECD">
      <w:pPr>
        <w:widowControl w:val="0"/>
        <w:autoSpaceDE w:val="0"/>
        <w:autoSpaceDN w:val="0"/>
        <w:adjustRightInd w:val="0"/>
        <w:rPr>
          <w:rFonts w:cs="Times New Roman"/>
          <w:color w:val="000000"/>
          <w:szCs w:val="24"/>
        </w:rPr>
      </w:pPr>
      <w:proofErr w:type="spellStart"/>
      <w:r w:rsidRPr="00B67ECD">
        <w:rPr>
          <w:rFonts w:cs="Times New Roman"/>
          <w:color w:val="000000"/>
          <w:szCs w:val="24"/>
        </w:rPr>
        <w:t>Yeh</w:t>
      </w:r>
      <w:proofErr w:type="spellEnd"/>
      <w:r w:rsidRPr="00B67ECD">
        <w:rPr>
          <w:rFonts w:cs="Times New Roman"/>
          <w:color w:val="000000"/>
          <w:szCs w:val="24"/>
        </w:rPr>
        <w:t xml:space="preserve">, Y.-C., 2009. </w:t>
      </w:r>
      <w:proofErr w:type="spellStart"/>
      <w:r w:rsidRPr="00B67ECD">
        <w:rPr>
          <w:rFonts w:cs="Times New Roman"/>
          <w:color w:val="000000"/>
          <w:szCs w:val="24"/>
        </w:rPr>
        <w:t>Integrating</w:t>
      </w:r>
      <w:proofErr w:type="spellEnd"/>
      <w:r w:rsidRPr="00B67ECD">
        <w:rPr>
          <w:rFonts w:cs="Times New Roman"/>
          <w:color w:val="000000"/>
          <w:szCs w:val="24"/>
        </w:rPr>
        <w:t xml:space="preserve"> e-learning </w:t>
      </w:r>
      <w:proofErr w:type="spellStart"/>
      <w:r w:rsidRPr="00B67ECD">
        <w:rPr>
          <w:rFonts w:cs="Times New Roman"/>
          <w:color w:val="000000"/>
          <w:szCs w:val="24"/>
        </w:rPr>
        <w:t>into</w:t>
      </w:r>
      <w:proofErr w:type="spellEnd"/>
      <w:r w:rsidRPr="00B67ECD">
        <w:rPr>
          <w:rFonts w:cs="Times New Roman"/>
          <w:color w:val="000000"/>
          <w:szCs w:val="24"/>
        </w:rPr>
        <w:t xml:space="preserve"> the </w:t>
      </w:r>
      <w:proofErr w:type="spellStart"/>
      <w:r w:rsidRPr="00B67ECD">
        <w:rPr>
          <w:rFonts w:cs="Times New Roman"/>
          <w:color w:val="000000"/>
          <w:szCs w:val="24"/>
        </w:rPr>
        <w:t>Direct-instruction</w:t>
      </w:r>
      <w:proofErr w:type="spellEnd"/>
      <w:r w:rsidRPr="00B67ECD">
        <w:rPr>
          <w:rFonts w:cs="Times New Roman"/>
          <w:color w:val="000000"/>
          <w:szCs w:val="24"/>
        </w:rPr>
        <w:t xml:space="preserve"> </w:t>
      </w:r>
      <w:proofErr w:type="spellStart"/>
      <w:r w:rsidRPr="00B67ECD">
        <w:rPr>
          <w:rFonts w:cs="Times New Roman"/>
          <w:color w:val="000000"/>
          <w:szCs w:val="24"/>
        </w:rPr>
        <w:t>Model</w:t>
      </w:r>
      <w:proofErr w:type="spellEnd"/>
      <w:r w:rsidRPr="00B67ECD">
        <w:rPr>
          <w:rFonts w:cs="Times New Roman"/>
          <w:color w:val="000000"/>
          <w:szCs w:val="24"/>
        </w:rPr>
        <w:t xml:space="preserve"> </w:t>
      </w:r>
      <w:proofErr w:type="spellStart"/>
      <w:r w:rsidRPr="00B67ECD">
        <w:rPr>
          <w:rFonts w:cs="Times New Roman"/>
          <w:color w:val="000000"/>
          <w:szCs w:val="24"/>
        </w:rPr>
        <w:t>to</w:t>
      </w:r>
      <w:proofErr w:type="spellEnd"/>
      <w:r w:rsidRPr="00B67ECD">
        <w:rPr>
          <w:rFonts w:cs="Times New Roman"/>
          <w:color w:val="000000"/>
          <w:szCs w:val="24"/>
        </w:rPr>
        <w:t xml:space="preserve"> </w:t>
      </w:r>
      <w:proofErr w:type="spellStart"/>
      <w:r w:rsidRPr="00B67ECD">
        <w:rPr>
          <w:rFonts w:cs="Times New Roman"/>
          <w:color w:val="000000"/>
          <w:szCs w:val="24"/>
        </w:rPr>
        <w:t>enhance</w:t>
      </w:r>
      <w:proofErr w:type="spellEnd"/>
      <w:r w:rsidRPr="00B67ECD">
        <w:rPr>
          <w:rFonts w:cs="Times New Roman"/>
          <w:color w:val="000000"/>
          <w:szCs w:val="24"/>
        </w:rPr>
        <w:t xml:space="preserve"> the </w:t>
      </w:r>
      <w:proofErr w:type="spellStart"/>
      <w:r w:rsidRPr="00B67ECD">
        <w:rPr>
          <w:rFonts w:cs="Times New Roman"/>
          <w:color w:val="000000"/>
          <w:szCs w:val="24"/>
        </w:rPr>
        <w:t>effectiveness</w:t>
      </w:r>
      <w:proofErr w:type="spellEnd"/>
      <w:r w:rsidRPr="00B67ECD">
        <w:rPr>
          <w:rFonts w:cs="Times New Roman"/>
          <w:color w:val="000000"/>
          <w:szCs w:val="24"/>
        </w:rPr>
        <w:t xml:space="preserve"> </w:t>
      </w:r>
      <w:proofErr w:type="spellStart"/>
      <w:r w:rsidRPr="00B67ECD">
        <w:rPr>
          <w:rFonts w:cs="Times New Roman"/>
          <w:color w:val="000000"/>
          <w:szCs w:val="24"/>
        </w:rPr>
        <w:t>of</w:t>
      </w:r>
      <w:proofErr w:type="spellEnd"/>
      <w:r w:rsidRPr="00B67ECD">
        <w:rPr>
          <w:rFonts w:cs="Times New Roman"/>
          <w:color w:val="000000"/>
          <w:szCs w:val="24"/>
        </w:rPr>
        <w:t xml:space="preserve"> </w:t>
      </w:r>
      <w:proofErr w:type="spellStart"/>
      <w:r w:rsidRPr="00B67ECD">
        <w:rPr>
          <w:rFonts w:cs="Times New Roman"/>
          <w:color w:val="000000"/>
          <w:szCs w:val="24"/>
        </w:rPr>
        <w:t>critical-thinking</w:t>
      </w:r>
      <w:proofErr w:type="spellEnd"/>
      <w:r w:rsidRPr="00B67ECD">
        <w:rPr>
          <w:rFonts w:cs="Times New Roman"/>
          <w:color w:val="000000"/>
          <w:szCs w:val="24"/>
        </w:rPr>
        <w:t xml:space="preserve"> </w:t>
      </w:r>
      <w:proofErr w:type="spellStart"/>
      <w:r w:rsidRPr="00B67ECD">
        <w:rPr>
          <w:rFonts w:cs="Times New Roman"/>
          <w:color w:val="000000"/>
          <w:szCs w:val="24"/>
        </w:rPr>
        <w:t>instruction</w:t>
      </w:r>
      <w:proofErr w:type="spellEnd"/>
      <w:r w:rsidRPr="00B67ECD">
        <w:rPr>
          <w:rFonts w:cs="Times New Roman"/>
          <w:color w:val="000000"/>
          <w:szCs w:val="24"/>
        </w:rPr>
        <w:t xml:space="preserve">. Instr. </w:t>
      </w:r>
      <w:proofErr w:type="spellStart"/>
      <w:r w:rsidRPr="00B67ECD">
        <w:rPr>
          <w:rFonts w:cs="Times New Roman"/>
          <w:color w:val="000000"/>
          <w:szCs w:val="24"/>
        </w:rPr>
        <w:t>Sci</w:t>
      </w:r>
      <w:proofErr w:type="spellEnd"/>
      <w:r w:rsidRPr="00B67ECD">
        <w:rPr>
          <w:rFonts w:cs="Times New Roman"/>
          <w:color w:val="000000"/>
          <w:szCs w:val="24"/>
        </w:rPr>
        <w:t>. 37, 185–203.</w:t>
      </w:r>
    </w:p>
    <w:p w14:paraId="608B0FE5" w14:textId="5B2B261F" w:rsidR="004F6381" w:rsidRDefault="00B67ECD">
      <w:pPr>
        <w:rPr>
          <w:rFonts w:eastAsia="Times New Roman" w:cs="Times New Roman"/>
          <w:color w:val="222222"/>
          <w:shd w:val="clear" w:color="auto" w:fill="FFFFFF"/>
        </w:rPr>
      </w:pPr>
      <w:r>
        <w:rPr>
          <w:rFonts w:eastAsia="Times New Roman" w:cs="Times New Roman"/>
          <w:color w:val="222222"/>
          <w:shd w:val="clear" w:color="auto" w:fill="FFFFFF"/>
        </w:rPr>
        <w:fldChar w:fldCharType="end"/>
      </w:r>
    </w:p>
    <w:p w14:paraId="7983D003" w14:textId="77777777" w:rsidR="00B67ECD" w:rsidRDefault="00B67ECD">
      <w:pPr>
        <w:rPr>
          <w:rFonts w:eastAsia="Times New Roman" w:cs="Times New Roman"/>
          <w:color w:val="222222"/>
          <w:shd w:val="clear" w:color="auto" w:fill="FFFFFF"/>
        </w:rPr>
      </w:pPr>
      <w:r>
        <w:rPr>
          <w:rStyle w:val="Kommentarsreferens"/>
        </w:rPr>
        <w:commentReference w:id="35"/>
      </w:r>
    </w:p>
    <w:p w14:paraId="5D9F09DC" w14:textId="77777777" w:rsidR="00B67ECD" w:rsidRDefault="00B67ECD">
      <w:pPr>
        <w:rPr>
          <w:rFonts w:eastAsia="Times New Roman" w:cs="Times New Roman"/>
          <w:color w:val="222222"/>
          <w:shd w:val="clear" w:color="auto" w:fill="FFFFFF"/>
        </w:rPr>
      </w:pPr>
    </w:p>
    <w:p w14:paraId="424E052F" w14:textId="1B6CA302" w:rsidR="00D45847" w:rsidRDefault="003673BF">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sidR="00850895">
        <w:rPr>
          <w:rFonts w:eastAsia="Times New Roman" w:cs="Times New Roman"/>
          <w:color w:val="222222"/>
          <w:shd w:val="clear" w:color="auto" w:fill="FFFFFF"/>
        </w:rPr>
        <w:t xml:space="preserve">, B.L. and Hardy, K.P., 2004. From </w:t>
      </w:r>
      <w:proofErr w:type="spellStart"/>
      <w:r w:rsidR="00850895">
        <w:rPr>
          <w:rFonts w:eastAsia="Times New Roman" w:cs="Times New Roman"/>
          <w:color w:val="222222"/>
          <w:shd w:val="clear" w:color="auto" w:fill="FFFFFF"/>
        </w:rPr>
        <w:t>correspondence</w:t>
      </w:r>
      <w:proofErr w:type="spellEnd"/>
      <w:r w:rsidR="00850895">
        <w:rPr>
          <w:rFonts w:eastAsia="Times New Roman" w:cs="Times New Roman"/>
          <w:color w:val="222222"/>
          <w:shd w:val="clear" w:color="auto" w:fill="FFFFFF"/>
        </w:rPr>
        <w:t xml:space="preserve"> </w:t>
      </w:r>
      <w:proofErr w:type="spellStart"/>
      <w:r w:rsidR="00850895">
        <w:rPr>
          <w:rFonts w:eastAsia="Times New Roman" w:cs="Times New Roman"/>
          <w:color w:val="222222"/>
          <w:shd w:val="clear" w:color="auto" w:fill="FFFFFF"/>
        </w:rPr>
        <w:t>to</w:t>
      </w:r>
      <w:proofErr w:type="spellEnd"/>
      <w:r w:rsidR="00850895">
        <w:rPr>
          <w:rFonts w:eastAsia="Times New Roman" w:cs="Times New Roman"/>
          <w:color w:val="222222"/>
          <w:shd w:val="clear" w:color="auto" w:fill="FFFFFF"/>
        </w:rPr>
        <w:t xml:space="preserve"> cyberspace: Changes and </w:t>
      </w:r>
      <w:proofErr w:type="spellStart"/>
      <w:r w:rsidR="00850895">
        <w:rPr>
          <w:rFonts w:eastAsia="Times New Roman" w:cs="Times New Roman"/>
          <w:color w:val="222222"/>
          <w:shd w:val="clear" w:color="auto" w:fill="FFFFFF"/>
        </w:rPr>
        <w:t>challenges</w:t>
      </w:r>
      <w:proofErr w:type="spellEnd"/>
      <w:r w:rsidR="00850895">
        <w:rPr>
          <w:rFonts w:eastAsia="Times New Roman" w:cs="Times New Roman"/>
          <w:color w:val="222222"/>
          <w:shd w:val="clear" w:color="auto" w:fill="FFFFFF"/>
        </w:rPr>
        <w:t xml:space="preserve"> in </w:t>
      </w:r>
      <w:proofErr w:type="spellStart"/>
      <w:r w:rsidR="00850895">
        <w:rPr>
          <w:rFonts w:eastAsia="Times New Roman" w:cs="Times New Roman"/>
          <w:color w:val="222222"/>
          <w:shd w:val="clear" w:color="auto" w:fill="FFFFFF"/>
        </w:rPr>
        <w:t>distance</w:t>
      </w:r>
      <w:proofErr w:type="spellEnd"/>
      <w:r w:rsidR="00850895">
        <w:rPr>
          <w:rFonts w:eastAsia="Times New Roman" w:cs="Times New Roman"/>
          <w:color w:val="222222"/>
          <w:shd w:val="clear" w:color="auto" w:fill="FFFFFF"/>
        </w:rPr>
        <w:t xml:space="preserve"> </w:t>
      </w:r>
      <w:proofErr w:type="spellStart"/>
      <w:r w:rsidR="00850895">
        <w:rPr>
          <w:rFonts w:eastAsia="Times New Roman" w:cs="Times New Roman"/>
          <w:color w:val="222222"/>
          <w:shd w:val="clear" w:color="auto" w:fill="FFFFFF"/>
        </w:rPr>
        <w:t>education</w:t>
      </w:r>
      <w:proofErr w:type="spellEnd"/>
      <w:r w:rsidR="00850895">
        <w:rPr>
          <w:rFonts w:eastAsia="Times New Roman" w:cs="Times New Roman"/>
          <w:color w:val="222222"/>
          <w:shd w:val="clear" w:color="auto" w:fill="FFFFFF"/>
        </w:rPr>
        <w:t>.</w:t>
      </w:r>
      <w:r w:rsidR="00850895">
        <w:rPr>
          <w:rStyle w:val="apple-converted-space"/>
          <w:rFonts w:eastAsia="Times New Roman" w:cs="Times New Roman"/>
          <w:color w:val="222222"/>
          <w:shd w:val="clear" w:color="auto" w:fill="FFFFFF"/>
        </w:rPr>
        <w:t> </w:t>
      </w:r>
      <w:r w:rsidR="00850895">
        <w:rPr>
          <w:rFonts w:eastAsia="Times New Roman" w:cs="Times New Roman"/>
          <w:i/>
          <w:iCs/>
          <w:color w:val="222222"/>
        </w:rPr>
        <w:t xml:space="preserve">New </w:t>
      </w:r>
      <w:proofErr w:type="spellStart"/>
      <w:r w:rsidR="00850895">
        <w:rPr>
          <w:rFonts w:eastAsia="Times New Roman" w:cs="Times New Roman"/>
          <w:i/>
          <w:iCs/>
          <w:color w:val="222222"/>
        </w:rPr>
        <w:t>directions</w:t>
      </w:r>
      <w:proofErr w:type="spellEnd"/>
      <w:r w:rsidR="00850895">
        <w:rPr>
          <w:rFonts w:eastAsia="Times New Roman" w:cs="Times New Roman"/>
          <w:i/>
          <w:iCs/>
          <w:color w:val="222222"/>
        </w:rPr>
        <w:t xml:space="preserve"> for </w:t>
      </w:r>
      <w:proofErr w:type="spellStart"/>
      <w:r w:rsidR="00850895">
        <w:rPr>
          <w:rFonts w:eastAsia="Times New Roman" w:cs="Times New Roman"/>
          <w:i/>
          <w:iCs/>
          <w:color w:val="222222"/>
        </w:rPr>
        <w:t>community</w:t>
      </w:r>
      <w:proofErr w:type="spellEnd"/>
      <w:r w:rsidR="00850895">
        <w:rPr>
          <w:rFonts w:eastAsia="Times New Roman" w:cs="Times New Roman"/>
          <w:i/>
          <w:iCs/>
          <w:color w:val="222222"/>
        </w:rPr>
        <w:t xml:space="preserve"> colleges</w:t>
      </w:r>
      <w:r w:rsidR="00850895">
        <w:rPr>
          <w:rFonts w:eastAsia="Times New Roman" w:cs="Times New Roman"/>
          <w:color w:val="222222"/>
          <w:shd w:val="clear" w:color="auto" w:fill="FFFFFF"/>
        </w:rPr>
        <w:t>,</w:t>
      </w:r>
      <w:r w:rsidR="00850895">
        <w:rPr>
          <w:rStyle w:val="apple-converted-space"/>
          <w:rFonts w:eastAsia="Times New Roman" w:cs="Times New Roman"/>
          <w:color w:val="222222"/>
          <w:shd w:val="clear" w:color="auto" w:fill="FFFFFF"/>
        </w:rPr>
        <w:t> </w:t>
      </w:r>
      <w:r w:rsidR="00850895">
        <w:rPr>
          <w:rFonts w:eastAsia="Times New Roman" w:cs="Times New Roman"/>
          <w:i/>
          <w:iCs/>
          <w:color w:val="222222"/>
        </w:rPr>
        <w:t>2004</w:t>
      </w:r>
      <w:r w:rsidR="00850895">
        <w:rPr>
          <w:rFonts w:eastAsia="Times New Roman" w:cs="Times New Roman"/>
          <w:color w:val="222222"/>
          <w:shd w:val="clear" w:color="auto" w:fill="FFFFFF"/>
        </w:rPr>
        <w:t>(128), pp.5-12.</w:t>
      </w:r>
    </w:p>
    <w:p w14:paraId="489C4A89" w14:textId="77777777" w:rsidR="00D45847" w:rsidRDefault="00D45847">
      <w:pPr>
        <w:rPr>
          <w:rFonts w:eastAsia="Times New Roman" w:cs="Times New Roman"/>
          <w:color w:val="222222"/>
          <w:highlight w:val="white"/>
          <w:lang w:eastAsia="sv-SE"/>
        </w:rPr>
      </w:pPr>
    </w:p>
    <w:p w14:paraId="2EE43766" w14:textId="31188945"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sidR="007C2E9F">
        <w:rPr>
          <w:rFonts w:eastAsia="Times New Roman" w:cs="Times New Roman"/>
          <w:color w:val="222222"/>
          <w:shd w:val="clear" w:color="auto" w:fill="FFFFFF"/>
          <w:lang w:eastAsia="sv-SE"/>
        </w:rPr>
        <w:t>. John Wiley &amp; Sons</w:t>
      </w:r>
      <w:r>
        <w:rPr>
          <w:rFonts w:eastAsia="Times New Roman" w:cs="Times New Roman"/>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79C471B2" w14:textId="273C6E31" w:rsidR="00D45847" w:rsidRPr="00637C00" w:rsidRDefault="00850895">
      <w:pPr>
        <w:rPr>
          <w:rFonts w:eastAsia="Times New Roman" w:cs="Times New Roman"/>
          <w:lang w:eastAsia="sv-SE"/>
        </w:rPr>
      </w:pPr>
      <w:r>
        <w:rPr>
          <w:rFonts w:eastAsia="Times New Roman" w:cs="Times New Roman"/>
          <w:color w:val="222222"/>
          <w:shd w:val="clear" w:color="auto" w:fill="FFFFFF"/>
          <w:lang w:eastAsia="sv-SE"/>
        </w:rPr>
        <w:t xml:space="preserve">Dabbagh,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22C550C3" w14:textId="114761F2" w:rsidR="00D45847" w:rsidRDefault="00D45847" w:rsidP="004F6381">
      <w:pPr>
        <w:pStyle w:val="Litteraturfrteckning1"/>
        <w:ind w:left="0" w:firstLine="0"/>
      </w:pPr>
      <w:bookmarkStart w:id="36" w:name="__Fieldmark__1067_823957682"/>
      <w:bookmarkStart w:id="37" w:name="__Fieldmark__744_3764101930"/>
      <w:bookmarkStart w:id="38" w:name="__Fieldmark__1179_1934263386"/>
      <w:bookmarkEnd w:id="36"/>
      <w:bookmarkEnd w:id="37"/>
      <w:bookmarkEnd w:id="38"/>
    </w:p>
    <w:p w14:paraId="2C7DCDC1" w14:textId="0EF27A27" w:rsidR="00637C00" w:rsidRDefault="00637C00" w:rsidP="004F6381">
      <w:pPr>
        <w:pStyle w:val="Litteraturfrteckning1"/>
        <w:ind w:left="0" w:firstLine="0"/>
      </w:pPr>
      <w:r>
        <w:t xml:space="preserve">Mayes, T. and De Freitas, S., 2004. Review </w:t>
      </w:r>
      <w:proofErr w:type="spellStart"/>
      <w:r>
        <w:t>of</w:t>
      </w:r>
      <w:proofErr w:type="spellEnd"/>
      <w:r>
        <w:t xml:space="preserve"> e-learning </w:t>
      </w:r>
      <w:proofErr w:type="spellStart"/>
      <w:r>
        <w:t>theories</w:t>
      </w:r>
      <w:proofErr w:type="spellEnd"/>
      <w:r>
        <w:t xml:space="preserve">, </w:t>
      </w:r>
      <w:proofErr w:type="spellStart"/>
      <w:r>
        <w:t>frameworks</w:t>
      </w:r>
      <w:proofErr w:type="spellEnd"/>
      <w:r>
        <w:t xml:space="preserve"> and </w:t>
      </w:r>
      <w:proofErr w:type="spellStart"/>
      <w:r>
        <w:t>models</w:t>
      </w:r>
      <w:proofErr w:type="spellEnd"/>
      <w:r>
        <w:t xml:space="preserve">. </w:t>
      </w:r>
      <w:proofErr w:type="spellStart"/>
      <w:r>
        <w:rPr>
          <w:i/>
          <w:iCs/>
        </w:rPr>
        <w:t>JISC</w:t>
      </w:r>
      <w:proofErr w:type="spellEnd"/>
      <w:r>
        <w:rPr>
          <w:i/>
          <w:iCs/>
        </w:rPr>
        <w:t xml:space="preserve"> e-learning </w:t>
      </w:r>
      <w:proofErr w:type="spellStart"/>
      <w:r>
        <w:rPr>
          <w:i/>
          <w:iCs/>
        </w:rPr>
        <w:t>models</w:t>
      </w:r>
      <w:proofErr w:type="spellEnd"/>
      <w:r>
        <w:rPr>
          <w:i/>
          <w:iCs/>
        </w:rPr>
        <w:t xml:space="preserve"> desk </w:t>
      </w:r>
      <w:proofErr w:type="spellStart"/>
      <w:r>
        <w:rPr>
          <w:i/>
          <w:iCs/>
        </w:rPr>
        <w:t>study</w:t>
      </w:r>
      <w:proofErr w:type="spellEnd"/>
      <w:r>
        <w:t>, (1).</w:t>
      </w:r>
    </w:p>
    <w:p w14:paraId="4B2B8032" w14:textId="77777777" w:rsidR="00637C00" w:rsidRDefault="00637C00" w:rsidP="004F6381">
      <w:pPr>
        <w:pStyle w:val="Litteraturfrteckning1"/>
        <w:ind w:left="0" w:firstLine="0"/>
      </w:pPr>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7C08F889" w14:textId="77777777" w:rsidR="00D45847" w:rsidRPr="00891BF2" w:rsidRDefault="00D45847" w:rsidP="00891BF2">
      <w:pPr>
        <w:spacing w:line="276" w:lineRule="auto"/>
        <w:rPr>
          <w:rFonts w:cs="Times New Roman"/>
        </w:rPr>
      </w:pPr>
    </w:p>
    <w:p w14:paraId="2C3E43F7" w14:textId="77777777" w:rsidR="00817367" w:rsidRDefault="00891BF2" w:rsidP="00891BF2">
      <w:pPr>
        <w:spacing w:line="276" w:lineRule="auto"/>
        <w:rPr>
          <w:rFonts w:cs="Times New Roman"/>
        </w:rPr>
      </w:pPr>
      <w:r w:rsidRPr="00891BF2">
        <w:rPr>
          <w:rFonts w:cs="Times New Roman"/>
          <w:shd w:val="clear" w:color="auto" w:fill="FFFFFF"/>
        </w:rPr>
        <w:t xml:space="preserve">Commission </w:t>
      </w:r>
      <w:proofErr w:type="spellStart"/>
      <w:r w:rsidRPr="00891BF2">
        <w:rPr>
          <w:rFonts w:cs="Times New Roman"/>
          <w:shd w:val="clear" w:color="auto" w:fill="FFFFFF"/>
        </w:rPr>
        <w:t>Of</w:t>
      </w:r>
      <w:proofErr w:type="spellEnd"/>
      <w:r w:rsidRPr="00891BF2">
        <w:rPr>
          <w:rFonts w:cs="Times New Roman"/>
          <w:shd w:val="clear" w:color="auto" w:fill="FFFFFF"/>
        </w:rPr>
        <w:t xml:space="preserve"> The </w:t>
      </w:r>
      <w:proofErr w:type="spellStart"/>
      <w:r w:rsidRPr="00891BF2">
        <w:rPr>
          <w:rFonts w:cs="Times New Roman"/>
          <w:shd w:val="clear" w:color="auto" w:fill="FFFFFF"/>
        </w:rPr>
        <w:t>European</w:t>
      </w:r>
      <w:proofErr w:type="spellEnd"/>
      <w:r w:rsidRPr="00891BF2">
        <w:rPr>
          <w:rFonts w:cs="Times New Roman"/>
          <w:shd w:val="clear" w:color="auto" w:fill="FFFFFF"/>
        </w:rPr>
        <w:t xml:space="preserve"> </w:t>
      </w:r>
      <w:proofErr w:type="spellStart"/>
      <w:r w:rsidRPr="00891BF2">
        <w:rPr>
          <w:rFonts w:cs="Times New Roman"/>
          <w:shd w:val="clear" w:color="auto" w:fill="FFFFFF"/>
        </w:rPr>
        <w:t>Communities</w:t>
      </w:r>
      <w:proofErr w:type="spellEnd"/>
      <w:r w:rsidRPr="00891BF2">
        <w:rPr>
          <w:rFonts w:cs="Times New Roman"/>
          <w:shd w:val="clear" w:color="auto" w:fill="FFFFFF"/>
        </w:rPr>
        <w:t>.</w:t>
      </w:r>
      <w:r w:rsidR="00850895" w:rsidRPr="00891BF2">
        <w:rPr>
          <w:rFonts w:cs="Times New Roman"/>
          <w:shd w:val="clear" w:color="auto" w:fill="FFFFFF"/>
        </w:rPr>
        <w:t xml:space="preserve">, 2001. </w:t>
      </w:r>
      <w:proofErr w:type="gramStart"/>
      <w:r w:rsidRPr="00A65FFF">
        <w:rPr>
          <w:rFonts w:cs="Times New Roman"/>
          <w:shd w:val="clear" w:color="auto" w:fill="FFFFFF"/>
        </w:rPr>
        <w:t>eLearning :</w:t>
      </w:r>
      <w:proofErr w:type="gramEnd"/>
      <w:r w:rsidRPr="00A65FFF">
        <w:rPr>
          <w:rFonts w:cs="Times New Roman"/>
          <w:shd w:val="clear" w:color="auto" w:fill="FFFFFF"/>
        </w:rPr>
        <w:t xml:space="preserve"> Designing </w:t>
      </w:r>
      <w:proofErr w:type="spellStart"/>
      <w:r w:rsidRPr="00A65FFF">
        <w:rPr>
          <w:rFonts w:cs="Times New Roman"/>
          <w:shd w:val="clear" w:color="auto" w:fill="FFFFFF"/>
        </w:rPr>
        <w:t>Tomorrow’s</w:t>
      </w:r>
      <w:proofErr w:type="spellEnd"/>
      <w:r w:rsidRPr="00A65FFF">
        <w:rPr>
          <w:rFonts w:cs="Times New Roman"/>
          <w:shd w:val="clear" w:color="auto" w:fill="FFFFFF"/>
        </w:rPr>
        <w:t xml:space="preserve"> </w:t>
      </w:r>
      <w:proofErr w:type="spellStart"/>
      <w:r w:rsidRPr="00A65FFF">
        <w:rPr>
          <w:rFonts w:cs="Times New Roman"/>
          <w:shd w:val="clear" w:color="auto" w:fill="FFFFFF"/>
        </w:rPr>
        <w:t>Education</w:t>
      </w:r>
      <w:proofErr w:type="spellEnd"/>
      <w:r w:rsidRPr="00A65FFF">
        <w:rPr>
          <w:rFonts w:cs="Times New Roman"/>
          <w:shd w:val="clear" w:color="auto" w:fill="FFFFFF"/>
        </w:rPr>
        <w:t xml:space="preserve"> An Interim </w:t>
      </w:r>
      <w:proofErr w:type="spellStart"/>
      <w:r w:rsidRPr="00A65FFF">
        <w:rPr>
          <w:rFonts w:cs="Times New Roman"/>
          <w:shd w:val="clear" w:color="auto" w:fill="FFFFFF"/>
        </w:rPr>
        <w:t>Report</w:t>
      </w:r>
      <w:proofErr w:type="spellEnd"/>
      <w:r w:rsidRPr="00A65FFF">
        <w:rPr>
          <w:rFonts w:cs="Times New Roman"/>
        </w:rPr>
        <w:t>,</w:t>
      </w:r>
    </w:p>
    <w:p w14:paraId="7F338F8F" w14:textId="6BC21F4A" w:rsidR="00D45847" w:rsidRPr="00891BF2" w:rsidRDefault="00891BF2" w:rsidP="00891BF2">
      <w:pPr>
        <w:spacing w:line="276" w:lineRule="auto"/>
        <w:rPr>
          <w:rFonts w:cs="Times New Roman"/>
        </w:rPr>
      </w:pPr>
      <w:r w:rsidRPr="00891BF2">
        <w:rPr>
          <w:rFonts w:cs="Times New Roman"/>
          <w:iCs/>
        </w:rPr>
        <w:t>http://www.europarl.europa.eu/meetdocs/committees/cult/</w:t>
      </w:r>
      <w:proofErr w:type="gramStart"/>
      <w:r w:rsidRPr="00891BF2">
        <w:rPr>
          <w:rFonts w:cs="Times New Roman"/>
          <w:iCs/>
        </w:rPr>
        <w:t>20020603</w:t>
      </w:r>
      <w:proofErr w:type="gramEnd"/>
      <w:r w:rsidRPr="00891BF2">
        <w:rPr>
          <w:rFonts w:cs="Times New Roman"/>
          <w:iCs/>
        </w:rPr>
        <w:t>/sec(2002)236_2_en.pdf</w:t>
      </w:r>
      <w:r w:rsidR="00850895" w:rsidRPr="00891BF2">
        <w:rPr>
          <w:rFonts w:cs="Times New Roman"/>
          <w:shd w:val="clear" w:color="auto" w:fill="FFFFFF"/>
        </w:rPr>
        <w:t>.</w:t>
      </w:r>
    </w:p>
    <w:p w14:paraId="30F600B8" w14:textId="77777777" w:rsidR="006B6439" w:rsidRDefault="006B6439">
      <w:pPr>
        <w:rPr>
          <w:rFonts w:eastAsia="Times New Roman" w:cs="Times New Roman"/>
          <w:color w:val="222222"/>
          <w:shd w:val="clear" w:color="auto" w:fill="FFFFFF"/>
          <w:lang w:eastAsia="sv-SE"/>
        </w:rPr>
      </w:pPr>
    </w:p>
    <w:p w14:paraId="180E8DC7" w14:textId="77777777" w:rsidR="006B6439" w:rsidRDefault="006B6439">
      <w:pPr>
        <w:rPr>
          <w:rFonts w:eastAsia="Times New Roman" w:cs="Times New Roman"/>
          <w:color w:val="222222"/>
          <w:shd w:val="clear" w:color="auto" w:fill="FFFFFF"/>
          <w:lang w:eastAsia="sv-SE"/>
        </w:rPr>
      </w:pPr>
    </w:p>
    <w:p w14:paraId="204D671A" w14:textId="77777777" w:rsidR="006B6439" w:rsidRDefault="006B6439" w:rsidP="006B6439">
      <w:pPr>
        <w:rPr>
          <w:rFonts w:eastAsia="Times New Roman" w:cs="Times New Roman"/>
          <w:lang w:eastAsia="sv-SE"/>
        </w:rPr>
      </w:pPr>
      <w:proofErr w:type="spellStart"/>
      <w:r>
        <w:rPr>
          <w:rFonts w:eastAsia="Times New Roman" w:cs="Times New Roman"/>
          <w:color w:val="222222"/>
          <w:shd w:val="clear" w:color="auto" w:fill="FFFFFF"/>
          <w:lang w:eastAsia="sv-SE"/>
        </w:rPr>
        <w:t>Yeh</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Y.C</w:t>
      </w:r>
      <w:proofErr w:type="spellEnd"/>
      <w:r>
        <w:rPr>
          <w:rFonts w:eastAsia="Times New Roman" w:cs="Times New Roman"/>
          <w:color w:val="222222"/>
          <w:shd w:val="clear" w:color="auto" w:fill="FFFFFF"/>
          <w:lang w:eastAsia="sv-SE"/>
        </w:rPr>
        <w:t xml:space="preserve">.,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153BAB5" w14:textId="77777777" w:rsidR="006B6439" w:rsidRDefault="006B6439">
      <w:pPr>
        <w:rPr>
          <w:rFonts w:eastAsia="Times New Roman" w:cs="Times New Roman"/>
          <w:lang w:eastAsia="sv-SE"/>
        </w:rPr>
      </w:pP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39" w:name="_Toc391456187"/>
      <w:bookmarkStart w:id="40" w:name="_Toc394248561"/>
      <w:bookmarkEnd w:id="39"/>
      <w:r w:rsidRPr="009F3187">
        <w:t>Bilagor</w:t>
      </w:r>
      <w:bookmarkEnd w:id="40"/>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AAD066D" w:rsidR="00D45847" w:rsidRPr="00B93DE6" w:rsidRDefault="00F16CB6" w:rsidP="00657871">
      <w:pPr>
        <w:widowControl w:val="0"/>
        <w:autoSpaceDE w:val="0"/>
        <w:autoSpaceDN w:val="0"/>
        <w:adjustRightInd w:val="0"/>
        <w:rPr>
          <w:rFonts w:ascii="Verdana" w:hAnsi="Verdana" w:cs="Times New Roman"/>
          <w:b/>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 xml:space="preserve">Pedagogiska modellerna (DIM, KLM, och ATM) är indelade efter tre pedagogiska perspektiv (Associativt, Konstruktivist och Sociokulturellt). </w:t>
      </w:r>
      <w:r w:rsidR="00560FF4" w:rsidRPr="00004B10">
        <w:rPr>
          <w:rFonts w:ascii="Verdana" w:hAnsi="Verdana" w:cs="Times New Roman"/>
          <w:color w:val="000000" w:themeColor="text1"/>
          <w:sz w:val="16"/>
          <w:szCs w:val="16"/>
        </w:rPr>
        <w:t>Modellerna är sammanfattand</w:t>
      </w:r>
      <w:r w:rsidR="003B5EB1" w:rsidRPr="00004B10">
        <w:rPr>
          <w:rFonts w:ascii="Verdana" w:hAnsi="Verdana" w:cs="Times New Roman"/>
          <w:color w:val="000000" w:themeColor="text1"/>
          <w:sz w:val="16"/>
          <w:szCs w:val="16"/>
        </w:rPr>
        <w:t xml:space="preserve">e med </w:t>
      </w:r>
      <w:r w:rsidR="00905DB0" w:rsidRPr="00004B10">
        <w:rPr>
          <w:rFonts w:ascii="Verdana" w:hAnsi="Verdana" w:cs="Times New Roman"/>
          <w:color w:val="000000" w:themeColor="text1"/>
          <w:sz w:val="16"/>
          <w:szCs w:val="16"/>
        </w:rPr>
        <w:t>element</w:t>
      </w:r>
      <w:r w:rsidR="00560FF4" w:rsidRPr="00004B10">
        <w:rPr>
          <w:rFonts w:ascii="Verdana" w:hAnsi="Verdana" w:cs="Times New Roman"/>
          <w:color w:val="000000" w:themeColor="text1"/>
          <w:sz w:val="16"/>
          <w:szCs w:val="16"/>
        </w:rPr>
        <w:t>en</w:t>
      </w:r>
      <w:r w:rsidR="00305D18" w:rsidRPr="00004B10">
        <w:rPr>
          <w:rFonts w:ascii="Verdana" w:hAnsi="Verdana" w:cs="Times New Roman"/>
          <w:color w:val="000000" w:themeColor="text1"/>
          <w:sz w:val="16"/>
          <w:szCs w:val="16"/>
        </w:rPr>
        <w:t xml:space="preserve"> Inledning, Uppmuntra deltagare, Kontext och riktlinjer, Bedömning och Hjälp, Användarbarhet och feedback på prestation, Samarbete.</w:t>
      </w:r>
      <w:r w:rsidR="00850895"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Vid vissa</w:t>
      </w:r>
      <w:r w:rsidR="00560FF4" w:rsidRPr="00004B10">
        <w:rPr>
          <w:rFonts w:ascii="Verdana" w:hAnsi="Verdana" w:cs="Times New Roman"/>
          <w:color w:val="000000" w:themeColor="text1"/>
          <w:sz w:val="16"/>
          <w:szCs w:val="16"/>
        </w:rPr>
        <w:t xml:space="preserve"> tillfällen har inte modellen ett element och betecknas då med NA</w:t>
      </w:r>
      <w:r w:rsidR="00560FF4" w:rsidRPr="00B93DE6">
        <w:rPr>
          <w:rFonts w:ascii="Verdana" w:hAnsi="Verdana" w:cs="Times New Roman"/>
          <w:i/>
          <w:color w:val="000000" w:themeColor="text1"/>
          <w:sz w:val="16"/>
          <w:szCs w:val="16"/>
        </w:rPr>
        <w:t>.</w:t>
      </w:r>
      <w:r w:rsidR="00850895" w:rsidRPr="00B93DE6">
        <w:rPr>
          <w:rFonts w:ascii="Verdana" w:hAnsi="Verdana" w:cs="Times New Roman"/>
          <w:sz w:val="16"/>
          <w:szCs w:val="16"/>
        </w:rPr>
        <w:commentReference w:id="41"/>
      </w:r>
      <w:r w:rsidR="00850895" w:rsidRPr="00B93DE6">
        <w:rPr>
          <w:rFonts w:ascii="Verdana" w:hAnsi="Verdana" w:cs="Times New Roman"/>
          <w:b/>
          <w:color w:val="000000" w:themeColor="text1"/>
          <w:sz w:val="16"/>
          <w:szCs w:val="16"/>
        </w:rPr>
        <w:t xml:space="preserve"> </w:t>
      </w:r>
      <w:r w:rsidR="00850895" w:rsidRPr="00B93DE6">
        <w:rPr>
          <w:rFonts w:ascii="Verdana" w:hAnsi="Verdana" w:cs="Times New Roman"/>
          <w:sz w:val="16"/>
          <w:szCs w:val="16"/>
        </w:rPr>
        <w:br w:type="page"/>
      </w:r>
    </w:p>
    <w:p w14:paraId="5082155C" w14:textId="622F7B28" w:rsidR="00D45847" w:rsidRPr="009F1170" w:rsidRDefault="00850895" w:rsidP="004E58AD">
      <w:pPr>
        <w:rPr>
          <w:b/>
          <w:bCs/>
          <w:iCs/>
          <w:color w:val="00000A"/>
        </w:rPr>
      </w:pPr>
      <w:bookmarkStart w:id="42" w:name="_Toc391456188"/>
      <w:bookmarkEnd w:id="42"/>
      <w:r w:rsidRPr="00D01DE3">
        <w:rPr>
          <w:rStyle w:val="Starkbetoning"/>
          <w:color w:val="00000A"/>
        </w:rPr>
        <w:t xml:space="preserve">Inledning </w:t>
      </w:r>
    </w:p>
    <w:p w14:paraId="2356165B" w14:textId="69280F18" w:rsidR="00F16CB6"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ins w:id="43" w:author="Jason Serviss" w:date="2018-09-02T10:36:00Z"/>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ins w:id="44" w:author="Jason Serviss" w:date="2018-09-02T10:37:00Z"/>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ins w:id="45" w:author="Jason Serviss" w:date="2018-09-02T10:37:00Z"/>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ins w:id="46" w:author="Jason Serviss" w:date="2018-09-02T10:37:00Z"/>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ins w:id="47" w:author="Jason Serviss" w:date="2018-09-02T10:37:00Z"/>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ins w:id="48" w:author="Jason Serviss" w:date="2018-09-02T10:37:00Z"/>
          <w:rFonts w:cs="Times New Roman"/>
          <w:b/>
          <w:iCs/>
        </w:rPr>
      </w:pPr>
    </w:p>
    <w:p w14:paraId="17111BE6" w14:textId="2B2D1BFE" w:rsidR="00DD12F3" w:rsidRPr="00304D18" w:rsidRDefault="00F16CB6" w:rsidP="00DD12F3">
      <w:pPr>
        <w:rPr>
          <w:ins w:id="49" w:author="Jason Serviss" w:date="2018-09-02T10:37:00Z"/>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ins w:id="50" w:author="Jason Serviss" w:date="2018-09-02T10:37:00Z"/>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ins w:id="51" w:author="Jason Serviss" w:date="2018-09-02T10:37:00Z"/>
          <w:rFonts w:cs="Times New Roman"/>
          <w:b/>
          <w:iCs/>
        </w:rPr>
      </w:pPr>
    </w:p>
    <w:p w14:paraId="63D46551" w14:textId="027FFB2A" w:rsidR="00DD12F3" w:rsidRPr="00304D18" w:rsidRDefault="00F16CB6" w:rsidP="00DD12F3">
      <w:pPr>
        <w:rPr>
          <w:ins w:id="52" w:author="Jason Serviss" w:date="2018-09-02T10:37:00Z"/>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ins w:id="53"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77777777" w:rsidR="00304D18" w:rsidRDefault="00304D18" w:rsidP="004E58AD">
      <w:pPr>
        <w:rPr>
          <w:rStyle w:val="Starkbetoning"/>
          <w:color w:val="00000A"/>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75465594" w14:textId="1AD29F06" w:rsidR="00DD12F3" w:rsidRPr="00B93DE6" w:rsidRDefault="00F16CB6" w:rsidP="004E58AD">
      <w:pPr>
        <w:pBdr>
          <w:bottom w:val="single" w:sz="6" w:space="1" w:color="auto"/>
        </w:pBdr>
        <w:rPr>
          <w:rStyle w:val="Starkbetoning"/>
          <w:rFonts w:eastAsia="Times New Roman" w:cs="Times New Roman"/>
          <w:bCs w:val="0"/>
          <w:i w:val="0"/>
          <w:iCs w:val="0"/>
          <w:color w:val="333333"/>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bookmarkStart w:id="54" w:name="_GoBack"/>
      <w:bookmarkEnd w:id="54"/>
    </w:p>
    <w:p w14:paraId="7B9F1C7C" w14:textId="4EDBF585" w:rsidR="00304D18" w:rsidRPr="00B93DE6" w:rsidRDefault="00F16CB6">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55" w:name="_Toc391456189"/>
      <w:bookmarkEnd w:id="55"/>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56"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Jason Serviss" w:date="2018-10-06T09:05:00Z" w:initials="JS">
    <w:p w14:paraId="0F565309" w14:textId="2AC1331F" w:rsidR="00B93DE6" w:rsidRPr="004A6D58" w:rsidRDefault="00B93DE6">
      <w:pPr>
        <w:pStyle w:val="Kommentarer"/>
        <w:rPr>
          <w:color w:val="FFFFFF" w:themeColor="background1"/>
        </w:rPr>
      </w:pPr>
      <w:r>
        <w:rPr>
          <w:rStyle w:val="Kommentarsreferens"/>
        </w:rPr>
        <w:annotationRef/>
      </w:r>
      <w:proofErr w:type="spellStart"/>
      <w:r>
        <w:t>This</w:t>
      </w:r>
      <w:proofErr w:type="spellEnd"/>
      <w:r>
        <w:t xml:space="preserve"> </w:t>
      </w:r>
      <w:proofErr w:type="spellStart"/>
      <w:r>
        <w:t>will</w:t>
      </w:r>
      <w:proofErr w:type="spellEnd"/>
      <w:r>
        <w:t xml:space="preserve"> </w:t>
      </w:r>
      <w:proofErr w:type="spellStart"/>
      <w:r>
        <w:t>need</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according</w:t>
      </w:r>
      <w:proofErr w:type="spellEnd"/>
      <w:r>
        <w:t xml:space="preserve"> </w:t>
      </w:r>
      <w:proofErr w:type="spellStart"/>
      <w:r>
        <w:t>to</w:t>
      </w:r>
      <w:proofErr w:type="spellEnd"/>
      <w:r>
        <w:t xml:space="preserve"> the ”new” </w:t>
      </w:r>
      <w:proofErr w:type="spellStart"/>
      <w:r>
        <w:t>conclusions</w:t>
      </w:r>
      <w:proofErr w:type="spellEnd"/>
      <w:r>
        <w:t xml:space="preserve"> </w:t>
      </w:r>
      <w:proofErr w:type="spellStart"/>
      <w:r>
        <w:t>that</w:t>
      </w:r>
      <w:proofErr w:type="spellEnd"/>
      <w:r>
        <w:t xml:space="preserve"> </w:t>
      </w:r>
      <w:proofErr w:type="spellStart"/>
      <w:r>
        <w:t>will</w:t>
      </w:r>
      <w:proofErr w:type="spellEnd"/>
      <w:r>
        <w:t xml:space="preserve"> be </w:t>
      </w:r>
      <w:proofErr w:type="spellStart"/>
      <w:r>
        <w:t>drawn</w:t>
      </w:r>
      <w:proofErr w:type="spellEnd"/>
      <w:r>
        <w:t xml:space="preserve"> from </w:t>
      </w:r>
      <w:proofErr w:type="spellStart"/>
      <w:r>
        <w:t>figure</w:t>
      </w:r>
      <w:proofErr w:type="spellEnd"/>
      <w:r>
        <w:t xml:space="preserve"> 3. </w:t>
      </w:r>
      <w:proofErr w:type="spellStart"/>
      <w:r>
        <w:rPr>
          <w:color w:val="FFFFFF" w:themeColor="background1"/>
        </w:rPr>
        <w:t>Fixed</w:t>
      </w:r>
      <w:proofErr w:type="spellEnd"/>
    </w:p>
  </w:comment>
  <w:comment w:id="11" w:author="Jason Serviss" w:date="2018-10-06T10:26:00Z" w:initials="JS">
    <w:p w14:paraId="0EC8A166" w14:textId="6A612BDB" w:rsidR="00B93DE6" w:rsidRPr="00C05B0F" w:rsidRDefault="00B93DE6">
      <w:pPr>
        <w:pStyle w:val="Kommentarer"/>
        <w:rPr>
          <w:color w:val="FFFFFF" w:themeColor="background1"/>
        </w:rPr>
      </w:pPr>
      <w:r>
        <w:rPr>
          <w:rStyle w:val="Kommentarsreferens"/>
        </w:rPr>
        <w:annotationRef/>
      </w:r>
      <w:r>
        <w:t xml:space="preserve">Not </w:t>
      </w:r>
      <w:proofErr w:type="spellStart"/>
      <w:r>
        <w:t>satisfied</w:t>
      </w:r>
      <w:proofErr w:type="spellEnd"/>
      <w:r>
        <w:t xml:space="preserve"> </w:t>
      </w:r>
      <w:proofErr w:type="spellStart"/>
      <w:r>
        <w:t>with</w:t>
      </w:r>
      <w:proofErr w:type="spellEnd"/>
      <w:r>
        <w:t xml:space="preserve"> </w:t>
      </w:r>
      <w:proofErr w:type="spellStart"/>
      <w:r>
        <w:t>this</w:t>
      </w:r>
      <w:proofErr w:type="spellEnd"/>
      <w:r>
        <w:t xml:space="preserve">. It </w:t>
      </w:r>
      <w:proofErr w:type="spellStart"/>
      <w:r>
        <w:t>should</w:t>
      </w:r>
      <w:proofErr w:type="spellEnd"/>
      <w:r>
        <w:t xml:space="preserve"> be </w:t>
      </w:r>
      <w:proofErr w:type="spellStart"/>
      <w:r>
        <w:t>more</w:t>
      </w:r>
      <w:proofErr w:type="spellEnd"/>
      <w:r>
        <w:t xml:space="preserve"> </w:t>
      </w:r>
      <w:proofErr w:type="spellStart"/>
      <w:r>
        <w:t>along</w:t>
      </w:r>
      <w:proofErr w:type="spellEnd"/>
      <w:r>
        <w:t xml:space="preserve"> the </w:t>
      </w:r>
      <w:proofErr w:type="spellStart"/>
      <w:r>
        <w:t>lines</w:t>
      </w:r>
      <w:proofErr w:type="spellEnd"/>
      <w:r>
        <w:t xml:space="preserve"> </w:t>
      </w:r>
      <w:proofErr w:type="spellStart"/>
      <w:r>
        <w:t>of</w:t>
      </w:r>
      <w:proofErr w:type="spellEnd"/>
      <w:r>
        <w:t xml:space="preserve"> ”Antalet </w:t>
      </w:r>
      <w:proofErr w:type="spellStart"/>
      <w:r>
        <w:t>frågpr</w:t>
      </w:r>
      <w:proofErr w:type="spellEnd"/>
      <w:r>
        <w:t xml:space="preserve"> per </w:t>
      </w:r>
      <w:proofErr w:type="spellStart"/>
      <w:r>
        <w:t>model</w:t>
      </w:r>
      <w:proofErr w:type="spellEnd"/>
      <w:r>
        <w:t xml:space="preserve"> och element reflektera den mängd frågar som bedömdes vara nödvändigt att urskilja vilken modell passade bäst för </w:t>
      </w:r>
      <w:proofErr w:type="gramStart"/>
      <w:r>
        <w:t>den</w:t>
      </w:r>
      <w:proofErr w:type="gramEnd"/>
      <w:r>
        <w:t xml:space="preserve"> element och resulterade i ett ojämn antal modellspecifika frågor per element” </w:t>
      </w:r>
      <w:r>
        <w:rPr>
          <w:color w:val="FFFFFF" w:themeColor="background1"/>
        </w:rPr>
        <w:t>Fixad.</w:t>
      </w:r>
      <w:r w:rsidRPr="00C05B0F">
        <w:rPr>
          <w:color w:val="FFFFFF" w:themeColor="background1"/>
        </w:rPr>
        <w:t xml:space="preserve"> </w:t>
      </w:r>
      <w:r>
        <w:rPr>
          <w:color w:val="FFFFFF" w:themeColor="background1"/>
        </w:rPr>
        <w:t>Fattar man?</w:t>
      </w:r>
    </w:p>
  </w:comment>
  <w:comment w:id="16" w:author="Jason Serviss" w:date="2018-09-15T17:08:00Z" w:initials="JS">
    <w:p w14:paraId="77369648" w14:textId="008532B0" w:rsidR="00B93DE6" w:rsidRDefault="00B93DE6">
      <w:pPr>
        <w:pStyle w:val="Kommentarer"/>
      </w:pPr>
      <w:r>
        <w:rPr>
          <w:rStyle w:val="Kommentarsreferens"/>
        </w:rPr>
        <w:annotationRef/>
      </w:r>
      <w:r>
        <w:t xml:space="preserve">In </w:t>
      </w:r>
      <w:proofErr w:type="spellStart"/>
      <w:r>
        <w:t>most</w:t>
      </w:r>
      <w:proofErr w:type="spellEnd"/>
      <w:r>
        <w:t xml:space="preserve"> </w:t>
      </w:r>
      <w:proofErr w:type="spellStart"/>
      <w:r>
        <w:t>of</w:t>
      </w:r>
      <w:proofErr w:type="spellEnd"/>
      <w:r>
        <w:t xml:space="preserve"> the </w:t>
      </w:r>
      <w:proofErr w:type="spellStart"/>
      <w:r>
        <w:t>results</w:t>
      </w:r>
      <w:proofErr w:type="spellEnd"/>
      <w:r>
        <w:t xml:space="preserve"> checks </w:t>
      </w:r>
      <w:proofErr w:type="spellStart"/>
      <w:r>
        <w:t>need</w:t>
      </w:r>
      <w:proofErr w:type="spellEnd"/>
      <w:r>
        <w:t xml:space="preserve"> </w:t>
      </w:r>
      <w:proofErr w:type="spellStart"/>
      <w:r>
        <w:t>to</w:t>
      </w:r>
      <w:proofErr w:type="spellEnd"/>
      <w:r>
        <w:t xml:space="preserve"> be </w:t>
      </w:r>
      <w:proofErr w:type="spellStart"/>
      <w:r>
        <w:t>done</w:t>
      </w:r>
      <w:proofErr w:type="spellEnd"/>
      <w:r>
        <w:t xml:space="preserve"> for situations </w:t>
      </w:r>
      <w:proofErr w:type="spellStart"/>
      <w:r>
        <w:t>where</w:t>
      </w:r>
      <w:proofErr w:type="spellEnd"/>
      <w:r>
        <w:t xml:space="preserve"> </w:t>
      </w:r>
      <w:proofErr w:type="spellStart"/>
      <w:r>
        <w:t>these</w:t>
      </w:r>
      <w:proofErr w:type="spellEnd"/>
      <w:r>
        <w:t xml:space="preserve"> 2 statments </w:t>
      </w:r>
      <w:proofErr w:type="spellStart"/>
      <w:r>
        <w:t>can</w:t>
      </w:r>
      <w:proofErr w:type="spellEnd"/>
      <w:r>
        <w:t xml:space="preserve"> be </w:t>
      </w:r>
      <w:proofErr w:type="spellStart"/>
      <w:r>
        <w:t>equally</w:t>
      </w:r>
      <w:proofErr w:type="spellEnd"/>
      <w:r>
        <w:t xml:space="preserve"> </w:t>
      </w:r>
      <w:proofErr w:type="spellStart"/>
      <w:r>
        <w:t>correct</w:t>
      </w:r>
      <w:proofErr w:type="spellEnd"/>
      <w:r>
        <w:t xml:space="preserve">, a) </w:t>
      </w:r>
      <w:proofErr w:type="spellStart"/>
      <w:r>
        <w:t>result</w:t>
      </w:r>
      <w:proofErr w:type="spellEnd"/>
      <w:r>
        <w:t xml:space="preserve"> shows </w:t>
      </w:r>
      <w:proofErr w:type="spellStart"/>
      <w:r>
        <w:t>that</w:t>
      </w:r>
      <w:proofErr w:type="spellEnd"/>
      <w:r>
        <w:t xml:space="preserve"> X </w:t>
      </w:r>
      <w:proofErr w:type="spellStart"/>
      <w:r>
        <w:t>corresponds</w:t>
      </w:r>
      <w:proofErr w:type="spellEnd"/>
      <w:r>
        <w:t xml:space="preserve"> </w:t>
      </w:r>
      <w:proofErr w:type="spellStart"/>
      <w:r>
        <w:t>well</w:t>
      </w:r>
      <w:proofErr w:type="spellEnd"/>
      <w:r>
        <w:t xml:space="preserve"> </w:t>
      </w:r>
      <w:proofErr w:type="spellStart"/>
      <w:r>
        <w:t>with</w:t>
      </w:r>
      <w:proofErr w:type="spellEnd"/>
      <w:r>
        <w:t xml:space="preserve"> </w:t>
      </w:r>
      <w:proofErr w:type="spellStart"/>
      <w:r>
        <w:t>model</w:t>
      </w:r>
      <w:proofErr w:type="spellEnd"/>
      <w:r>
        <w:t xml:space="preserve"> and b) </w:t>
      </w:r>
      <w:proofErr w:type="spellStart"/>
      <w:r>
        <w:t>result</w:t>
      </w:r>
      <w:proofErr w:type="spellEnd"/>
      <w:r>
        <w:t xml:space="preserve"> shows </w:t>
      </w:r>
      <w:proofErr w:type="spellStart"/>
      <w:r>
        <w:t>that</w:t>
      </w:r>
      <w:proofErr w:type="spellEnd"/>
      <w:r>
        <w:t xml:space="preserve"> </w:t>
      </w:r>
      <w:proofErr w:type="spellStart"/>
      <w:r>
        <w:t>model</w:t>
      </w:r>
      <w:proofErr w:type="spellEnd"/>
      <w:r>
        <w:t xml:space="preserve"> </w:t>
      </w:r>
      <w:proofErr w:type="spellStart"/>
      <w:r>
        <w:t>corresponds</w:t>
      </w:r>
      <w:proofErr w:type="spellEnd"/>
      <w:r>
        <w:t xml:space="preserve"> </w:t>
      </w:r>
      <w:proofErr w:type="spellStart"/>
      <w:r>
        <w:t>well</w:t>
      </w:r>
      <w:proofErr w:type="spellEnd"/>
      <w:r>
        <w:t xml:space="preserve"> </w:t>
      </w:r>
      <w:proofErr w:type="spellStart"/>
      <w:r>
        <w:t>with</w:t>
      </w:r>
      <w:proofErr w:type="spellEnd"/>
      <w:r>
        <w:t xml:space="preserve"> X. </w:t>
      </w:r>
      <w:proofErr w:type="spellStart"/>
      <w:r>
        <w:t>Example</w:t>
      </w:r>
      <w:proofErr w:type="spellEnd"/>
      <w:r>
        <w:t xml:space="preserve">: The </w:t>
      </w:r>
      <w:proofErr w:type="spellStart"/>
      <w:r>
        <w:t>high</w:t>
      </w:r>
      <w:proofErr w:type="spellEnd"/>
      <w:r>
        <w:t xml:space="preserve"> score shows the </w:t>
      </w:r>
      <w:proofErr w:type="spellStart"/>
      <w:r>
        <w:t>course</w:t>
      </w:r>
      <w:proofErr w:type="spellEnd"/>
      <w:r>
        <w:t xml:space="preserve"> </w:t>
      </w:r>
      <w:proofErr w:type="spellStart"/>
      <w:r>
        <w:t>folows</w:t>
      </w:r>
      <w:proofErr w:type="spellEnd"/>
      <w:r>
        <w:t xml:space="preserve"> DIM </w:t>
      </w:r>
      <w:proofErr w:type="spellStart"/>
      <w:r>
        <w:t>well</w:t>
      </w:r>
      <w:proofErr w:type="spellEnd"/>
      <w:r>
        <w:t xml:space="preserve"> vs. The </w:t>
      </w:r>
      <w:proofErr w:type="spellStart"/>
      <w:r>
        <w:t>high</w:t>
      </w:r>
      <w:proofErr w:type="spellEnd"/>
      <w:r>
        <w:t xml:space="preserve"> score shows DIM is a </w:t>
      </w:r>
      <w:proofErr w:type="spellStart"/>
      <w:r>
        <w:t>good</w:t>
      </w:r>
      <w:proofErr w:type="spellEnd"/>
      <w:r>
        <w:t xml:space="preserve"> </w:t>
      </w:r>
      <w:proofErr w:type="spellStart"/>
      <w:r>
        <w:t>model</w:t>
      </w:r>
      <w:proofErr w:type="spellEnd"/>
      <w:r>
        <w:t xml:space="preserve"> for the </w:t>
      </w:r>
      <w:proofErr w:type="spellStart"/>
      <w:r>
        <w:t>course</w:t>
      </w:r>
      <w:proofErr w:type="spellEnd"/>
      <w:r>
        <w:t xml:space="preserve">. </w:t>
      </w:r>
      <w:proofErr w:type="spellStart"/>
      <w:r>
        <w:t>Should</w:t>
      </w:r>
      <w:proofErr w:type="spellEnd"/>
      <w:r>
        <w:t xml:space="preserve"> </w:t>
      </w:r>
      <w:proofErr w:type="spellStart"/>
      <w:r>
        <w:t>these</w:t>
      </w:r>
      <w:proofErr w:type="spellEnd"/>
      <w:r>
        <w:t xml:space="preserve"> be </w:t>
      </w:r>
      <w:proofErr w:type="spellStart"/>
      <w:r>
        <w:t>considered</w:t>
      </w:r>
      <w:proofErr w:type="spellEnd"/>
      <w:r>
        <w:t xml:space="preserve"> </w:t>
      </w:r>
      <w:proofErr w:type="spellStart"/>
      <w:r>
        <w:t>equally</w:t>
      </w:r>
      <w:proofErr w:type="spellEnd"/>
      <w:r>
        <w:t xml:space="preserve"> </w:t>
      </w:r>
      <w:proofErr w:type="spellStart"/>
      <w:r>
        <w:t>true</w:t>
      </w:r>
      <w:proofErr w:type="spellEnd"/>
      <w:r>
        <w:t>?</w:t>
      </w:r>
    </w:p>
  </w:comment>
  <w:comment w:id="17" w:author="Jason Serviss" w:date="2018-10-06T10:21:00Z" w:initials="JS">
    <w:p w14:paraId="0C8FE6A0" w14:textId="7912067E" w:rsidR="00B93DE6" w:rsidRPr="00796E42" w:rsidRDefault="00B93DE6">
      <w:pPr>
        <w:pStyle w:val="Kommentarer"/>
        <w:rPr>
          <w:color w:val="FFFFFF" w:themeColor="background1"/>
        </w:rPr>
      </w:pPr>
      <w:r>
        <w:rPr>
          <w:rStyle w:val="Kommentarsreferens"/>
        </w:rPr>
        <w:annotationRef/>
      </w:r>
      <w:proofErr w:type="spellStart"/>
      <w:r>
        <w:t>Up</w:t>
      </w:r>
      <w:proofErr w:type="spellEnd"/>
      <w:r>
        <w:t xml:space="preserve"> </w:t>
      </w:r>
      <w:proofErr w:type="spellStart"/>
      <w:r>
        <w:t>to</w:t>
      </w:r>
      <w:proofErr w:type="spellEnd"/>
      <w:r>
        <w:t xml:space="preserve"> </w:t>
      </w:r>
      <w:proofErr w:type="spellStart"/>
      <w:r>
        <w:t>this</w:t>
      </w:r>
      <w:proofErr w:type="spellEnd"/>
      <w:r>
        <w:t xml:space="preserve"> </w:t>
      </w:r>
      <w:proofErr w:type="spellStart"/>
      <w:r>
        <w:t>point</w:t>
      </w:r>
      <w:proofErr w:type="spellEnd"/>
      <w:r>
        <w:t xml:space="preserve"> in the text it is </w:t>
      </w:r>
      <w:proofErr w:type="spellStart"/>
      <w:r>
        <w:t>unknown</w:t>
      </w:r>
      <w:proofErr w:type="spellEnd"/>
      <w:r>
        <w:t xml:space="preserve"> </w:t>
      </w:r>
      <w:proofErr w:type="spellStart"/>
      <w:r>
        <w:t>to</w:t>
      </w:r>
      <w:proofErr w:type="spellEnd"/>
      <w:r>
        <w:t xml:space="preserve"> the </w:t>
      </w:r>
      <w:proofErr w:type="spellStart"/>
      <w:r>
        <w:t>reader</w:t>
      </w:r>
      <w:proofErr w:type="spellEnd"/>
      <w:r>
        <w:t xml:space="preserve"> </w:t>
      </w:r>
      <w:proofErr w:type="spellStart"/>
      <w:r>
        <w:t>that</w:t>
      </w:r>
      <w:proofErr w:type="spellEnd"/>
      <w:r>
        <w:t xml:space="preserve"> </w:t>
      </w:r>
      <w:proofErr w:type="spellStart"/>
      <w:r>
        <w:t>models</w:t>
      </w:r>
      <w:proofErr w:type="spellEnd"/>
      <w:r>
        <w:t xml:space="preserve"> </w:t>
      </w:r>
      <w:proofErr w:type="spellStart"/>
      <w:r>
        <w:t>have</w:t>
      </w:r>
      <w:proofErr w:type="spellEnd"/>
      <w:r>
        <w:t xml:space="preserve"> ”faser” and ”element”. </w:t>
      </w:r>
      <w:proofErr w:type="spellStart"/>
      <w:r>
        <w:t>You</w:t>
      </w:r>
      <w:proofErr w:type="spellEnd"/>
      <w:r>
        <w:t xml:space="preserve"> </w:t>
      </w:r>
      <w:proofErr w:type="spellStart"/>
      <w:r>
        <w:t>should</w:t>
      </w:r>
      <w:proofErr w:type="spellEnd"/>
      <w:r>
        <w:t xml:space="preserve"> </w:t>
      </w:r>
      <w:proofErr w:type="spellStart"/>
      <w:r>
        <w:t>have</w:t>
      </w:r>
      <w:proofErr w:type="spellEnd"/>
      <w:r>
        <w:t xml:space="preserve"> a </w:t>
      </w:r>
      <w:proofErr w:type="spellStart"/>
      <w:r>
        <w:t>sentance</w:t>
      </w:r>
      <w:proofErr w:type="spellEnd"/>
      <w:r>
        <w:t xml:space="preserve"> </w:t>
      </w:r>
      <w:proofErr w:type="spellStart"/>
      <w:r>
        <w:t>here</w:t>
      </w:r>
      <w:proofErr w:type="spellEnd"/>
      <w:r>
        <w:t xml:space="preserve"> </w:t>
      </w:r>
      <w:proofErr w:type="spellStart"/>
      <w:r>
        <w:t>that</w:t>
      </w:r>
      <w:proofErr w:type="spellEnd"/>
      <w:r>
        <w:t xml:space="preserve"> </w:t>
      </w:r>
      <w:proofErr w:type="spellStart"/>
      <w:r>
        <w:t>explains</w:t>
      </w:r>
      <w:proofErr w:type="spellEnd"/>
      <w:r>
        <w:t xml:space="preserve"> </w:t>
      </w:r>
      <w:proofErr w:type="spellStart"/>
      <w:r>
        <w:t>that</w:t>
      </w:r>
      <w:proofErr w:type="spellEnd"/>
      <w:r>
        <w:t xml:space="preserve"> </w:t>
      </w:r>
      <w:proofErr w:type="spellStart"/>
      <w:r>
        <w:t>models</w:t>
      </w:r>
      <w:proofErr w:type="spellEnd"/>
      <w:r>
        <w:t xml:space="preserve"> </w:t>
      </w:r>
      <w:proofErr w:type="spellStart"/>
      <w:r>
        <w:t>are</w:t>
      </w:r>
      <w:proofErr w:type="spellEnd"/>
      <w:r>
        <w:t xml:space="preserve"> </w:t>
      </w:r>
      <w:proofErr w:type="spellStart"/>
      <w:r>
        <w:t>typically</w:t>
      </w:r>
      <w:proofErr w:type="spellEnd"/>
      <w:r>
        <w:t xml:space="preserve"> </w:t>
      </w:r>
      <w:proofErr w:type="spellStart"/>
      <w:r>
        <w:t>divided</w:t>
      </w:r>
      <w:proofErr w:type="spellEnd"/>
      <w:r>
        <w:t xml:space="preserve"> </w:t>
      </w:r>
      <w:proofErr w:type="spellStart"/>
      <w:r>
        <w:t>into</w:t>
      </w:r>
      <w:proofErr w:type="spellEnd"/>
      <w:r>
        <w:t xml:space="preserve"> </w:t>
      </w:r>
      <w:proofErr w:type="spellStart"/>
      <w:r>
        <w:t>phases</w:t>
      </w:r>
      <w:proofErr w:type="spellEnd"/>
      <w:r>
        <w:t xml:space="preserve"> and elements and </w:t>
      </w:r>
      <w:proofErr w:type="spellStart"/>
      <w:r>
        <w:t>breifly</w:t>
      </w:r>
      <w:proofErr w:type="spellEnd"/>
      <w:r>
        <w:t xml:space="preserve"> </w:t>
      </w:r>
      <w:proofErr w:type="spellStart"/>
      <w:r>
        <w:t>say</w:t>
      </w:r>
      <w:proofErr w:type="spellEnd"/>
      <w:r>
        <w:t xml:space="preserve"> </w:t>
      </w:r>
      <w:proofErr w:type="spellStart"/>
      <w:r>
        <w:t>how</w:t>
      </w:r>
      <w:proofErr w:type="spellEnd"/>
      <w:r>
        <w:t xml:space="preserve"> the division </w:t>
      </w:r>
      <w:proofErr w:type="spellStart"/>
      <w:r>
        <w:t>takes</w:t>
      </w:r>
      <w:proofErr w:type="spellEnd"/>
      <w:r>
        <w:t xml:space="preserve"> </w:t>
      </w:r>
      <w:proofErr w:type="spellStart"/>
      <w:r>
        <w:t>place</w:t>
      </w:r>
      <w:proofErr w:type="spellEnd"/>
      <w:r>
        <w:t xml:space="preserve">. </w:t>
      </w:r>
      <w:proofErr w:type="spellStart"/>
      <w:r>
        <w:t>This</w:t>
      </w:r>
      <w:proofErr w:type="spellEnd"/>
      <w:r>
        <w:t xml:space="preserve"> </w:t>
      </w:r>
      <w:proofErr w:type="spellStart"/>
      <w:r>
        <w:t>will</w:t>
      </w:r>
      <w:proofErr w:type="spellEnd"/>
      <w:r>
        <w:t xml:space="preserve"> </w:t>
      </w:r>
      <w:proofErr w:type="spellStart"/>
      <w:r>
        <w:t>prepare</w:t>
      </w:r>
      <w:proofErr w:type="spellEnd"/>
      <w:r>
        <w:t xml:space="preserve"> the </w:t>
      </w:r>
      <w:proofErr w:type="spellStart"/>
      <w:r>
        <w:t>reader</w:t>
      </w:r>
      <w:proofErr w:type="spellEnd"/>
      <w:r>
        <w:t xml:space="preserve"> for the </w:t>
      </w:r>
      <w:proofErr w:type="spellStart"/>
      <w:r>
        <w:t>following</w:t>
      </w:r>
      <w:proofErr w:type="spellEnd"/>
      <w:r>
        <w:t xml:space="preserve"> </w:t>
      </w:r>
      <w:proofErr w:type="spellStart"/>
      <w:r>
        <w:t>sentance</w:t>
      </w:r>
      <w:proofErr w:type="spellEnd"/>
      <w:r>
        <w:t xml:space="preserve">. </w:t>
      </w:r>
      <w:r>
        <w:rPr>
          <w:color w:val="FFFFFF" w:themeColor="background1"/>
        </w:rPr>
        <w:t xml:space="preserve">Funkar det? </w:t>
      </w:r>
    </w:p>
  </w:comment>
  <w:comment w:id="19" w:author="Jason Serviss" w:date="2018-10-06T09:21:00Z" w:initials="JS">
    <w:p w14:paraId="0A682B11" w14:textId="042FB179" w:rsidR="00B93DE6" w:rsidRDefault="00B93DE6">
      <w:pPr>
        <w:pStyle w:val="Kommentare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Wording</w:t>
      </w:r>
      <w:proofErr w:type="spellEnd"/>
      <w:r>
        <w:t xml:space="preserve"> </w:t>
      </w:r>
      <w:proofErr w:type="spellStart"/>
      <w:r>
        <w:t>needs</w:t>
      </w:r>
      <w:proofErr w:type="spellEnd"/>
      <w:r>
        <w:t xml:space="preserve"> </w:t>
      </w:r>
      <w:proofErr w:type="spellStart"/>
      <w:r>
        <w:t>to</w:t>
      </w:r>
      <w:proofErr w:type="spellEnd"/>
      <w:r>
        <w:t xml:space="preserve"> be precise/</w:t>
      </w:r>
      <w:proofErr w:type="spellStart"/>
      <w:r>
        <w:t>specific</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what</w:t>
      </w:r>
      <w:proofErr w:type="spellEnd"/>
      <w:r>
        <w:t xml:space="preserve"> the </w:t>
      </w:r>
      <w:proofErr w:type="spellStart"/>
      <w:r>
        <w:t>results</w:t>
      </w:r>
      <w:proofErr w:type="spellEnd"/>
      <w:r>
        <w:t xml:space="preserve"> ACTUALLY </w:t>
      </w:r>
      <w:proofErr w:type="spellStart"/>
      <w:r>
        <w:t>can</w:t>
      </w:r>
      <w:proofErr w:type="spellEnd"/>
      <w:r>
        <w:t xml:space="preserve"> </w:t>
      </w:r>
      <w:proofErr w:type="spellStart"/>
      <w:r>
        <w:t>tell</w:t>
      </w:r>
      <w:proofErr w:type="spellEnd"/>
      <w:r>
        <w:t xml:space="preserve"> </w:t>
      </w:r>
      <w:proofErr w:type="spellStart"/>
      <w:r>
        <w:t>us</w:t>
      </w:r>
      <w:proofErr w:type="spellEnd"/>
      <w:r>
        <w:t xml:space="preserve">. </w:t>
      </w:r>
    </w:p>
    <w:p w14:paraId="101D536E" w14:textId="77777777" w:rsidR="00B93DE6" w:rsidRDefault="00B93DE6">
      <w:pPr>
        <w:pStyle w:val="Kommentarer"/>
      </w:pPr>
    </w:p>
    <w:p w14:paraId="450C2837" w14:textId="65B98596" w:rsidR="00B93DE6" w:rsidRPr="00CB4C73" w:rsidRDefault="00B93DE6">
      <w:pPr>
        <w:pStyle w:val="Kommentarer"/>
        <w:rPr>
          <w:color w:val="FFFFFF" w:themeColor="background1"/>
        </w:rPr>
      </w:pPr>
      <w:r>
        <w:t xml:space="preserve">NOT </w:t>
      </w:r>
      <w:proofErr w:type="spellStart"/>
      <w:r>
        <w:t>FIXED</w:t>
      </w:r>
      <w:proofErr w:type="spellEnd"/>
      <w:proofErr w:type="gramStart"/>
      <w:r>
        <w:t>!?!</w:t>
      </w:r>
      <w:proofErr w:type="gramEnd"/>
      <w:r>
        <w:t xml:space="preserve"> </w:t>
      </w:r>
      <w:proofErr w:type="spellStart"/>
      <w:r>
        <w:rPr>
          <w:color w:val="FFFFFF" w:themeColor="background1"/>
        </w:rPr>
        <w:t>Fixed</w:t>
      </w:r>
      <w:proofErr w:type="spellEnd"/>
      <w:r>
        <w:rPr>
          <w:color w:val="FFFFFF" w:themeColor="background1"/>
        </w:rPr>
        <w:t xml:space="preserve"> </w:t>
      </w:r>
      <w:proofErr w:type="spellStart"/>
      <w:r>
        <w:rPr>
          <w:color w:val="FFFFFF" w:themeColor="background1"/>
        </w:rPr>
        <w:t>now</w:t>
      </w:r>
      <w:proofErr w:type="spellEnd"/>
      <w:r>
        <w:rPr>
          <w:color w:val="FFFFFF" w:themeColor="background1"/>
        </w:rPr>
        <w:t xml:space="preserve"> </w:t>
      </w:r>
    </w:p>
  </w:comment>
  <w:comment w:id="21" w:author="Jason Serviss" w:date="2018-10-06T09:46:00Z" w:initials="JS">
    <w:p w14:paraId="7B4E95E0" w14:textId="7A98CEA9" w:rsidR="00B93DE6" w:rsidRPr="0033419A" w:rsidRDefault="00B93DE6">
      <w:pPr>
        <w:pStyle w:val="Kommentarer"/>
        <w:rPr>
          <w:color w:val="FFFFFF" w:themeColor="background1"/>
        </w:rPr>
      </w:pPr>
      <w:ins w:id="22" w:author="Jason Serviss" w:date="2018-09-15T15:44:00Z">
        <w:r>
          <w:rPr>
            <w:rStyle w:val="Kommentarsreferens"/>
          </w:rPr>
          <w:annotationRef/>
        </w:r>
      </w:ins>
      <w:proofErr w:type="spellStart"/>
      <w:r>
        <w:t>Add</w:t>
      </w:r>
      <w:proofErr w:type="spellEnd"/>
      <w:r>
        <w:t xml:space="preserve"> </w:t>
      </w:r>
      <w:proofErr w:type="spellStart"/>
      <w:r>
        <w:t>here</w:t>
      </w:r>
      <w:proofErr w:type="spellEnd"/>
      <w:r>
        <w:t xml:space="preserve"> </w:t>
      </w:r>
      <w:proofErr w:type="spellStart"/>
      <w:r>
        <w:t>what</w:t>
      </w:r>
      <w:proofErr w:type="spellEnd"/>
      <w:r>
        <w:t xml:space="preserve"> </w:t>
      </w:r>
      <w:proofErr w:type="spellStart"/>
      <w:r>
        <w:t>was</w:t>
      </w:r>
      <w:proofErr w:type="spellEnd"/>
      <w:r>
        <w:t xml:space="preserve"> </w:t>
      </w:r>
      <w:proofErr w:type="spellStart"/>
      <w:r>
        <w:t>missing</w:t>
      </w:r>
      <w:proofErr w:type="spellEnd"/>
      <w:r>
        <w:t xml:space="preserve"> from </w:t>
      </w:r>
      <w:proofErr w:type="spellStart"/>
      <w:r>
        <w:t>these</w:t>
      </w:r>
      <w:proofErr w:type="spellEnd"/>
      <w:r>
        <w:t xml:space="preserve"> elements </w:t>
      </w:r>
      <w:proofErr w:type="spellStart"/>
      <w:r>
        <w:t>that</w:t>
      </w:r>
      <w:proofErr w:type="spellEnd"/>
      <w:r>
        <w:t xml:space="preserve"> </w:t>
      </w:r>
      <w:proofErr w:type="spellStart"/>
      <w:r>
        <w:t>caused</w:t>
      </w:r>
      <w:proofErr w:type="spellEnd"/>
      <w:r>
        <w:t xml:space="preserve"> </w:t>
      </w:r>
      <w:proofErr w:type="spellStart"/>
      <w:r>
        <w:t>them</w:t>
      </w:r>
      <w:proofErr w:type="spellEnd"/>
      <w:r>
        <w:t xml:space="preserve"> </w:t>
      </w:r>
      <w:proofErr w:type="spellStart"/>
      <w:r>
        <w:t>to</w:t>
      </w:r>
      <w:proofErr w:type="spellEnd"/>
      <w:r>
        <w:t xml:space="preserve"> </w:t>
      </w:r>
      <w:proofErr w:type="spellStart"/>
      <w:r>
        <w:t>have</w:t>
      </w:r>
      <w:proofErr w:type="spellEnd"/>
      <w:r>
        <w:t xml:space="preserve"> a </w:t>
      </w:r>
      <w:proofErr w:type="spellStart"/>
      <w:r>
        <w:t>low</w:t>
      </w:r>
      <w:proofErr w:type="spellEnd"/>
      <w:r>
        <w:t xml:space="preserve"> score. </w:t>
      </w:r>
      <w:proofErr w:type="spellStart"/>
      <w:r>
        <w:t>Why</w:t>
      </w:r>
      <w:proofErr w:type="spellEnd"/>
      <w:r>
        <w:t xml:space="preserve"> </w:t>
      </w:r>
      <w:proofErr w:type="spellStart"/>
      <w:r>
        <w:t>were</w:t>
      </w:r>
      <w:proofErr w:type="spellEnd"/>
      <w:r>
        <w:t xml:space="preserve"> the </w:t>
      </w:r>
      <w:proofErr w:type="spellStart"/>
      <w:r>
        <w:t>points</w:t>
      </w:r>
      <w:proofErr w:type="spellEnd"/>
      <w:r>
        <w:t xml:space="preserve"> </w:t>
      </w:r>
      <w:proofErr w:type="spellStart"/>
      <w:r>
        <w:t>low</w:t>
      </w:r>
      <w:proofErr w:type="spellEnd"/>
      <w:r>
        <w:t xml:space="preserve"> in </w:t>
      </w:r>
      <w:proofErr w:type="spellStart"/>
      <w:r>
        <w:t>these</w:t>
      </w:r>
      <w:proofErr w:type="spellEnd"/>
      <w:r>
        <w:t xml:space="preserve"> elements? </w:t>
      </w:r>
      <w:proofErr w:type="spellStart"/>
      <w:r>
        <w:t>Use</w:t>
      </w:r>
      <w:proofErr w:type="spellEnd"/>
      <w:r>
        <w:t xml:space="preserve"> Bilaga 3 </w:t>
      </w:r>
      <w:proofErr w:type="spellStart"/>
      <w:r>
        <w:t>to</w:t>
      </w:r>
      <w:proofErr w:type="spellEnd"/>
      <w:r>
        <w:t xml:space="preserve"> </w:t>
      </w:r>
      <w:proofErr w:type="spellStart"/>
      <w:r>
        <w:t>find</w:t>
      </w:r>
      <w:proofErr w:type="spellEnd"/>
      <w:r>
        <w:t xml:space="preserve"> the </w:t>
      </w:r>
      <w:proofErr w:type="spellStart"/>
      <w:r>
        <w:t>answer</w:t>
      </w:r>
      <w:proofErr w:type="spellEnd"/>
      <w:r>
        <w:t xml:space="preserve">. </w:t>
      </w:r>
      <w:proofErr w:type="spellStart"/>
      <w:r>
        <w:rPr>
          <w:color w:val="FFFFFF" w:themeColor="background1"/>
        </w:rPr>
        <w:t>Fixed</w:t>
      </w:r>
      <w:proofErr w:type="spellEnd"/>
    </w:p>
  </w:comment>
  <w:comment w:id="24" w:author="Jason Serviss" w:date="2018-10-06T10:02:00Z" w:initials="JS">
    <w:p w14:paraId="726FA04D" w14:textId="2756AAA0" w:rsidR="00B93DE6" w:rsidRPr="002435CA" w:rsidRDefault="00B93DE6">
      <w:pPr>
        <w:pStyle w:val="Kommentarer"/>
        <w:rPr>
          <w:color w:val="FFFFFF" w:themeColor="background1"/>
        </w:rP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Unclear</w:t>
      </w:r>
      <w:proofErr w:type="spellEnd"/>
      <w:r>
        <w:t xml:space="preserve"> </w:t>
      </w:r>
      <w:proofErr w:type="spellStart"/>
      <w:r>
        <w:t>what</w:t>
      </w:r>
      <w:proofErr w:type="spellEnd"/>
      <w:r>
        <w:t xml:space="preserve"> ”hur kursen fungerar för studenten” </w:t>
      </w:r>
      <w:proofErr w:type="spellStart"/>
      <w:r>
        <w:t>means</w:t>
      </w:r>
      <w:proofErr w:type="spellEnd"/>
      <w:r>
        <w:t xml:space="preserve">. </w:t>
      </w:r>
      <w:proofErr w:type="spellStart"/>
      <w:r>
        <w:rPr>
          <w:color w:val="FFFFFF" w:themeColor="background1"/>
        </w:rPr>
        <w:t>Fixed</w:t>
      </w:r>
      <w:proofErr w:type="spellEnd"/>
    </w:p>
  </w:comment>
  <w:comment w:id="25" w:author="Jason Serviss" w:date="2018-10-06T10:03:00Z" w:initials="JS">
    <w:p w14:paraId="44D5F7A2" w14:textId="334F00B9" w:rsidR="00B93DE6" w:rsidRDefault="00B93DE6">
      <w:pPr>
        <w:pStyle w:val="Kommentarer"/>
        <w:rPr>
          <w:color w:val="FFFFFF" w:themeColor="background1"/>
        </w:rPr>
      </w:pPr>
      <w:ins w:id="26" w:author="Jason Serviss" w:date="2018-09-15T15:46:00Z">
        <w:r>
          <w:rPr>
            <w:rStyle w:val="Kommentarsreferens"/>
          </w:rPr>
          <w:annotationRef/>
        </w:r>
      </w:ins>
      <w:proofErr w:type="spellStart"/>
      <w:r>
        <w:t>What</w:t>
      </w:r>
      <w:proofErr w:type="spellEnd"/>
      <w:r>
        <w:t xml:space="preserve"> </w:t>
      </w:r>
      <w:proofErr w:type="spellStart"/>
      <w:r>
        <w:t>specific</w:t>
      </w:r>
      <w:proofErr w:type="spellEnd"/>
      <w:r>
        <w:t xml:space="preserve"> </w:t>
      </w:r>
      <w:proofErr w:type="spellStart"/>
      <w:r>
        <w:t>things</w:t>
      </w:r>
      <w:proofErr w:type="spellEnd"/>
      <w:r>
        <w:t xml:space="preserve"> </w:t>
      </w:r>
      <w:proofErr w:type="spellStart"/>
      <w:r>
        <w:t>does</w:t>
      </w:r>
      <w:proofErr w:type="spellEnd"/>
      <w:r>
        <w:t xml:space="preserve"> Grade </w:t>
      </w:r>
      <w:proofErr w:type="spellStart"/>
      <w:r>
        <w:t>need</w:t>
      </w:r>
      <w:proofErr w:type="spellEnd"/>
      <w:r>
        <w:t xml:space="preserve"> </w:t>
      </w:r>
      <w:proofErr w:type="spellStart"/>
      <w:r>
        <w:t>to</w:t>
      </w:r>
      <w:proofErr w:type="spellEnd"/>
      <w:r>
        <w:t xml:space="preserve"> </w:t>
      </w:r>
      <w:proofErr w:type="spellStart"/>
      <w:r>
        <w:t>add</w:t>
      </w:r>
      <w:proofErr w:type="spellEnd"/>
      <w:r>
        <w:t xml:space="preserve"> </w:t>
      </w:r>
      <w:proofErr w:type="spellStart"/>
      <w:r>
        <w:t>to</w:t>
      </w:r>
      <w:proofErr w:type="spellEnd"/>
      <w:r>
        <w:t xml:space="preserve"> the </w:t>
      </w:r>
      <w:proofErr w:type="spellStart"/>
      <w:r>
        <w:t>courses</w:t>
      </w:r>
      <w:proofErr w:type="spellEnd"/>
      <w:r>
        <w:t xml:space="preserve"> </w:t>
      </w:r>
      <w:proofErr w:type="spellStart"/>
      <w:r>
        <w:t>to</w:t>
      </w:r>
      <w:proofErr w:type="spellEnd"/>
      <w:r>
        <w:t xml:space="preserve"> </w:t>
      </w:r>
      <w:proofErr w:type="spellStart"/>
      <w:r>
        <w:t>improve</w:t>
      </w:r>
      <w:proofErr w:type="spellEnd"/>
      <w:r>
        <w:t xml:space="preserve"> the </w:t>
      </w:r>
      <w:proofErr w:type="spellStart"/>
      <w:r>
        <w:t>quality</w:t>
      </w:r>
      <w:proofErr w:type="spellEnd"/>
      <w:r>
        <w:t xml:space="preserve"> </w:t>
      </w:r>
      <w:proofErr w:type="spellStart"/>
      <w:r>
        <w:t>of</w:t>
      </w:r>
      <w:proofErr w:type="spellEnd"/>
      <w:r>
        <w:t xml:space="preserve"> </w:t>
      </w:r>
      <w:proofErr w:type="spellStart"/>
      <w:r>
        <w:t>this</w:t>
      </w:r>
      <w:proofErr w:type="spellEnd"/>
      <w:r>
        <w:t xml:space="preserve"> </w:t>
      </w:r>
      <w:proofErr w:type="spellStart"/>
      <w:r>
        <w:t>phase</w:t>
      </w:r>
      <w:proofErr w:type="spellEnd"/>
      <w:r>
        <w:t xml:space="preserve">/element(s)? </w:t>
      </w:r>
    </w:p>
    <w:p w14:paraId="2846B7A1" w14:textId="77777777" w:rsidR="00B93DE6" w:rsidRDefault="00B93DE6">
      <w:pPr>
        <w:pStyle w:val="Kommentarer"/>
        <w:rPr>
          <w:color w:val="FFFFFF" w:themeColor="background1"/>
        </w:rPr>
      </w:pPr>
    </w:p>
    <w:p w14:paraId="2032BFF7" w14:textId="0C314EF5" w:rsidR="00B93DE6" w:rsidRPr="002435CA" w:rsidRDefault="00B93DE6">
      <w:pPr>
        <w:pStyle w:val="Kommentarer"/>
        <w:rPr>
          <w:color w:val="FFFFFF" w:themeColor="background1"/>
        </w:rPr>
      </w:pPr>
      <w:proofErr w:type="spellStart"/>
      <w:r w:rsidRPr="007C75AC">
        <w:t>Unclear</w:t>
      </w:r>
      <w:proofErr w:type="spellEnd"/>
      <w:r w:rsidRPr="007C75AC">
        <w:t xml:space="preserve"> </w:t>
      </w:r>
      <w:proofErr w:type="spellStart"/>
      <w:r w:rsidRPr="007C75AC">
        <w:t>what</w:t>
      </w:r>
      <w:proofErr w:type="spellEnd"/>
      <w:r w:rsidRPr="007C75AC">
        <w:t xml:space="preserve"> ”vad studenten är belagen av” </w:t>
      </w:r>
      <w:proofErr w:type="spellStart"/>
      <w:r w:rsidRPr="007C75AC">
        <w:t>means</w:t>
      </w:r>
      <w:proofErr w:type="spellEnd"/>
      <w:r w:rsidRPr="007C75AC">
        <w:t>.</w:t>
      </w:r>
      <w:r>
        <w:t xml:space="preserve"> </w:t>
      </w:r>
      <w:proofErr w:type="spellStart"/>
      <w:r>
        <w:rPr>
          <w:color w:val="FFFFFF" w:themeColor="background1"/>
        </w:rPr>
        <w:t>Fixed</w:t>
      </w:r>
      <w:proofErr w:type="spellEnd"/>
    </w:p>
  </w:comment>
  <w:comment w:id="32" w:author="Olivia Imner" w:date="2018-10-06T17:31:00Z" w:initials="OI">
    <w:p w14:paraId="2143F210" w14:textId="57DFB87F" w:rsidR="00B93DE6" w:rsidRDefault="00B93DE6">
      <w:pPr>
        <w:pStyle w:val="Kommentarer"/>
      </w:pPr>
      <w:r>
        <w:rPr>
          <w:rStyle w:val="Kommentarsreferens"/>
        </w:rPr>
        <w:annotationRef/>
      </w:r>
      <w:proofErr w:type="spellStart"/>
      <w:r>
        <w:t>Discuss</w:t>
      </w:r>
      <w:proofErr w:type="spellEnd"/>
      <w:r>
        <w:t xml:space="preserve"> ”brister” </w:t>
      </w:r>
      <w:proofErr w:type="spellStart"/>
      <w:r>
        <w:t>with</w:t>
      </w:r>
      <w:proofErr w:type="spellEnd"/>
      <w:r>
        <w:t xml:space="preserve"> the </w:t>
      </w:r>
      <w:proofErr w:type="spellStart"/>
      <w:r>
        <w:t>evaluation</w:t>
      </w:r>
      <w:proofErr w:type="spellEnd"/>
      <w:r>
        <w:t xml:space="preserve">. </w:t>
      </w:r>
      <w:proofErr w:type="spellStart"/>
      <w:r>
        <w:t>Use</w:t>
      </w:r>
      <w:proofErr w:type="spellEnd"/>
      <w:r>
        <w:t xml:space="preserve"> the format </w:t>
      </w:r>
      <w:proofErr w:type="spellStart"/>
      <w:r>
        <w:t>that</w:t>
      </w:r>
      <w:proofErr w:type="spellEnd"/>
      <w:r>
        <w:t xml:space="preserve"> </w:t>
      </w:r>
      <w:proofErr w:type="spellStart"/>
      <w:r>
        <w:t>you</w:t>
      </w:r>
      <w:proofErr w:type="spellEnd"/>
      <w:r>
        <w:t xml:space="preserve"> </w:t>
      </w:r>
      <w:proofErr w:type="spellStart"/>
      <w:r>
        <w:t>already</w:t>
      </w:r>
      <w:proofErr w:type="spellEnd"/>
      <w:r>
        <w:t xml:space="preserve"> </w:t>
      </w:r>
      <w:proofErr w:type="spellStart"/>
      <w:r>
        <w:t>used</w:t>
      </w:r>
      <w:proofErr w:type="spellEnd"/>
      <w:r>
        <w:t xml:space="preserve"> for the </w:t>
      </w:r>
      <w:proofErr w:type="spellStart"/>
      <w:r>
        <w:t>interview</w:t>
      </w:r>
      <w:proofErr w:type="spellEnd"/>
      <w:r>
        <w:t xml:space="preserve"> ”brister”, i.e. </w:t>
      </w:r>
      <w:proofErr w:type="spellStart"/>
      <w:r>
        <w:t>say</w:t>
      </w:r>
      <w:proofErr w:type="spellEnd"/>
      <w:r>
        <w:t xml:space="preserve"> </w:t>
      </w:r>
      <w:proofErr w:type="spellStart"/>
      <w:r>
        <w:t>what</w:t>
      </w:r>
      <w:proofErr w:type="spellEnd"/>
      <w:r>
        <w:t xml:space="preserve"> </w:t>
      </w:r>
      <w:proofErr w:type="spellStart"/>
      <w:r>
        <w:t>they</w:t>
      </w:r>
      <w:proofErr w:type="spellEnd"/>
      <w:r>
        <w:t xml:space="preserve"> </w:t>
      </w:r>
      <w:proofErr w:type="spellStart"/>
      <w:r>
        <w:t>are</w:t>
      </w:r>
      <w:proofErr w:type="spellEnd"/>
      <w:r>
        <w:t xml:space="preserve"> and </w:t>
      </w:r>
      <w:proofErr w:type="spellStart"/>
      <w:r>
        <w:t>then</w:t>
      </w:r>
      <w:proofErr w:type="spellEnd"/>
      <w:r>
        <w:t xml:space="preserve"> </w:t>
      </w:r>
      <w:proofErr w:type="spellStart"/>
      <w:r>
        <w:t>how</w:t>
      </w:r>
      <w:proofErr w:type="spellEnd"/>
      <w:r>
        <w:t xml:space="preserve"> </w:t>
      </w:r>
      <w:proofErr w:type="spellStart"/>
      <w:r>
        <w:t>they</w:t>
      </w:r>
      <w:proofErr w:type="spellEnd"/>
      <w:r>
        <w:t xml:space="preserve"> </w:t>
      </w:r>
      <w:proofErr w:type="spellStart"/>
      <w:r>
        <w:t>could</w:t>
      </w:r>
      <w:proofErr w:type="spellEnd"/>
      <w:r>
        <w:t xml:space="preserve"> be </w:t>
      </w:r>
      <w:proofErr w:type="spellStart"/>
      <w:r>
        <w:t>avoided</w:t>
      </w:r>
      <w:proofErr w:type="spellEnd"/>
      <w:r>
        <w:t xml:space="preserve"> in </w:t>
      </w:r>
      <w:proofErr w:type="spellStart"/>
      <w:r>
        <w:t>future</w:t>
      </w:r>
      <w:proofErr w:type="spellEnd"/>
      <w:r>
        <w:t xml:space="preserve"> studies. </w:t>
      </w:r>
      <w:proofErr w:type="spellStart"/>
      <w:r w:rsidRPr="002A6EF3">
        <w:rPr>
          <w:color w:val="FFFFFF" w:themeColor="background1"/>
        </w:rPr>
        <w:t>Fixed</w:t>
      </w:r>
      <w:proofErr w:type="spellEnd"/>
    </w:p>
  </w:comment>
  <w:comment w:id="35" w:author="Olivia Imner" w:date="2018-10-09T08:49:00Z" w:initials="OI">
    <w:p w14:paraId="1EA3CC70" w14:textId="020A2E2B" w:rsidR="00B93DE6" w:rsidRDefault="00B93DE6">
      <w:pPr>
        <w:pStyle w:val="Kommentarer"/>
      </w:pPr>
      <w:r>
        <w:rPr>
          <w:rStyle w:val="Kommentarsreferens"/>
        </w:rPr>
        <w:annotationRef/>
      </w:r>
      <w:r>
        <w:t xml:space="preserve">Visa källor blir inte bra </w:t>
      </w:r>
    </w:p>
    <w:p w14:paraId="51F368D9" w14:textId="77777777" w:rsidR="00B93DE6" w:rsidRDefault="00B93DE6">
      <w:pPr>
        <w:pStyle w:val="Kommentarer"/>
      </w:pPr>
    </w:p>
  </w:comment>
  <w:comment w:id="41" w:author="Unknown Author" w:date="2018-09-09T08:01:00Z" w:initials="">
    <w:p w14:paraId="4778FD34" w14:textId="1B8703F5" w:rsidR="00B93DE6" w:rsidRDefault="00B93DE6">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B93DE6" w:rsidRDefault="00B93DE6">
      <w:r>
        <w:separator/>
      </w:r>
    </w:p>
  </w:endnote>
  <w:endnote w:type="continuationSeparator" w:id="0">
    <w:p w14:paraId="4F768654" w14:textId="77777777" w:rsidR="00B93DE6" w:rsidRDefault="00B93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20000287" w:usb1="00000001" w:usb2="00000000" w:usb3="00000000" w:csb0="0000019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B93DE6" w:rsidRDefault="00B93DE6">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B93DE6" w:rsidRDefault="00B93DE6">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B93DE6" w:rsidRDefault="00B93DE6">
        <w:pPr>
          <w:pStyle w:val="Footer1"/>
          <w:jc w:val="center"/>
        </w:pPr>
        <w:r>
          <w:fldChar w:fldCharType="begin"/>
        </w:r>
        <w:r>
          <w:instrText>PAGE</w:instrText>
        </w:r>
        <w:r>
          <w:fldChar w:fldCharType="separate"/>
        </w:r>
        <w:r w:rsidR="00004B10">
          <w:rPr>
            <w:noProof/>
          </w:rPr>
          <w:t>20</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B93DE6" w:rsidRDefault="00B93DE6">
        <w:pPr>
          <w:pStyle w:val="Footer1"/>
          <w:jc w:val="center"/>
        </w:pPr>
        <w:r>
          <w:fldChar w:fldCharType="begin"/>
        </w:r>
        <w:r>
          <w:instrText>PAGE</w:instrText>
        </w:r>
        <w:r>
          <w:fldChar w:fldCharType="separate"/>
        </w:r>
        <w:r w:rsidR="00004B10">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B93DE6" w:rsidRDefault="00B93DE6">
      <w:r>
        <w:separator/>
      </w:r>
    </w:p>
  </w:footnote>
  <w:footnote w:type="continuationSeparator" w:id="0">
    <w:p w14:paraId="71DB8F98" w14:textId="77777777" w:rsidR="00B93DE6" w:rsidRDefault="00B93DE6">
      <w:r>
        <w:continuationSeparator/>
      </w:r>
    </w:p>
  </w:footnote>
  <w:footnote w:id="1">
    <w:p w14:paraId="5824ECF3" w14:textId="3C586678" w:rsidR="00B93DE6" w:rsidRPr="00B93DE6" w:rsidRDefault="00B93DE6" w:rsidP="00CF61C4">
      <w:pPr>
        <w:pStyle w:val="Fotnotstext"/>
        <w:jc w:val="both"/>
        <w:rPr>
          <w:sz w:val="14"/>
          <w:szCs w:val="14"/>
        </w:rPr>
      </w:pPr>
      <w:r w:rsidRPr="00B93DE6">
        <w:rPr>
          <w:rStyle w:val="Fotnotsreferens"/>
          <w:sz w:val="14"/>
          <w:szCs w:val="14"/>
        </w:rPr>
        <w:footnoteRef/>
      </w:r>
      <w:r w:rsidRPr="00B93DE6">
        <w:rPr>
          <w:rStyle w:val="Fotnotsreferens"/>
          <w:sz w:val="14"/>
          <w:szCs w:val="14"/>
        </w:rPr>
        <w:tab/>
      </w:r>
      <w:r w:rsidRPr="00B93DE6">
        <w:rPr>
          <w:sz w:val="14"/>
          <w:szCs w:val="14"/>
        </w:rPr>
        <w:t xml:space="preserve"> I intervjun förklarades det vad användargrupp är och att det innefattar Grades förklaring av målgrupp.</w:t>
      </w:r>
    </w:p>
  </w:footnote>
  <w:footnote w:id="2">
    <w:p w14:paraId="1BA30943" w14:textId="09D063F6" w:rsidR="00B93DE6" w:rsidRPr="00B93DE6" w:rsidRDefault="00B93DE6" w:rsidP="00CF61C4">
      <w:pPr>
        <w:pStyle w:val="Fotnotstext"/>
        <w:jc w:val="both"/>
        <w:rPr>
          <w:sz w:val="14"/>
          <w:szCs w:val="14"/>
        </w:rPr>
      </w:pPr>
      <w:r w:rsidRPr="00B93DE6">
        <w:rPr>
          <w:rStyle w:val="Fotnotsreferens"/>
          <w:sz w:val="14"/>
          <w:szCs w:val="14"/>
        </w:rPr>
        <w:footnoteRef/>
      </w:r>
      <w:r w:rsidRPr="00B93DE6">
        <w:rPr>
          <w:rStyle w:val="Fotnotsreferens"/>
          <w:sz w:val="14"/>
          <w:szCs w:val="14"/>
        </w:rPr>
        <w:tab/>
      </w:r>
      <w:r w:rsidRPr="00B93DE6">
        <w:rPr>
          <w:sz w:val="14"/>
          <w:szCs w:val="14"/>
        </w:rPr>
        <w:t xml:space="preserve"> Frågan förklarades igen med: Att studenten kan konkretisera det dem lärt sig i kursen.</w:t>
      </w:r>
    </w:p>
  </w:footnote>
  <w:footnote w:id="3">
    <w:p w14:paraId="58A700CB" w14:textId="2FA38BC1" w:rsidR="00B93DE6" w:rsidRPr="00B93DE6" w:rsidRDefault="00B93DE6" w:rsidP="00CF61C4">
      <w:pPr>
        <w:pStyle w:val="Fotnotstext"/>
        <w:jc w:val="both"/>
        <w:rPr>
          <w:sz w:val="14"/>
          <w:szCs w:val="14"/>
        </w:rPr>
      </w:pPr>
      <w:r w:rsidRPr="00B93DE6">
        <w:rPr>
          <w:rStyle w:val="Fotnotsreferens"/>
          <w:sz w:val="14"/>
          <w:szCs w:val="14"/>
        </w:rPr>
        <w:footnoteRef/>
      </w:r>
      <w:r w:rsidRPr="00B93DE6">
        <w:rPr>
          <w:rStyle w:val="Fotnotsreferens"/>
          <w:sz w:val="14"/>
          <w:szCs w:val="14"/>
        </w:rPr>
        <w:tab/>
      </w:r>
      <w:r w:rsidRPr="00B93DE6">
        <w:rPr>
          <w:sz w:val="14"/>
          <w:szCs w:val="14"/>
        </w:rPr>
        <w:t xml:space="preserve"> En förklaring gjordes av ”aktivera sinnena” med: att studenten får möjlighet att arbete själv. </w:t>
      </w:r>
    </w:p>
  </w:footnote>
  <w:footnote w:id="4">
    <w:p w14:paraId="19D64118" w14:textId="6533C3D9" w:rsidR="00B93DE6" w:rsidRPr="00B93DE6" w:rsidRDefault="00B93DE6" w:rsidP="00CF61C4">
      <w:pPr>
        <w:pStyle w:val="Fotnotstext"/>
        <w:jc w:val="both"/>
        <w:rPr>
          <w:sz w:val="14"/>
          <w:szCs w:val="14"/>
        </w:rPr>
      </w:pPr>
      <w:r w:rsidRPr="00B93DE6">
        <w:rPr>
          <w:rStyle w:val="Fotnotsreferens"/>
          <w:sz w:val="14"/>
          <w:szCs w:val="14"/>
        </w:rPr>
        <w:footnoteRef/>
      </w:r>
      <w:r w:rsidRPr="00B93DE6">
        <w:rPr>
          <w:rStyle w:val="Fotnotsreferens"/>
          <w:sz w:val="14"/>
          <w:szCs w:val="14"/>
        </w:rPr>
        <w:tab/>
      </w:r>
      <w:r w:rsidRPr="00B93DE6">
        <w:rPr>
          <w:sz w:val="14"/>
          <w:szCs w:val="14"/>
        </w:rPr>
        <w:t xml:space="preserve"> Ordförklaring av ”gestalta”: att det framställa och inlärda materialet ska fastna hos studenten.</w:t>
      </w:r>
    </w:p>
  </w:footnote>
  <w:footnote w:id="5">
    <w:p w14:paraId="4B8BE4EC" w14:textId="4EF66878" w:rsidR="00B93DE6" w:rsidRPr="00B93DE6" w:rsidRDefault="00B93DE6" w:rsidP="00CF61C4">
      <w:pPr>
        <w:pStyle w:val="Fotnotstext"/>
        <w:jc w:val="both"/>
        <w:rPr>
          <w:sz w:val="14"/>
          <w:szCs w:val="14"/>
        </w:rPr>
      </w:pPr>
      <w:r w:rsidRPr="00B93DE6">
        <w:rPr>
          <w:rStyle w:val="Fotnotsreferens"/>
          <w:sz w:val="14"/>
          <w:szCs w:val="14"/>
        </w:rPr>
        <w:footnoteRef/>
      </w:r>
      <w:r w:rsidRPr="00B93DE6">
        <w:rPr>
          <w:rStyle w:val="Fotnotsreferens"/>
          <w:sz w:val="14"/>
          <w:szCs w:val="14"/>
        </w:rPr>
        <w:tab/>
      </w:r>
      <w:r w:rsidRPr="00B93DE6">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B93DE6" w:rsidRDefault="00B93DE6" w:rsidP="00CF61C4">
      <w:pPr>
        <w:pStyle w:val="Fotnotstext"/>
        <w:jc w:val="both"/>
      </w:pPr>
      <w:r w:rsidRPr="00B93DE6">
        <w:rPr>
          <w:rStyle w:val="Fotnotsreferens"/>
          <w:sz w:val="14"/>
          <w:szCs w:val="14"/>
        </w:rPr>
        <w:footnoteRef/>
      </w:r>
      <w:r w:rsidRPr="00B93DE6">
        <w:rPr>
          <w:rStyle w:val="Fotnotsreferens"/>
          <w:sz w:val="14"/>
          <w:szCs w:val="14"/>
        </w:rPr>
        <w:tab/>
      </w:r>
      <w:r w:rsidRPr="00B93DE6">
        <w:rPr>
          <w:sz w:val="14"/>
          <w:szCs w:val="14"/>
        </w:rPr>
        <w:t xml:space="preserve"> En förklaring gjordes av ”övning och granskning” med: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2"/>
  </w:num>
  <w:num w:numId="4">
    <w:abstractNumId w:val="5"/>
  </w:num>
  <w:num w:numId="5">
    <w:abstractNumId w:val="8"/>
  </w:num>
  <w:num w:numId="6">
    <w:abstractNumId w:val="9"/>
  </w:num>
  <w:num w:numId="7">
    <w:abstractNumId w:val="6"/>
  </w:num>
  <w:num w:numId="8">
    <w:abstractNumId w:val="4"/>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4B10"/>
    <w:rsid w:val="000132C0"/>
    <w:rsid w:val="000152C2"/>
    <w:rsid w:val="00021305"/>
    <w:rsid w:val="00024931"/>
    <w:rsid w:val="000331BF"/>
    <w:rsid w:val="000359B7"/>
    <w:rsid w:val="000413AA"/>
    <w:rsid w:val="00041A1C"/>
    <w:rsid w:val="000427E4"/>
    <w:rsid w:val="00043579"/>
    <w:rsid w:val="00052213"/>
    <w:rsid w:val="000531A0"/>
    <w:rsid w:val="000539E0"/>
    <w:rsid w:val="00063F85"/>
    <w:rsid w:val="000663F2"/>
    <w:rsid w:val="000775EB"/>
    <w:rsid w:val="00083F82"/>
    <w:rsid w:val="000856E3"/>
    <w:rsid w:val="00085FDC"/>
    <w:rsid w:val="0008729B"/>
    <w:rsid w:val="00087DFC"/>
    <w:rsid w:val="0009439E"/>
    <w:rsid w:val="000A2398"/>
    <w:rsid w:val="000A3642"/>
    <w:rsid w:val="000A7DCF"/>
    <w:rsid w:val="000B0BC8"/>
    <w:rsid w:val="000B1A5C"/>
    <w:rsid w:val="000B42FE"/>
    <w:rsid w:val="000C13C1"/>
    <w:rsid w:val="000C1C09"/>
    <w:rsid w:val="000C1D43"/>
    <w:rsid w:val="000C29D9"/>
    <w:rsid w:val="000D6D84"/>
    <w:rsid w:val="000E09E7"/>
    <w:rsid w:val="000E3605"/>
    <w:rsid w:val="000F0C86"/>
    <w:rsid w:val="000F257E"/>
    <w:rsid w:val="000F49A5"/>
    <w:rsid w:val="001004DB"/>
    <w:rsid w:val="001017ED"/>
    <w:rsid w:val="00103740"/>
    <w:rsid w:val="001046A8"/>
    <w:rsid w:val="001077E4"/>
    <w:rsid w:val="00110DB4"/>
    <w:rsid w:val="00113211"/>
    <w:rsid w:val="00116196"/>
    <w:rsid w:val="001269BE"/>
    <w:rsid w:val="00127A70"/>
    <w:rsid w:val="00130629"/>
    <w:rsid w:val="00131159"/>
    <w:rsid w:val="001352A9"/>
    <w:rsid w:val="00135C34"/>
    <w:rsid w:val="00147B30"/>
    <w:rsid w:val="0016757F"/>
    <w:rsid w:val="001701BE"/>
    <w:rsid w:val="00184373"/>
    <w:rsid w:val="00190936"/>
    <w:rsid w:val="00191B85"/>
    <w:rsid w:val="0019256B"/>
    <w:rsid w:val="001A09C0"/>
    <w:rsid w:val="001B1EAE"/>
    <w:rsid w:val="001B244D"/>
    <w:rsid w:val="001B6E2D"/>
    <w:rsid w:val="001C5B3A"/>
    <w:rsid w:val="001C73C5"/>
    <w:rsid w:val="001D31E9"/>
    <w:rsid w:val="001D3A85"/>
    <w:rsid w:val="001D42D7"/>
    <w:rsid w:val="001D4C6E"/>
    <w:rsid w:val="001E3C88"/>
    <w:rsid w:val="001E60E6"/>
    <w:rsid w:val="001F2C9C"/>
    <w:rsid w:val="001F6503"/>
    <w:rsid w:val="001F6FE8"/>
    <w:rsid w:val="00203802"/>
    <w:rsid w:val="00205671"/>
    <w:rsid w:val="00213CE1"/>
    <w:rsid w:val="00213FB2"/>
    <w:rsid w:val="00216DDF"/>
    <w:rsid w:val="00217276"/>
    <w:rsid w:val="00227C61"/>
    <w:rsid w:val="00233434"/>
    <w:rsid w:val="00234C76"/>
    <w:rsid w:val="0023519E"/>
    <w:rsid w:val="00235908"/>
    <w:rsid w:val="00242648"/>
    <w:rsid w:val="002427A4"/>
    <w:rsid w:val="002435CA"/>
    <w:rsid w:val="002464E9"/>
    <w:rsid w:val="002468FE"/>
    <w:rsid w:val="00253BB6"/>
    <w:rsid w:val="00257DD5"/>
    <w:rsid w:val="00262ADC"/>
    <w:rsid w:val="002717B1"/>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792E"/>
    <w:rsid w:val="00304D18"/>
    <w:rsid w:val="00305460"/>
    <w:rsid w:val="00305D18"/>
    <w:rsid w:val="003073A8"/>
    <w:rsid w:val="00313701"/>
    <w:rsid w:val="00313D60"/>
    <w:rsid w:val="003148A7"/>
    <w:rsid w:val="0032088C"/>
    <w:rsid w:val="00322DBF"/>
    <w:rsid w:val="0033419A"/>
    <w:rsid w:val="003405AE"/>
    <w:rsid w:val="0034079D"/>
    <w:rsid w:val="00341BB8"/>
    <w:rsid w:val="00342848"/>
    <w:rsid w:val="00342CA7"/>
    <w:rsid w:val="00342D7D"/>
    <w:rsid w:val="0034349A"/>
    <w:rsid w:val="003475EE"/>
    <w:rsid w:val="0035370A"/>
    <w:rsid w:val="003557DE"/>
    <w:rsid w:val="00355C23"/>
    <w:rsid w:val="00363562"/>
    <w:rsid w:val="003673BF"/>
    <w:rsid w:val="00372DB4"/>
    <w:rsid w:val="003757F9"/>
    <w:rsid w:val="00377747"/>
    <w:rsid w:val="00384E49"/>
    <w:rsid w:val="00385B71"/>
    <w:rsid w:val="00391CE8"/>
    <w:rsid w:val="003A2763"/>
    <w:rsid w:val="003A2801"/>
    <w:rsid w:val="003A3342"/>
    <w:rsid w:val="003B23C6"/>
    <w:rsid w:val="003B5EB1"/>
    <w:rsid w:val="003C06CF"/>
    <w:rsid w:val="003C4177"/>
    <w:rsid w:val="003D1A09"/>
    <w:rsid w:val="003D2164"/>
    <w:rsid w:val="003E2AEF"/>
    <w:rsid w:val="003E2B2E"/>
    <w:rsid w:val="003E735C"/>
    <w:rsid w:val="003E7604"/>
    <w:rsid w:val="003F3081"/>
    <w:rsid w:val="003F3E31"/>
    <w:rsid w:val="003F606D"/>
    <w:rsid w:val="003F797E"/>
    <w:rsid w:val="00401324"/>
    <w:rsid w:val="00403293"/>
    <w:rsid w:val="00411F1C"/>
    <w:rsid w:val="00413AFC"/>
    <w:rsid w:val="00424D19"/>
    <w:rsid w:val="00425275"/>
    <w:rsid w:val="0043087E"/>
    <w:rsid w:val="004317DB"/>
    <w:rsid w:val="0045054A"/>
    <w:rsid w:val="00451DEF"/>
    <w:rsid w:val="00457C43"/>
    <w:rsid w:val="00460759"/>
    <w:rsid w:val="004609DA"/>
    <w:rsid w:val="00463CEE"/>
    <w:rsid w:val="004642EB"/>
    <w:rsid w:val="0047515C"/>
    <w:rsid w:val="0047588C"/>
    <w:rsid w:val="00482617"/>
    <w:rsid w:val="00482F2B"/>
    <w:rsid w:val="004862A6"/>
    <w:rsid w:val="00491CC8"/>
    <w:rsid w:val="00493097"/>
    <w:rsid w:val="004979BB"/>
    <w:rsid w:val="004A010C"/>
    <w:rsid w:val="004A07F5"/>
    <w:rsid w:val="004A08DF"/>
    <w:rsid w:val="004A5707"/>
    <w:rsid w:val="004A62A2"/>
    <w:rsid w:val="004A6D58"/>
    <w:rsid w:val="004B0686"/>
    <w:rsid w:val="004B4647"/>
    <w:rsid w:val="004C1522"/>
    <w:rsid w:val="004C23B4"/>
    <w:rsid w:val="004C23F2"/>
    <w:rsid w:val="004D2BD6"/>
    <w:rsid w:val="004E58AD"/>
    <w:rsid w:val="004E6C7F"/>
    <w:rsid w:val="004F3063"/>
    <w:rsid w:val="004F6381"/>
    <w:rsid w:val="00503459"/>
    <w:rsid w:val="00503EE6"/>
    <w:rsid w:val="005078DE"/>
    <w:rsid w:val="00513716"/>
    <w:rsid w:val="00514027"/>
    <w:rsid w:val="00514B48"/>
    <w:rsid w:val="0051725C"/>
    <w:rsid w:val="00522279"/>
    <w:rsid w:val="00526AA1"/>
    <w:rsid w:val="005271EF"/>
    <w:rsid w:val="00535A60"/>
    <w:rsid w:val="00536530"/>
    <w:rsid w:val="00542B84"/>
    <w:rsid w:val="005432E1"/>
    <w:rsid w:val="00551BEB"/>
    <w:rsid w:val="00556D98"/>
    <w:rsid w:val="00560FF4"/>
    <w:rsid w:val="00561526"/>
    <w:rsid w:val="00567A32"/>
    <w:rsid w:val="00572832"/>
    <w:rsid w:val="00572E06"/>
    <w:rsid w:val="00575177"/>
    <w:rsid w:val="0058177A"/>
    <w:rsid w:val="00586C26"/>
    <w:rsid w:val="00590E58"/>
    <w:rsid w:val="0059226E"/>
    <w:rsid w:val="005A039A"/>
    <w:rsid w:val="005A03C6"/>
    <w:rsid w:val="005A4DBF"/>
    <w:rsid w:val="005B4761"/>
    <w:rsid w:val="005B77FC"/>
    <w:rsid w:val="005C02EC"/>
    <w:rsid w:val="005C19E9"/>
    <w:rsid w:val="005D0C05"/>
    <w:rsid w:val="005D2977"/>
    <w:rsid w:val="005E268B"/>
    <w:rsid w:val="005E3C6F"/>
    <w:rsid w:val="005E7AB1"/>
    <w:rsid w:val="005F02AD"/>
    <w:rsid w:val="005F4614"/>
    <w:rsid w:val="005F76A4"/>
    <w:rsid w:val="006072FF"/>
    <w:rsid w:val="00615A46"/>
    <w:rsid w:val="0061770F"/>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577"/>
    <w:rsid w:val="006764D6"/>
    <w:rsid w:val="006814B9"/>
    <w:rsid w:val="0068181E"/>
    <w:rsid w:val="00682622"/>
    <w:rsid w:val="00687D26"/>
    <w:rsid w:val="00695F93"/>
    <w:rsid w:val="006A08E7"/>
    <w:rsid w:val="006B0EE1"/>
    <w:rsid w:val="006B6439"/>
    <w:rsid w:val="006C00DB"/>
    <w:rsid w:val="006C3FF0"/>
    <w:rsid w:val="006D25B0"/>
    <w:rsid w:val="006D6AE3"/>
    <w:rsid w:val="006E30FA"/>
    <w:rsid w:val="006E59A9"/>
    <w:rsid w:val="006F1A69"/>
    <w:rsid w:val="006F6C67"/>
    <w:rsid w:val="00701155"/>
    <w:rsid w:val="0070291E"/>
    <w:rsid w:val="00710303"/>
    <w:rsid w:val="00716679"/>
    <w:rsid w:val="00720757"/>
    <w:rsid w:val="0072154A"/>
    <w:rsid w:val="0072365C"/>
    <w:rsid w:val="00731293"/>
    <w:rsid w:val="00735C7B"/>
    <w:rsid w:val="0074168A"/>
    <w:rsid w:val="00744110"/>
    <w:rsid w:val="0074784D"/>
    <w:rsid w:val="00747A26"/>
    <w:rsid w:val="0075412A"/>
    <w:rsid w:val="00764107"/>
    <w:rsid w:val="0076469F"/>
    <w:rsid w:val="007710D1"/>
    <w:rsid w:val="0077261B"/>
    <w:rsid w:val="007757C3"/>
    <w:rsid w:val="007813E2"/>
    <w:rsid w:val="0079274D"/>
    <w:rsid w:val="00795CC9"/>
    <w:rsid w:val="00796E42"/>
    <w:rsid w:val="007A180F"/>
    <w:rsid w:val="007A181F"/>
    <w:rsid w:val="007B0B4F"/>
    <w:rsid w:val="007B22BB"/>
    <w:rsid w:val="007B2AC7"/>
    <w:rsid w:val="007C00B3"/>
    <w:rsid w:val="007C15AA"/>
    <w:rsid w:val="007C1638"/>
    <w:rsid w:val="007C2E9F"/>
    <w:rsid w:val="007C3EE4"/>
    <w:rsid w:val="007C474C"/>
    <w:rsid w:val="007C5578"/>
    <w:rsid w:val="007C75AC"/>
    <w:rsid w:val="007D7DFC"/>
    <w:rsid w:val="007E24A5"/>
    <w:rsid w:val="007F11CF"/>
    <w:rsid w:val="007F5594"/>
    <w:rsid w:val="007F5A31"/>
    <w:rsid w:val="007F6CEC"/>
    <w:rsid w:val="00806CE6"/>
    <w:rsid w:val="00811153"/>
    <w:rsid w:val="00814553"/>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709DF"/>
    <w:rsid w:val="00874DE4"/>
    <w:rsid w:val="00875C23"/>
    <w:rsid w:val="00882763"/>
    <w:rsid w:val="0088501B"/>
    <w:rsid w:val="00890D21"/>
    <w:rsid w:val="00891246"/>
    <w:rsid w:val="00891A2E"/>
    <w:rsid w:val="00891BF2"/>
    <w:rsid w:val="008928B6"/>
    <w:rsid w:val="00893C8F"/>
    <w:rsid w:val="008A57EE"/>
    <w:rsid w:val="008A6219"/>
    <w:rsid w:val="008A67A7"/>
    <w:rsid w:val="008A6C94"/>
    <w:rsid w:val="008C3521"/>
    <w:rsid w:val="008D01A7"/>
    <w:rsid w:val="008E34C7"/>
    <w:rsid w:val="008E6459"/>
    <w:rsid w:val="008E6FE9"/>
    <w:rsid w:val="00902178"/>
    <w:rsid w:val="00902AF6"/>
    <w:rsid w:val="00902C81"/>
    <w:rsid w:val="00904282"/>
    <w:rsid w:val="00905DB0"/>
    <w:rsid w:val="00907F5F"/>
    <w:rsid w:val="009102A7"/>
    <w:rsid w:val="00912ED7"/>
    <w:rsid w:val="0091477A"/>
    <w:rsid w:val="00915D89"/>
    <w:rsid w:val="009306F9"/>
    <w:rsid w:val="0093589A"/>
    <w:rsid w:val="009367D6"/>
    <w:rsid w:val="00937404"/>
    <w:rsid w:val="0095154D"/>
    <w:rsid w:val="00951E2F"/>
    <w:rsid w:val="00953C45"/>
    <w:rsid w:val="009562B9"/>
    <w:rsid w:val="00960F14"/>
    <w:rsid w:val="00964625"/>
    <w:rsid w:val="00964904"/>
    <w:rsid w:val="009660E1"/>
    <w:rsid w:val="00971948"/>
    <w:rsid w:val="00973E43"/>
    <w:rsid w:val="00975FE4"/>
    <w:rsid w:val="00976A0C"/>
    <w:rsid w:val="00980817"/>
    <w:rsid w:val="00981CC7"/>
    <w:rsid w:val="0098302A"/>
    <w:rsid w:val="00984248"/>
    <w:rsid w:val="009853E3"/>
    <w:rsid w:val="00985604"/>
    <w:rsid w:val="00992BD5"/>
    <w:rsid w:val="009A0EF4"/>
    <w:rsid w:val="009A1F30"/>
    <w:rsid w:val="009A5435"/>
    <w:rsid w:val="009B2638"/>
    <w:rsid w:val="009B5FD4"/>
    <w:rsid w:val="009C0163"/>
    <w:rsid w:val="009D10D5"/>
    <w:rsid w:val="009D7AA6"/>
    <w:rsid w:val="009D7B5B"/>
    <w:rsid w:val="009E28C0"/>
    <w:rsid w:val="009F1170"/>
    <w:rsid w:val="009F2935"/>
    <w:rsid w:val="009F3187"/>
    <w:rsid w:val="009F664E"/>
    <w:rsid w:val="00A06326"/>
    <w:rsid w:val="00A06A89"/>
    <w:rsid w:val="00A10B06"/>
    <w:rsid w:val="00A11197"/>
    <w:rsid w:val="00A11DD2"/>
    <w:rsid w:val="00A17D89"/>
    <w:rsid w:val="00A31199"/>
    <w:rsid w:val="00A44A23"/>
    <w:rsid w:val="00A46B98"/>
    <w:rsid w:val="00A53F62"/>
    <w:rsid w:val="00A54A9F"/>
    <w:rsid w:val="00A62911"/>
    <w:rsid w:val="00A63576"/>
    <w:rsid w:val="00A63C4E"/>
    <w:rsid w:val="00A65FFF"/>
    <w:rsid w:val="00A7085E"/>
    <w:rsid w:val="00A713D9"/>
    <w:rsid w:val="00A74157"/>
    <w:rsid w:val="00A76A46"/>
    <w:rsid w:val="00A80803"/>
    <w:rsid w:val="00A81DE8"/>
    <w:rsid w:val="00A85A1E"/>
    <w:rsid w:val="00A87BB7"/>
    <w:rsid w:val="00A9040C"/>
    <w:rsid w:val="00A91582"/>
    <w:rsid w:val="00A958E8"/>
    <w:rsid w:val="00A95934"/>
    <w:rsid w:val="00A97377"/>
    <w:rsid w:val="00AA375E"/>
    <w:rsid w:val="00AA3AFD"/>
    <w:rsid w:val="00AB7099"/>
    <w:rsid w:val="00AC7484"/>
    <w:rsid w:val="00AC7B85"/>
    <w:rsid w:val="00AD2433"/>
    <w:rsid w:val="00AD2787"/>
    <w:rsid w:val="00AD4ABC"/>
    <w:rsid w:val="00AE0EFD"/>
    <w:rsid w:val="00AE472E"/>
    <w:rsid w:val="00AF577B"/>
    <w:rsid w:val="00AF601B"/>
    <w:rsid w:val="00B04C77"/>
    <w:rsid w:val="00B06ECC"/>
    <w:rsid w:val="00B17BFA"/>
    <w:rsid w:val="00B31D7F"/>
    <w:rsid w:val="00B32D13"/>
    <w:rsid w:val="00B37533"/>
    <w:rsid w:val="00B40F76"/>
    <w:rsid w:val="00B40FE4"/>
    <w:rsid w:val="00B41458"/>
    <w:rsid w:val="00B434F4"/>
    <w:rsid w:val="00B467DC"/>
    <w:rsid w:val="00B46C95"/>
    <w:rsid w:val="00B52F86"/>
    <w:rsid w:val="00B566A4"/>
    <w:rsid w:val="00B61255"/>
    <w:rsid w:val="00B623A6"/>
    <w:rsid w:val="00B67ECD"/>
    <w:rsid w:val="00B73674"/>
    <w:rsid w:val="00B814D2"/>
    <w:rsid w:val="00B818BA"/>
    <w:rsid w:val="00B86EEE"/>
    <w:rsid w:val="00B93DE6"/>
    <w:rsid w:val="00B95069"/>
    <w:rsid w:val="00BA0F17"/>
    <w:rsid w:val="00BA3DCC"/>
    <w:rsid w:val="00BA47F1"/>
    <w:rsid w:val="00BA62A8"/>
    <w:rsid w:val="00BA6D11"/>
    <w:rsid w:val="00BA7F7A"/>
    <w:rsid w:val="00BB2BBD"/>
    <w:rsid w:val="00BC1D82"/>
    <w:rsid w:val="00BC418D"/>
    <w:rsid w:val="00BC47D8"/>
    <w:rsid w:val="00BC64A2"/>
    <w:rsid w:val="00BC681B"/>
    <w:rsid w:val="00BD5132"/>
    <w:rsid w:val="00BE2E0E"/>
    <w:rsid w:val="00BE4185"/>
    <w:rsid w:val="00C00002"/>
    <w:rsid w:val="00C05B0F"/>
    <w:rsid w:val="00C240AD"/>
    <w:rsid w:val="00C27CAF"/>
    <w:rsid w:val="00C363DF"/>
    <w:rsid w:val="00C37647"/>
    <w:rsid w:val="00C409E3"/>
    <w:rsid w:val="00C42A9D"/>
    <w:rsid w:val="00C44EB7"/>
    <w:rsid w:val="00C45585"/>
    <w:rsid w:val="00C46D9D"/>
    <w:rsid w:val="00C51B02"/>
    <w:rsid w:val="00C54D6F"/>
    <w:rsid w:val="00C564E9"/>
    <w:rsid w:val="00C565B9"/>
    <w:rsid w:val="00C869D0"/>
    <w:rsid w:val="00C9446B"/>
    <w:rsid w:val="00CA160B"/>
    <w:rsid w:val="00CA2D4A"/>
    <w:rsid w:val="00CB107E"/>
    <w:rsid w:val="00CB3D1B"/>
    <w:rsid w:val="00CB4A5E"/>
    <w:rsid w:val="00CB4C73"/>
    <w:rsid w:val="00CB6D9D"/>
    <w:rsid w:val="00CD3F49"/>
    <w:rsid w:val="00CE6BAB"/>
    <w:rsid w:val="00CF008C"/>
    <w:rsid w:val="00CF0BE6"/>
    <w:rsid w:val="00CF0BF3"/>
    <w:rsid w:val="00CF170C"/>
    <w:rsid w:val="00CF4223"/>
    <w:rsid w:val="00CF61C4"/>
    <w:rsid w:val="00D000E0"/>
    <w:rsid w:val="00D01DE3"/>
    <w:rsid w:val="00D02663"/>
    <w:rsid w:val="00D02665"/>
    <w:rsid w:val="00D042B9"/>
    <w:rsid w:val="00D068AD"/>
    <w:rsid w:val="00D07F7B"/>
    <w:rsid w:val="00D12CAD"/>
    <w:rsid w:val="00D26629"/>
    <w:rsid w:val="00D334CD"/>
    <w:rsid w:val="00D338A7"/>
    <w:rsid w:val="00D37BCF"/>
    <w:rsid w:val="00D43553"/>
    <w:rsid w:val="00D43E6B"/>
    <w:rsid w:val="00D44F9D"/>
    <w:rsid w:val="00D45847"/>
    <w:rsid w:val="00D466C9"/>
    <w:rsid w:val="00D51C83"/>
    <w:rsid w:val="00D54FB0"/>
    <w:rsid w:val="00D65AF9"/>
    <w:rsid w:val="00D71CDE"/>
    <w:rsid w:val="00D73501"/>
    <w:rsid w:val="00D74144"/>
    <w:rsid w:val="00D74BFF"/>
    <w:rsid w:val="00D7649D"/>
    <w:rsid w:val="00D808DD"/>
    <w:rsid w:val="00D83AD0"/>
    <w:rsid w:val="00D863D2"/>
    <w:rsid w:val="00D877C8"/>
    <w:rsid w:val="00D90862"/>
    <w:rsid w:val="00D924A7"/>
    <w:rsid w:val="00D939B2"/>
    <w:rsid w:val="00D970EE"/>
    <w:rsid w:val="00DA1086"/>
    <w:rsid w:val="00DB1910"/>
    <w:rsid w:val="00DB4ED3"/>
    <w:rsid w:val="00DC7A9B"/>
    <w:rsid w:val="00DD0905"/>
    <w:rsid w:val="00DD12F3"/>
    <w:rsid w:val="00DD1792"/>
    <w:rsid w:val="00DE1202"/>
    <w:rsid w:val="00DE1A92"/>
    <w:rsid w:val="00DF3880"/>
    <w:rsid w:val="00E02ACD"/>
    <w:rsid w:val="00E040F7"/>
    <w:rsid w:val="00E048BB"/>
    <w:rsid w:val="00E04FD4"/>
    <w:rsid w:val="00E05F45"/>
    <w:rsid w:val="00E2013D"/>
    <w:rsid w:val="00E2103E"/>
    <w:rsid w:val="00E31E16"/>
    <w:rsid w:val="00E44B3C"/>
    <w:rsid w:val="00E44C61"/>
    <w:rsid w:val="00E4797E"/>
    <w:rsid w:val="00E53EBC"/>
    <w:rsid w:val="00E55F01"/>
    <w:rsid w:val="00E569AA"/>
    <w:rsid w:val="00E56D30"/>
    <w:rsid w:val="00E57FE7"/>
    <w:rsid w:val="00E604B2"/>
    <w:rsid w:val="00E64381"/>
    <w:rsid w:val="00E70FC4"/>
    <w:rsid w:val="00E7141B"/>
    <w:rsid w:val="00E72EF5"/>
    <w:rsid w:val="00E8369E"/>
    <w:rsid w:val="00E8385A"/>
    <w:rsid w:val="00E86D52"/>
    <w:rsid w:val="00E91509"/>
    <w:rsid w:val="00E97FC1"/>
    <w:rsid w:val="00EA1899"/>
    <w:rsid w:val="00EA7A8A"/>
    <w:rsid w:val="00EB1E68"/>
    <w:rsid w:val="00EB3A4E"/>
    <w:rsid w:val="00EB433D"/>
    <w:rsid w:val="00ED3A56"/>
    <w:rsid w:val="00ED733F"/>
    <w:rsid w:val="00ED77BB"/>
    <w:rsid w:val="00EE3EDE"/>
    <w:rsid w:val="00EE7E1E"/>
    <w:rsid w:val="00EF56C7"/>
    <w:rsid w:val="00F01E86"/>
    <w:rsid w:val="00F10A47"/>
    <w:rsid w:val="00F1559D"/>
    <w:rsid w:val="00F16CB6"/>
    <w:rsid w:val="00F24A19"/>
    <w:rsid w:val="00F36D89"/>
    <w:rsid w:val="00F400E0"/>
    <w:rsid w:val="00F43731"/>
    <w:rsid w:val="00F4438A"/>
    <w:rsid w:val="00F5225C"/>
    <w:rsid w:val="00F57D86"/>
    <w:rsid w:val="00F611BE"/>
    <w:rsid w:val="00F628A3"/>
    <w:rsid w:val="00F67766"/>
    <w:rsid w:val="00F7572C"/>
    <w:rsid w:val="00F85236"/>
    <w:rsid w:val="00F87E43"/>
    <w:rsid w:val="00F87E50"/>
    <w:rsid w:val="00F9332B"/>
    <w:rsid w:val="00F95006"/>
    <w:rsid w:val="00FB3E6B"/>
    <w:rsid w:val="00FB7215"/>
    <w:rsid w:val="00FB77D5"/>
    <w:rsid w:val="00FD48CF"/>
    <w:rsid w:val="00FD5664"/>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C7DC771B-E898-F142-9514-DD3E33D3C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11334</TotalTime>
  <Pages>27</Pages>
  <Words>11052</Words>
  <Characters>58580</Characters>
  <Application>Microsoft Macintosh Word</Application>
  <DocSecurity>0</DocSecurity>
  <Lines>488</Lines>
  <Paragraphs>138</Paragraphs>
  <ScaleCrop>false</ScaleCrop>
  <Company>Stockholms universitetsbibliotek</Company>
  <LinksUpToDate>false</LinksUpToDate>
  <CharactersWithSpaces>69494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297</cp:revision>
  <cp:lastPrinted>2010-07-05T09:46:00Z</cp:lastPrinted>
  <dcterms:created xsi:type="dcterms:W3CDTF">2018-05-01T11:24:00Z</dcterms:created>
  <dcterms:modified xsi:type="dcterms:W3CDTF">2018-10-09T10:58:00Z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