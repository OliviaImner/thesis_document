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9E28C0" w:rsidRDefault="009E28C0">
                            <w:pPr>
                              <w:pStyle w:val="Frontpagetext"/>
                              <w:rPr>
                                <w:sz w:val="28"/>
                                <w:szCs w:val="28"/>
                              </w:rPr>
                            </w:pPr>
                            <w:r>
                              <w:rPr>
                                <w:sz w:val="28"/>
                                <w:szCs w:val="28"/>
                              </w:rPr>
                              <w:t xml:space="preserve">Institutionen för data- </w:t>
                            </w:r>
                            <w:r>
                              <w:rPr>
                                <w:sz w:val="28"/>
                                <w:szCs w:val="28"/>
                              </w:rPr>
                              <w:br/>
                              <w:t>och systemvetenskap</w:t>
                            </w:r>
                          </w:p>
                          <w:p w14:paraId="0DD0DA7D" w14:textId="77777777" w:rsidR="009E28C0" w:rsidRDefault="009E28C0">
                            <w:pPr>
                              <w:pStyle w:val="TextBox"/>
                            </w:pPr>
                            <w:r>
                              <w:t>Examensarbete 15 hp</w:t>
                            </w:r>
                          </w:p>
                          <w:p w14:paraId="205AAAC7" w14:textId="77777777" w:rsidR="009E28C0" w:rsidRDefault="009E28C0">
                            <w:pPr>
                              <w:pStyle w:val="TextBox"/>
                            </w:pPr>
                            <w:r>
                              <w:t>Data- och systemvetenskap</w:t>
                            </w:r>
                          </w:p>
                          <w:p w14:paraId="51566511" w14:textId="77777777" w:rsidR="009E28C0" w:rsidRDefault="009E28C0">
                            <w:pPr>
                              <w:pStyle w:val="Textruta"/>
                            </w:pPr>
                            <w:r>
                              <w:t xml:space="preserve">Kurs- eller utbildningsprogram (180 hp) </w:t>
                            </w:r>
                          </w:p>
                          <w:p w14:paraId="7A700FAB" w14:textId="77777777" w:rsidR="009E28C0" w:rsidRDefault="009E28C0">
                            <w:pPr>
                              <w:pStyle w:val="Textruta"/>
                            </w:pPr>
                            <w:r>
                              <w:t>Höst-/Vårterminen 2018</w:t>
                            </w:r>
                          </w:p>
                          <w:p w14:paraId="381612CD" w14:textId="77777777" w:rsidR="009E28C0" w:rsidRDefault="009E28C0">
                            <w:pPr>
                              <w:pStyle w:val="Textruta"/>
                            </w:pPr>
                            <w:r>
                              <w:t>Handledare: Robert Ramberg</w:t>
                            </w:r>
                          </w:p>
                          <w:p w14:paraId="41DC09BB" w14:textId="77777777" w:rsidR="009E28C0" w:rsidRDefault="009E28C0">
                            <w:pPr>
                              <w:pStyle w:val="Textruta"/>
                            </w:pPr>
                            <w:r>
                              <w:t>Granskare: Förnamn Efternamn</w:t>
                            </w:r>
                          </w:p>
                          <w:p w14:paraId="316E1ACF" w14:textId="77777777" w:rsidR="009E28C0" w:rsidRDefault="009E28C0">
                            <w:pPr>
                              <w:pStyle w:val="Textruta"/>
                              <w:rPr>
                                <w:lang w:val="en-US"/>
                              </w:rPr>
                            </w:pPr>
                            <w:r>
                              <w:rPr>
                                <w:lang w:val="en-US"/>
                              </w:rPr>
                              <w:t>English title: Evaluation of pedagogical models as a platform for the refinement of courses at the e-learning company Grade</w:t>
                            </w:r>
                          </w:p>
                          <w:p w14:paraId="680742CD" w14:textId="77777777" w:rsidR="009E28C0" w:rsidRDefault="009E28C0">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45585" w:rsidRDefault="00C45585">
                      <w:pPr>
                        <w:pStyle w:val="Frontpagetext"/>
                        <w:rPr>
                          <w:sz w:val="28"/>
                          <w:szCs w:val="28"/>
                        </w:rPr>
                      </w:pPr>
                      <w:r>
                        <w:rPr>
                          <w:sz w:val="28"/>
                          <w:szCs w:val="28"/>
                        </w:rPr>
                        <w:t xml:space="preserve">Institutionen för data- </w:t>
                      </w:r>
                      <w:r>
                        <w:rPr>
                          <w:sz w:val="28"/>
                          <w:szCs w:val="28"/>
                        </w:rPr>
                        <w:br/>
                        <w:t>och systemvetenskap</w:t>
                      </w:r>
                    </w:p>
                    <w:p w14:paraId="0DD0DA7D" w14:textId="77777777" w:rsidR="00C45585" w:rsidRDefault="00C45585">
                      <w:pPr>
                        <w:pStyle w:val="TextBox"/>
                      </w:pPr>
                      <w:r>
                        <w:t>Examensarbete 15 hp</w:t>
                      </w:r>
                    </w:p>
                    <w:p w14:paraId="205AAAC7" w14:textId="77777777" w:rsidR="00C45585" w:rsidRDefault="00C45585">
                      <w:pPr>
                        <w:pStyle w:val="TextBox"/>
                      </w:pPr>
                      <w:r>
                        <w:t>Data- och systemvetenskap</w:t>
                      </w:r>
                    </w:p>
                    <w:p w14:paraId="51566511" w14:textId="77777777" w:rsidR="00C45585" w:rsidRDefault="00C45585">
                      <w:pPr>
                        <w:pStyle w:val="Textruta"/>
                      </w:pPr>
                      <w:r>
                        <w:t xml:space="preserve">Kurs- eller utbildningsprogram (180 hp) </w:t>
                      </w:r>
                    </w:p>
                    <w:p w14:paraId="7A700FAB" w14:textId="77777777" w:rsidR="00C45585" w:rsidRDefault="00C45585">
                      <w:pPr>
                        <w:pStyle w:val="Textruta"/>
                      </w:pPr>
                      <w:r>
                        <w:t>Höst-/Vårterminen 2018</w:t>
                      </w:r>
                    </w:p>
                    <w:p w14:paraId="381612CD" w14:textId="77777777" w:rsidR="00C45585" w:rsidRDefault="00C45585">
                      <w:pPr>
                        <w:pStyle w:val="Textruta"/>
                      </w:pPr>
                      <w:r>
                        <w:t>Handledare: Robert Ramberg</w:t>
                      </w:r>
                    </w:p>
                    <w:p w14:paraId="41DC09BB" w14:textId="77777777" w:rsidR="00C45585" w:rsidRDefault="00C45585">
                      <w:pPr>
                        <w:pStyle w:val="Textruta"/>
                      </w:pPr>
                      <w:r>
                        <w:t>Granskare: Förnamn Efternamn</w:t>
                      </w:r>
                    </w:p>
                    <w:p w14:paraId="316E1ACF" w14:textId="77777777" w:rsidR="00C45585" w:rsidRDefault="00C45585">
                      <w:pPr>
                        <w:pStyle w:val="Textruta"/>
                        <w:rPr>
                          <w:lang w:val="en-US"/>
                        </w:rPr>
                      </w:pPr>
                      <w:r>
                        <w:rPr>
                          <w:lang w:val="en-US"/>
                        </w:rPr>
                        <w:t>English title: Evaluation of pedagogical models as a platform for the refinement of courses at the e-learning company Grade</w:t>
                      </w:r>
                    </w:p>
                    <w:p w14:paraId="680742CD" w14:textId="77777777" w:rsidR="00C45585" w:rsidRDefault="00C45585">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4A919FFF" w14:textId="77777777" w:rsidR="00561526"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4FB3D114"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3E208248" w:rsidR="00D45847" w:rsidRDefault="00850895">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(Bower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eLearning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Subject Matter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rdtext"/>
        <w:spacing w:line="600" w:lineRule="auto"/>
        <w:rPr>
          <w:ins w:id="5"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rdtext"/>
        <w:spacing w:line="600" w:lineRule="auto"/>
        <w:rPr>
          <w:szCs w:val="22"/>
        </w:rPr>
      </w:pPr>
    </w:p>
    <w:p w14:paraId="59212457" w14:textId="0032D801"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(Pange and Pange,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6C7A312D" w:rsidR="00D45847" w:rsidRPr="0058177A" w:rsidRDefault="009B5FD4" w:rsidP="0058177A">
      <w:pPr>
        <w:pStyle w:val="Brd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 xml:space="preserve">(Yeh, 2009; Kauchak and Eggen, 1993). Konstruktivistiskt perspektiv </w:t>
      </w:r>
      <w:r>
        <w:t>är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innan det blir en </w:t>
      </w:r>
      <w:r w:rsidR="00F611BE">
        <w:lastRenderedPageBreak/>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xml:space="preserve">) och baserar sig på att studenten bygger sina egna mentala strukturer när de interagerar med en miljö (Yeh,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(Yeh, 2009). Det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(Brodie,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w:t>
      </w:r>
      <w:commentRangeStart w:id="6"/>
      <w:r w:rsidR="000331BF">
        <w:t>Användningen av de tre pedagogiska modeller som nämns här behöver inte vara nödvändiga för alla ELF, utan det finns ett flertal modeller att utforska närmare</w:t>
      </w:r>
      <w:commentRangeEnd w:id="6"/>
      <w:r w:rsidR="000132C0">
        <w:rPr>
          <w:rStyle w:val="Kommentarsreferens"/>
          <w:rFonts w:eastAsiaTheme="minorHAnsi" w:cstheme="minorBidi"/>
          <w:lang w:eastAsia="en-US"/>
        </w:rPr>
        <w:commentReference w:id="6"/>
      </w:r>
      <w:r w:rsidR="00D71CDE">
        <w:rPr>
          <w:szCs w:val="22"/>
        </w:rPr>
        <w:t>.</w:t>
      </w:r>
    </w:p>
    <w:p w14:paraId="3F9168E2" w14:textId="77777777" w:rsidR="00D45847" w:rsidRDefault="00850895" w:rsidP="009F3187">
      <w:pPr>
        <w:pStyle w:val="Heading31"/>
        <w:numPr>
          <w:ilvl w:val="0"/>
          <w:numId w:val="0"/>
        </w:numPr>
      </w:pPr>
      <w:bookmarkStart w:id="7" w:name="_Toc391456180"/>
      <w:bookmarkStart w:id="8" w:name="_Toc394248554"/>
      <w:r>
        <w:t>Syfte</w:t>
      </w:r>
      <w:bookmarkEnd w:id="7"/>
      <w:bookmarkEnd w:id="8"/>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6D83B830" w:rsidR="00D45847" w:rsidRDefault="00850895">
      <w:pPr>
        <w:pStyle w:val="Brdtext"/>
        <w:spacing w:line="600" w:lineRule="auto"/>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 xml:space="preserve">isa tekniker som till exempel, </w:t>
      </w:r>
      <w:r w:rsidR="00D7649D">
        <w:rPr>
          <w:szCs w:val="22"/>
        </w:rPr>
        <w:lastRenderedPageBreak/>
        <w:t>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9" w:name="_Toc391456181"/>
      <w:bookmarkStart w:id="10" w:name="_Toc394248555"/>
      <w:bookmarkEnd w:id="9"/>
      <w:r>
        <w:lastRenderedPageBreak/>
        <w:t>Metod</w:t>
      </w:r>
      <w:bookmarkEnd w:id="10"/>
    </w:p>
    <w:p w14:paraId="4F1EA438" w14:textId="77777777" w:rsidR="00D45847" w:rsidRPr="004E58AD" w:rsidRDefault="00850895" w:rsidP="009F3187">
      <w:pPr>
        <w:pStyle w:val="Heading31"/>
        <w:numPr>
          <w:ilvl w:val="0"/>
          <w:numId w:val="0"/>
        </w:numPr>
      </w:pPr>
      <w:bookmarkStart w:id="11" w:name="_Toc391456182"/>
      <w:bookmarkStart w:id="12" w:name="_Toc394248556"/>
      <w:bookmarkEnd w:id="11"/>
      <w:r w:rsidRPr="004E58AD">
        <w:t>Intervjun</w:t>
      </w:r>
      <w:bookmarkEnd w:id="12"/>
    </w:p>
    <w:p w14:paraId="658ECF7C" w14:textId="77777777" w:rsidR="00D45847" w:rsidRDefault="00D45847">
      <w:pPr>
        <w:tabs>
          <w:tab w:val="left" w:pos="1134"/>
        </w:tabs>
        <w:spacing w:line="600" w:lineRule="auto"/>
        <w:rPr>
          <w:rFonts w:cs="Times New Roman"/>
        </w:rPr>
      </w:pPr>
    </w:p>
    <w:p w14:paraId="32BAAB67" w14:textId="4B18C51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w:t>
      </w:r>
      <w:commentRangeStart w:id="13"/>
      <w:r>
        <w:t>m</w:t>
      </w:r>
      <w:r w:rsidR="003B5EB1">
        <w:t>odellernas</w:t>
      </w:r>
      <w:r>
        <w:t xml:space="preserve"> </w:t>
      </w:r>
      <w:r w:rsidR="006601B2">
        <w:t xml:space="preserve">faser och </w:t>
      </w:r>
      <w:r>
        <w:t xml:space="preserve">element </w:t>
      </w:r>
      <w:commentRangeEnd w:id="13"/>
      <w:r w:rsidR="00622CDA">
        <w:rPr>
          <w:rStyle w:val="Kommentarsreferens"/>
        </w:rPr>
        <w:commentReference w:id="13"/>
      </w:r>
      <w:r>
        <w:t xml:space="preserve">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ins w:id="14" w:author="Jason Serviss" w:date="2018-09-11T17:52:00Z">
        <w:r w:rsidR="00673314">
          <w:t xml:space="preserve"> </w:t>
        </w:r>
      </w:ins>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 xml:space="preserve">resulterade i ett ojämnt antal modellspecifika frågor per element. </w:t>
      </w:r>
      <w:commentRangeStart w:id="15"/>
      <w:r w:rsidR="00633E89">
        <w:t>.</w:t>
      </w:r>
      <w:commentRangeEnd w:id="15"/>
      <w:r w:rsidR="00673314">
        <w:rPr>
          <w:rStyle w:val="Kommentarsreferens"/>
        </w:rPr>
        <w:commentReference w:id="15"/>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6" w:name="_Toc391456183"/>
      <w:bookmarkStart w:id="17" w:name="_Toc394248557"/>
      <w:r w:rsidRPr="004E58AD">
        <w:t>Utvärdering</w:t>
      </w:r>
      <w:bookmarkEnd w:id="16"/>
      <w:bookmarkEnd w:id="17"/>
      <w:r w:rsidRPr="004E58AD">
        <w:t xml:space="preserve"> </w:t>
      </w:r>
    </w:p>
    <w:p w14:paraId="602DC738" w14:textId="77777777" w:rsidR="00D45847" w:rsidRDefault="00D45847">
      <w:pPr>
        <w:tabs>
          <w:tab w:val="left" w:pos="1134"/>
        </w:tabs>
        <w:spacing w:line="480" w:lineRule="auto"/>
        <w:rPr>
          <w:rFonts w:cs="Times New Roman"/>
        </w:rPr>
      </w:pPr>
    </w:p>
    <w:p w14:paraId="574086C9" w14:textId="0B5E5540" w:rsidR="00D45847" w:rsidRDefault="000E3605">
      <w:pPr>
        <w:tabs>
          <w:tab w:val="left" w:pos="1134"/>
        </w:tabs>
        <w:spacing w:line="600" w:lineRule="auto"/>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D5E4BB4" w14:textId="77777777" w:rsidR="00401324" w:rsidRDefault="00401324">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01324">
      <w:pPr>
        <w:pStyle w:val="Heading11"/>
      </w:pPr>
      <w:bookmarkStart w:id="18" w:name="_Toc391456184"/>
      <w:bookmarkStart w:id="19" w:name="_Toc394248558"/>
      <w:bookmarkEnd w:id="18"/>
      <w:commentRangeStart w:id="20"/>
      <w:r>
        <w:lastRenderedPageBreak/>
        <w:t>Resultat</w:t>
      </w:r>
      <w:bookmarkEnd w:id="19"/>
      <w:commentRangeEnd w:id="20"/>
      <w:r w:rsidR="00E04FD4">
        <w:rPr>
          <w:rStyle w:val="Kommentarsreferens"/>
          <w:rFonts w:ascii="Times New Roman" w:eastAsiaTheme="minorHAnsi" w:hAnsi="Times New Roman" w:cstheme="minorBidi"/>
          <w:bCs w:val="0"/>
          <w:color w:val="auto"/>
        </w:rPr>
        <w:commentReference w:id="20"/>
      </w:r>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3A02B508"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 xml:space="preserve">för </w:t>
      </w:r>
      <w:commentRangeStart w:id="21"/>
      <w:r w:rsidR="006601B2">
        <w:rPr>
          <w:color w:val="353535"/>
          <w:szCs w:val="22"/>
        </w:rPr>
        <w:t>den</w:t>
      </w:r>
      <w:commentRangeEnd w:id="21"/>
      <w:r w:rsidR="00A44A23">
        <w:rPr>
          <w:rStyle w:val="Kommentarsreferens"/>
          <w:rFonts w:eastAsiaTheme="minorHAnsi" w:cstheme="minorBidi"/>
          <w:lang w:eastAsia="en-US"/>
        </w:rPr>
        <w:commentReference w:id="21"/>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 xml:space="preserve">frågekonstruktioner </w:t>
      </w:r>
      <w:r w:rsidR="000E3605">
        <w:rPr>
          <w:color w:val="353535"/>
          <w:szCs w:val="22"/>
        </w:rPr>
        <w:t xml:space="preserve">av </w:t>
      </w:r>
      <w:commentRangeStart w:id="22"/>
      <w:r w:rsidR="000E3605">
        <w:rPr>
          <w:color w:val="353535"/>
          <w:szCs w:val="22"/>
        </w:rPr>
        <w:t xml:space="preserve">påståenden och frågor </w:t>
      </w:r>
      <w:commentRangeEnd w:id="22"/>
      <w:r w:rsidR="00401324">
        <w:rPr>
          <w:rStyle w:val="Kommentarsreferens"/>
          <w:rFonts w:eastAsiaTheme="minorHAnsi" w:cstheme="minorBidi"/>
          <w:lang w:eastAsia="en-US"/>
        </w:rPr>
        <w:commentReference w:id="22"/>
      </w:r>
      <w:r w:rsidR="000E3605">
        <w:rPr>
          <w:color w:val="353535"/>
          <w:szCs w:val="22"/>
        </w:rPr>
        <w:t>(</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commentRangeStart w:id="23"/>
      <w:r>
        <w:rPr>
          <w:color w:val="353535"/>
          <w:szCs w:val="22"/>
        </w:rPr>
        <w:t>Resultat från intervjun visar att DIM har ett genomsnittlig högre poäng med ett medelvärde på 4,5 poäng, jämfört med ATM (medelpoäng = 3) och KLM (medelpoäng = 4) (Figur 1a).</w:t>
      </w:r>
      <w:r>
        <w:t xml:space="preserve"> </w:t>
      </w:r>
      <w:commentRangeEnd w:id="23"/>
      <w:r w:rsidR="005078DE">
        <w:rPr>
          <w:rStyle w:val="Kommentarsreferens"/>
          <w:rFonts w:eastAsiaTheme="minorHAnsi" w:cstheme="minorBidi"/>
          <w:lang w:eastAsia="en-US"/>
        </w:rPr>
        <w:commentReference w:id="23"/>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24"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w:t>
      </w:r>
      <w:commentRangeStart w:id="25"/>
      <w:r w:rsidR="00A80803">
        <w:rPr>
          <w:color w:val="353535"/>
          <w:szCs w:val="22"/>
        </w:rPr>
        <w:t>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w:t>
      </w:r>
      <w:r w:rsidR="004A08DF">
        <w:rPr>
          <w:color w:val="353535"/>
          <w:szCs w:val="22"/>
        </w:rPr>
        <w:lastRenderedPageBreak/>
        <w:t xml:space="preserve">och det innebär att det associativa perspektivet representera en logisk utgångspunkt för evaluering av modeller som skulle lättare utnyttjas av Grade i framtiden. </w:t>
      </w:r>
      <w:commentRangeEnd w:id="25"/>
      <w:r w:rsidR="001A09C0">
        <w:rPr>
          <w:rStyle w:val="Kommentarsreferens"/>
          <w:rFonts w:eastAsiaTheme="minorHAnsi" w:cstheme="minorBidi"/>
          <w:lang w:eastAsia="en-US"/>
        </w:rPr>
        <w:commentReference w:id="25"/>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commentRangeStart w:id="27"/>
      <w:r>
        <w:rPr>
          <w:rFonts w:eastAsiaTheme="minorHAnsi" w:cstheme="minorBidi"/>
          <w:noProof/>
          <w:sz w:val="18"/>
          <w:szCs w:val="18"/>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commentRangeEnd w:id="27"/>
      <w:r w:rsidR="00D02663">
        <w:rPr>
          <w:rStyle w:val="Kommentarsreferens"/>
          <w:rFonts w:eastAsiaTheme="minorHAnsi" w:cstheme="minorBidi"/>
          <w:lang w:eastAsia="en-US"/>
        </w:rPr>
        <w:commentReference w:id="27"/>
      </w:r>
    </w:p>
    <w:p w14:paraId="0B9A2407" w14:textId="2679E9F8"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commentRangeStart w:id="28"/>
      <w:r w:rsidR="00131159">
        <w:rPr>
          <w:i w:val="0"/>
        </w:rPr>
        <w:t xml:space="preserve"> </w:t>
      </w:r>
      <w:commentRangeEnd w:id="28"/>
      <w:r w:rsidR="000F257E">
        <w:rPr>
          <w:rStyle w:val="Kommentarsreferens"/>
          <w:rFonts w:ascii="Times New Roman" w:hAnsi="Times New Roman"/>
          <w:bCs w:val="0"/>
          <w:i w:val="0"/>
        </w:rPr>
        <w:commentReference w:id="28"/>
      </w:r>
      <w:r w:rsidR="00A958E8">
        <w:rPr>
          <w:i w:val="0"/>
        </w:rPr>
        <w:t xml:space="preserve">Diagramstaplarna visar resultatet av tilldelade poäng från </w:t>
      </w:r>
      <w:r w:rsidR="00D02663">
        <w:rPr>
          <w:i w:val="0"/>
        </w:rPr>
        <w:t>frågekonstruktionerna</w:t>
      </w:r>
      <w:ins w:id="29" w:author="Jason Serviss" w:date="2018-09-11T17:58:00Z">
        <w:r w:rsidR="002B4A17">
          <w:rPr>
            <w:i w:val="0"/>
          </w:rPr>
          <w:t>.</w:t>
        </w:r>
      </w:ins>
      <w:r w:rsidR="00401324">
        <w:t xml:space="preserve"> </w:t>
      </w:r>
      <w:ins w:id="30" w:author="Jason Serviss" w:date="2018-09-11T17:58:00Z">
        <w:r w:rsidR="002B4A17">
          <w:rPr>
            <w:i w:val="0"/>
          </w:rPr>
          <w:t>I</w:t>
        </w:r>
      </w:ins>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3F6A503E" w:rsidR="00BA62A8" w:rsidRDefault="00D808DD">
      <w:pPr>
        <w:pStyle w:val="Brdtext"/>
        <w:spacing w:line="600" w:lineRule="auto"/>
      </w:pPr>
      <w:r>
        <w:t>För att få en förståelse av hur väl Grades tidigare kurser följer DIM gjordes e</w:t>
      </w:r>
      <w:r w:rsidR="00213FB2">
        <w:t>n evaluering på</w:t>
      </w:r>
      <w:r w:rsidR="00E31E16">
        <w:t xml:space="preserve"> </w:t>
      </w:r>
      <w:r w:rsidR="00C44EB7">
        <w:rPr>
          <w:rStyle w:val="Kommentarsreferens"/>
          <w:rFonts w:eastAsiaTheme="minorHAnsi" w:cstheme="minorBidi"/>
          <w:lang w:eastAsia="en-US"/>
        </w:rPr>
        <w:commentReference w:id="31"/>
      </w:r>
      <w:r w:rsidR="004A010C">
        <w:t xml:space="preserve">4 av </w:t>
      </w:r>
      <w:r w:rsidR="00213FB2">
        <w:t>Grades</w:t>
      </w:r>
      <w:r w:rsidR="004A010C">
        <w:t xml:space="preserve"> tidigare </w:t>
      </w:r>
      <w:r w:rsidR="00213FB2">
        <w:t>e-</w:t>
      </w:r>
      <w:r w:rsidR="004A010C">
        <w:t>kurser som var nyligen designade under 2017 (KS Strålskydd, PT Strålsäkerhet, RCC, Telia GDPR)</w:t>
      </w:r>
      <w:r w:rsidR="00850895">
        <w:t xml:space="preserve">. </w:t>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DIM’s </w:t>
      </w:r>
      <w:commentRangeStart w:id="32"/>
      <w:r w:rsidR="00D000E0">
        <w:t xml:space="preserve">faser och element </w:t>
      </w:r>
      <w:commentRangeEnd w:id="32"/>
      <w:r w:rsidR="00575177">
        <w:rPr>
          <w:rStyle w:val="Kommentarsreferens"/>
          <w:rFonts w:eastAsiaTheme="minorHAnsi" w:cstheme="minorBidi"/>
          <w:lang w:eastAsia="en-US"/>
        </w:rPr>
        <w:commentReference w:id="32"/>
      </w:r>
      <w:r w:rsidR="002717B1">
        <w:t>(Bilaga 1) för</w:t>
      </w:r>
      <w:r w:rsidR="0047588C">
        <w:t xml:space="preserve"> </w:t>
      </w:r>
      <w:r w:rsidR="00D000E0">
        <w:t xml:space="preserve">att sedan </w:t>
      </w:r>
      <w:r w:rsidR="00D000E0">
        <w:lastRenderedPageBreak/>
        <w:t xml:space="preserve">sammanställa </w:t>
      </w:r>
      <w:r w:rsidR="00874DE4">
        <w:t>frågekonstruktioner</w:t>
      </w:r>
      <w:r w:rsidR="00D000E0">
        <w:t xml:space="preserve"> (Bilaga 3)</w:t>
      </w:r>
      <w:r w:rsidR="00850895">
        <w:t xml:space="preserve"> som motsvarade modellens innehåll</w:t>
      </w:r>
      <w:r>
        <w:t xml:space="preserve"> för att</w:t>
      </w:r>
      <w:r w:rsidR="00850895">
        <w:t xml:space="preserve"> därefter kunna utvärdera kurserna. </w:t>
      </w:r>
    </w:p>
    <w:p w14:paraId="29EBCC13" w14:textId="2C30C7B4" w:rsidR="00E91509" w:rsidRDefault="00D808DD">
      <w:pPr>
        <w:pStyle w:val="Brdtext"/>
        <w:spacing w:line="600" w:lineRule="auto"/>
      </w:pPr>
      <w:r>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commentRangeStart w:id="33"/>
      <w:r w:rsidR="00850895">
        <w:rPr>
          <w:i/>
        </w:rPr>
        <w:t>Övervakning och Återkopplings</w:t>
      </w:r>
      <w:r w:rsidR="00850895">
        <w:t xml:space="preserve"> fasen och </w:t>
      </w:r>
      <w:r w:rsidR="00850895">
        <w:rPr>
          <w:i/>
        </w:rPr>
        <w:t>Bedömning och Utvärderings</w:t>
      </w:r>
      <w:r w:rsidR="00850895">
        <w:t xml:space="preserve"> fasen som hade relativt låga poäng </w:t>
      </w:r>
      <w:commentRangeEnd w:id="33"/>
      <w:r w:rsidR="00C240AD">
        <w:rPr>
          <w:rStyle w:val="Kommentarsreferens"/>
          <w:rFonts w:eastAsiaTheme="minorHAnsi" w:cstheme="minorBidi"/>
          <w:lang w:eastAsia="en-US"/>
        </w:rPr>
        <w:commentReference w:id="33"/>
      </w:r>
      <w:r w:rsidR="00850895">
        <w:t>(medelpoäng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6B01B690"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del w:id="34" w:author="Jason Serviss" w:date="2018-09-15T15:26:00Z">
        <w:r w:rsidR="005E268B" w:rsidDel="00E91509">
          <w:delText xml:space="preserve">Nästa </w:delText>
        </w:r>
      </w:del>
      <w:del w:id="35" w:author="Jason Serviss" w:date="2018-09-15T15:30:00Z">
        <w:r w:rsidR="005E268B" w:rsidDel="00575177">
          <w:delText>steg var att</w:delText>
        </w:r>
        <w:r w:rsidR="00213FB2" w:rsidDel="00575177">
          <w:delText xml:space="preserve"> få en bättre förståelse av</w:delText>
        </w:r>
        <w:r w:rsidR="009A0EF4" w:rsidDel="00575177">
          <w:delText xml:space="preserve"> </w:delText>
        </w:r>
        <w:r w:rsidR="00A63C4E" w:rsidDel="00575177">
          <w:delText>DIM</w:delText>
        </w:r>
        <w:r w:rsidR="00BA62A8" w:rsidDel="00575177">
          <w:delText xml:space="preserve">’s faser </w:delText>
        </w:r>
        <w:r w:rsidR="00A31199" w:rsidDel="00575177">
          <w:delText>och en analys gjordes av</w:delText>
        </w:r>
        <w:r w:rsidR="005E268B" w:rsidDel="00575177">
          <w:delText xml:space="preserve"> </w:delText>
        </w:r>
        <w:r w:rsidR="00213FB2" w:rsidDel="00575177">
          <w:delText>modellens</w:delText>
        </w:r>
        <w:r w:rsidR="00BA62A8" w:rsidDel="00575177">
          <w:delText xml:space="preserve"> underliggande element</w:delText>
        </w:r>
        <w:r w:rsidR="00A31199" w:rsidDel="00575177">
          <w:delText xml:space="preserve">. </w:delText>
        </w:r>
      </w:del>
      <w:del w:id="36" w:author="Jason Serviss" w:date="2018-09-15T15:31:00Z">
        <w:r w:rsidR="00A31199" w:rsidDel="00575177">
          <w:delText xml:space="preserve">Analysen resulterade i att DIM’s </w:delText>
        </w:r>
        <w:r w:rsidR="005E268B" w:rsidDel="00575177">
          <w:delText xml:space="preserve">bestämda instruktioner </w:delText>
        </w:r>
        <w:r w:rsidR="00A31199" w:rsidDel="00575177">
          <w:delText>gick att använda som en mall för att kunna evaluera Grade e-kurser. Vi bestämde att evalueringen</w:delText>
        </w:r>
        <w:r w:rsidR="005E268B" w:rsidDel="00575177">
          <w:delText xml:space="preserve"> skulle </w:delText>
        </w:r>
        <w:r w:rsidR="00A31199" w:rsidDel="00575177">
          <w:delText xml:space="preserve">bestå av att </w:delText>
        </w:r>
        <w:r w:rsidR="005E268B" w:rsidDel="00575177">
          <w:delText>v</w:delText>
        </w:r>
        <w:r w:rsidR="004C23B4" w:rsidDel="00575177">
          <w:delText>arje D</w:delText>
        </w:r>
        <w:r w:rsidR="00A31199" w:rsidDel="00575177">
          <w:delText xml:space="preserve">IM element blir </w:delText>
        </w:r>
        <w:r w:rsidR="004C23B4" w:rsidDel="00575177">
          <w:delText>tilldelad</w:delText>
        </w:r>
        <w:r w:rsidR="00764107" w:rsidDel="00575177">
          <w:delText xml:space="preserve"> poäng beroende på hur </w:delText>
        </w:r>
        <w:r w:rsidR="00572E06" w:rsidDel="00575177">
          <w:delText>stark</w:delText>
        </w:r>
        <w:r w:rsidR="00764107" w:rsidDel="00575177">
          <w:delText xml:space="preserve"> eller </w:delText>
        </w:r>
        <w:r w:rsidR="00572E06" w:rsidDel="00575177">
          <w:delText xml:space="preserve">svag </w:delText>
        </w:r>
        <w:r w:rsidR="00764107" w:rsidDel="00575177">
          <w:delText xml:space="preserve">den </w:delText>
        </w:r>
        <w:r w:rsidR="00BA62A8" w:rsidDel="00575177">
          <w:delText>uppvisade</w:delText>
        </w:r>
        <w:r w:rsidR="00764107" w:rsidDel="00575177">
          <w:delText xml:space="preserve"> att vara</w:delText>
        </w:r>
        <w:r w:rsidR="00BA62A8" w:rsidDel="00575177">
          <w:delText xml:space="preserve"> i Grades tidigare kurser</w:delText>
        </w:r>
        <w:r w:rsidR="00850895" w:rsidDel="00575177">
          <w:delText>.</w:delText>
        </w:r>
      </w:del>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w:t>
      </w:r>
      <w:r w:rsidR="00227C61">
        <w:lastRenderedPageBreak/>
        <w:t xml:space="preserve">grundades i </w:t>
      </w:r>
      <w:r w:rsidR="00DC7A9B">
        <w:t>att Grade inte lägger någon större fokus på dessa områden.</w:t>
      </w:r>
      <w:ins w:id="37" w:author="Jason Serviss" w:date="2018-09-15T15:44:00Z">
        <w:r w:rsidR="00227C61">
          <w:rPr>
            <w:rStyle w:val="Kommentarsreferens"/>
            <w:rFonts w:eastAsiaTheme="minorHAnsi" w:cstheme="minorBidi"/>
            <w:lang w:eastAsia="en-US"/>
          </w:rPr>
          <w:commentReference w:id="38"/>
        </w:r>
      </w:ins>
      <w:ins w:id="40" w:author="Jason Serviss" w:date="2018-09-15T15:43:00Z">
        <w:r w:rsidR="00227C61">
          <w:t xml:space="preserve"> </w:t>
        </w:r>
      </w:ins>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0C13C1">
        <w:t xml:space="preserve"> fler kurstester som hanterar hur kursen fungerar för studenten </w:t>
      </w:r>
      <w:commentRangeStart w:id="41"/>
      <w:r w:rsidR="00227C61">
        <w:t>och</w:t>
      </w:r>
      <w:r w:rsidR="000C13C1">
        <w:t xml:space="preserve"> visar vad studenten är belägen av för tillfället</w:t>
      </w:r>
      <w:r w:rsidR="00227C61">
        <w:t xml:space="preserve"> </w:t>
      </w:r>
      <w:commentRangeEnd w:id="41"/>
      <w:r w:rsidR="00227C61">
        <w:rPr>
          <w:rStyle w:val="Kommentarsreferens"/>
          <w:rFonts w:eastAsiaTheme="minorHAnsi" w:cstheme="minorBidi"/>
          <w:lang w:eastAsia="en-US"/>
        </w:rPr>
        <w:commentReference w:id="41"/>
      </w:r>
      <w:r w:rsidR="00227C61">
        <w:t xml:space="preserve">skulle bidrag med den största möjliga förbättring i Grades kurser enligt DIM.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commentRangeStart w:id="43"/>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w:t>
      </w:r>
      <w:commentRangeEnd w:id="43"/>
      <w:r w:rsidR="00463CEE">
        <w:rPr>
          <w:rStyle w:val="Kommentarsreferens"/>
          <w:rFonts w:eastAsiaTheme="minorHAnsi" w:cstheme="minorBidi"/>
          <w:lang w:eastAsia="en-US"/>
        </w:rPr>
        <w:commentReference w:id="43"/>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44"/>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lastRenderedPageBreak/>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1C56A7C7" w14:textId="77777777" w:rsidR="00463CEE" w:rsidRDefault="00463CEE">
      <w:pPr>
        <w:pStyle w:val="Brdtext"/>
        <w:spacing w:line="600" w:lineRule="auto"/>
        <w:rPr>
          <w:ins w:id="45" w:author="Jason Serviss" w:date="2018-09-15T15:51:00Z"/>
          <w:b/>
        </w:rPr>
      </w:pPr>
    </w:p>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10B83308" w14:textId="4B7EED19" w:rsidR="00E2013D" w:rsidRDefault="005D0C05" w:rsidP="004E58AD">
      <w:pPr>
        <w:pStyle w:val="Brdtext"/>
        <w:spacing w:line="600" w:lineRule="auto"/>
        <w:rPr>
          <w:ins w:id="46" w:author="Jason Serviss" w:date="2018-09-15T16:56:00Z"/>
        </w:rPr>
      </w:pPr>
      <w:commentRangeStart w:id="47"/>
      <w:r>
        <w:t>Vi</w:t>
      </w:r>
      <w:commentRangeEnd w:id="47"/>
      <w:r w:rsidR="003E2AEF">
        <w:rPr>
          <w:rStyle w:val="Kommentarsreferens"/>
          <w:rFonts w:eastAsiaTheme="minorHAnsi" w:cstheme="minorBidi"/>
          <w:lang w:eastAsia="en-US"/>
        </w:rPr>
        <w:commentReference w:id="47"/>
      </w:r>
      <w:r>
        <w:t xml:space="preserve"> valde att titta </w:t>
      </w:r>
      <w:r w:rsidR="00E2013D">
        <w:t>poängutdelningen för</w:t>
      </w:r>
      <w:r>
        <w:t xml:space="preserve"> varje individuell kurs som evaluerades </w:t>
      </w:r>
      <w:r w:rsidR="005A03C6">
        <w:t xml:space="preserve">för att få en förståelse för om särskilda krav från specifika kurser kan påverka hur anpassade DIM är. </w:t>
      </w:r>
      <w:r w:rsidR="00850895">
        <w:t xml:space="preserve">Resultatet visar att spridningen mellan poäng och respektive kurs har en </w:t>
      </w:r>
      <w:r w:rsidR="00B623A6">
        <w:t>medel</w:t>
      </w:r>
      <w:r w:rsidR="005A03C6">
        <w:t xml:space="preserve">skillnad </w:t>
      </w:r>
      <w:r w:rsidR="00850895">
        <w:t>på cirka 0,5 poäng</w:t>
      </w:r>
      <w:commentRangeStart w:id="48"/>
      <w:r w:rsidR="00850895">
        <w:t xml:space="preserve"> </w:t>
      </w:r>
      <w:commentRangeEnd w:id="48"/>
      <w:r w:rsidR="00E04FD4">
        <w:rPr>
          <w:rStyle w:val="Kommentarsreferens"/>
          <w:rFonts w:eastAsiaTheme="minorHAnsi" w:cstheme="minorBidi"/>
          <w:lang w:eastAsia="en-US"/>
        </w:rPr>
        <w:commentReference w:id="48"/>
      </w:r>
      <w:r w:rsidR="00850895">
        <w:t xml:space="preserve">(Figur 3a). </w:t>
      </w:r>
      <w:r w:rsidR="00377747">
        <w:t>Vi ser att DIM’</w:t>
      </w:r>
      <w:r w:rsidR="00377747" w:rsidRPr="00377747">
        <w:t xml:space="preserve">s poäng är likartade, vilket tyder på att DIM är lika lämplig för de kurser som är observerade, och dessutom behöver </w:t>
      </w:r>
      <w:r w:rsidR="00385B71">
        <w:t xml:space="preserve">inte </w:t>
      </w:r>
      <w:r w:rsidR="00377747" w:rsidRPr="00377747">
        <w:t>s</w:t>
      </w:r>
      <w:r w:rsidR="00377747">
        <w:t>pecifika pedagogiska strategier/</w:t>
      </w:r>
      <w:r w:rsidR="00377747" w:rsidRPr="00377747">
        <w:t xml:space="preserve">modeller behöva genomföras </w:t>
      </w:r>
      <w:r w:rsidR="00377747">
        <w:t xml:space="preserve">i grunden per kurs för "typiska" Grade </w:t>
      </w:r>
      <w:r w:rsidR="00377747" w:rsidRPr="00377747">
        <w:t>kunder</w:t>
      </w:r>
      <w:r w:rsidR="00377747">
        <w:t>.</w:t>
      </w:r>
      <w:commentRangeStart w:id="49"/>
      <w:r w:rsidR="00377747">
        <w:t xml:space="preserve"> </w:t>
      </w:r>
      <w:commentRangeEnd w:id="49"/>
      <w:proofErr w:type="gramStart"/>
      <w:r w:rsidR="00377747">
        <w:rPr>
          <w:rStyle w:val="Kommentarsreferens"/>
          <w:rFonts w:eastAsiaTheme="minorHAnsi" w:cstheme="minorBidi"/>
          <w:lang w:eastAsia="en-US"/>
        </w:rPr>
        <w:commentReference w:id="49"/>
      </w:r>
      <w:commentRangeStart w:id="51"/>
      <w:r w:rsidR="00BA7F7A">
        <w:t xml:space="preserve"> </w:t>
      </w:r>
      <w:commentRangeStart w:id="52"/>
      <w:r w:rsidR="00BA7F7A">
        <w:t xml:space="preserve"> </w:t>
      </w:r>
      <w:commentRangeEnd w:id="52"/>
      <w:r w:rsidR="00E04FD4">
        <w:rPr>
          <w:rStyle w:val="Kommentarsreferens"/>
          <w:rFonts w:eastAsiaTheme="minorHAnsi" w:cstheme="minorBidi"/>
          <w:lang w:eastAsia="en-US"/>
        </w:rPr>
        <w:commentReference w:id="52"/>
      </w:r>
      <w:proofErr w:type="gramEnd"/>
      <w:r w:rsidR="00BA7F7A">
        <w:t xml:space="preserve"> </w:t>
      </w:r>
      <w:commentRangeEnd w:id="51"/>
      <w:r w:rsidR="00514B48">
        <w:rPr>
          <w:rStyle w:val="Kommentarsreferens"/>
          <w:rFonts w:eastAsiaTheme="minorHAnsi" w:cstheme="minorBidi"/>
          <w:lang w:eastAsia="en-US"/>
        </w:rPr>
        <w:commentReference w:id="51"/>
      </w:r>
      <w:r w:rsidR="00850895">
        <w:t xml:space="preserve"> </w:t>
      </w:r>
    </w:p>
    <w:p w14:paraId="5E2981F0" w14:textId="77777777" w:rsidR="00297AF9" w:rsidRDefault="006606DD" w:rsidP="004E58AD">
      <w:pPr>
        <w:pStyle w:val="Brdtext"/>
        <w:spacing w:line="600" w:lineRule="auto"/>
      </w:pPr>
      <w:r>
        <w:t>I takt med att k</w:t>
      </w:r>
      <w:r w:rsidR="00850895">
        <w:t xml:space="preserve">urserna uppvisar att ha </w:t>
      </w:r>
      <w:r>
        <w:t>likvärdigt</w:t>
      </w:r>
      <w:r w:rsidR="00850895">
        <w:t xml:space="preserve"> resultat</w:t>
      </w:r>
      <w:r>
        <w:t xml:space="preserve"> kan det ge möjligheter</w:t>
      </w:r>
      <w:r w:rsidR="00850895">
        <w:t xml:space="preserve"> till att utförligare visa hur </w:t>
      </w:r>
      <w:r>
        <w:t xml:space="preserve">evalueringens poäng blev tilldelad i DIM’s faser </w:t>
      </w:r>
      <w:r w:rsidR="00850895">
        <w:t xml:space="preserve">(Figur 3b). </w:t>
      </w:r>
    </w:p>
    <w:p w14:paraId="5E605DD3" w14:textId="2B37DCDB" w:rsidR="00D45847" w:rsidRPr="004E58AD" w:rsidRDefault="00297AF9" w:rsidP="004E58AD">
      <w:pPr>
        <w:pStyle w:val="Brdtext"/>
        <w:spacing w:line="600" w:lineRule="auto"/>
        <w:rPr>
          <w:ins w:id="53" w:author="Olivia Imner" w:date="2018-07-07T12:55:00Z"/>
        </w:rPr>
      </w:pPr>
      <w:r>
        <w:t xml:space="preserve">Slutsatsen </w:t>
      </w:r>
      <w:r w:rsidR="001C5B3A">
        <w:t>från de</w:t>
      </w:r>
      <w:r>
        <w:t xml:space="preserve"> evaluerade kurserna visar att det </w:t>
      </w:r>
      <w:r w:rsidR="00522279">
        <w:t>inte finns</w:t>
      </w:r>
      <w:r>
        <w:t xml:space="preserve"> någon skillnad me</w:t>
      </w:r>
      <w:r w:rsidR="00522279">
        <w:t>llan kurserna Presentations fas</w:t>
      </w:r>
      <w:r w:rsidR="001C5B3A">
        <w:t xml:space="preserve"> och Bedömning och Utvärdering fas</w:t>
      </w:r>
      <w:r w:rsidR="00522279">
        <w:t xml:space="preserve">, Praktik fasen visar en lätt skillnad men inget markant, och Övervakning och Återkoppling </w:t>
      </w:r>
      <w:r w:rsidR="001C5B3A">
        <w:t>avser</w:t>
      </w:r>
      <w:r w:rsidR="00522279">
        <w:t xml:space="preserve"> att </w:t>
      </w:r>
      <w:r w:rsidR="001C73C5">
        <w:t xml:space="preserve">visa mest </w:t>
      </w:r>
      <w:r w:rsidR="001C5B3A">
        <w:t xml:space="preserve">varierande </w:t>
      </w:r>
      <w:r w:rsidR="00981CC7">
        <w:t>med en differens mellan kurserna KS Strålskydd och Telia GDPR</w:t>
      </w:r>
      <w:commentRangeStart w:id="54"/>
      <w:r w:rsidR="00850895">
        <w:t>.</w:t>
      </w:r>
      <w:bookmarkStart w:id="55" w:name="_Toc489811950"/>
      <w:bookmarkStart w:id="56" w:name="_Ref489810823"/>
      <w:commentRangeEnd w:id="54"/>
      <w:r w:rsidR="00E44B3C">
        <w:rPr>
          <w:rStyle w:val="Kommentarsreferens"/>
          <w:rFonts w:eastAsiaTheme="minorHAnsi" w:cstheme="minorBidi"/>
          <w:lang w:eastAsia="en-US"/>
        </w:rPr>
        <w:commentReference w:id="54"/>
      </w:r>
      <w:r>
        <w:t xml:space="preserve"> </w:t>
      </w:r>
    </w:p>
    <w:p w14:paraId="31FC49E2" w14:textId="77777777" w:rsidR="00D45847" w:rsidRDefault="00850895">
      <w:r>
        <w:rPr>
          <w:noProof/>
          <w:lang w:eastAsia="sv-SE"/>
        </w:rPr>
        <w:lastRenderedPageBreak/>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55"/>
      <w:bookmarkEnd w:id="56"/>
      <w:r>
        <w:rPr>
          <w:i w:val="0"/>
        </w:rPr>
        <w:t xml:space="preserve">Poäng per kurs och respektive DIM fas. </w:t>
      </w:r>
    </w:p>
    <w:p w14:paraId="378209C6" w14:textId="77777777" w:rsidR="00D45847" w:rsidRDefault="00850895">
      <w:pPr>
        <w:spacing w:before="720" w:after="200" w:line="480" w:lineRule="auto"/>
      </w:pPr>
      <w:r>
        <w:br w:type="page"/>
      </w:r>
    </w:p>
    <w:p w14:paraId="23E63620" w14:textId="172D7E21" w:rsidR="005B77FC" w:rsidRDefault="00850895" w:rsidP="005B77FC">
      <w:pPr>
        <w:pStyle w:val="Heading11"/>
      </w:pPr>
      <w:bookmarkStart w:id="57" w:name="_Toc391456185"/>
      <w:bookmarkStart w:id="58" w:name="_Toc394248559"/>
      <w:bookmarkEnd w:id="57"/>
      <w:commentRangeStart w:id="59"/>
      <w:r w:rsidRPr="004E58AD">
        <w:lastRenderedPageBreak/>
        <w:t>Diskussion</w:t>
      </w:r>
      <w:bookmarkEnd w:id="58"/>
      <w:commentRangeEnd w:id="59"/>
      <w:r w:rsidR="009C0163">
        <w:rPr>
          <w:rStyle w:val="Kommentarsreferens"/>
          <w:rFonts w:ascii="Times New Roman" w:eastAsiaTheme="minorHAnsi" w:hAnsi="Times New Roman" w:cstheme="minorBidi"/>
          <w:bCs w:val="0"/>
          <w:color w:val="auto"/>
        </w:rPr>
        <w:commentReference w:id="59"/>
      </w:r>
    </w:p>
    <w:p w14:paraId="4A16613B" w14:textId="4517E9E8" w:rsidR="00AF601B" w:rsidRDefault="00902C81">
      <w:pPr>
        <w:pStyle w:val="Brdtext"/>
        <w:spacing w:line="600" w:lineRule="auto"/>
      </w:pPr>
      <w:r>
        <w:t>Syftet med det hä</w:t>
      </w:r>
      <w:r w:rsidR="00F85236">
        <w:t>r arbetet var att utifrån Grade</w:t>
      </w:r>
      <w:r>
        <w:t xml:space="preserve"> </w:t>
      </w:r>
      <w:r w:rsidR="00F85236">
        <w:t>undersöka vilket pedagogiskt</w:t>
      </w:r>
      <w:r>
        <w:t xml:space="preserve"> </w:t>
      </w:r>
      <w:r w:rsidR="00F85236">
        <w:t xml:space="preserve">perspektiv som de </w:t>
      </w:r>
      <w:r w:rsidR="00902178">
        <w:t>omfattar</w:t>
      </w:r>
      <w:r w:rsidR="00F85236">
        <w:t xml:space="preserve"> </w:t>
      </w:r>
      <w:r w:rsidR="00127A70">
        <w:t xml:space="preserve">för nuvarande </w:t>
      </w:r>
      <w:r w:rsidR="000D6D84">
        <w:t xml:space="preserve">och </w:t>
      </w:r>
      <w:r w:rsidR="00EE7E1E">
        <w:t>det gjorde</w:t>
      </w:r>
      <w:r w:rsidR="007F5594">
        <w:t>s</w:t>
      </w:r>
      <w:r w:rsidR="00EE7E1E">
        <w:t xml:space="preserve"> med hjälp av att </w:t>
      </w:r>
      <w:r w:rsidR="000D6D84">
        <w:t>använda utvalda</w:t>
      </w:r>
      <w:r w:rsidR="00127A70">
        <w:t xml:space="preserve"> pedagogiska modell</w:t>
      </w:r>
      <w:r w:rsidR="000D6D84">
        <w:t>er</w:t>
      </w:r>
      <w:r w:rsidR="00342848">
        <w:t xml:space="preserve"> som</w:t>
      </w:r>
      <w:r w:rsidR="005C02EC">
        <w:t xml:space="preserve"> passa in</w:t>
      </w:r>
      <w:r w:rsidR="00127A70">
        <w:t xml:space="preserve"> på </w:t>
      </w:r>
      <w:r w:rsidR="00B46C95">
        <w:t>respektive</w:t>
      </w:r>
      <w:r w:rsidR="00127A70">
        <w:t xml:space="preserve"> perspektiv</w:t>
      </w:r>
      <w:r w:rsidR="00342848">
        <w:t>.</w:t>
      </w:r>
      <w:r w:rsidR="00912ED7">
        <w:t xml:space="preserve"> </w:t>
      </w:r>
      <w:r w:rsidR="00B46C95">
        <w:t xml:space="preserve">Perspektiven </w:t>
      </w:r>
      <w:r w:rsidR="00912ED7">
        <w:t xml:space="preserve">som valdes var i syfte </w:t>
      </w:r>
      <w:r w:rsidR="00B46C95">
        <w:t>för</w:t>
      </w:r>
      <w:r w:rsidR="00912ED7">
        <w:t xml:space="preserve"> att få information om hur Grade arbetar med pedagogiken i dagsläget och </w:t>
      </w:r>
      <w:r w:rsidR="00A11DD2">
        <w:t>analysera</w:t>
      </w:r>
      <w:r w:rsidR="00912ED7">
        <w:t xml:space="preserve"> en passad modell för vidare utveckling inom </w:t>
      </w:r>
      <w:r w:rsidR="00EE7E1E">
        <w:t xml:space="preserve">den </w:t>
      </w:r>
      <w:r w:rsidR="00912ED7">
        <w:t>pedagogisk</w:t>
      </w:r>
      <w:r w:rsidR="00EE7E1E">
        <w:t>a</w:t>
      </w:r>
      <w:r w:rsidR="00912ED7">
        <w:t xml:space="preserve"> </w:t>
      </w:r>
      <w:r w:rsidR="00EE7E1E">
        <w:t>ansatsen</w:t>
      </w:r>
      <w:r w:rsidR="00B46C95">
        <w:t>. Detta gjordes</w:t>
      </w:r>
      <w:r w:rsidR="00A11DD2">
        <w:t xml:space="preserve"> därför </w:t>
      </w:r>
      <w:r w:rsidR="001B1EAE">
        <w:t xml:space="preserve">att </w:t>
      </w:r>
      <w:r w:rsidR="00A11DD2">
        <w:t xml:space="preserve">Grade inte arbetar med sin pedagogik för nuvarande och </w:t>
      </w:r>
      <w:r w:rsidR="001B1EAE">
        <w:t>att kommande arbeten kan utveckla</w:t>
      </w:r>
      <w:r w:rsidR="00ED3A56">
        <w:t>s till att bli</w:t>
      </w:r>
      <w:r w:rsidR="001B1EAE">
        <w:t xml:space="preserve"> </w:t>
      </w:r>
      <w:r w:rsidR="00ED3A56">
        <w:t>pedagogiskt bättre</w:t>
      </w:r>
      <w:r w:rsidR="001B1EAE">
        <w:t>.</w:t>
      </w:r>
      <w:r w:rsidR="00A11DD2">
        <w:t xml:space="preserve"> </w:t>
      </w:r>
      <w:r w:rsidR="001B1EAE">
        <w:t xml:space="preserve">Resultatet visade att det </w:t>
      </w:r>
      <w:r w:rsidR="00902178">
        <w:t xml:space="preserve">associativa perspektivet </w:t>
      </w:r>
      <w:r w:rsidR="00262ADC">
        <w:t>var lämpligast för att passa</w:t>
      </w:r>
      <w:r w:rsidR="00902178">
        <w:t xml:space="preserve"> Grades pedagogiska</w:t>
      </w:r>
      <w:r w:rsidR="00B46C95">
        <w:t xml:space="preserve"> ansats</w:t>
      </w:r>
      <w:r w:rsidR="00902178">
        <w:t xml:space="preserve"> </w:t>
      </w:r>
      <w:r w:rsidR="00262ADC">
        <w:t xml:space="preserve">och </w:t>
      </w:r>
      <w:r w:rsidR="00902178">
        <w:t xml:space="preserve">det gav oss möjlighet att </w:t>
      </w:r>
      <w:r w:rsidR="00A11DD2">
        <w:t>utreda</w:t>
      </w:r>
      <w:r w:rsidR="00902178">
        <w:t xml:space="preserve"> </w:t>
      </w:r>
      <w:r w:rsidR="00262ADC">
        <w:t>hur väl DIM</w:t>
      </w:r>
      <w:r w:rsidR="00902178">
        <w:t xml:space="preserve"> </w:t>
      </w:r>
      <w:r w:rsidR="001B1EAE">
        <w:t>passa</w:t>
      </w:r>
      <w:r w:rsidR="00262ADC">
        <w:t xml:space="preserve">r i </w:t>
      </w:r>
      <w:r w:rsidR="00ED3A56">
        <w:t xml:space="preserve">med </w:t>
      </w:r>
      <w:r w:rsidR="00262ADC">
        <w:t xml:space="preserve">de </w:t>
      </w:r>
      <w:r w:rsidR="001B1EAE">
        <w:t>befintliga kurserna</w:t>
      </w:r>
      <w:r w:rsidR="00ED3A56">
        <w:t xml:space="preserve">. </w:t>
      </w:r>
      <w:commentRangeStart w:id="60"/>
      <w:r w:rsidR="00ED3A56">
        <w:t>Det här beror på att</w:t>
      </w:r>
      <w:r w:rsidR="00262ADC">
        <w:t xml:space="preserve"> det inte fanns tillräckligt med underlag för att utreda en nyproducerad kurs för tillfället</w:t>
      </w:r>
      <w:r w:rsidR="001B1EAE">
        <w:t>.</w:t>
      </w:r>
      <w:commentRangeEnd w:id="60"/>
      <w:r w:rsidR="0076469F">
        <w:rPr>
          <w:rStyle w:val="Kommentarsreferens"/>
          <w:rFonts w:eastAsiaTheme="minorHAnsi" w:cstheme="minorBidi"/>
          <w:lang w:eastAsia="en-US"/>
        </w:rPr>
        <w:commentReference w:id="60"/>
      </w:r>
      <w:r w:rsidR="00262ADC">
        <w:t xml:space="preserve"> </w:t>
      </w:r>
      <w:r w:rsidR="00B46C95">
        <w:t>I detta avsnitt</w:t>
      </w:r>
      <w:r w:rsidR="00CE6BAB">
        <w:t xml:space="preserve"> kommer det diskutera</w:t>
      </w:r>
      <w:r w:rsidR="00B46C95">
        <w:t>s</w:t>
      </w:r>
      <w:r w:rsidR="00CE6BAB">
        <w:t xml:space="preserve"> de resultat och frågor som uppkommit under arbetets gång. Det kommer också diskuteras vilka brister som finns med arbetet och vilka områden som är viktigare att vidare forskning genomförs. </w:t>
      </w:r>
    </w:p>
    <w:p w14:paraId="416A4B36" w14:textId="3A679720" w:rsidR="00AF601B" w:rsidRDefault="00AF601B">
      <w:pPr>
        <w:pStyle w:val="Brdtext"/>
        <w:spacing w:line="600" w:lineRule="auto"/>
        <w:rPr>
          <w:b/>
        </w:rPr>
      </w:pPr>
      <w:r>
        <w:rPr>
          <w:b/>
        </w:rPr>
        <w:t>Angående i</w:t>
      </w:r>
      <w:r w:rsidRPr="00AF601B">
        <w:rPr>
          <w:b/>
        </w:rPr>
        <w:t>ntervjun</w:t>
      </w:r>
      <w:r w:rsidR="000D6D84">
        <w:rPr>
          <w:b/>
        </w:rPr>
        <w:t xml:space="preserve"> av </w:t>
      </w:r>
      <w:r>
        <w:rPr>
          <w:b/>
        </w:rPr>
        <w:t xml:space="preserve">pedagogiska ansvarig </w:t>
      </w:r>
      <w:r w:rsidR="000D6D84">
        <w:rPr>
          <w:b/>
        </w:rPr>
        <w:t>i Grade</w:t>
      </w:r>
    </w:p>
    <w:p w14:paraId="287781E3" w14:textId="4E1F6791" w:rsidR="00127A70" w:rsidRDefault="00043579">
      <w:pPr>
        <w:pStyle w:val="Brdtext"/>
        <w:spacing w:line="600" w:lineRule="auto"/>
      </w:pPr>
      <w:r>
        <w:t>Resultatet</w:t>
      </w:r>
      <w:r w:rsidR="00B46C95">
        <w:t xml:space="preserve"> </w:t>
      </w:r>
      <w:r>
        <w:t xml:space="preserve">från intervjun hade en viktig utgångspunkt eftersom </w:t>
      </w:r>
      <w:r w:rsidR="000B1A5C">
        <w:t>Konstruktiv läromiljö och det Associativa perspektivet</w:t>
      </w:r>
      <w:r>
        <w:t xml:space="preserve"> hade likar</w:t>
      </w:r>
      <w:r w:rsidR="00B73674">
        <w:t>tat</w:t>
      </w:r>
      <w:r w:rsidR="00EE7E1E">
        <w:t xml:space="preserve"> resultat. </w:t>
      </w:r>
      <w:r w:rsidR="00203802">
        <w:t xml:space="preserve">En </w:t>
      </w:r>
      <w:r w:rsidR="00ED3A56">
        <w:t>aspekt</w:t>
      </w:r>
      <w:r w:rsidR="00203802">
        <w:t xml:space="preserve"> är</w:t>
      </w:r>
      <w:r w:rsidR="000B1A5C">
        <w:t xml:space="preserve"> </w:t>
      </w:r>
      <w:r w:rsidR="007A180F">
        <w:t xml:space="preserve">att </w:t>
      </w:r>
      <w:r w:rsidR="000B1A5C">
        <w:t xml:space="preserve">göra </w:t>
      </w:r>
      <w:r w:rsidR="007A180F">
        <w:t xml:space="preserve">ytterligare utvärderingar </w:t>
      </w:r>
      <w:r w:rsidR="000B1A5C">
        <w:t xml:space="preserve">av Konstruktiv </w:t>
      </w:r>
      <w:r w:rsidR="007A180F">
        <w:t xml:space="preserve">läromiljö </w:t>
      </w:r>
      <w:r w:rsidR="000B1A5C">
        <w:t xml:space="preserve">för att se hur Grade passar med KLM. </w:t>
      </w:r>
      <w:r w:rsidR="00203802">
        <w:t xml:space="preserve">Det här kan bero på att intervjun endast bestod av en person, men det </w:t>
      </w:r>
      <w:r w:rsidR="00E44C61">
        <w:t xml:space="preserve">är </w:t>
      </w:r>
      <w:r w:rsidR="00203802">
        <w:t>till följd att Grade inte har tillräckligt med personal som arbetar med pedagogiken i kurserna</w:t>
      </w:r>
      <w:r w:rsidR="00E44C61">
        <w:t xml:space="preserve">. Det </w:t>
      </w:r>
      <w:r w:rsidR="00493097">
        <w:t xml:space="preserve">kan </w:t>
      </w:r>
      <w:r w:rsidR="00E44C61">
        <w:t xml:space="preserve">också </w:t>
      </w:r>
      <w:r w:rsidR="00493097">
        <w:t xml:space="preserve">bero </w:t>
      </w:r>
      <w:r w:rsidR="00E44C61">
        <w:t>på</w:t>
      </w:r>
      <w:r w:rsidR="00634725">
        <w:t xml:space="preserve"> att </w:t>
      </w:r>
      <w:r w:rsidR="00203802">
        <w:t xml:space="preserve">mycket </w:t>
      </w:r>
      <w:r w:rsidR="00D068AD">
        <w:t xml:space="preserve">av </w:t>
      </w:r>
      <w:r w:rsidR="00203802">
        <w:t>resurser</w:t>
      </w:r>
      <w:r w:rsidR="00D068AD">
        <w:t>na</w:t>
      </w:r>
      <w:r w:rsidR="00203802">
        <w:t xml:space="preserve"> går åt </w:t>
      </w:r>
      <w:r w:rsidR="00403293">
        <w:t xml:space="preserve">till </w:t>
      </w:r>
      <w:r w:rsidR="00203802">
        <w:t>att</w:t>
      </w:r>
      <w:r w:rsidR="00634725">
        <w:t xml:space="preserve"> kurserna</w:t>
      </w:r>
      <w:r w:rsidR="00203802">
        <w:t xml:space="preserve"> </w:t>
      </w:r>
      <w:r w:rsidR="00DD1792">
        <w:t xml:space="preserve">ska </w:t>
      </w:r>
      <w:r w:rsidR="00203802">
        <w:t xml:space="preserve">fungera på den funktionella och tekniska nivån innan lärandet kan få </w:t>
      </w:r>
      <w:r w:rsidR="00493097">
        <w:t xml:space="preserve">någon </w:t>
      </w:r>
      <w:r w:rsidR="00203802">
        <w:t xml:space="preserve">fokus. Dessutom blir det att </w:t>
      </w:r>
      <w:r w:rsidR="00634725">
        <w:t>intervju</w:t>
      </w:r>
      <w:r w:rsidR="00F43731">
        <w:t xml:space="preserve">svaren </w:t>
      </w:r>
      <w:r w:rsidR="00634725">
        <w:t>från den pedagogisk</w:t>
      </w:r>
      <w:r w:rsidR="00BA6D11">
        <w:t>t</w:t>
      </w:r>
      <w:r w:rsidR="00634725">
        <w:t xml:space="preserve"> ansvarig</w:t>
      </w:r>
      <w:r w:rsidR="007D7DFC">
        <w:t>a</w:t>
      </w:r>
      <w:r w:rsidR="00BA6D11">
        <w:t xml:space="preserve"> </w:t>
      </w:r>
      <w:r w:rsidR="00E02ACD">
        <w:t>är</w:t>
      </w:r>
      <w:r w:rsidR="00E44C61">
        <w:t xml:space="preserve"> </w:t>
      </w:r>
      <w:r w:rsidR="007F11CF">
        <w:t xml:space="preserve">under kritik </w:t>
      </w:r>
      <w:r w:rsidR="007D7DFC">
        <w:t>eftersom det inte finns en majoritet i svaren som kan f</w:t>
      </w:r>
      <w:r w:rsidR="00DD1792">
        <w:t xml:space="preserve">örutsättas var helt trovärdig. </w:t>
      </w:r>
      <w:r w:rsidR="00806CE6">
        <w:t>Ett förslag på en lösning kan vara att man</w:t>
      </w:r>
      <w:r w:rsidR="00403293">
        <w:t xml:space="preserve"> kanske</w:t>
      </w:r>
      <w:r w:rsidR="00806CE6">
        <w:t xml:space="preserve"> bör fokus</w:t>
      </w:r>
      <w:r w:rsidR="00ED3A56">
        <w:t>era</w:t>
      </w:r>
      <w:r w:rsidR="00806CE6">
        <w:t xml:space="preserve"> på att intervjua och analysera </w:t>
      </w:r>
      <w:r w:rsidR="00403293">
        <w:t>vad studenter tycker hur pedagogiken är i Grades kurs</w:t>
      </w:r>
      <w:r w:rsidR="002E3B76">
        <w:t>er</w:t>
      </w:r>
      <w:r w:rsidR="00ED3A56">
        <w:t xml:space="preserve">, </w:t>
      </w:r>
      <w:r w:rsidR="002E3B76">
        <w:t xml:space="preserve">för att få </w:t>
      </w:r>
      <w:r w:rsidR="00ED3A56">
        <w:t>underlag</w:t>
      </w:r>
      <w:r w:rsidR="00451DEF">
        <w:t xml:space="preserve"> i hur studenten lär sig i kurserna för att därmed hitta ett passade </w:t>
      </w:r>
      <w:r w:rsidR="002E3B76">
        <w:t xml:space="preserve">pedagogiskt perspektiv. </w:t>
      </w:r>
      <w:r w:rsidR="00403293">
        <w:t xml:space="preserve"> </w:t>
      </w:r>
      <w:r w:rsidR="00A97377">
        <w:t xml:space="preserve">Meningen med att intervjun </w:t>
      </w:r>
      <w:r w:rsidR="00CA2D4A">
        <w:t xml:space="preserve">var </w:t>
      </w:r>
      <w:r w:rsidR="00B73674">
        <w:t xml:space="preserve">för att </w:t>
      </w:r>
      <w:r w:rsidR="00AE472E">
        <w:t>få en överblick hur Grade arbetar för tillfället med pedagogiken och förstå vilket perspektiv och modell som</w:t>
      </w:r>
      <w:r w:rsidR="009A1F30">
        <w:t xml:space="preserve"> kan förbättra kurserna. </w:t>
      </w:r>
      <w:r w:rsidR="00DB1910">
        <w:t xml:space="preserve">Resultatet från intervjun kan tolkas att vi fick ett </w:t>
      </w:r>
      <w:r w:rsidR="00B37533">
        <w:t xml:space="preserve">bra </w:t>
      </w:r>
      <w:r w:rsidR="00DB1910">
        <w:t xml:space="preserve">svar på vilken pedagogisk modell som skulle testas men att ett mer överlägset resultat kan vara väsentligt om fler analysera ska </w:t>
      </w:r>
      <w:r w:rsidR="00B37533">
        <w:t xml:space="preserve">göras inom Grade. Eftersom DIM behandlades i detta arbete betyder det inte att Grade har möjligheten att bara använda endast en modell utan också testa fler och analysera hur dessa fungerar med deras kurser. </w:t>
      </w:r>
    </w:p>
    <w:p w14:paraId="367786F7" w14:textId="1F4D8FF1" w:rsidR="0075412A" w:rsidRPr="00127A70" w:rsidRDefault="00710303">
      <w:pPr>
        <w:pStyle w:val="Brd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att utvärdera DIM och det </w:t>
      </w:r>
      <w:r w:rsidR="000A2398">
        <w:t xml:space="preserve">visade </w:t>
      </w:r>
      <w:r w:rsidR="00513716">
        <w:t>att</w:t>
      </w:r>
      <w:r w:rsidR="002E22B2">
        <w:t xml:space="preserve"> </w:t>
      </w:r>
      <w:r w:rsidR="00B73674">
        <w:t xml:space="preserve">faserna </w:t>
      </w:r>
      <w:r w:rsidR="002E22B2">
        <w:rPr>
          <w:i/>
        </w:rPr>
        <w:t>Övervakning och Återkopplings</w:t>
      </w:r>
      <w:r w:rsidR="002E22B2">
        <w:t xml:space="preserve"> fasen och </w:t>
      </w:r>
      <w:r w:rsidR="002E22B2">
        <w:rPr>
          <w:i/>
        </w:rPr>
        <w:t>Bedömning och Utvärderings</w:t>
      </w:r>
      <w:r w:rsidR="000A2398">
        <w:t xml:space="preserve"> </w:t>
      </w:r>
      <w:r w:rsidR="00985604">
        <w:t xml:space="preserve">i </w:t>
      </w:r>
      <w:r w:rsidR="00CA2D4A">
        <w:t xml:space="preserve">modellen </w:t>
      </w:r>
      <w:r w:rsidR="000A2398">
        <w:t xml:space="preserve">fick låga </w:t>
      </w:r>
      <w:r w:rsidR="00864EC1">
        <w:t xml:space="preserve">poäng. Det </w:t>
      </w:r>
      <w:r w:rsidR="00513716">
        <w:t>här kan bero på att Grade inte prio</w:t>
      </w:r>
      <w:r w:rsidR="00BD5132">
        <w:t>riterar dessa faser</w:t>
      </w:r>
      <w:r w:rsidR="00513716">
        <w:t xml:space="preserve"> på grund av visa omständigheter eller att Grade </w:t>
      </w:r>
      <w:r w:rsidR="00BD5132">
        <w:t>egentligen prioriterar</w:t>
      </w:r>
      <w:r w:rsidR="00513716">
        <w:t xml:space="preserve"> faserna men att de inte lyckas med implementering. Dessa</w:t>
      </w:r>
      <w:r w:rsidR="008A6219">
        <w:t xml:space="preserve"> faktorer</w:t>
      </w:r>
      <w:r w:rsidR="00513716">
        <w:t xml:space="preserve"> </w:t>
      </w:r>
      <w:r w:rsidR="008E6459">
        <w:t xml:space="preserve">kan </w:t>
      </w:r>
      <w:r w:rsidR="00513716">
        <w:t>vara</w:t>
      </w:r>
      <w:r w:rsidR="008E6459">
        <w:t xml:space="preserve"> en del av att Grade varken</w:t>
      </w:r>
      <w:r w:rsidR="00BD5132">
        <w:t xml:space="preserve"> fokuserar på att göra en förändring i </w:t>
      </w:r>
      <w:r w:rsidR="00985604">
        <w:t xml:space="preserve">pedagogiken och </w:t>
      </w:r>
      <w:r w:rsidR="008A6219">
        <w:t xml:space="preserve">inte </w:t>
      </w:r>
      <w:r w:rsidR="00985604">
        <w:t xml:space="preserve">framhäver de delar som kan vara viktiga för att </w:t>
      </w:r>
      <w:r w:rsidR="008A6219">
        <w:t xml:space="preserve">förmå sig att </w:t>
      </w:r>
      <w:r w:rsidR="00985604">
        <w:t>utvecklas</w:t>
      </w:r>
      <w:r w:rsidR="00731293">
        <w:t xml:space="preserve"> i</w:t>
      </w:r>
      <w:r w:rsidR="00985604">
        <w:t xml:space="preserve">. </w:t>
      </w:r>
      <w:r w:rsidR="008A6219">
        <w:t>Arbetet</w:t>
      </w:r>
      <w:r w:rsidR="00985604">
        <w:t xml:space="preserve"> kan hjälpa Grade bli uppmärksamma på vilka möjligheter som finns med att bli bättre i</w:t>
      </w:r>
      <w:r w:rsidR="00731293">
        <w:t xml:space="preserve">nom pedagogiken i deras kurser och kanske förstå varför delar av kurserna inte tillför något för studenten i dagsläget. </w:t>
      </w:r>
    </w:p>
    <w:p w14:paraId="7A41C3B6" w14:textId="3B396DC3" w:rsidR="00AF601B" w:rsidRPr="00AF601B" w:rsidRDefault="00AF601B">
      <w:pPr>
        <w:pStyle w:val="Brdtext"/>
        <w:spacing w:line="600" w:lineRule="auto"/>
        <w:rPr>
          <w:b/>
        </w:rPr>
      </w:pPr>
      <w:r>
        <w:rPr>
          <w:b/>
        </w:rPr>
        <w:t xml:space="preserve">Angående utvärderingen av </w:t>
      </w:r>
      <w:r w:rsidR="008173CC">
        <w:rPr>
          <w:b/>
        </w:rPr>
        <w:t>tidigare</w:t>
      </w:r>
      <w:r>
        <w:rPr>
          <w:b/>
        </w:rPr>
        <w:t xml:space="preserve"> kurser </w:t>
      </w:r>
    </w:p>
    <w:p w14:paraId="05F0C219" w14:textId="57D07ED8" w:rsidR="009367D6" w:rsidRDefault="008A6219">
      <w:pPr>
        <w:pStyle w:val="Brdtext"/>
        <w:spacing w:line="600" w:lineRule="auto"/>
      </w:pPr>
      <w:r>
        <w:t xml:space="preserve">Det kan </w:t>
      </w:r>
      <w:r w:rsidR="008173CC">
        <w:t>vara en dålig idé att vi tvingar Grade att använda en modell när de redan har ett brett u</w:t>
      </w:r>
      <w:r w:rsidR="0070291E">
        <w:t xml:space="preserve">tbud </w:t>
      </w:r>
      <w:r w:rsidR="00191B85">
        <w:t>av kunder. Resultatet från DIM utvärdering</w:t>
      </w:r>
      <w:r w:rsidR="009E28C0">
        <w:t>en</w:t>
      </w:r>
      <w:r w:rsidR="0070291E">
        <w:t xml:space="preserve"> </w:t>
      </w:r>
      <w:r w:rsidR="00191B85">
        <w:t xml:space="preserve">i </w:t>
      </w:r>
      <w:r w:rsidR="0070291E">
        <w:t xml:space="preserve">sig indikerar att </w:t>
      </w:r>
      <w:r w:rsidR="00191B85">
        <w:t>enligt dessa observationer</w:t>
      </w:r>
      <w:r w:rsidR="0070291E">
        <w:t xml:space="preserve"> är detta inte e</w:t>
      </w:r>
      <w:r w:rsidR="001F6503">
        <w:t xml:space="preserve">tt problem. </w:t>
      </w:r>
      <w:r w:rsidR="00CF4223">
        <w:t>Om antalet</w:t>
      </w:r>
      <w:r w:rsidR="00191B85">
        <w:t xml:space="preserve"> av Grades </w:t>
      </w:r>
      <w:r w:rsidR="00CF4223">
        <w:t xml:space="preserve">kunder var så </w:t>
      </w:r>
      <w:r w:rsidR="00191B85" w:rsidRPr="00191B85">
        <w:t xml:space="preserve">stora </w:t>
      </w:r>
      <w:r w:rsidR="00CF4223">
        <w:t xml:space="preserve">att de </w:t>
      </w:r>
      <w:r w:rsidR="00E048BB">
        <w:t>behövde</w:t>
      </w:r>
      <w:r w:rsidR="00191B85" w:rsidRPr="00191B85">
        <w:t xml:space="preserve"> anta en annan modell</w:t>
      </w:r>
      <w:r w:rsidR="00CF4223">
        <w:t xml:space="preserve"> och om det</w:t>
      </w:r>
      <w:r w:rsidR="001F6503">
        <w:t xml:space="preserve"> </w:t>
      </w:r>
      <w:r w:rsidR="00E048BB">
        <w:t>händer</w:t>
      </w:r>
      <w:r w:rsidR="00CF4223">
        <w:t xml:space="preserve"> </w:t>
      </w:r>
      <w:r w:rsidR="001F6503">
        <w:t>tillräckligt</w:t>
      </w:r>
      <w:r w:rsidR="00191B85" w:rsidRPr="00191B85">
        <w:t xml:space="preserve"> ofta</w:t>
      </w:r>
      <w:r w:rsidR="001F6503">
        <w:t>,</w:t>
      </w:r>
      <w:r w:rsidR="00191B85" w:rsidRPr="00191B85">
        <w:t xml:space="preserve"> så skulle vi se att </w:t>
      </w:r>
      <w:r w:rsidR="00191B85">
        <w:t>prestationen</w:t>
      </w:r>
      <w:r w:rsidR="001F6503">
        <w:t xml:space="preserve"> hos DIM skulle skilja s</w:t>
      </w:r>
      <w:r w:rsidR="00191B85" w:rsidRPr="00191B85">
        <w:t xml:space="preserve">ig </w:t>
      </w:r>
      <w:r w:rsidR="001F6503">
        <w:t xml:space="preserve">i stor del i </w:t>
      </w:r>
      <w:r w:rsidR="00191B85" w:rsidRPr="00191B85">
        <w:t xml:space="preserve">mellan de kurser som vi analyserade. Självklart tittar vi bara på 4 kurser </w:t>
      </w:r>
      <w:r w:rsidR="001F6503">
        <w:t xml:space="preserve">så </w:t>
      </w:r>
      <w:r w:rsidR="00BA47F1">
        <w:t xml:space="preserve">en </w:t>
      </w:r>
      <w:r w:rsidR="001F6503">
        <w:t xml:space="preserve">större slutsats kan därmed inte dras </w:t>
      </w:r>
      <w:r w:rsidR="00191B85" w:rsidRPr="00191B85">
        <w:t xml:space="preserve">från </w:t>
      </w:r>
      <w:proofErr w:type="gramStart"/>
      <w:r w:rsidR="00BA47F1">
        <w:t>de</w:t>
      </w:r>
      <w:r w:rsidR="00E048BB">
        <w:t>n</w:t>
      </w:r>
      <w:proofErr w:type="gramEnd"/>
      <w:r w:rsidR="00BA47F1">
        <w:t xml:space="preserve"> befintliga data. </w:t>
      </w:r>
      <w:commentRangeStart w:id="61"/>
      <w:r w:rsidR="00AE0EFD">
        <w:t>Även</w:t>
      </w:r>
      <w:commentRangeEnd w:id="61"/>
      <w:r w:rsidR="00B52F86">
        <w:rPr>
          <w:rStyle w:val="Kommentarsreferens"/>
          <w:rFonts w:eastAsiaTheme="minorHAnsi" w:cstheme="minorBidi"/>
          <w:lang w:eastAsia="en-US"/>
        </w:rPr>
        <w:commentReference w:id="61"/>
      </w:r>
      <w:r w:rsidR="00AE0EFD">
        <w:t xml:space="preserve"> om vi har funnit att DIM fungerar bra med Grade nuvarande pedagogik </w:t>
      </w:r>
      <w:r w:rsidR="001D4C6E">
        <w:t xml:space="preserve">är vi </w:t>
      </w:r>
      <w:r w:rsidR="00AE0EFD">
        <w:t xml:space="preserve">beroende på EIF’s specifika krav </w:t>
      </w:r>
      <w:r w:rsidR="001D4C6E">
        <w:t xml:space="preserve">så </w:t>
      </w:r>
      <w:r w:rsidR="00AE0EFD">
        <w:t>kan det vara nödvändigt att anta andra modeller för att uppfylla sådana krav</w:t>
      </w:r>
      <w:r w:rsidR="001D4C6E">
        <w:t xml:space="preserve"> när behovet är utöver det vanliga</w:t>
      </w:r>
      <w:r w:rsidR="00AE0EFD">
        <w:t xml:space="preserve">. </w:t>
      </w:r>
      <w:r w:rsidR="0029547E">
        <w:t>Fra</w:t>
      </w:r>
      <w:r w:rsidR="00B40F76">
        <w:t>mförallt kan DIM fungera för de utvalda</w:t>
      </w:r>
      <w:r w:rsidR="0029547E">
        <w:t xml:space="preserve"> 4 kurser </w:t>
      </w:r>
      <w:r w:rsidR="00B40F76">
        <w:t xml:space="preserve">i studien </w:t>
      </w:r>
      <w:r w:rsidR="0029547E">
        <w:t xml:space="preserve">men </w:t>
      </w:r>
      <w:r w:rsidR="00B40F76">
        <w:t xml:space="preserve">att Grade pedagogiska ansats saknade en del viktiga aspekter av DIM och därför hade kurserna relativt låga poäng på grund av att de </w:t>
      </w:r>
      <w:r w:rsidR="00A76A46">
        <w:t>samtliga</w:t>
      </w:r>
      <w:r w:rsidR="00B40F76">
        <w:t xml:space="preserve"> saknade samma sak. </w:t>
      </w:r>
      <w:r w:rsidR="00875C23">
        <w:lastRenderedPageBreak/>
        <w:t xml:space="preserve">Resultatet kan även innebära att </w:t>
      </w:r>
      <w:r w:rsidR="001B6E2D">
        <w:t xml:space="preserve">DIM </w:t>
      </w:r>
      <w:r w:rsidR="00875C23">
        <w:t>inte är den bästa modellen för dessa kurser och därför är inte DIM den mest passade modellen för</w:t>
      </w:r>
      <w:r w:rsidR="001B6E2D">
        <w:t xml:space="preserve"> Grade pedagogiska ansats</w:t>
      </w:r>
      <w:r w:rsidR="00875C23">
        <w:t xml:space="preserve">. Kurserna ska </w:t>
      </w:r>
      <w:r w:rsidR="004C1522">
        <w:t xml:space="preserve">i detta fall </w:t>
      </w:r>
      <w:r w:rsidR="00875C23">
        <w:t xml:space="preserve">representera den typiska Grade kunden och ska därmed inte vara en händelse av de ovanliga fallen. </w:t>
      </w:r>
      <w:r w:rsidR="009367D6">
        <w:t xml:space="preserve">Ett förslag är att det kan arbetas vidare med det associativa perspektivet och i utbyte undersökas hur fler modeller kan användas för att utvärdera majoritet av Grades kurser. </w:t>
      </w:r>
    </w:p>
    <w:p w14:paraId="7E46242A" w14:textId="700CECC1" w:rsidR="009367D6" w:rsidRDefault="00BC1D82">
      <w:pPr>
        <w:pStyle w:val="Brdtext"/>
        <w:spacing w:line="600" w:lineRule="auto"/>
        <w:rPr>
          <w:b/>
        </w:rPr>
      </w:pPr>
      <w:r>
        <w:rPr>
          <w:b/>
        </w:rPr>
        <w:t xml:space="preserve">Höjdpunkter </w:t>
      </w:r>
      <w:r w:rsidR="00A06A89">
        <w:rPr>
          <w:b/>
        </w:rPr>
        <w:t xml:space="preserve">och ytterligare forskning </w:t>
      </w:r>
    </w:p>
    <w:p w14:paraId="36BBCAE8" w14:textId="77777777" w:rsidR="00A06A89" w:rsidRPr="00A06A89" w:rsidRDefault="00A06A89">
      <w:pPr>
        <w:pStyle w:val="Brdtext"/>
        <w:spacing w:line="600" w:lineRule="auto"/>
        <w:rPr>
          <w:b/>
        </w:rPr>
      </w:pPr>
      <w:bookmarkStart w:id="62" w:name="_GoBack"/>
      <w:bookmarkEnd w:id="62"/>
    </w:p>
    <w:p w14:paraId="3207D75D" w14:textId="7BBDEEFC" w:rsidR="00A76A46" w:rsidRDefault="00875C23">
      <w:pPr>
        <w:pStyle w:val="Brdtext"/>
        <w:spacing w:line="600" w:lineRule="auto"/>
      </w:pPr>
      <w:commentRangeStart w:id="63"/>
      <w:r>
        <w:t xml:space="preserve">Ett </w:t>
      </w:r>
      <w:r w:rsidR="004C1522">
        <w:t xml:space="preserve">annat </w:t>
      </w:r>
      <w:r>
        <w:t xml:space="preserve">förslag är att </w:t>
      </w:r>
      <w:r w:rsidR="004C1522">
        <w:t xml:space="preserve">kanske </w:t>
      </w:r>
      <w:r>
        <w:t>rent av att ändra till Konstruktiv läromiljö istället (</w:t>
      </w:r>
      <w:r w:rsidR="00BC64A2">
        <w:t xml:space="preserve">som </w:t>
      </w:r>
      <w:r>
        <w:t>har</w:t>
      </w:r>
      <w:r w:rsidR="009367D6">
        <w:t xml:space="preserve"> ett likartat resultat som DIM) och analysera modeller inom det perspektivet.</w:t>
      </w:r>
      <w:r w:rsidR="003557DE">
        <w:t xml:space="preserve"> Med de</w:t>
      </w:r>
      <w:r>
        <w:t xml:space="preserve"> data som </w:t>
      </w:r>
      <w:r w:rsidR="00213CE1">
        <w:t>vi har kan vi inte vara säkra på vilket alternativ som är bäst utan detta är något som behöver ytter</w:t>
      </w:r>
      <w:r w:rsidR="009367D6">
        <w:t>ligare g</w:t>
      </w:r>
      <w:r w:rsidR="003557DE">
        <w:t xml:space="preserve">ranskas för att förstå vilken </w:t>
      </w:r>
      <w:r w:rsidR="009367D6">
        <w:t>pedagogisk modell</w:t>
      </w:r>
      <w:r w:rsidR="003557DE">
        <w:t xml:space="preserve"> Grade ska använda sig ut av</w:t>
      </w:r>
      <w:r w:rsidR="009367D6">
        <w:t xml:space="preserve">. </w:t>
      </w:r>
    </w:p>
    <w:p w14:paraId="3D26D8B5" w14:textId="77777777" w:rsidR="003557DE" w:rsidRDefault="003557DE">
      <w:pPr>
        <w:pStyle w:val="Brdtext"/>
        <w:spacing w:line="600" w:lineRule="auto"/>
      </w:pPr>
    </w:p>
    <w:p w14:paraId="72B15214" w14:textId="2C4A9CAB" w:rsidR="002A3A54" w:rsidRDefault="00654CAB">
      <w:pPr>
        <w:pStyle w:val="Brdtext"/>
        <w:spacing w:line="600" w:lineRule="auto"/>
      </w:pPr>
      <w:r>
        <w:t xml:space="preserve">Det betyder att fokusen behöver läggas på att undersöka fler modeller inom det associativa </w:t>
      </w:r>
      <w:r w:rsidR="006278F8">
        <w:t xml:space="preserve">perspektivet och testa det med hjälp av att utvärdera </w:t>
      </w:r>
      <w:r w:rsidR="001D4C6E">
        <w:t xml:space="preserve">tidigare </w:t>
      </w:r>
      <w:r w:rsidR="006278F8">
        <w:t xml:space="preserve">och nuvarande producerade e-kurserna. Utvärderingen kan ge bedömningen att e-kurser levererar ett säkert lärande inom EIF och ett resultat som Grade kan ha nytta av i kommande </w:t>
      </w:r>
      <w:r w:rsidR="004609DA">
        <w:t>uppdrag</w:t>
      </w:r>
      <w:r w:rsidR="006278F8">
        <w:t>.</w:t>
      </w:r>
      <w:r w:rsidR="0016757F">
        <w:t xml:space="preserve"> För att Grade ska kunna använda denna studie kan de </w:t>
      </w:r>
      <w:r w:rsidR="00A62911">
        <w:t>utnyttja</w:t>
      </w:r>
      <w:r w:rsidR="0016757F">
        <w:t xml:space="preserve"> intervjumaterialet för att få en grund i framtida utvärderingar</w:t>
      </w:r>
      <w:r w:rsidR="002A3A54">
        <w:t xml:space="preserve">. </w:t>
      </w:r>
    </w:p>
    <w:commentRangeEnd w:id="63"/>
    <w:p w14:paraId="594448D5" w14:textId="77777777" w:rsidR="008173CC" w:rsidRDefault="00A06A89" w:rsidP="004609DA">
      <w:pPr>
        <w:pStyle w:val="Brdtext"/>
        <w:spacing w:line="600" w:lineRule="auto"/>
      </w:pPr>
      <w:r>
        <w:rPr>
          <w:rStyle w:val="Kommentarsreferens"/>
          <w:rFonts w:eastAsiaTheme="minorHAnsi" w:cstheme="minorBidi"/>
          <w:lang w:eastAsia="en-US"/>
        </w:rPr>
        <w:commentReference w:id="63"/>
      </w:r>
    </w:p>
    <w:p w14:paraId="157A4F95" w14:textId="77777777" w:rsidR="00FB7215" w:rsidRDefault="00FB7215">
      <w:pPr>
        <w:pStyle w:val="Brdtext"/>
        <w:spacing w:line="600" w:lineRule="auto"/>
      </w:pPr>
    </w:p>
    <w:p w14:paraId="1B807D71"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Gå tillbaka till rapportens syfte och diskutera huruvida resultaten besvarar de frågor du ställde i syftet.</w:t>
      </w:r>
    </w:p>
    <w:p w14:paraId="2B592108"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lastRenderedPageBreak/>
        <w:t xml:space="preserve">Förklara resultaten utifrån metod och material. Har dessa påverkat resultaten och i så fall på vilket sätt? </w:t>
      </w:r>
      <w:r w:rsidRPr="00EB1E68">
        <w:rPr>
          <w:rFonts w:ascii="Times New Roman" w:eastAsia="Times New Roman" w:hAnsi="Times New Roman" w:cs="Times New Roman"/>
          <w:color w:val="000000"/>
          <w:sz w:val="22"/>
          <w:szCs w:val="22"/>
        </w:rPr>
        <w:br/>
      </w:r>
    </w:p>
    <w:p w14:paraId="1555069A"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Vilka nackdelar har tillvägagångssättet?</w:t>
      </w:r>
    </w:p>
    <w:p w14:paraId="79EAFB7D"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Jag var den enda som gjorde utvärderingen, bias och har ett intresse för att se resultat och bättre med studenters resultat</w:t>
      </w:r>
    </w:p>
    <w:p w14:paraId="46BED76E"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Bättre med fler kurs utvärderingar, säg i metod avsnittet att kurser är slumpmässigt valda.</w:t>
      </w:r>
    </w:p>
    <w:p w14:paraId="225B7BE4"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hAnsi="Times New Roman" w:cs="Times New Roman"/>
          <w:sz w:val="22"/>
          <w:szCs w:val="22"/>
          <w:shd w:val="clear" w:color="auto" w:fill="FFFFFF"/>
        </w:rPr>
        <w:t>Kan du nu se andra alternativ?</w:t>
      </w:r>
    </w:p>
    <w:p w14:paraId="2AACA702" w14:textId="77777777" w:rsidR="00D45847" w:rsidRPr="00EB1E68" w:rsidRDefault="00D45847">
      <w:pPr>
        <w:spacing w:line="360" w:lineRule="auto"/>
        <w:ind w:left="720"/>
        <w:rPr>
          <w:rFonts w:eastAsia="Times New Roman" w:cs="Times New Roman"/>
          <w:color w:val="000000"/>
          <w:lang w:eastAsia="sv-SE"/>
        </w:rPr>
      </w:pPr>
    </w:p>
    <w:p w14:paraId="3C8FAEA6" w14:textId="77777777" w:rsidR="00D45847" w:rsidRPr="00EB1E68" w:rsidRDefault="00850895">
      <w:pPr>
        <w:numPr>
          <w:ilvl w:val="0"/>
          <w:numId w:val="7"/>
        </w:numPr>
        <w:spacing w:line="360" w:lineRule="auto"/>
        <w:rPr>
          <w:rFonts w:eastAsia="Times New Roman" w:cs="Times New Roman"/>
          <w:color w:val="000000"/>
          <w:lang w:eastAsia="sv-SE"/>
        </w:rPr>
      </w:pPr>
      <w:r w:rsidRPr="00EB1E68">
        <w:rPr>
          <w:rFonts w:eastAsia="Times New Roman" w:cs="Times New Roman"/>
          <w:color w:val="000000"/>
          <w:lang w:eastAsia="sv-SE"/>
        </w:rPr>
        <w:t>Vilka konsekvenser får resultaten? Vad påverkar de?</w:t>
      </w:r>
    </w:p>
    <w:p w14:paraId="6F2BF59C" w14:textId="77777777" w:rsidR="00D45847" w:rsidRPr="00EB1E68" w:rsidRDefault="00850895">
      <w:pPr>
        <w:pStyle w:val="Brdtext"/>
        <w:numPr>
          <w:ilvl w:val="0"/>
          <w:numId w:val="7"/>
        </w:numPr>
        <w:spacing w:line="360" w:lineRule="auto"/>
        <w:rPr>
          <w:szCs w:val="22"/>
          <w:lang w:eastAsia="en-US"/>
        </w:rPr>
      </w:pPr>
      <w:r w:rsidRPr="00EB1E68">
        <w:rPr>
          <w:szCs w:val="22"/>
          <w:lang w:eastAsia="en-US"/>
        </w:rPr>
        <w:t xml:space="preserve">Hur skulle man kunna bygga på min forskning i framtiden, </w:t>
      </w:r>
      <w:r w:rsidRPr="00EB1E68">
        <w:rPr>
          <w:color w:val="000000"/>
          <w:szCs w:val="22"/>
          <w:shd w:val="clear" w:color="auto" w:fill="FFFFFF"/>
        </w:rPr>
        <w:t>viktiga frågor/områden att forska vidare inom?</w:t>
      </w:r>
    </w:p>
    <w:p w14:paraId="047A63AD" w14:textId="77777777" w:rsidR="00D45847" w:rsidRPr="00EB1E68" w:rsidRDefault="00850895">
      <w:pPr>
        <w:pStyle w:val="Brdtext"/>
        <w:numPr>
          <w:ilvl w:val="0"/>
          <w:numId w:val="7"/>
        </w:numPr>
        <w:spacing w:line="240" w:lineRule="auto"/>
        <w:rPr>
          <w:color w:val="B41723"/>
          <w:szCs w:val="22"/>
        </w:rPr>
      </w:pPr>
      <w:r w:rsidRPr="00EB1E68">
        <w:rPr>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1B119A9" w14:textId="77777777" w:rsidR="001D4C6E" w:rsidRDefault="001D4C6E" w:rsidP="008E6459">
      <w:pPr>
        <w:pStyle w:val="Brdtext"/>
        <w:spacing w:line="360" w:lineRule="auto"/>
        <w:rPr>
          <w:b/>
          <w:szCs w:val="22"/>
          <w:lang w:eastAsia="en-US"/>
        </w:rPr>
      </w:pPr>
    </w:p>
    <w:p w14:paraId="7B23CCD7" w14:textId="77777777" w:rsidR="001D4C6E" w:rsidRDefault="001D4C6E" w:rsidP="001D4C6E">
      <w:pPr>
        <w:pStyle w:val="Brdtext"/>
        <w:spacing w:line="600" w:lineRule="auto"/>
      </w:pPr>
      <w:commentRangeStart w:id="64"/>
      <w:r>
        <w:t xml:space="preserve">Studien använder en kvalitativ metod genom att intervjua ansvarig för den pedagogiska designen. Detta har sina brister eftersom viktig information kan bli utesluten när studien förlitar sig på endast en person. Grade har enbart en ansvarig för pedagogiken och hanterar det med att använda samma struktur som de gjort under många år. </w:t>
      </w:r>
    </w:p>
    <w:p w14:paraId="27764ADE" w14:textId="77777777" w:rsidR="001D4C6E" w:rsidRDefault="001D4C6E" w:rsidP="001D4C6E">
      <w:pPr>
        <w:pStyle w:val="Brdtext"/>
        <w:spacing w:line="600" w:lineRule="auto"/>
      </w:pPr>
    </w:p>
    <w:p w14:paraId="0022FCBF" w14:textId="77777777" w:rsidR="001D4C6E" w:rsidRDefault="001D4C6E" w:rsidP="001D4C6E">
      <w:pPr>
        <w:pStyle w:val="Brdtext"/>
        <w:spacing w:line="600" w:lineRule="auto"/>
      </w:pPr>
      <w:r>
        <w:t>Men de data</w:t>
      </w:r>
      <w:r w:rsidRPr="00191B85">
        <w:t xml:space="preserve"> som vi har </w:t>
      </w:r>
      <w:r>
        <w:t xml:space="preserve">indikerar att i en viss </w:t>
      </w:r>
      <w:r w:rsidRPr="00191B85">
        <w:t xml:space="preserve">grad skulle </w:t>
      </w:r>
      <w:r>
        <w:t xml:space="preserve">vi </w:t>
      </w:r>
      <w:r w:rsidRPr="00191B85">
        <w:t xml:space="preserve">bara behöva </w:t>
      </w:r>
      <w:r>
        <w:t>anta</w:t>
      </w:r>
      <w:r w:rsidRPr="00191B85">
        <w:t xml:space="preserve"> en specialiserad modell i </w:t>
      </w:r>
      <w:r>
        <w:t>ett fall när kunden har ett behov utöver det vanliga</w:t>
      </w:r>
      <w:r w:rsidRPr="00191B85">
        <w:t>.</w:t>
      </w:r>
    </w:p>
    <w:p w14:paraId="5946D38C" w14:textId="77777777" w:rsidR="001D4C6E" w:rsidRDefault="001D4C6E" w:rsidP="001D4C6E">
      <w:pPr>
        <w:pStyle w:val="Brdtext"/>
        <w:spacing w:line="600" w:lineRule="auto"/>
      </w:pPr>
      <w:r>
        <w:t>Utifrån resultatet har det också framkommit att det finns visa faktorer som kan göras annorlunda i kommande utvärderingar.</w:t>
      </w:r>
    </w:p>
    <w:commentRangeEnd w:id="64"/>
    <w:p w14:paraId="70EA92FE" w14:textId="77777777" w:rsidR="00D45847" w:rsidRDefault="001D4C6E">
      <w:pPr>
        <w:spacing w:before="720" w:after="200" w:line="0" w:lineRule="auto"/>
        <w:rPr>
          <w:rFonts w:ascii="Verdana" w:eastAsiaTheme="majorEastAsia" w:hAnsi="Verdana" w:cstheme="majorBidi"/>
          <w:bCs/>
          <w:color w:val="000000" w:themeColor="text1"/>
          <w:sz w:val="52"/>
          <w:szCs w:val="28"/>
        </w:rPr>
      </w:pPr>
      <w:r>
        <w:rPr>
          <w:rStyle w:val="Kommentarsreferens"/>
        </w:rPr>
        <w:commentReference w:id="64"/>
      </w:r>
      <w:r w:rsidR="00850895">
        <w:br w:type="page"/>
      </w:r>
    </w:p>
    <w:p w14:paraId="721613BB" w14:textId="77777777" w:rsidR="00D45847" w:rsidRPr="004E58AD" w:rsidRDefault="00850895" w:rsidP="009F3187">
      <w:pPr>
        <w:pStyle w:val="Heading11"/>
      </w:pPr>
      <w:bookmarkStart w:id="65" w:name="_Toc391456186"/>
      <w:bookmarkStart w:id="66" w:name="_Toc394248560"/>
      <w:bookmarkEnd w:id="65"/>
      <w:r w:rsidRPr="004E58AD">
        <w:lastRenderedPageBreak/>
        <w:t>Referenser</w:t>
      </w:r>
      <w:bookmarkEnd w:id="66"/>
    </w:p>
    <w:p w14:paraId="53FFD7B5" w14:textId="77777777" w:rsidR="00D45847" w:rsidRDefault="00850895">
      <w:pPr>
        <w:rPr>
          <w:rFonts w:eastAsia="Times New Roman" w:cs="Times New Roman"/>
          <w:color w:val="222222"/>
          <w:highlight w:val="white"/>
        </w:rPr>
      </w:pPr>
      <w:r>
        <w:rPr>
          <w:rFonts w:eastAsia="Times New Roman" w:cs="Times New Roman"/>
          <w:color w:val="222222"/>
          <w:shd w:val="clear" w:color="auto" w:fill="FFFFFF"/>
        </w:rPr>
        <w:t>Bower, B.L. and Hardy, K.P., 2004. From correspondence to cyberspace: Changes and challenges in distance education.</w:t>
      </w:r>
      <w:r>
        <w:rPr>
          <w:rStyle w:val="apple-converted-space"/>
          <w:rFonts w:eastAsia="Times New Roman" w:cs="Times New Roman"/>
          <w:color w:val="222222"/>
          <w:shd w:val="clear" w:color="auto" w:fill="FFFFFF"/>
        </w:rPr>
        <w:t> </w:t>
      </w:r>
      <w:r>
        <w:rPr>
          <w:rFonts w:eastAsia="Times New Roman" w:cs="Times New Roman"/>
          <w:i/>
          <w:iCs/>
          <w:color w:val="222222"/>
        </w:rPr>
        <w:t>New directions for community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Narciss, S., Proske, A. and Koerndle, H., 2007. Promoting self-regulated learning in web-based learning environments. </w:t>
      </w:r>
      <w:r>
        <w:rPr>
          <w:rFonts w:eastAsia="Times New Roman" w:cs="Times New Roman"/>
          <w:i/>
          <w:iCs/>
          <w:color w:val="222222"/>
          <w:lang w:eastAsia="sv-SE"/>
        </w:rPr>
        <w:t>Computers in human behavior</w:t>
      </w:r>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Roy, R., Potter, S. and Yarrow, K., 2008. Designing low carbon higher education systems: Environmental impacts of campus and distance learning systems. </w:t>
      </w:r>
      <w:r>
        <w:rPr>
          <w:rFonts w:eastAsia="Times New Roman" w:cs="Times New Roman"/>
          <w:i/>
          <w:iCs/>
          <w:color w:val="222222"/>
          <w:lang w:eastAsia="sv-SE"/>
        </w:rPr>
        <w:t>International journal of sustainability in higher education</w:t>
      </w:r>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Capper, J., 2010. E-learning: Current status and international experience. </w:t>
      </w:r>
      <w:r>
        <w:rPr>
          <w:rFonts w:eastAsia="Times New Roman" w:cs="Times New Roman"/>
          <w:i/>
          <w:iCs/>
          <w:color w:val="222222"/>
          <w:lang w:eastAsia="sv-SE"/>
        </w:rPr>
        <w:t>Retrieved on the 14th January</w:t>
      </w:r>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Conole, G., Dyke, M., Oliver, M. and Seale, J., 2004. Mapping pedagogy and tools for effective learning design. </w:t>
      </w:r>
      <w:r>
        <w:rPr>
          <w:rFonts w:eastAsia="Times New Roman" w:cs="Times New Roman"/>
          <w:i/>
          <w:iCs/>
          <w:color w:val="222222"/>
          <w:lang w:eastAsia="sv-SE"/>
        </w:rPr>
        <w:t>Computers &amp; Education</w:t>
      </w:r>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Dabbagh, N., 2005. Pedagogical models for E-Learning: A theory-based design framework. </w:t>
      </w:r>
      <w:r>
        <w:rPr>
          <w:rFonts w:eastAsia="Times New Roman" w:cs="Times New Roman"/>
          <w:i/>
          <w:iCs/>
          <w:color w:val="222222"/>
          <w:lang w:eastAsia="sv-SE"/>
        </w:rPr>
        <w:t>International journal of technology in teaching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D808DD">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http://empresas.sence.cl/documentos/elearning/E-learning.%20Art%EDculo%20de%20Joanne%20Capper%20(Ingl%E9s).pdf</w:t>
        </w:r>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Kauchak, D.P. and Eggen, P.D., 1993. Learning and teaching. </w:t>
      </w:r>
      <w:r>
        <w:rPr>
          <w:rFonts w:eastAsia="Times New Roman" w:cs="Times New Roman"/>
          <w:i/>
          <w:iCs/>
          <w:color w:val="222222"/>
          <w:lang w:eastAsia="sv-SE"/>
        </w:rPr>
        <w:t>New York: Allyn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Insight Research, </w:t>
      </w:r>
      <w:r>
        <w:rPr>
          <w:rFonts w:eastAsia="Times New Roman" w:cs="Times New Roman"/>
        </w:rPr>
        <w:t>rapport hämtat 6/6-2018</w:t>
      </w:r>
    </w:p>
    <w:p w14:paraId="2FA43716" w14:textId="77777777" w:rsidR="00D45847" w:rsidRDefault="00D808DD">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D808DD">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D808DD">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D808DD">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Mehanna, W.N., 2004. e-Pedagogy: the pedagogies of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Tynjälä, P. and Häkkinen, P., 2005. E-learning at work: theoretical underpinnings and pedagogical challenges. </w:t>
      </w:r>
      <w:r>
        <w:rPr>
          <w:rFonts w:eastAsia="Times New Roman" w:cs="Times New Roman"/>
          <w:i/>
          <w:iCs/>
          <w:color w:val="222222"/>
          <w:lang w:eastAsia="sv-SE"/>
        </w:rPr>
        <w:t>Journal of Workplace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67" w:name="__Fieldmark__1067_823957682"/>
      <w:bookmarkStart w:id="68" w:name="__Fieldmark__744_3764101930"/>
      <w:bookmarkStart w:id="69" w:name="__Fieldmark__1179_1934263386"/>
      <w:bookmarkEnd w:id="67"/>
      <w:bookmarkEnd w:id="68"/>
      <w:bookmarkEnd w:id="69"/>
    </w:p>
    <w:p w14:paraId="06B810C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Pange, A. and Pange, J., 2011. Is e-learning based on learning theories. </w:t>
      </w:r>
      <w:r>
        <w:rPr>
          <w:rFonts w:eastAsia="Times New Roman" w:cs="Times New Roman"/>
          <w:i/>
          <w:iCs/>
          <w:color w:val="222222"/>
          <w:lang w:eastAsia="sv-SE"/>
        </w:rPr>
        <w:t>A literature</w:t>
      </w:r>
      <w:r>
        <w:rPr>
          <w:rFonts w:eastAsia="Times New Roman" w:cs="Times New Roman"/>
          <w:color w:val="222222"/>
          <w:shd w:val="clear" w:color="auto" w:fill="FFFFFF"/>
          <w:lang w:eastAsia="sv-SE"/>
        </w:rPr>
        <w:t xml:space="preserve">. </w:t>
      </w:r>
      <w:r>
        <w:rPr>
          <w:rFonts w:cs="Times New Roman"/>
          <w:i/>
          <w:iCs/>
        </w:rPr>
        <w:t>World Academy of Science, Engineering &amp; Technology, 8</w:t>
      </w:r>
      <w:r>
        <w:rPr>
          <w:rFonts w:cs="Times New Roman"/>
        </w:rPr>
        <w:t>,</w:t>
      </w:r>
      <w:r>
        <w:t xml:space="preserve"> pp.</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Yeh, Y.C., 2009. Integrating e-learning into the direct-instruction model to enhance the effectiveness of critical-thinking instruction. </w:t>
      </w:r>
      <w:r>
        <w:rPr>
          <w:rFonts w:eastAsia="Times New Roman" w:cs="Times New Roman"/>
          <w:i/>
          <w:iCs/>
          <w:color w:val="222222"/>
          <w:lang w:eastAsia="sv-SE"/>
        </w:rPr>
        <w:t>Instructional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Space, C., 2001. Curriculum Development Guidelines: New ICT Curricula for the 21 st Century, Designing Tomorrow’s Education. </w:t>
      </w:r>
      <w:r>
        <w:rPr>
          <w:rFonts w:eastAsia="Times New Roman" w:cs="Times New Roman"/>
          <w:iCs/>
          <w:color w:val="222222"/>
          <w:lang w:eastAsia="sv-SE"/>
        </w:rPr>
        <w:t>International Co-operation Europe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70" w:name="_Toc391456187"/>
      <w:bookmarkStart w:id="71" w:name="_Toc394248561"/>
      <w:bookmarkEnd w:id="70"/>
      <w:r w:rsidRPr="009F3187">
        <w:lastRenderedPageBreak/>
        <w:t>Bilagor</w:t>
      </w:r>
      <w:bookmarkEnd w:id="7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A06A89">
        <w:rPr>
          <w:b/>
          <w:i w:val="0"/>
          <w:noProof/>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w:t>
      </w:r>
      <w:r w:rsidR="00305D18" w:rsidRPr="000427E4">
        <w:rPr>
          <w:i w:val="0"/>
          <w:color w:val="000000" w:themeColor="text1"/>
        </w:rPr>
        <w:lastRenderedPageBreak/>
        <w:t>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72"/>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73" w:name="_Toc391456188"/>
      <w:bookmarkEnd w:id="73"/>
      <w:commentRangeStart w:id="74"/>
      <w:r w:rsidRPr="00D01DE3">
        <w:rPr>
          <w:rStyle w:val="Starkbetoning"/>
          <w:color w:val="00000A"/>
        </w:rPr>
        <w:lastRenderedPageBreak/>
        <w:t xml:space="preserve">Inledning </w:t>
      </w:r>
      <w:commentRangeEnd w:id="74"/>
      <w:r w:rsidR="00673314">
        <w:rPr>
          <w:rStyle w:val="Kommentarsreferens"/>
        </w:rPr>
        <w:commentReference w:id="74"/>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75"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76"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77"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78"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79"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Starkbetoning"/>
          <w:color w:val="00000A"/>
        </w:rPr>
        <w:t>Uppmuntra deltagande</w:t>
      </w:r>
    </w:p>
    <w:p w14:paraId="006BD848" w14:textId="2C2003EF" w:rsidR="00DD12F3" w:rsidRDefault="00F16CB6" w:rsidP="00DD12F3">
      <w:pPr>
        <w:rPr>
          <w:ins w:id="80"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81"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Starkbetoning"/>
          <w:color w:val="00000A"/>
          <w:sz w:val="23"/>
          <w:szCs w:val="23"/>
        </w:rPr>
      </w:pPr>
    </w:p>
    <w:p w14:paraId="55D689E2" w14:textId="7C70F378" w:rsidR="00D45847" w:rsidRPr="00D01DE3" w:rsidRDefault="00850895" w:rsidP="004E58AD">
      <w:pPr>
        <w:rPr>
          <w:b/>
          <w:bCs/>
          <w:i/>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3CE8C50D" w14:textId="14394892" w:rsidR="00DD12F3" w:rsidRDefault="00F16CB6" w:rsidP="00DD12F3">
      <w:pPr>
        <w:rPr>
          <w:ins w:id="82" w:author="Jason Serviss" w:date="2018-09-02T10:37:00Z"/>
          <w:rFonts w:cs="Times New Roman"/>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Betoning"/>
          <w:rFonts w:cs="Times New Roman"/>
          <w:i w:val="0"/>
        </w:rPr>
      </w:pPr>
    </w:p>
    <w:p w14:paraId="48DC492E" w14:textId="5316CD33" w:rsidR="00DD12F3" w:rsidRDefault="00F16CB6" w:rsidP="00DD12F3">
      <w:pPr>
        <w:rPr>
          <w:ins w:id="83" w:author="Jason Serviss" w:date="2018-09-02T10:37:00Z"/>
          <w:rFonts w:cs="Times New Roman"/>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Betoning"/>
          <w:rFonts w:cs="Times New Roman"/>
          <w:i w:val="0"/>
        </w:rPr>
      </w:pPr>
    </w:p>
    <w:p w14:paraId="17111BE6" w14:textId="2CCB0049" w:rsidR="00DD12F3" w:rsidRDefault="00F16CB6" w:rsidP="00DD12F3">
      <w:pPr>
        <w:rPr>
          <w:ins w:id="84" w:author="Jason Serviss" w:date="2018-09-02T10:37:00Z"/>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85" w:author="Jason Serviss" w:date="2018-09-02T10:37:00Z"/>
          <w:rFonts w:cs="Times New Roman"/>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Betoning"/>
          <w:rFonts w:cs="Times New Roman"/>
          <w:i w:val="0"/>
        </w:rPr>
      </w:pPr>
    </w:p>
    <w:p w14:paraId="5A811DBC" w14:textId="1A58C892" w:rsidR="00DD12F3" w:rsidRDefault="00F16CB6" w:rsidP="00DD12F3">
      <w:pPr>
        <w:rPr>
          <w:ins w:id="86"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87"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Starkbetoning"/>
          <w:color w:val="00000A"/>
          <w:sz w:val="23"/>
          <w:szCs w:val="23"/>
        </w:rPr>
      </w:pPr>
    </w:p>
    <w:p w14:paraId="671B8297" w14:textId="0DCB6335" w:rsidR="004E58AD" w:rsidRPr="00D01DE3" w:rsidRDefault="00850895" w:rsidP="004E58AD">
      <w:pPr>
        <w:rPr>
          <w:b/>
          <w:bCs/>
          <w:i/>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4EA9A698" w:rsidR="00DD12F3" w:rsidRDefault="00F16CB6" w:rsidP="00DD12F3">
      <w:pPr>
        <w:rPr>
          <w:ins w:id="88"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264E1364" w14:textId="680D37A2" w:rsidR="00DD12F3" w:rsidRPr="00A53F62" w:rsidRDefault="00F16CB6" w:rsidP="00A53F62">
      <w:pPr>
        <w:pBdr>
          <w:bottom w:val="single" w:sz="6" w:space="1" w:color="auto"/>
        </w:pBdr>
        <w:rPr>
          <w:ins w:id="89" w:author="Jason Serviss" w:date="2018-09-02T10:38:00Z"/>
          <w:rFonts w:eastAsia="Times New Roman" w:cs="Times New Roman"/>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Starkbetoning"/>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Kommentarsreferens"/>
          <w:rFonts w:ascii="Verdana" w:hAnsi="Verdana"/>
          <w:sz w:val="16"/>
          <w:szCs w:val="16"/>
        </w:rPr>
        <w:commentReference w:id="90"/>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91" w:name="_Toc391456189"/>
      <w:bookmarkEnd w:id="91"/>
    </w:p>
    <w:p w14:paraId="5045D8EB" w14:textId="77777777" w:rsidR="00D12CAD" w:rsidRDefault="00D12CAD">
      <w:pPr>
        <w:rPr>
          <w:ins w:id="92"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93"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21"/>
          <w:footerReference w:type="first" r:id="rId22"/>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ason Serviss" w:date="2018-09-09T11:09:00Z" w:initials="JS">
    <w:p w14:paraId="2759EE41" w14:textId="7A01094A" w:rsidR="009E28C0" w:rsidRDefault="009E28C0">
      <w:pPr>
        <w:pStyle w:val="Kommentarer"/>
      </w:pPr>
      <w:r>
        <w:rPr>
          <w:rStyle w:val="Kommentarsreferens"/>
        </w:rPr>
        <w:annotationRef/>
      </w:r>
      <w:r>
        <w:t>Not really satisfied with how this paragraph ends but can’t come up with an alternative right now…</w:t>
      </w:r>
      <w:r>
        <w:br/>
        <w:t xml:space="preserve">Ta </w:t>
      </w:r>
      <w:proofErr w:type="gramStart"/>
      <w:r>
        <w:t>bort ?</w:t>
      </w:r>
      <w:proofErr w:type="gramEnd"/>
      <w:r>
        <w:t>/olivia</w:t>
      </w:r>
    </w:p>
  </w:comment>
  <w:comment w:id="13" w:author="Jason Serviss" w:date="2018-09-09T09:10:00Z" w:initials="JS">
    <w:p w14:paraId="0CDB43D4" w14:textId="08BB6893" w:rsidR="009E28C0" w:rsidRDefault="009E28C0" w:rsidP="00622CDA">
      <w:pPr>
        <w:pStyle w:val="Kommentarer"/>
      </w:pPr>
      <w:r>
        <w:rPr>
          <w:rStyle w:val="Kommentarsreferens"/>
        </w:rPr>
        <w:annotationRef/>
      </w:r>
      <w:r>
        <w:rPr>
          <w:rStyle w:val="Kommentarsreferens"/>
        </w:rPr>
        <w:annotationRef/>
      </w:r>
      <w:r>
        <w:t>There is a general problem with consistency of terms. In Bilaga 1 you use the word ”block” to describe different subdivisions of the models but here and in the figures you call them ”elements”. You need to be consistent with the terms you use. Fix this everywhere. Fixed</w:t>
      </w:r>
    </w:p>
    <w:p w14:paraId="58995C78" w14:textId="0E7D4B8D" w:rsidR="009E28C0" w:rsidRDefault="009E28C0">
      <w:pPr>
        <w:pStyle w:val="Kommentarer"/>
      </w:pPr>
    </w:p>
  </w:comment>
  <w:comment w:id="15" w:author="Jason Serviss" w:date="2018-09-13T09:24:00Z" w:initials="JS">
    <w:p w14:paraId="0EC8A166" w14:textId="4D70C8D0" w:rsidR="009E28C0" w:rsidRPr="00C05B0F" w:rsidRDefault="009E28C0">
      <w:pPr>
        <w:pStyle w:val="Kommentarer"/>
        <w:rPr>
          <w:color w:val="FFFFFF" w:themeColor="background1"/>
        </w:rPr>
      </w:pPr>
      <w:r>
        <w:rPr>
          <w:rStyle w:val="Kommentarsreferens"/>
        </w:rPr>
        <w:annotationRef/>
      </w:r>
      <w:r>
        <w:t xml:space="preserve">Not satisfied with this. It should be more along the lines of ”Antalet frågpr per model och element reflektera den mängd frågar som bedömdes vara nödvändigt att urskilja vilken modell passade bäst för </w:t>
      </w:r>
      <w:proofErr w:type="gramStart"/>
      <w:r>
        <w:t>den</w:t>
      </w:r>
      <w:proofErr w:type="gramEnd"/>
      <w:r>
        <w:t xml:space="preserve"> element och resulterade i ett ojämn antal modellspecifika frågor per element” </w:t>
      </w:r>
      <w:r w:rsidRPr="00C05B0F">
        <w:rPr>
          <w:color w:val="FFFFFF" w:themeColor="background1"/>
        </w:rPr>
        <w:t xml:space="preserve">Fixad, men ska kolla vill återkomma och läsa igenom igen, meningen låter lite konstig. </w:t>
      </w:r>
    </w:p>
  </w:comment>
  <w:comment w:id="20" w:author="Jason Serviss" w:date="2018-09-15T17:08:00Z" w:initials="JS">
    <w:p w14:paraId="77369648" w14:textId="008532B0" w:rsidR="009E28C0" w:rsidRDefault="009E28C0">
      <w:pPr>
        <w:pStyle w:val="Kommentarer"/>
      </w:pPr>
      <w:r>
        <w:rPr>
          <w:rStyle w:val="Kommentarsreferens"/>
        </w:rPr>
        <w:annotationRef/>
      </w:r>
      <w:r>
        <w:t>In most of the results checks need to be done for situations where these 2 statments can be equally correct, a) result shows that X corresponds well with model and b) result shows that model corresponds well with X. Example: The high score shows the course folows DIM well vs. The high score shows DIM is a good model for the course. Should these be considered equally true?</w:t>
      </w:r>
    </w:p>
  </w:comment>
  <w:comment w:id="21" w:author="Olivia Imner" w:date="2018-09-09T09:11:00Z" w:initials="OI">
    <w:p w14:paraId="2F534D75" w14:textId="07960E8B" w:rsidR="009E28C0" w:rsidRDefault="009E28C0">
      <w:pPr>
        <w:pStyle w:val="Kommentarer"/>
      </w:pPr>
      <w:r>
        <w:rPr>
          <w:rStyle w:val="Kommentarsreferens"/>
        </w:rPr>
        <w:annotationRef/>
      </w:r>
      <w:r>
        <w:t>Låter konstigt, annat ord</w:t>
      </w:r>
      <w:proofErr w:type="gramStart"/>
      <w:r>
        <w:t>..</w:t>
      </w:r>
      <w:proofErr w:type="gramEnd"/>
    </w:p>
  </w:comment>
  <w:comment w:id="22" w:author="Olivia Imner" w:date="2018-09-09T15:54:00Z" w:initials="OI">
    <w:p w14:paraId="1A489350" w14:textId="493E1C41" w:rsidR="009E28C0" w:rsidRDefault="009E28C0">
      <w:pPr>
        <w:pStyle w:val="Kommentarer"/>
      </w:pPr>
      <w:r>
        <w:rPr>
          <w:rStyle w:val="Kommentarsreferens"/>
        </w:rPr>
        <w:annotationRef/>
      </w:r>
      <w:r>
        <w:t xml:space="preserve">Behöver inte förklaras att frågekonstruktioner </w:t>
      </w:r>
      <w:r>
        <w:rPr>
          <w:rStyle w:val="Kommentarsreferens"/>
        </w:rPr>
        <w:annotationRef/>
      </w:r>
      <w:r>
        <w:t xml:space="preserve">innehåller frågor och påståenden? </w:t>
      </w:r>
    </w:p>
  </w:comment>
  <w:comment w:id="23" w:author="Jason Serviss" w:date="2018-09-09T10:29:00Z" w:initials="JS">
    <w:p w14:paraId="7B006EE6" w14:textId="65B6F130" w:rsidR="009E28C0" w:rsidRDefault="009E28C0">
      <w:pPr>
        <w:pStyle w:val="Kommentarer"/>
      </w:pPr>
      <w:r>
        <w:rPr>
          <w:rStyle w:val="Kommentarsreferens"/>
        </w:rPr>
        <w:annotationRef/>
      </w:r>
      <w:r>
        <w:t>The fact that DIM only scored 0.5 points higher than KLM should be discussed in the discussion. This essentially means that DIM and KLM are ALMOST equally suitable to equate with Grades current peoagogic practices. ok</w:t>
      </w:r>
    </w:p>
  </w:comment>
  <w:comment w:id="25" w:author="Jason Serviss" w:date="2018-09-09T09:50:00Z" w:initials="JS">
    <w:p w14:paraId="1F0105B4" w14:textId="704A523C" w:rsidR="009E28C0" w:rsidRDefault="009E28C0">
      <w:pPr>
        <w:pStyle w:val="Kommentarer"/>
      </w:pPr>
      <w:ins w:id="26" w:author="Jason Serviss" w:date="2018-09-02T14:52:00Z">
        <w:r>
          <w:rPr>
            <w:rStyle w:val="Kommentarsreferens"/>
          </w:rPr>
          <w:annotationRef/>
        </w:r>
      </w:ins>
      <w:r>
        <w:t xml:space="preserve">I am not </w:t>
      </w:r>
      <w:proofErr w:type="gramStart"/>
      <w:r>
        <w:t>100%</w:t>
      </w:r>
      <w:proofErr w:type="gramEnd"/>
      <w:r>
        <w:t xml:space="preserve"> satisfied with this but it  is a rough idea of what I think should be here. OK</w:t>
      </w:r>
    </w:p>
  </w:comment>
  <w:comment w:id="27" w:author="Olivia Imner" w:date="2018-09-09T15:59:00Z" w:initials="OI">
    <w:p w14:paraId="19309899" w14:textId="7F5D87C7" w:rsidR="009E28C0" w:rsidRDefault="009E28C0">
      <w:pPr>
        <w:pStyle w:val="Kommentarer"/>
      </w:pPr>
      <w:r>
        <w:rPr>
          <w:rStyle w:val="Kommentarsreferens"/>
        </w:rPr>
        <w:annotationRef/>
      </w:r>
      <w:r>
        <w:t xml:space="preserve">Ändra Ordföljder till </w:t>
      </w:r>
      <w:proofErr w:type="gramStart"/>
      <w:r>
        <w:t>frågekonstruktionerna .</w:t>
      </w:r>
      <w:proofErr w:type="gramEnd"/>
      <w:r>
        <w:t xml:space="preserve"> </w:t>
      </w:r>
    </w:p>
  </w:comment>
  <w:comment w:id="28" w:author="Jason Serviss" w:date="2018-09-09T11:07:00Z" w:initials="JS">
    <w:p w14:paraId="1FFFE4B3" w14:textId="63259DB1" w:rsidR="009E28C0" w:rsidRDefault="009E28C0">
      <w:pPr>
        <w:pStyle w:val="Kommentarer"/>
      </w:pPr>
      <w:r>
        <w:rPr>
          <w:rStyle w:val="Kommentarsreferens"/>
        </w:rPr>
        <w:annotationRef/>
      </w:r>
      <w:r>
        <w:t xml:space="preserve">The figure legend does not need to describe how the interview is ”uppdelad” it needs to describe the FIGURE. Fixed </w:t>
      </w:r>
    </w:p>
  </w:comment>
  <w:comment w:id="31" w:author="Jason Serviss" w:date="2018-09-15T14:59:00Z" w:initials="JS">
    <w:p w14:paraId="0A682B11" w14:textId="042FB179" w:rsidR="009E28C0" w:rsidRDefault="009E28C0">
      <w:pPr>
        <w:pStyle w:val="Kommentarer"/>
      </w:pPr>
      <w:r>
        <w:rPr>
          <w:rStyle w:val="Kommentarsreferens"/>
        </w:rPr>
        <w:annotationRef/>
      </w:r>
      <w:r>
        <w:t xml:space="preserve">This needs to be revised. Wording needs to be precise/specific according to what the results ACTUALLY can tell us. </w:t>
      </w:r>
    </w:p>
  </w:comment>
  <w:comment w:id="32" w:author="Jason Serviss" w:date="2018-09-18T09:52:00Z" w:initials="JS">
    <w:p w14:paraId="147158D9" w14:textId="38320F9D" w:rsidR="009E28C0" w:rsidRDefault="009E28C0">
      <w:pPr>
        <w:pStyle w:val="Kommentarer"/>
      </w:pPr>
      <w:r>
        <w:rPr>
          <w:rStyle w:val="Kommentarsreferens"/>
        </w:rPr>
        <w:annotationRef/>
      </w:r>
      <w:r>
        <w:t xml:space="preserve">I think maybe you need to say here that DIM can be divided into faser and element and describe what this division consists of before saying that you ”sammanfattade” them. You should just add one sentance before this sentance that accomplishes this. </w:t>
      </w:r>
      <w:r w:rsidRPr="00874DE4">
        <w:rPr>
          <w:color w:val="FFFFFF" w:themeColor="background1"/>
        </w:rPr>
        <w:t>Ska jag beskriva faserna?</w:t>
      </w:r>
    </w:p>
  </w:comment>
  <w:comment w:id="33" w:author="Jason Serviss" w:date="2018-09-25T16:38:00Z" w:initials="JS">
    <w:p w14:paraId="5BF30984" w14:textId="3BA75FC7" w:rsidR="009E28C0" w:rsidRDefault="009E28C0">
      <w:pPr>
        <w:pStyle w:val="Kommentarer"/>
      </w:pPr>
      <w:r>
        <w:rPr>
          <w:rStyle w:val="Kommentarsreferens"/>
        </w:rPr>
        <w:annotationRef/>
      </w:r>
      <w:r>
        <w:t xml:space="preserve">Are the low points here because Grade is not prioritising these things (according to the interview result) or are these fases prioritized but Grade is failing in their implementation? This is potentially Discussion material. </w:t>
      </w:r>
      <w:r>
        <w:rPr>
          <w:color w:val="FFFFFF" w:themeColor="background1"/>
        </w:rPr>
        <w:t>Jag skriver om det här i diskussionen</w:t>
      </w:r>
    </w:p>
  </w:comment>
  <w:comment w:id="38" w:author="Jason Serviss" w:date="2018-09-18T10:12:00Z" w:initials="JS">
    <w:p w14:paraId="7B4E95E0" w14:textId="617A8F6C" w:rsidR="009E28C0" w:rsidRPr="00253BB6" w:rsidRDefault="009E28C0">
      <w:pPr>
        <w:pStyle w:val="Kommentarer"/>
        <w:rPr>
          <w:color w:val="FFFFFF" w:themeColor="background1"/>
        </w:rPr>
      </w:pPr>
      <w:ins w:id="39" w:author="Jason Serviss" w:date="2018-09-15T15:44:00Z">
        <w:r>
          <w:rPr>
            <w:rStyle w:val="Kommentarsreferens"/>
          </w:rPr>
          <w:annotationRef/>
        </w:r>
      </w:ins>
      <w:r>
        <w:t xml:space="preserve">Add here what was missing from these elements that caused them to have a low score. Why were the points low in these elements? Use Bilaga 3 to find the answer. </w:t>
      </w:r>
      <w:r>
        <w:rPr>
          <w:color w:val="FFFFFF" w:themeColor="background1"/>
        </w:rPr>
        <w:t>Lägga till poäng i bilaga 3</w:t>
      </w:r>
    </w:p>
  </w:comment>
  <w:comment w:id="41" w:author="Jason Serviss" w:date="2018-09-18T10:31:00Z" w:initials="JS">
    <w:p w14:paraId="44D5F7A2" w14:textId="3BE714ED" w:rsidR="009E28C0" w:rsidRPr="000C13C1" w:rsidRDefault="009E28C0">
      <w:pPr>
        <w:pStyle w:val="Kommentarer"/>
        <w:rPr>
          <w:color w:val="FFFFFF" w:themeColor="background1"/>
        </w:rPr>
      </w:pPr>
      <w:ins w:id="42" w:author="Jason Serviss" w:date="2018-09-15T15:46:00Z">
        <w:r>
          <w:rPr>
            <w:rStyle w:val="Kommentarsreferens"/>
          </w:rPr>
          <w:annotationRef/>
        </w:r>
      </w:ins>
      <w:r>
        <w:t xml:space="preserve">What specific things does Grade need to add to the courses to improve the quality of this phase/element(s)? </w:t>
      </w:r>
      <w:r>
        <w:rPr>
          <w:color w:val="FFFFFF" w:themeColor="background1"/>
        </w:rPr>
        <w:t>Fixed</w:t>
      </w:r>
    </w:p>
  </w:comment>
  <w:comment w:id="43" w:author="Jason Serviss" w:date="2018-09-18T10:43:00Z" w:initials="JS">
    <w:p w14:paraId="0B0965DE" w14:textId="7C3907D8" w:rsidR="009E28C0" w:rsidRPr="001004DB" w:rsidRDefault="009E28C0">
      <w:pPr>
        <w:pStyle w:val="Kommentarer"/>
        <w:rPr>
          <w:color w:val="FFFFFF" w:themeColor="background1"/>
        </w:rPr>
      </w:pPr>
      <w:r>
        <w:rPr>
          <w:rStyle w:val="Kommentarsreferens"/>
        </w:rPr>
        <w:annotationRef/>
      </w:r>
      <w:r>
        <w:t xml:space="preserve">Instead of saying this say what should be added in order to improve the elements with low points. </w:t>
      </w:r>
      <w:r>
        <w:rPr>
          <w:color w:val="FFFFFF" w:themeColor="background1"/>
        </w:rPr>
        <w:t>Fixed</w:t>
      </w:r>
    </w:p>
  </w:comment>
  <w:comment w:id="44" w:author="Unknown Author" w:date="2018-07-25T15:56:00Z" w:initials="">
    <w:p w14:paraId="49A8A583" w14:textId="32CE9B39" w:rsidR="009E28C0" w:rsidRDefault="009E28C0">
      <w:r>
        <w:rPr>
          <w:rFonts w:asciiTheme="minorHAnsi" w:hAnsiTheme="minorHAnsi"/>
          <w:sz w:val="20"/>
        </w:rPr>
        <w:t xml:space="preserve">Remind </w:t>
      </w:r>
      <w:proofErr w:type="gramStart"/>
      <w:r>
        <w:rPr>
          <w:rFonts w:asciiTheme="minorHAnsi" w:hAnsiTheme="minorHAnsi"/>
          <w:sz w:val="20"/>
        </w:rPr>
        <w:t>me</w:t>
      </w:r>
      <w:proofErr w:type="gramEnd"/>
      <w:r>
        <w:rPr>
          <w:rFonts w:asciiTheme="minorHAnsi" w:hAnsiTheme="minorHAnsi"/>
          <w:sz w:val="20"/>
        </w:rPr>
        <w:t xml:space="preserve"> toa so they are in the same order as the elements on the x axis.</w:t>
      </w:r>
    </w:p>
  </w:comment>
  <w:comment w:id="47" w:author="Jason Serviss" w:date="2018-09-15T16:21:00Z" w:initials="JS">
    <w:p w14:paraId="61E58F0A" w14:textId="321F015F" w:rsidR="009E28C0" w:rsidRDefault="009E28C0">
      <w:pPr>
        <w:pStyle w:val="Kommentarer"/>
      </w:pPr>
      <w:r>
        <w:rPr>
          <w:rStyle w:val="Kommentarsreferens"/>
        </w:rPr>
        <w:annotationRef/>
      </w:r>
      <w:r>
        <w:t>On line 306 in the discussion there is a comment (that I previously made in the introduction) about why forcing Grade into one model when they have a diverse range of customers, might be a bad idea. The results in this section indicate that, according to these observations, this is not a problem. If the diversity of Grades customers was so large that they would need to adopt a different model very often, we would see the performance of DIM differ a lot between the courses that we analysed BUT we don’t see that. Of course, we are only looking at 4 courses so you can’t draw a very strong conclusion from the data but the data that we have indicates that Grade would only need to adpot a specialized model in a case when the customer has ”out of the ordinary” needs.</w:t>
      </w:r>
    </w:p>
  </w:comment>
  <w:comment w:id="48" w:author="Jason Serviss" w:date="2018-09-18T13:21:00Z" w:initials="JS">
    <w:p w14:paraId="7B90C115" w14:textId="0394004D" w:rsidR="009E28C0" w:rsidRPr="00981CC7" w:rsidRDefault="009E28C0">
      <w:pPr>
        <w:pStyle w:val="Kommentarer"/>
        <w:rPr>
          <w:color w:val="FFFFFF" w:themeColor="background1"/>
        </w:rPr>
      </w:pPr>
      <w:r>
        <w:rPr>
          <w:rStyle w:val="Kommentarsreferens"/>
        </w:rPr>
        <w:annotationRef/>
      </w:r>
      <w:r>
        <w:t xml:space="preserve">Here we should also probably state the mean score for all courses (?) </w:t>
      </w:r>
      <w:r>
        <w:rPr>
          <w:color w:val="FFFFFF" w:themeColor="background1"/>
        </w:rPr>
        <w:t>Hur? Räkna på sammanlagd poäng i Figur 3a?</w:t>
      </w:r>
    </w:p>
  </w:comment>
  <w:comment w:id="49" w:author="Olivia Imner" w:date="2018-09-18T11:22:00Z" w:initials="OI">
    <w:p w14:paraId="60FE3475" w14:textId="3E9529BC" w:rsidR="009E28C0" w:rsidRDefault="009E28C0">
      <w:pPr>
        <w:pStyle w:val="Kommentarer"/>
      </w:pPr>
      <w:r>
        <w:rPr>
          <w:rStyle w:val="Kommentarsreferens"/>
        </w:rPr>
        <w:annotationRef/>
      </w:r>
      <w:r>
        <w:t xml:space="preserve">Det stod </w:t>
      </w:r>
      <w:proofErr w:type="gramStart"/>
      <w:r>
        <w:t>innan :</w:t>
      </w:r>
      <w:proofErr w:type="gramEnd"/>
      <w:r>
        <w:t xml:space="preserve"> Det visar att varje individuell </w:t>
      </w:r>
      <w:ins w:id="50" w:author="Jason Serviss" w:date="2018-09-15T16:28:00Z">
        <w:r>
          <w:t xml:space="preserve">utvärderade </w:t>
        </w:r>
      </w:ins>
      <w:r>
        <w:t xml:space="preserve">kurs har liknade pedagogisk riktning </w:t>
      </w:r>
      <w:r>
        <w:rPr>
          <w:rStyle w:val="Kommentarsreferens"/>
        </w:rPr>
        <w:annotationRef/>
      </w:r>
      <w:r>
        <w:t>och Grade arbetar ungefär på samma sätt igenom alla sina kurser.</w:t>
      </w:r>
    </w:p>
  </w:comment>
  <w:comment w:id="52" w:author="Jason Serviss" w:date="2018-09-15T17:12:00Z" w:initials="JS">
    <w:p w14:paraId="19D6F41E" w14:textId="693706E3" w:rsidR="009E28C0" w:rsidRDefault="009E28C0">
      <w:pPr>
        <w:pStyle w:val="Kommentarer"/>
      </w:pPr>
      <w:r>
        <w:rPr>
          <w:rStyle w:val="Kommentarsreferens"/>
        </w:rPr>
        <w:annotationRef/>
      </w:r>
      <w:r>
        <w:t>I would rather say here that ”we see that DIM scores are similar indicating that, of the courses observed, DIM is equally appropriate and, furthermore, specific pedagogic strategies/models should not need to be implemented on a per course basis for "typical" Grade customers".</w:t>
      </w:r>
    </w:p>
  </w:comment>
  <w:comment w:id="51" w:author="Jason Serviss" w:date="2018-09-15T16:13:00Z" w:initials="JS">
    <w:p w14:paraId="071669B5" w14:textId="1B74C618" w:rsidR="009E28C0" w:rsidRDefault="009E28C0">
      <w:pPr>
        <w:pStyle w:val="Kommentarer"/>
      </w:pPr>
      <w:r>
        <w:rPr>
          <w:rStyle w:val="Kommentarsreferens"/>
        </w:rPr>
        <w:annotationRef/>
      </w:r>
      <w:r>
        <w:t>The relative low average points across all courses can mean 2 things, A) it could be that DIM is a great model for these courses but that Grades pedagogic riktlinjer missed some important aspects of DIM and, therefore, the courses all had relativley low points due to the fact that they lacked the same thing. B) This result could also mean that DIM is not the best model for these courses (remember these courses are suppose to represent the ”normal” Grade customer) and, therefore that DIM is not the best model for Grade. Maybe another of the Associative perspective models would be better or even one of the KL perspective models (since it was almost the same score as DIM). With your data you cannot be SURE which is right, i.e. A) or B), and this should be discussed in the Discussion.</w:t>
      </w:r>
    </w:p>
  </w:comment>
  <w:comment w:id="54" w:author="Jason Serviss" w:date="2018-09-18T13:19:00Z" w:initials="JS">
    <w:p w14:paraId="249960F2" w14:textId="57ECA797" w:rsidR="009E28C0" w:rsidRPr="00981CC7" w:rsidRDefault="009E28C0">
      <w:pPr>
        <w:pStyle w:val="Kommentarer"/>
        <w:rPr>
          <w:color w:val="FFFFFF" w:themeColor="background1"/>
        </w:rPr>
      </w:pPr>
      <w:r>
        <w:rPr>
          <w:rStyle w:val="Kommentarsreferens"/>
        </w:rPr>
        <w:annotationRef/>
      </w:r>
      <w:r>
        <w:t xml:space="preserve">Better conclusions are needed here. The conclulsions should be: Presentation phase = no difference; Praktik phase = minor difference; Övervak o återk = most variable; Bedö o utvär = no difference. </w:t>
      </w:r>
      <w:r>
        <w:rPr>
          <w:color w:val="FFFFFF" w:themeColor="background1"/>
        </w:rPr>
        <w:t>Skrev om.</w:t>
      </w:r>
    </w:p>
    <w:p w14:paraId="23EECF35" w14:textId="77777777" w:rsidR="009E28C0" w:rsidRDefault="009E28C0">
      <w:pPr>
        <w:pStyle w:val="Kommentarer"/>
      </w:pPr>
    </w:p>
    <w:p w14:paraId="2BD1CD6C" w14:textId="21B67413" w:rsidR="009E28C0" w:rsidRDefault="009E28C0">
      <w:pPr>
        <w:pStyle w:val="Kommentarer"/>
      </w:pPr>
      <w:r>
        <w:t xml:space="preserve">Text </w:t>
      </w:r>
      <w:proofErr w:type="gramStart"/>
      <w:r>
        <w:t>innan :</w:t>
      </w:r>
      <w:proofErr w:type="gramEnd"/>
      <w:r>
        <w:t xml:space="preserve"> Kurserna KS Strålskydd och Telia GDPR visar ett bättre resultat än majoriteten av DIM’s faser och kan ge möjligen ge anvisningar på hur Grade ska börja arbeta med </w:t>
      </w:r>
      <w:r w:rsidRPr="00257DD5">
        <w:rPr>
          <w:i/>
        </w:rPr>
        <w:t xml:space="preserve">Bedömning och Utvärderings </w:t>
      </w:r>
      <w:r>
        <w:t>fasen eftersom den delen i deras kurser har ett medelmåttigt resultat (Figur 3b). Sammanfattningsvis visar resultatet att Grades tidigare kurser kan ge möjligheten till att förstå var de kan börja fokusera på i kurserna och därmed klara av att påbörja förändringar i nuvarande kurser</w:t>
      </w:r>
    </w:p>
  </w:comment>
  <w:comment w:id="59" w:author="Jason Serviss" w:date="2018-09-18T17:24:00Z" w:initials="JS">
    <w:p w14:paraId="0F06971F" w14:textId="77777777" w:rsidR="009E28C0" w:rsidRDefault="009E28C0">
      <w:pPr>
        <w:pStyle w:val="Kommentarer"/>
      </w:pPr>
      <w:r>
        <w:rPr>
          <w:rStyle w:val="Kommentarsreferens"/>
        </w:rPr>
        <w:annotationRef/>
      </w:r>
      <w:r>
        <w:t xml:space="preserve">I stopped reading the discussion after the first 3 sentances. The discussion needs to be divided into specific paragraphs with each one discussing specific aspects of the study. First, it is common to restate the purpose of the study and summarize the results. This you have tried to do but it needs to be improved.  After that you should probably have a paragraph per major result, </w:t>
      </w:r>
    </w:p>
    <w:p w14:paraId="717EAE0C" w14:textId="77777777" w:rsidR="009E28C0" w:rsidRDefault="009E28C0">
      <w:pPr>
        <w:pStyle w:val="Kommentarer"/>
      </w:pPr>
      <w:r>
        <w:t>i.e.</w:t>
      </w:r>
    </w:p>
    <w:p w14:paraId="6BF86C59" w14:textId="77777777" w:rsidR="009E28C0" w:rsidRDefault="009E28C0">
      <w:pPr>
        <w:pStyle w:val="Kommentarer"/>
      </w:pPr>
    </w:p>
    <w:p w14:paraId="1D898353" w14:textId="38B85C59" w:rsidR="009E28C0" w:rsidRPr="00AF601B" w:rsidRDefault="009E28C0">
      <w:pPr>
        <w:pStyle w:val="Kommentarer"/>
        <w:rPr>
          <w:b/>
        </w:rPr>
      </w:pPr>
      <w:r w:rsidRPr="00AF601B">
        <w:rPr>
          <w:b/>
        </w:rPr>
        <w:t>1 for interview and o</w:t>
      </w:r>
      <w:r>
        <w:rPr>
          <w:b/>
        </w:rPr>
        <w:t>ne for evaluation, where you d</w:t>
      </w:r>
      <w:r w:rsidRPr="00AF601B">
        <w:rPr>
          <w:b/>
        </w:rPr>
        <w:t xml:space="preserve">iscuss the result further, take up additional points that need to be discussed, ”brister” in the procurment of the results or study design, mm. Finally, in the last paragraph, you whould bring up future perspectives and highlight how additional research could be preformed to add to the results you have already. In the last sentance of the last paragraph you, again, summarize the reaearch result and its importance in a broader context. If you don’t want the ddiscussion writing to take another </w:t>
      </w:r>
    </w:p>
    <w:p w14:paraId="2DCFB3AD" w14:textId="77777777" w:rsidR="009E28C0" w:rsidRDefault="009E28C0">
      <w:pPr>
        <w:pStyle w:val="Kommentarer"/>
      </w:pPr>
    </w:p>
    <w:p w14:paraId="59D705C9" w14:textId="3F7FBA07" w:rsidR="009E28C0" w:rsidRDefault="009E28C0">
      <w:pPr>
        <w:pStyle w:val="Kommentarer"/>
      </w:pPr>
      <w:r>
        <w:t>2 months you should REALLY read a few discussions and understand how they are typically constructed. The discussions can be on any topic in a thesis or article… they are all constructed more or less in the same way.</w:t>
      </w:r>
    </w:p>
  </w:comment>
  <w:comment w:id="60" w:author="Olivia Imner" w:date="2018-10-02T10:34:00Z" w:initials="OI">
    <w:p w14:paraId="651281E1" w14:textId="28C10ADD" w:rsidR="009E28C0" w:rsidRDefault="009E28C0">
      <w:pPr>
        <w:pStyle w:val="Kommentarer"/>
      </w:pPr>
      <w:r>
        <w:rPr>
          <w:rStyle w:val="Kommentarsreferens"/>
        </w:rPr>
        <w:annotationRef/>
      </w:r>
      <w:r>
        <w:t>Ska jag ha med varför?</w:t>
      </w:r>
    </w:p>
  </w:comment>
  <w:comment w:id="61" w:author="Olivia Imner" w:date="2018-09-11T13:15:00Z" w:initials="OI">
    <w:p w14:paraId="7EC61131" w14:textId="58EBAF06" w:rsidR="009E28C0" w:rsidRPr="00B52F86" w:rsidRDefault="009E28C0" w:rsidP="00B52F86">
      <w:pPr>
        <w:rPr>
          <w:rFonts w:ascii="Calibri" w:eastAsia="Tahoma" w:hAnsi="Calibri" w:cs="Tahoma"/>
          <w:color w:val="FF0000"/>
          <w:sz w:val="16"/>
          <w:szCs w:val="24"/>
          <w:lang w:val="en-US" w:bidi="en-US"/>
        </w:rPr>
      </w:pPr>
      <w:r>
        <w:rPr>
          <w:rStyle w:val="Kommentarsreferens"/>
        </w:rPr>
        <w:annotationRef/>
      </w:r>
      <w:r>
        <w:rPr>
          <w:rFonts w:ascii="Calibri" w:eastAsia="Tahoma" w:hAnsi="Calibri" w:cs="Tahoma"/>
          <w:sz w:val="16"/>
          <w:szCs w:val="24"/>
          <w:lang w:val="en-US" w:bidi="en-US"/>
        </w:rPr>
        <w:t xml:space="preserve">One thing we need to consider…. The ”riktlinjer”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”riktlinjer” are structured but allow for enough flexability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riktlinjer are in a bit more detail, b) specifically stating this in the next sentance or c) a combination of both. I will think about this a bit more when I read through next time. </w:t>
      </w:r>
      <w:r>
        <w:rPr>
          <w:rFonts w:ascii="Calibri" w:eastAsia="Tahoma" w:hAnsi="Calibri" w:cs="Tahoma"/>
          <w:color w:val="FF0000"/>
          <w:sz w:val="16"/>
          <w:szCs w:val="24"/>
          <w:lang w:val="en-US" w:bidi="en-US"/>
        </w:rPr>
        <w:t>I think this is something we should bring up in the discussion. We should say that “although we have found that XXX model works well with Grades current pedagogic, depending on the specific requirements of the EIF, it may be necessary to adopt other models to fufill such requirements”. Do this in the discussion or make a note there to include it and remove this comment or move it there instead.</w:t>
      </w:r>
    </w:p>
  </w:comment>
  <w:comment w:id="63" w:author="Olivia Imner" w:date="2018-09-25T17:34:00Z" w:initials="OI">
    <w:p w14:paraId="4425C43C" w14:textId="095F01CF" w:rsidR="009E28C0" w:rsidRDefault="009E28C0">
      <w:pPr>
        <w:pStyle w:val="Kommentarer"/>
      </w:pPr>
      <w:r>
        <w:rPr>
          <w:rStyle w:val="Kommentarsreferens"/>
        </w:rPr>
        <w:annotationRef/>
      </w:r>
      <w:r>
        <w:t>Kanske ska vara med i tidgare stycke.</w:t>
      </w:r>
    </w:p>
  </w:comment>
  <w:comment w:id="64" w:author="Olivia Imner" w:date="2018-09-25T13:51:00Z" w:initials="OI">
    <w:p w14:paraId="1C502BFD" w14:textId="61E6BE5D" w:rsidR="009E28C0" w:rsidRDefault="009E28C0">
      <w:pPr>
        <w:pStyle w:val="Kommentarer"/>
      </w:pPr>
      <w:r>
        <w:rPr>
          <w:rStyle w:val="Kommentarsreferens"/>
        </w:rPr>
        <w:annotationRef/>
      </w:r>
      <w:r>
        <w:t xml:space="preserve">Ska kanske ha med. </w:t>
      </w:r>
    </w:p>
  </w:comment>
  <w:comment w:id="72" w:author="Unknown Author" w:date="2018-09-09T08:01:00Z" w:initials="">
    <w:p w14:paraId="4778FD34" w14:textId="1B8703F5" w:rsidR="009E28C0" w:rsidRDefault="009E28C0">
      <w:r>
        <w:rPr>
          <w:rFonts w:asciiTheme="minorHAnsi" w:hAnsiTheme="minorHAnsi"/>
          <w:sz w:val="20"/>
        </w:rPr>
        <w:t>Description of table needs to be more detailed. Fixed.</w:t>
      </w:r>
    </w:p>
  </w:comment>
  <w:comment w:id="74" w:author="Jason Serviss" w:date="2018-09-11T17:50:00Z" w:initials="JS">
    <w:p w14:paraId="1E64CC6F" w14:textId="4C3FCAFD" w:rsidR="009E28C0" w:rsidRDefault="009E28C0">
      <w:pPr>
        <w:pStyle w:val="Kommentarer"/>
      </w:pPr>
      <w:r>
        <w:rPr>
          <w:rStyle w:val="Kommentarsreferens"/>
        </w:rPr>
        <w:annotationRef/>
      </w:r>
      <w:r>
        <w:t>Impossible to tell which question relates to which model.</w:t>
      </w:r>
    </w:p>
  </w:comment>
  <w:comment w:id="90" w:author="Olivia Imner" w:date="2018-07-25T08:06:00Z" w:initials="OI">
    <w:p w14:paraId="44A6F018" w14:textId="181ED00E" w:rsidR="009E28C0" w:rsidRDefault="009E28C0">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9E28C0" w:rsidRDefault="009E28C0">
      <w:r>
        <w:separator/>
      </w:r>
    </w:p>
  </w:endnote>
  <w:endnote w:type="continuationSeparator" w:id="0">
    <w:p w14:paraId="4F768654" w14:textId="77777777" w:rsidR="009E28C0" w:rsidRDefault="009E2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9E28C0" w:rsidRDefault="009E28C0">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9E28C0" w:rsidRDefault="009E28C0">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9E28C0" w:rsidRDefault="009E28C0">
        <w:pPr>
          <w:pStyle w:val="Footer1"/>
          <w:jc w:val="center"/>
        </w:pPr>
        <w:r>
          <w:fldChar w:fldCharType="begin"/>
        </w:r>
        <w:r>
          <w:instrText>PAGE</w:instrText>
        </w:r>
        <w:r>
          <w:fldChar w:fldCharType="separate"/>
        </w:r>
        <w:r w:rsidR="00E048BB">
          <w:rPr>
            <w:noProof/>
          </w:rPr>
          <w:t>16</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9E28C0" w:rsidRDefault="009E28C0">
        <w:pPr>
          <w:pStyle w:val="Footer1"/>
          <w:jc w:val="center"/>
        </w:pPr>
        <w:r>
          <w:fldChar w:fldCharType="begin"/>
        </w:r>
        <w:r>
          <w:instrText>PAGE</w:instrText>
        </w:r>
        <w:r>
          <w:fldChar w:fldCharType="separate"/>
        </w:r>
        <w:r w:rsidR="00E048BB">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9E28C0" w:rsidRDefault="009E28C0">
      <w:r>
        <w:separator/>
      </w:r>
    </w:p>
  </w:footnote>
  <w:footnote w:type="continuationSeparator" w:id="0">
    <w:p w14:paraId="71DB8F98" w14:textId="77777777" w:rsidR="009E28C0" w:rsidRDefault="009E28C0">
      <w:r>
        <w:continuationSeparator/>
      </w:r>
    </w:p>
  </w:footnote>
  <w:footnote w:id="1">
    <w:p w14:paraId="5824ECF3" w14:textId="3C586678" w:rsidR="009E28C0" w:rsidRDefault="009E28C0">
      <w:pPr>
        <w:pStyle w:val="Fotnotstext"/>
      </w:pPr>
      <w:r>
        <w:rPr>
          <w:rStyle w:val="Fotnotsreferens"/>
        </w:rPr>
        <w:footnoteRef/>
      </w:r>
      <w:r>
        <w:rPr>
          <w:rStyle w:val="Fotnotsreferens"/>
        </w:rPr>
        <w:tab/>
      </w:r>
      <w:r>
        <w:t xml:space="preserve"> </w:t>
      </w:r>
      <w:r>
        <w:rPr>
          <w:sz w:val="14"/>
          <w:szCs w:val="14"/>
        </w:rPr>
        <w:t>I intervjun förklarades det vad användargrupp är och att det innefattar Grades förklaring av målgrupp.</w:t>
      </w:r>
    </w:p>
  </w:footnote>
  <w:footnote w:id="2">
    <w:p w14:paraId="1BA30943" w14:textId="3787EF4A" w:rsidR="009E28C0" w:rsidRDefault="009E28C0">
      <w:pPr>
        <w:pStyle w:val="Fotnotstext"/>
      </w:pPr>
      <w:r>
        <w:rPr>
          <w:rStyle w:val="Fotnotsreferens"/>
        </w:rPr>
        <w:footnoteRef/>
      </w:r>
      <w:r>
        <w:rPr>
          <w:rStyle w:val="Fotnotsreferens"/>
        </w:rPr>
        <w:tab/>
      </w:r>
      <w:r>
        <w:rPr>
          <w:sz w:val="14"/>
          <w:szCs w:val="14"/>
        </w:rPr>
        <w:t xml:space="preserve"> Frågan förklarades igen med: Att studenten kan konkretisera det dem lärt sig i kursen. </w:t>
      </w:r>
    </w:p>
  </w:footnote>
  <w:footnote w:id="3">
    <w:p w14:paraId="58A700CB" w14:textId="2FA38BC1" w:rsidR="009E28C0" w:rsidRDefault="009E28C0">
      <w:pPr>
        <w:pStyle w:val="Fotnotstext"/>
      </w:pPr>
      <w:r>
        <w:rPr>
          <w:rStyle w:val="Fotnotsreferens"/>
        </w:rPr>
        <w:footnoteRef/>
      </w:r>
      <w:r>
        <w:rPr>
          <w:rStyle w:val="Fotnotsreferens"/>
        </w:rPr>
        <w:tab/>
      </w:r>
      <w:r>
        <w:rPr>
          <w:sz w:val="14"/>
          <w:szCs w:val="14"/>
        </w:rPr>
        <w:t xml:space="preserve"> En förklaring gjordes av ”aktivera sinnena” med: att studenten får möjlighet att arbete själv. </w:t>
      </w:r>
    </w:p>
  </w:footnote>
  <w:footnote w:id="4">
    <w:p w14:paraId="19D64118" w14:textId="6533C3D9" w:rsidR="009E28C0" w:rsidRDefault="009E28C0">
      <w:pPr>
        <w:pStyle w:val="Fotnotstext"/>
      </w:pPr>
      <w:r>
        <w:rPr>
          <w:rStyle w:val="Fotnotsreferens"/>
        </w:rPr>
        <w:footnoteRef/>
      </w:r>
      <w:r>
        <w:rPr>
          <w:rStyle w:val="Fotnotsreferens"/>
        </w:rPr>
        <w:tab/>
      </w:r>
      <w:r>
        <w:rPr>
          <w:sz w:val="14"/>
          <w:szCs w:val="14"/>
        </w:rPr>
        <w:t xml:space="preserve"> Ordförklaring av ”gestalta”: att det framställa och inlärda materialet ska fastna hos studenten.</w:t>
      </w:r>
    </w:p>
  </w:footnote>
  <w:footnote w:id="5">
    <w:p w14:paraId="4B8BE4EC" w14:textId="4EF66878" w:rsidR="009E28C0" w:rsidRDefault="009E28C0">
      <w:pPr>
        <w:pStyle w:val="Fotnotstext"/>
      </w:pPr>
      <w:r>
        <w:rPr>
          <w:rStyle w:val="Fotnotsreferens"/>
        </w:rPr>
        <w:footnoteRef/>
      </w:r>
      <w:r>
        <w:rPr>
          <w:rStyle w:val="Fotnotsreferens"/>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9E28C0" w:rsidRDefault="009E28C0" w:rsidP="00305D18">
      <w:pPr>
        <w:pStyle w:val="Fotnotstext"/>
      </w:pPr>
      <w:r>
        <w:rPr>
          <w:rStyle w:val="Fotnotsreferens"/>
        </w:rPr>
        <w:footnoteRef/>
      </w:r>
      <w:r>
        <w:rPr>
          <w:rStyle w:val="Fotnotsreferens"/>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dirty"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331BF"/>
    <w:rsid w:val="000359B7"/>
    <w:rsid w:val="000413AA"/>
    <w:rsid w:val="000427E4"/>
    <w:rsid w:val="00043579"/>
    <w:rsid w:val="00052213"/>
    <w:rsid w:val="000531A0"/>
    <w:rsid w:val="00063F85"/>
    <w:rsid w:val="000775EB"/>
    <w:rsid w:val="00083F82"/>
    <w:rsid w:val="000856E3"/>
    <w:rsid w:val="00087DFC"/>
    <w:rsid w:val="0009439E"/>
    <w:rsid w:val="000A2398"/>
    <w:rsid w:val="000A3642"/>
    <w:rsid w:val="000B1A5C"/>
    <w:rsid w:val="000B42FE"/>
    <w:rsid w:val="000C13C1"/>
    <w:rsid w:val="000C1C09"/>
    <w:rsid w:val="000C29D9"/>
    <w:rsid w:val="000D6D84"/>
    <w:rsid w:val="000E09E7"/>
    <w:rsid w:val="000E3605"/>
    <w:rsid w:val="000F0C86"/>
    <w:rsid w:val="000F257E"/>
    <w:rsid w:val="000F49A5"/>
    <w:rsid w:val="001004DB"/>
    <w:rsid w:val="001017ED"/>
    <w:rsid w:val="00103740"/>
    <w:rsid w:val="001046A8"/>
    <w:rsid w:val="001077E4"/>
    <w:rsid w:val="00113211"/>
    <w:rsid w:val="00116196"/>
    <w:rsid w:val="00127A70"/>
    <w:rsid w:val="00131159"/>
    <w:rsid w:val="0016757F"/>
    <w:rsid w:val="001701BE"/>
    <w:rsid w:val="00190936"/>
    <w:rsid w:val="00191B85"/>
    <w:rsid w:val="0019256B"/>
    <w:rsid w:val="001A09C0"/>
    <w:rsid w:val="001B1EAE"/>
    <w:rsid w:val="001B244D"/>
    <w:rsid w:val="001B6E2D"/>
    <w:rsid w:val="001C5B3A"/>
    <w:rsid w:val="001C73C5"/>
    <w:rsid w:val="001D31E9"/>
    <w:rsid w:val="001D4C6E"/>
    <w:rsid w:val="001E3C88"/>
    <w:rsid w:val="001E60E6"/>
    <w:rsid w:val="001F2C9C"/>
    <w:rsid w:val="001F6503"/>
    <w:rsid w:val="00203802"/>
    <w:rsid w:val="00205671"/>
    <w:rsid w:val="00213CE1"/>
    <w:rsid w:val="00213FB2"/>
    <w:rsid w:val="00216DDF"/>
    <w:rsid w:val="00227C61"/>
    <w:rsid w:val="00233434"/>
    <w:rsid w:val="00234C76"/>
    <w:rsid w:val="00235908"/>
    <w:rsid w:val="00242648"/>
    <w:rsid w:val="002427A4"/>
    <w:rsid w:val="002468FE"/>
    <w:rsid w:val="00253BB6"/>
    <w:rsid w:val="00257DD5"/>
    <w:rsid w:val="00262ADC"/>
    <w:rsid w:val="002717B1"/>
    <w:rsid w:val="00286D84"/>
    <w:rsid w:val="0029547E"/>
    <w:rsid w:val="00297AF9"/>
    <w:rsid w:val="002A3A54"/>
    <w:rsid w:val="002B2E86"/>
    <w:rsid w:val="002B4A17"/>
    <w:rsid w:val="002C6BFF"/>
    <w:rsid w:val="002D30EE"/>
    <w:rsid w:val="002D38C1"/>
    <w:rsid w:val="002E22B2"/>
    <w:rsid w:val="002E3B76"/>
    <w:rsid w:val="002E792E"/>
    <w:rsid w:val="00305460"/>
    <w:rsid w:val="00305D18"/>
    <w:rsid w:val="003073A8"/>
    <w:rsid w:val="00313701"/>
    <w:rsid w:val="00313D60"/>
    <w:rsid w:val="003148A7"/>
    <w:rsid w:val="003405AE"/>
    <w:rsid w:val="0034079D"/>
    <w:rsid w:val="00341BB8"/>
    <w:rsid w:val="00342848"/>
    <w:rsid w:val="00342D7D"/>
    <w:rsid w:val="0035370A"/>
    <w:rsid w:val="003557DE"/>
    <w:rsid w:val="00355C23"/>
    <w:rsid w:val="00363562"/>
    <w:rsid w:val="00377747"/>
    <w:rsid w:val="00384E49"/>
    <w:rsid w:val="00385B71"/>
    <w:rsid w:val="00391CE8"/>
    <w:rsid w:val="003A2801"/>
    <w:rsid w:val="003A3342"/>
    <w:rsid w:val="003B5EB1"/>
    <w:rsid w:val="003C06CF"/>
    <w:rsid w:val="003D1A09"/>
    <w:rsid w:val="003E2AEF"/>
    <w:rsid w:val="003E735C"/>
    <w:rsid w:val="003F3081"/>
    <w:rsid w:val="003F3E31"/>
    <w:rsid w:val="003F606D"/>
    <w:rsid w:val="003F797E"/>
    <w:rsid w:val="00401324"/>
    <w:rsid w:val="00403293"/>
    <w:rsid w:val="00411F1C"/>
    <w:rsid w:val="00413AFC"/>
    <w:rsid w:val="00424D19"/>
    <w:rsid w:val="00425275"/>
    <w:rsid w:val="004317DB"/>
    <w:rsid w:val="00451DEF"/>
    <w:rsid w:val="00460759"/>
    <w:rsid w:val="004609DA"/>
    <w:rsid w:val="00463CEE"/>
    <w:rsid w:val="004642EB"/>
    <w:rsid w:val="0047515C"/>
    <w:rsid w:val="0047588C"/>
    <w:rsid w:val="00491CC8"/>
    <w:rsid w:val="00493097"/>
    <w:rsid w:val="004A010C"/>
    <w:rsid w:val="004A07F5"/>
    <w:rsid w:val="004A08DF"/>
    <w:rsid w:val="004A5707"/>
    <w:rsid w:val="004A62A2"/>
    <w:rsid w:val="004B0686"/>
    <w:rsid w:val="004B4647"/>
    <w:rsid w:val="004C1522"/>
    <w:rsid w:val="004C23B4"/>
    <w:rsid w:val="004D2BD6"/>
    <w:rsid w:val="004E58AD"/>
    <w:rsid w:val="004E6C7F"/>
    <w:rsid w:val="005078DE"/>
    <w:rsid w:val="00513716"/>
    <w:rsid w:val="00514027"/>
    <w:rsid w:val="00514B48"/>
    <w:rsid w:val="00522279"/>
    <w:rsid w:val="00526AA1"/>
    <w:rsid w:val="005271EF"/>
    <w:rsid w:val="00535A60"/>
    <w:rsid w:val="00536530"/>
    <w:rsid w:val="00542B84"/>
    <w:rsid w:val="00560FF4"/>
    <w:rsid w:val="00561526"/>
    <w:rsid w:val="00567A32"/>
    <w:rsid w:val="00572832"/>
    <w:rsid w:val="00572E06"/>
    <w:rsid w:val="00575177"/>
    <w:rsid w:val="0058177A"/>
    <w:rsid w:val="0059226E"/>
    <w:rsid w:val="005A039A"/>
    <w:rsid w:val="005A03C6"/>
    <w:rsid w:val="005B4761"/>
    <w:rsid w:val="005B77FC"/>
    <w:rsid w:val="005C02EC"/>
    <w:rsid w:val="005D0C05"/>
    <w:rsid w:val="005D2977"/>
    <w:rsid w:val="005E268B"/>
    <w:rsid w:val="005E3C6F"/>
    <w:rsid w:val="005E7AB1"/>
    <w:rsid w:val="005F02AD"/>
    <w:rsid w:val="005F4614"/>
    <w:rsid w:val="006072FF"/>
    <w:rsid w:val="00615A46"/>
    <w:rsid w:val="0061770F"/>
    <w:rsid w:val="0062164B"/>
    <w:rsid w:val="00622CDA"/>
    <w:rsid w:val="006278F8"/>
    <w:rsid w:val="006301E1"/>
    <w:rsid w:val="006304C9"/>
    <w:rsid w:val="00633E89"/>
    <w:rsid w:val="00634725"/>
    <w:rsid w:val="00640B24"/>
    <w:rsid w:val="00641CA0"/>
    <w:rsid w:val="0064485B"/>
    <w:rsid w:val="00646AD5"/>
    <w:rsid w:val="00652AE0"/>
    <w:rsid w:val="00654CAB"/>
    <w:rsid w:val="00655118"/>
    <w:rsid w:val="006601B2"/>
    <w:rsid w:val="006606DD"/>
    <w:rsid w:val="006725C3"/>
    <w:rsid w:val="00673314"/>
    <w:rsid w:val="006814B9"/>
    <w:rsid w:val="00682622"/>
    <w:rsid w:val="00687D26"/>
    <w:rsid w:val="00695F93"/>
    <w:rsid w:val="006B0EE1"/>
    <w:rsid w:val="006C3FF0"/>
    <w:rsid w:val="006E30FA"/>
    <w:rsid w:val="006E59A9"/>
    <w:rsid w:val="006F1A69"/>
    <w:rsid w:val="006F6C67"/>
    <w:rsid w:val="00701155"/>
    <w:rsid w:val="0070291E"/>
    <w:rsid w:val="00710303"/>
    <w:rsid w:val="00716679"/>
    <w:rsid w:val="00720757"/>
    <w:rsid w:val="0072154A"/>
    <w:rsid w:val="00731293"/>
    <w:rsid w:val="00735C7B"/>
    <w:rsid w:val="00744110"/>
    <w:rsid w:val="0074784D"/>
    <w:rsid w:val="00747A26"/>
    <w:rsid w:val="0075412A"/>
    <w:rsid w:val="00764107"/>
    <w:rsid w:val="0076469F"/>
    <w:rsid w:val="007710D1"/>
    <w:rsid w:val="007757C3"/>
    <w:rsid w:val="0079274D"/>
    <w:rsid w:val="00795CC9"/>
    <w:rsid w:val="007A180F"/>
    <w:rsid w:val="007B0B4F"/>
    <w:rsid w:val="007B22BB"/>
    <w:rsid w:val="007B2AC7"/>
    <w:rsid w:val="007C00B3"/>
    <w:rsid w:val="007C15AA"/>
    <w:rsid w:val="007C1638"/>
    <w:rsid w:val="007C3EE4"/>
    <w:rsid w:val="007C474C"/>
    <w:rsid w:val="007C5578"/>
    <w:rsid w:val="007D7DFC"/>
    <w:rsid w:val="007F11CF"/>
    <w:rsid w:val="007F5594"/>
    <w:rsid w:val="007F5A31"/>
    <w:rsid w:val="00806CE6"/>
    <w:rsid w:val="00811153"/>
    <w:rsid w:val="00814553"/>
    <w:rsid w:val="008173CC"/>
    <w:rsid w:val="0082040C"/>
    <w:rsid w:val="00824AFB"/>
    <w:rsid w:val="008264C6"/>
    <w:rsid w:val="00830D00"/>
    <w:rsid w:val="00840367"/>
    <w:rsid w:val="00850895"/>
    <w:rsid w:val="00860782"/>
    <w:rsid w:val="00860CFB"/>
    <w:rsid w:val="00862308"/>
    <w:rsid w:val="00862662"/>
    <w:rsid w:val="00864EC1"/>
    <w:rsid w:val="008709DF"/>
    <w:rsid w:val="00874DE4"/>
    <w:rsid w:val="00875C23"/>
    <w:rsid w:val="00882763"/>
    <w:rsid w:val="0088501B"/>
    <w:rsid w:val="00890D21"/>
    <w:rsid w:val="00891A2E"/>
    <w:rsid w:val="008928B6"/>
    <w:rsid w:val="00893C8F"/>
    <w:rsid w:val="008A6219"/>
    <w:rsid w:val="008A67A7"/>
    <w:rsid w:val="008A6C94"/>
    <w:rsid w:val="008C3521"/>
    <w:rsid w:val="008E34C7"/>
    <w:rsid w:val="008E6459"/>
    <w:rsid w:val="008E6FE9"/>
    <w:rsid w:val="00902178"/>
    <w:rsid w:val="00902AF6"/>
    <w:rsid w:val="00902C81"/>
    <w:rsid w:val="00904282"/>
    <w:rsid w:val="00905DB0"/>
    <w:rsid w:val="00907F5F"/>
    <w:rsid w:val="00912ED7"/>
    <w:rsid w:val="00915D89"/>
    <w:rsid w:val="009306F9"/>
    <w:rsid w:val="0093589A"/>
    <w:rsid w:val="009367D6"/>
    <w:rsid w:val="00937404"/>
    <w:rsid w:val="0095154D"/>
    <w:rsid w:val="00951E2F"/>
    <w:rsid w:val="00953C45"/>
    <w:rsid w:val="009562B9"/>
    <w:rsid w:val="00960F14"/>
    <w:rsid w:val="00964625"/>
    <w:rsid w:val="00964904"/>
    <w:rsid w:val="00971948"/>
    <w:rsid w:val="00976A0C"/>
    <w:rsid w:val="00980817"/>
    <w:rsid w:val="00981CC7"/>
    <w:rsid w:val="0098302A"/>
    <w:rsid w:val="00984248"/>
    <w:rsid w:val="009853E3"/>
    <w:rsid w:val="00985604"/>
    <w:rsid w:val="009A0EF4"/>
    <w:rsid w:val="009A1F30"/>
    <w:rsid w:val="009A5435"/>
    <w:rsid w:val="009B2638"/>
    <w:rsid w:val="009B5FD4"/>
    <w:rsid w:val="009C0163"/>
    <w:rsid w:val="009D10D5"/>
    <w:rsid w:val="009D7AA6"/>
    <w:rsid w:val="009D7B5B"/>
    <w:rsid w:val="009E28C0"/>
    <w:rsid w:val="009F3187"/>
    <w:rsid w:val="009F664E"/>
    <w:rsid w:val="00A06326"/>
    <w:rsid w:val="00A06A89"/>
    <w:rsid w:val="00A10B06"/>
    <w:rsid w:val="00A11DD2"/>
    <w:rsid w:val="00A17D89"/>
    <w:rsid w:val="00A31199"/>
    <w:rsid w:val="00A44A23"/>
    <w:rsid w:val="00A46B98"/>
    <w:rsid w:val="00A53F62"/>
    <w:rsid w:val="00A54A9F"/>
    <w:rsid w:val="00A62911"/>
    <w:rsid w:val="00A63576"/>
    <w:rsid w:val="00A63C4E"/>
    <w:rsid w:val="00A713D9"/>
    <w:rsid w:val="00A74157"/>
    <w:rsid w:val="00A76A46"/>
    <w:rsid w:val="00A80803"/>
    <w:rsid w:val="00A81DE8"/>
    <w:rsid w:val="00A85A1E"/>
    <w:rsid w:val="00A87BB7"/>
    <w:rsid w:val="00A9040C"/>
    <w:rsid w:val="00A91582"/>
    <w:rsid w:val="00A958E8"/>
    <w:rsid w:val="00A97377"/>
    <w:rsid w:val="00AB7099"/>
    <w:rsid w:val="00AC7B85"/>
    <w:rsid w:val="00AD2787"/>
    <w:rsid w:val="00AE0EFD"/>
    <w:rsid w:val="00AE472E"/>
    <w:rsid w:val="00AF577B"/>
    <w:rsid w:val="00AF601B"/>
    <w:rsid w:val="00B06ECC"/>
    <w:rsid w:val="00B17BFA"/>
    <w:rsid w:val="00B31D7F"/>
    <w:rsid w:val="00B32D13"/>
    <w:rsid w:val="00B37533"/>
    <w:rsid w:val="00B40F76"/>
    <w:rsid w:val="00B40FE4"/>
    <w:rsid w:val="00B41458"/>
    <w:rsid w:val="00B467DC"/>
    <w:rsid w:val="00B46C95"/>
    <w:rsid w:val="00B52F86"/>
    <w:rsid w:val="00B61255"/>
    <w:rsid w:val="00B623A6"/>
    <w:rsid w:val="00B73674"/>
    <w:rsid w:val="00B814D2"/>
    <w:rsid w:val="00B95069"/>
    <w:rsid w:val="00BA0F17"/>
    <w:rsid w:val="00BA47F1"/>
    <w:rsid w:val="00BA62A8"/>
    <w:rsid w:val="00BA6D11"/>
    <w:rsid w:val="00BA7F7A"/>
    <w:rsid w:val="00BB2BBD"/>
    <w:rsid w:val="00BC1D82"/>
    <w:rsid w:val="00BC418D"/>
    <w:rsid w:val="00BC47D8"/>
    <w:rsid w:val="00BC64A2"/>
    <w:rsid w:val="00BD5132"/>
    <w:rsid w:val="00C00002"/>
    <w:rsid w:val="00C05B0F"/>
    <w:rsid w:val="00C240AD"/>
    <w:rsid w:val="00C27CAF"/>
    <w:rsid w:val="00C363DF"/>
    <w:rsid w:val="00C37647"/>
    <w:rsid w:val="00C409E3"/>
    <w:rsid w:val="00C42A9D"/>
    <w:rsid w:val="00C44EB7"/>
    <w:rsid w:val="00C45585"/>
    <w:rsid w:val="00C51B02"/>
    <w:rsid w:val="00C54D6F"/>
    <w:rsid w:val="00C565B9"/>
    <w:rsid w:val="00C869D0"/>
    <w:rsid w:val="00C9446B"/>
    <w:rsid w:val="00CA160B"/>
    <w:rsid w:val="00CA2D4A"/>
    <w:rsid w:val="00CB107E"/>
    <w:rsid w:val="00CB3D1B"/>
    <w:rsid w:val="00CB4A5E"/>
    <w:rsid w:val="00CB6D9D"/>
    <w:rsid w:val="00CD3F49"/>
    <w:rsid w:val="00CE6BAB"/>
    <w:rsid w:val="00CF0BE6"/>
    <w:rsid w:val="00CF170C"/>
    <w:rsid w:val="00CF4223"/>
    <w:rsid w:val="00D000E0"/>
    <w:rsid w:val="00D01DE3"/>
    <w:rsid w:val="00D02663"/>
    <w:rsid w:val="00D042B9"/>
    <w:rsid w:val="00D068AD"/>
    <w:rsid w:val="00D12CAD"/>
    <w:rsid w:val="00D26629"/>
    <w:rsid w:val="00D338A7"/>
    <w:rsid w:val="00D37BCF"/>
    <w:rsid w:val="00D43553"/>
    <w:rsid w:val="00D43E6B"/>
    <w:rsid w:val="00D44F9D"/>
    <w:rsid w:val="00D45847"/>
    <w:rsid w:val="00D466C9"/>
    <w:rsid w:val="00D54FB0"/>
    <w:rsid w:val="00D65AF9"/>
    <w:rsid w:val="00D71CDE"/>
    <w:rsid w:val="00D73501"/>
    <w:rsid w:val="00D74144"/>
    <w:rsid w:val="00D74BFF"/>
    <w:rsid w:val="00D7649D"/>
    <w:rsid w:val="00D808DD"/>
    <w:rsid w:val="00D83AD0"/>
    <w:rsid w:val="00D863D2"/>
    <w:rsid w:val="00D924A7"/>
    <w:rsid w:val="00D939B2"/>
    <w:rsid w:val="00DA1086"/>
    <w:rsid w:val="00DB1910"/>
    <w:rsid w:val="00DB4ED3"/>
    <w:rsid w:val="00DC7A9B"/>
    <w:rsid w:val="00DD12F3"/>
    <w:rsid w:val="00DD1792"/>
    <w:rsid w:val="00E02ACD"/>
    <w:rsid w:val="00E040F7"/>
    <w:rsid w:val="00E048BB"/>
    <w:rsid w:val="00E04FD4"/>
    <w:rsid w:val="00E05F45"/>
    <w:rsid w:val="00E2013D"/>
    <w:rsid w:val="00E2103E"/>
    <w:rsid w:val="00E31E16"/>
    <w:rsid w:val="00E44B3C"/>
    <w:rsid w:val="00E44C61"/>
    <w:rsid w:val="00E53EBC"/>
    <w:rsid w:val="00E56D30"/>
    <w:rsid w:val="00E604B2"/>
    <w:rsid w:val="00E64381"/>
    <w:rsid w:val="00E70FC4"/>
    <w:rsid w:val="00E7141B"/>
    <w:rsid w:val="00E8385A"/>
    <w:rsid w:val="00E91509"/>
    <w:rsid w:val="00EA7A8A"/>
    <w:rsid w:val="00EB1E68"/>
    <w:rsid w:val="00EB3A4E"/>
    <w:rsid w:val="00EB433D"/>
    <w:rsid w:val="00ED3A56"/>
    <w:rsid w:val="00EE7E1E"/>
    <w:rsid w:val="00EF56C7"/>
    <w:rsid w:val="00F10A47"/>
    <w:rsid w:val="00F1559D"/>
    <w:rsid w:val="00F16CB6"/>
    <w:rsid w:val="00F24A19"/>
    <w:rsid w:val="00F36D89"/>
    <w:rsid w:val="00F43731"/>
    <w:rsid w:val="00F5225C"/>
    <w:rsid w:val="00F57D86"/>
    <w:rsid w:val="00F611BE"/>
    <w:rsid w:val="00F628A3"/>
    <w:rsid w:val="00F67766"/>
    <w:rsid w:val="00F85236"/>
    <w:rsid w:val="00F87E50"/>
    <w:rsid w:val="00FB721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7EC97B-099F-3E4F-BEDB-442269320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10076</TotalTime>
  <Pages>30</Pages>
  <Words>7557</Words>
  <Characters>40056</Characters>
  <Application>Microsoft Macintosh Word</Application>
  <DocSecurity>0</DocSecurity>
  <Lines>333</Lines>
  <Paragraphs>95</Paragraphs>
  <ScaleCrop>false</ScaleCrop>
  <Company>Stockholms universitetsbibliotek</Company>
  <LinksUpToDate>false</LinksUpToDate>
  <CharactersWithSpaces>47518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259</cp:revision>
  <cp:lastPrinted>2010-07-05T09:46:00Z</cp:lastPrinted>
  <dcterms:created xsi:type="dcterms:W3CDTF">2018-05-01T11:24:00Z</dcterms:created>
  <dcterms:modified xsi:type="dcterms:W3CDTF">2018-10-02T11:25:00Z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