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B0BC8" w:rsidRDefault="000B0BC8">
                            <w:pPr>
                              <w:pStyle w:val="Frontpagetext"/>
                              <w:rPr>
                                <w:sz w:val="28"/>
                                <w:szCs w:val="28"/>
                              </w:rPr>
                            </w:pPr>
                            <w:r>
                              <w:rPr>
                                <w:sz w:val="28"/>
                                <w:szCs w:val="28"/>
                              </w:rPr>
                              <w:t xml:space="preserve">Institutionen för data- </w:t>
                            </w:r>
                            <w:r>
                              <w:rPr>
                                <w:sz w:val="28"/>
                                <w:szCs w:val="28"/>
                              </w:rPr>
                              <w:br/>
                              <w:t>och systemvetenskap</w:t>
                            </w:r>
                          </w:p>
                          <w:p w14:paraId="0DD0DA7D" w14:textId="77777777" w:rsidR="000B0BC8" w:rsidRDefault="000B0BC8">
                            <w:pPr>
                              <w:pStyle w:val="TextBox"/>
                            </w:pPr>
                            <w:r>
                              <w:t xml:space="preserve">Examensarbete 15 </w:t>
                            </w:r>
                            <w:proofErr w:type="spellStart"/>
                            <w:r>
                              <w:t>hp</w:t>
                            </w:r>
                            <w:proofErr w:type="spellEnd"/>
                          </w:p>
                          <w:p w14:paraId="205AAAC7" w14:textId="77777777" w:rsidR="000B0BC8" w:rsidRDefault="000B0BC8">
                            <w:pPr>
                              <w:pStyle w:val="TextBox"/>
                            </w:pPr>
                            <w:r>
                              <w:t>Data- och systemvetenskap</w:t>
                            </w:r>
                          </w:p>
                          <w:p w14:paraId="51566511" w14:textId="77777777" w:rsidR="000B0BC8" w:rsidRDefault="000B0BC8">
                            <w:pPr>
                              <w:pStyle w:val="Textruta"/>
                            </w:pPr>
                            <w:r>
                              <w:t xml:space="preserve">Kurs- eller utbildningsprogram (180 </w:t>
                            </w:r>
                            <w:proofErr w:type="spellStart"/>
                            <w:r>
                              <w:t>hp</w:t>
                            </w:r>
                            <w:proofErr w:type="spellEnd"/>
                            <w:r>
                              <w:t xml:space="preserve">) </w:t>
                            </w:r>
                          </w:p>
                          <w:p w14:paraId="7A700FAB" w14:textId="77777777" w:rsidR="000B0BC8" w:rsidRDefault="000B0BC8">
                            <w:pPr>
                              <w:pStyle w:val="Textruta"/>
                            </w:pPr>
                            <w:r>
                              <w:t>Höst-/Vårterminen 2018</w:t>
                            </w:r>
                          </w:p>
                          <w:p w14:paraId="381612CD" w14:textId="77777777" w:rsidR="000B0BC8" w:rsidRDefault="000B0BC8">
                            <w:pPr>
                              <w:pStyle w:val="Textruta"/>
                            </w:pPr>
                            <w:r>
                              <w:t>Handledare: Robert Ramberg</w:t>
                            </w:r>
                          </w:p>
                          <w:p w14:paraId="41DC09BB" w14:textId="77777777" w:rsidR="000B0BC8" w:rsidRDefault="000B0BC8">
                            <w:pPr>
                              <w:pStyle w:val="Textruta"/>
                            </w:pPr>
                            <w:r>
                              <w:t>Granskare: Förnamn Efternamn</w:t>
                            </w:r>
                          </w:p>
                          <w:p w14:paraId="316E1ACF" w14:textId="77777777" w:rsidR="000B0BC8" w:rsidRDefault="000B0BC8">
                            <w:pPr>
                              <w:pStyle w:val="Textruta"/>
                              <w:rPr>
                                <w:lang w:val="en-US"/>
                              </w:rPr>
                            </w:pPr>
                            <w:r>
                              <w:rPr>
                                <w:lang w:val="en-US"/>
                              </w:rPr>
                              <w:t>English title: Evaluation of pedagogical models as a platform for the refinement of courses at the e-learning company Grade</w:t>
                            </w:r>
                          </w:p>
                          <w:p w14:paraId="680742CD" w14:textId="77777777" w:rsidR="000B0BC8" w:rsidRDefault="000B0BC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B0BC8" w:rsidRDefault="000B0BC8">
                      <w:pPr>
                        <w:pStyle w:val="Frontpagetext"/>
                        <w:rPr>
                          <w:sz w:val="28"/>
                          <w:szCs w:val="28"/>
                        </w:rPr>
                      </w:pPr>
                      <w:r>
                        <w:rPr>
                          <w:sz w:val="28"/>
                          <w:szCs w:val="28"/>
                        </w:rPr>
                        <w:t xml:space="preserve">Institutionen för data- </w:t>
                      </w:r>
                      <w:r>
                        <w:rPr>
                          <w:sz w:val="28"/>
                          <w:szCs w:val="28"/>
                        </w:rPr>
                        <w:br/>
                        <w:t>och systemvetenskap</w:t>
                      </w:r>
                    </w:p>
                    <w:p w14:paraId="0DD0DA7D" w14:textId="77777777" w:rsidR="000B0BC8" w:rsidRDefault="000B0BC8">
                      <w:pPr>
                        <w:pStyle w:val="TextBox"/>
                      </w:pPr>
                      <w:r>
                        <w:t xml:space="preserve">Examensarbete 15 </w:t>
                      </w:r>
                      <w:proofErr w:type="spellStart"/>
                      <w:r>
                        <w:t>hp</w:t>
                      </w:r>
                      <w:proofErr w:type="spellEnd"/>
                    </w:p>
                    <w:p w14:paraId="205AAAC7" w14:textId="77777777" w:rsidR="000B0BC8" w:rsidRDefault="000B0BC8">
                      <w:pPr>
                        <w:pStyle w:val="TextBox"/>
                      </w:pPr>
                      <w:r>
                        <w:t>Data- och systemvetenskap</w:t>
                      </w:r>
                    </w:p>
                    <w:p w14:paraId="51566511" w14:textId="77777777" w:rsidR="000B0BC8" w:rsidRDefault="000B0BC8">
                      <w:pPr>
                        <w:pStyle w:val="Textruta"/>
                      </w:pPr>
                      <w:r>
                        <w:t xml:space="preserve">Kurs- eller utbildningsprogram (180 </w:t>
                      </w:r>
                      <w:proofErr w:type="spellStart"/>
                      <w:r>
                        <w:t>hp</w:t>
                      </w:r>
                      <w:proofErr w:type="spellEnd"/>
                      <w:r>
                        <w:t xml:space="preserve">) </w:t>
                      </w:r>
                    </w:p>
                    <w:p w14:paraId="7A700FAB" w14:textId="77777777" w:rsidR="000B0BC8" w:rsidRDefault="000B0BC8">
                      <w:pPr>
                        <w:pStyle w:val="Textruta"/>
                      </w:pPr>
                      <w:r>
                        <w:t>Höst-/Vårterminen 2018</w:t>
                      </w:r>
                    </w:p>
                    <w:p w14:paraId="381612CD" w14:textId="77777777" w:rsidR="000B0BC8" w:rsidRDefault="000B0BC8">
                      <w:pPr>
                        <w:pStyle w:val="Textruta"/>
                      </w:pPr>
                      <w:r>
                        <w:t>Handledare: Robert Ramberg</w:t>
                      </w:r>
                    </w:p>
                    <w:p w14:paraId="41DC09BB" w14:textId="77777777" w:rsidR="000B0BC8" w:rsidRDefault="000B0BC8">
                      <w:pPr>
                        <w:pStyle w:val="Textruta"/>
                      </w:pPr>
                      <w:r>
                        <w:t>Granskare: Förnamn Efternamn</w:t>
                      </w:r>
                    </w:p>
                    <w:p w14:paraId="316E1ACF" w14:textId="77777777" w:rsidR="000B0BC8" w:rsidRDefault="000B0BC8">
                      <w:pPr>
                        <w:pStyle w:val="Textruta"/>
                        <w:rPr>
                          <w:lang w:val="en-US"/>
                        </w:rPr>
                      </w:pPr>
                      <w:r>
                        <w:rPr>
                          <w:lang w:val="en-US"/>
                        </w:rPr>
                        <w:t>English title: Evaluation of pedagogical models as a platform for the refinement of courses at the e-learning company Grade</w:t>
                      </w:r>
                    </w:p>
                    <w:p w14:paraId="680742CD" w14:textId="77777777" w:rsidR="000B0BC8" w:rsidRDefault="000B0BC8">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4EAC2C89"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6" w:name="_Toc391456180"/>
      <w:bookmarkStart w:id="7" w:name="_Toc394248554"/>
      <w:r>
        <w:t>Syfte</w:t>
      </w:r>
      <w:bookmarkEnd w:id="6"/>
      <w:bookmarkEnd w:id="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rd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8"/>
      <w:r>
        <w:rPr>
          <w:szCs w:val="22"/>
        </w:rPr>
        <w:t xml:space="preserve">Ytterligare analyserade vi hur väl fyra av Grades tidigare kurser följer riktlinjer för DIM och hittade </w:t>
      </w:r>
      <w:r w:rsidR="008D01A7">
        <w:rPr>
          <w:szCs w:val="22"/>
        </w:rPr>
        <w:t xml:space="preserve">att </w:t>
      </w:r>
      <w:r w:rsidR="00AA375E">
        <w:rPr>
          <w:szCs w:val="22"/>
        </w:rPr>
        <w:t xml:space="preserve">varje 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8"/>
      <w:r w:rsidR="000A7DCF">
        <w:rPr>
          <w:rStyle w:val="Kommentarsreferens"/>
          <w:rFonts w:eastAsiaTheme="minorHAnsi" w:cstheme="minorBidi"/>
          <w:lang w:eastAsia="en-US"/>
        </w:rPr>
        <w:commentReference w:id="8"/>
      </w:r>
      <w:r w:rsidR="004A6D58" w:rsidRPr="00AA375E">
        <w:rPr>
          <w:szCs w:val="22"/>
        </w:rPr>
        <w:t xml:space="preserve"> </w:t>
      </w: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64B293F8"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3"/>
      <w:r w:rsidR="00633E89">
        <w:t>.</w:t>
      </w:r>
      <w:commentRangeEnd w:id="13"/>
      <w:r w:rsidR="00673314">
        <w:rPr>
          <w:rStyle w:val="Kommentarsreferens"/>
        </w:rPr>
        <w:commentReference w:id="13"/>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4" w:name="_Toc391456183"/>
      <w:bookmarkStart w:id="15" w:name="_Toc394248557"/>
      <w:r w:rsidRPr="004E58AD">
        <w:t>Utvärdering</w:t>
      </w:r>
      <w:bookmarkEnd w:id="14"/>
      <w:bookmarkEnd w:id="15"/>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6" w:name="_Toc391456184"/>
      <w:bookmarkStart w:id="17" w:name="_Toc394248558"/>
      <w:bookmarkEnd w:id="16"/>
      <w:commentRangeStart w:id="18"/>
      <w:r>
        <w:lastRenderedPageBreak/>
        <w:t>Resultat</w:t>
      </w:r>
      <w:bookmarkEnd w:id="17"/>
      <w:commentRangeEnd w:id="18"/>
      <w:r w:rsidR="00E04FD4">
        <w:rPr>
          <w:rStyle w:val="Kommentarsreferens"/>
          <w:rFonts w:ascii="Times New Roman" w:eastAsiaTheme="minorHAnsi" w:hAnsi="Times New Roman" w:cstheme="minorBidi"/>
          <w:bCs w:val="0"/>
          <w:color w:val="auto"/>
        </w:rPr>
        <w:commentReference w:id="18"/>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BA94BA5"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19"/>
      <w:r w:rsidR="00830D00">
        <w:rPr>
          <w:color w:val="353535"/>
          <w:szCs w:val="22"/>
        </w:rPr>
        <w:t xml:space="preserve"> </w:t>
      </w:r>
      <w:commentRangeEnd w:id="19"/>
      <w:r w:rsidR="00372DB4">
        <w:rPr>
          <w:rStyle w:val="Kommentarsreferens"/>
          <w:rFonts w:eastAsiaTheme="minorHAnsi" w:cstheme="minorBidi"/>
          <w:lang w:eastAsia="en-US"/>
        </w:rPr>
        <w:commentReference w:id="19"/>
      </w:r>
      <w:r w:rsidR="00E8369E">
        <w:rPr>
          <w:color w:val="353535"/>
          <w:szCs w:val="22"/>
        </w:rPr>
        <w:t xml:space="preserve">Pedagogiska modeller brukar oftast delas in i faser och element för </w:t>
      </w:r>
      <w:r w:rsidR="00796E42">
        <w:rPr>
          <w:color w:val="353535"/>
          <w:szCs w:val="22"/>
        </w:rPr>
        <w:t xml:space="preserve">att kartlägga hur lärandet ska utföras från grundperspektivet. </w:t>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0"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21"/>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0DAD3AF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2" w:author="Jason Serviss" w:date="2018-09-15T15:44:00Z">
        <w:r w:rsidR="00227C61">
          <w:rPr>
            <w:rStyle w:val="Kommentarsreferens"/>
            <w:rFonts w:eastAsiaTheme="minorHAnsi" w:cstheme="minorBidi"/>
            <w:lang w:eastAsia="en-US"/>
          </w:rPr>
          <w:commentReference w:id="23"/>
        </w:r>
      </w:ins>
      <w:ins w:id="25" w:author="Jason Serviss" w:date="2018-09-15T15:43:00Z">
        <w:r w:rsidR="00227C61">
          <w:t xml:space="preserve"> </w:t>
        </w:r>
      </w:ins>
      <w:r w:rsidR="00135C34">
        <w:t xml:space="preserve">Kurser kan kompletteras med övningsmoment för att ge studenten fler möjligheter att arbete med materialet och därpå få </w:t>
      </w:r>
      <w:r w:rsidR="0033419A">
        <w:t xml:space="preserve">en omedelbar respons över </w:t>
      </w:r>
      <w:r w:rsidR="00E8369E">
        <w:t>resultatet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commentRangeStart w:id="26"/>
      <w:r w:rsidR="000C13C1">
        <w:t>studenten</w:t>
      </w:r>
      <w:commentRangeEnd w:id="26"/>
      <w:r w:rsidR="007C75AC">
        <w:rPr>
          <w:rStyle w:val="Kommentarsreferens"/>
          <w:rFonts w:eastAsiaTheme="minorHAnsi" w:cstheme="minorBidi"/>
          <w:lang w:eastAsia="en-US"/>
        </w:rPr>
        <w:commentReference w:id="26"/>
      </w:r>
      <w:r w:rsidR="002435CA">
        <w:t xml:space="preserve"> ett helhetsresultat av prestationen och berätta vilka </w:t>
      </w:r>
      <w:r w:rsidR="002435CA">
        <w:lastRenderedPageBreak/>
        <w:t>kursdelar som de behöver lägga mer tid på.</w:t>
      </w:r>
      <w:commentRangeStart w:id="27"/>
      <w:r w:rsidR="00227C61">
        <w:t xml:space="preserve"> </w:t>
      </w:r>
      <w:commentRangeEnd w:id="27"/>
      <w:r w:rsidR="00227C61">
        <w:rPr>
          <w:rStyle w:val="Kommentarsreferens"/>
          <w:rFonts w:eastAsiaTheme="minorHAnsi" w:cstheme="minorBidi"/>
          <w:lang w:eastAsia="en-US"/>
        </w:rPr>
        <w:commentReference w:id="27"/>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5E605DD3" w14:textId="04C9D1D8" w:rsidR="00D45847" w:rsidRPr="004E58AD" w:rsidRDefault="00130629" w:rsidP="004E58AD">
      <w:pPr>
        <w:pStyle w:val="Brdtext"/>
        <w:spacing w:line="600" w:lineRule="auto"/>
        <w:rPr>
          <w:ins w:id="29"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0" w:name="_Toc489811950"/>
      <w:bookmarkStart w:id="31"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0"/>
      <w:bookmarkEnd w:id="31"/>
      <w:r>
        <w:rPr>
          <w:i w:val="0"/>
        </w:rPr>
        <w:t xml:space="preserve">Poäng per kurs och respektive DIM fas. </w:t>
      </w:r>
    </w:p>
    <w:p w14:paraId="7D33B8EE" w14:textId="295BC3BB" w:rsidR="000C1D43" w:rsidRDefault="00850895" w:rsidP="000C1D43">
      <w:pPr>
        <w:pStyle w:val="Heading11"/>
      </w:pPr>
      <w:bookmarkStart w:id="32" w:name="_Toc391456185"/>
      <w:bookmarkStart w:id="33" w:name="_Toc394248559"/>
      <w:bookmarkEnd w:id="32"/>
      <w:commentRangeStart w:id="34"/>
      <w:r w:rsidRPr="004E58AD">
        <w:t>Diskussion</w:t>
      </w:r>
      <w:bookmarkEnd w:id="33"/>
      <w:commentRangeEnd w:id="34"/>
      <w:r w:rsidR="009C0163">
        <w:rPr>
          <w:rStyle w:val="Kommentarsreferens"/>
          <w:rFonts w:ascii="Times New Roman" w:eastAsiaTheme="minorHAnsi" w:hAnsi="Times New Roman" w:cstheme="minorBidi"/>
          <w:bCs w:val="0"/>
          <w:color w:val="auto"/>
        </w:rPr>
        <w:commentReference w:id="34"/>
      </w:r>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5"/>
      <w:r w:rsidR="00457C43">
        <w:t>.</w:t>
      </w:r>
      <w:commentRangeEnd w:id="35"/>
      <w:r w:rsidR="00457C43">
        <w:rPr>
          <w:rStyle w:val="Kommentarsreferens"/>
          <w:rFonts w:eastAsiaTheme="minorHAnsi" w:cstheme="minorBidi"/>
          <w:lang w:eastAsia="en-US"/>
        </w:rPr>
        <w:commentReference w:id="35"/>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 genomfördes av endast en person och det orsakar att bedömningen kan påver</w:t>
      </w:r>
      <w:r w:rsidR="00110DB4">
        <w:t>kas</w:t>
      </w:r>
      <w:r w:rsidR="006A08E7">
        <w:t xml:space="preserve">. </w:t>
      </w:r>
      <w:r w:rsidR="00110DB4">
        <w:t xml:space="preserve">Det skulle vara påtagligt att använda fler </w:t>
      </w:r>
      <w:r w:rsidR="006A08E7">
        <w:t xml:space="preserve">kursgranskare </w:t>
      </w:r>
      <w:r w:rsidR="00110DB4">
        <w:t xml:space="preserve">för att få möjligheten att få ett mer övertygande resultat. </w:t>
      </w:r>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p>
    <w:p w14:paraId="40E50DF1" w14:textId="77777777" w:rsidR="00590E58" w:rsidRDefault="00590E58">
      <w:pPr>
        <w:pStyle w:val="Brdtext"/>
        <w:spacing w:line="600" w:lineRule="auto"/>
      </w:pPr>
    </w:p>
    <w:p w14:paraId="04042C3D" w14:textId="1169EA28" w:rsidR="003475EE" w:rsidRDefault="008A57EE">
      <w:pPr>
        <w:pStyle w:val="Brdtext"/>
        <w:spacing w:line="600" w:lineRule="auto"/>
      </w:pPr>
      <w:r>
        <w:t xml:space="preserve">Resultatet från </w:t>
      </w:r>
      <w:r w:rsidR="000B0BC8">
        <w:t xml:space="preserve">DIM </w:t>
      </w:r>
      <w:r>
        <w:t>utvärderingen</w:t>
      </w:r>
      <w:r w:rsidR="000B0BC8">
        <w:t xml:space="preserve"> visade att det inte var så stor skillnad mellan hur kurserna var uppbyggda och hur det passade in med DIM. En tolkning kan vara att Grade inte behöver en modell och att deras </w:t>
      </w:r>
      <w:r w:rsidR="006652B4">
        <w:t>nuvarande</w:t>
      </w:r>
      <w:r w:rsidR="000B0BC8">
        <w:t xml:space="preserve"> kundbas är tillräcklig</w:t>
      </w:r>
      <w:r w:rsidR="006652B4">
        <w:t>t</w:t>
      </w:r>
      <w:r w:rsidR="000B0BC8">
        <w:t xml:space="preserve"> bredd för att klara sig utan en modell. Det vi gör är att </w:t>
      </w:r>
      <w:r w:rsidR="000B0BC8">
        <w:lastRenderedPageBreak/>
        <w:t xml:space="preserve">vi </w:t>
      </w:r>
      <w:r w:rsidR="006652B4">
        <w:t>i</w:t>
      </w:r>
      <w:r w:rsidR="000B0BC8">
        <w:t xml:space="preserve">stället tvingar in Grade till att använda en modell </w:t>
      </w:r>
      <w:r w:rsidR="006652B4">
        <w:t xml:space="preserve">egentligen inte passar alla kunder. </w:t>
      </w:r>
      <w:r w:rsidR="00ED77BB">
        <w:t xml:space="preserve">Det finns en möjlighet att Grade behöver utnyttja fler modeller på grund av att deras kunder har ett skiftande behov. </w:t>
      </w:r>
      <w:r w:rsidR="003475EE">
        <w:t xml:space="preserve">För att </w:t>
      </w:r>
      <w:r w:rsidR="00ED77BB">
        <w:t xml:space="preserve">analysera om detta är fallet </w:t>
      </w:r>
      <w:r w:rsidR="003475EE">
        <w:t xml:space="preserve">undersökte </w:t>
      </w:r>
      <w:r w:rsidR="00ED77BB">
        <w:t xml:space="preserve">vi </w:t>
      </w:r>
      <w:r w:rsidR="00590E58">
        <w:t>hur</w:t>
      </w:r>
      <w:r w:rsidR="00ED77BB">
        <w:t xml:space="preserve"> en begränsad</w:t>
      </w:r>
      <w:r w:rsidR="003475EE">
        <w:t xml:space="preserve"> mängd</w:t>
      </w:r>
      <w:r w:rsidR="00ED77BB">
        <w:t xml:space="preserve"> kurser</w:t>
      </w:r>
      <w:r w:rsidR="00590E58">
        <w:t xml:space="preserve"> </w:t>
      </w:r>
      <w:r w:rsidR="00ED77BB">
        <w:t xml:space="preserve">skulle </w:t>
      </w:r>
      <w:r w:rsidR="006652B4">
        <w:t xml:space="preserve">kunna använda </w:t>
      </w:r>
      <w:r w:rsidR="00ED77BB">
        <w:t xml:space="preserve">DIM som modell. </w:t>
      </w:r>
      <w:r>
        <w:t>I de kurser som vi analyserade r</w:t>
      </w:r>
      <w:r w:rsidR="003475EE">
        <w:t>esultatet</w:t>
      </w:r>
      <w:r w:rsidR="002B1E41">
        <w:t xml:space="preserve"> visade</w:t>
      </w:r>
      <w:r w:rsidR="00590E58">
        <w:t xml:space="preserve"> att det inte är nödvändigt att anpassa en pedagogisk</w:t>
      </w:r>
      <w:r w:rsidR="002B1E41">
        <w:t xml:space="preserve"> strategi/modell för varje kurs.</w:t>
      </w:r>
      <w:r w:rsidR="00ED77BB">
        <w:t xml:space="preserve"> Om fler kurser </w:t>
      </w:r>
      <w:r>
        <w:t xml:space="preserve">utvärderades </w:t>
      </w:r>
      <w:r w:rsidR="00ED77BB">
        <w:t xml:space="preserve">skulle </w:t>
      </w:r>
      <w:r w:rsidR="000152C2">
        <w:t xml:space="preserve">vi </w:t>
      </w:r>
      <w:r>
        <w:t xml:space="preserve">möjligen </w:t>
      </w:r>
      <w:r w:rsidR="000152C2">
        <w:t xml:space="preserve">eventuellt se att visa kurser skulle </w:t>
      </w:r>
      <w:r w:rsidR="006652B4">
        <w:t>ha speciella krav</w:t>
      </w:r>
      <w:bookmarkStart w:id="36" w:name="_GoBack"/>
      <w:bookmarkEnd w:id="36"/>
      <w:r w:rsidR="000152C2">
        <w:t>. Resultat</w:t>
      </w:r>
      <w:r>
        <w:t>et</w:t>
      </w:r>
      <w:r w:rsidR="000152C2">
        <w:t xml:space="preserve"> indikerar att de pedagogiska behoven inte skiljer sig </w:t>
      </w:r>
      <w:r w:rsidR="00674577">
        <w:t>långt emellan Grades kurser, men</w:t>
      </w:r>
      <w:r w:rsidR="000152C2">
        <w:t xml:space="preserve"> att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5F39E740" w14:textId="77777777" w:rsidR="008A57EE" w:rsidRDefault="008A57EE">
      <w:pPr>
        <w:pStyle w:val="Brdtext"/>
        <w:spacing w:line="600" w:lineRule="auto"/>
      </w:pPr>
    </w:p>
    <w:p w14:paraId="7C88CA97" w14:textId="212FDEF9" w:rsidR="005432E1" w:rsidRDefault="002B1E41">
      <w:pPr>
        <w:pStyle w:val="Brdtext"/>
        <w:spacing w:line="600" w:lineRule="auto"/>
      </w:pPr>
      <w:r>
        <w:t xml:space="preserve">Om antalet av Grades kunder var så </w:t>
      </w:r>
      <w:r w:rsidRPr="00191B85">
        <w:t xml:space="preserve">stora </w:t>
      </w:r>
      <w:r>
        <w:t>att de behövde</w:t>
      </w:r>
      <w:r w:rsidRPr="00191B85">
        <w:t xml:space="preserve"> anta en annan modell</w:t>
      </w:r>
      <w:r>
        <w:t xml:space="preserve"> för sin kurs och att detta hände tillräckligt</w:t>
      </w:r>
      <w:r w:rsidRPr="00191B85">
        <w:t xml:space="preserve"> ofta</w:t>
      </w:r>
      <w:r>
        <w:t>,</w:t>
      </w:r>
      <w:r w:rsidRPr="00191B85">
        <w:t xml:space="preserve"> så skulle vi se att </w:t>
      </w:r>
      <w:r>
        <w:t>prestationen hos DIM skulle skilja s</w:t>
      </w:r>
      <w:r w:rsidRPr="00191B85">
        <w:t xml:space="preserve">ig </w:t>
      </w:r>
      <w:r>
        <w:t xml:space="preserve">i stor del i </w:t>
      </w:r>
      <w:r w:rsidRPr="00191B85">
        <w:t>mellan de kurser som vi analyserade.</w:t>
      </w:r>
      <w:r>
        <w:t xml:space="preserve"> </w:t>
      </w:r>
      <w:r w:rsidR="00992BD5">
        <w:t xml:space="preserve">Emellertid utvärderar vi för tillfället </w:t>
      </w:r>
      <w:r w:rsidR="005432E1">
        <w:t>endast</w:t>
      </w:r>
      <w:r w:rsidR="00992BD5">
        <w:t xml:space="preserve"> fyra kurser och kan därmed inte dra slutsatsen att detta händer i alla fall. </w:t>
      </w:r>
      <w:r w:rsidR="005432E1">
        <w:t xml:space="preserve">Även om vi har funnit att DIM fungerar bra med Grade nuvarande pedagogik är vi beroende på EIF’s specifika krav så kan det vara nödvändigt att anta andra modeller för att uppfylla sådana krav när behovet är utöver det vanliga. </w:t>
      </w:r>
    </w:p>
    <w:p w14:paraId="52A5FFD0" w14:textId="77777777" w:rsidR="005432E1" w:rsidRDefault="005432E1">
      <w:pPr>
        <w:pStyle w:val="Brdtext"/>
        <w:spacing w:line="600" w:lineRule="auto"/>
      </w:pPr>
    </w:p>
    <w:p w14:paraId="05F0C219" w14:textId="1F932691"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mellan de kurser som vi analyserade. Självk</w:t>
      </w:r>
      <w:r w:rsidR="00AD2433">
        <w:t>lart tittar vi bara på fyra</w:t>
      </w:r>
      <w:r w:rsidR="00191B85" w:rsidRPr="00191B85">
        <w:t xml:space="preserve"> kurser </w:t>
      </w:r>
      <w:r w:rsidR="001F6503">
        <w:t xml:space="preserve">så </w:t>
      </w:r>
      <w:r w:rsidR="00BA47F1">
        <w:t xml:space="preserve">en </w:t>
      </w:r>
      <w:r w:rsidR="001F6503">
        <w:t xml:space="preserve">större slutsats kan därmed inte </w:t>
      </w:r>
      <w:r w:rsidR="001F6503">
        <w:lastRenderedPageBreak/>
        <w:t xml:space="preserve">dras </w:t>
      </w:r>
      <w:r w:rsidR="00191B85" w:rsidRPr="00191B85">
        <w:t xml:space="preserve">från </w:t>
      </w:r>
      <w:proofErr w:type="gramStart"/>
      <w:r w:rsidR="00BA47F1">
        <w:t>de</w:t>
      </w:r>
      <w:r w:rsidR="00E048BB">
        <w:t>n</w:t>
      </w:r>
      <w:proofErr w:type="gramEnd"/>
      <w:r w:rsidR="00BA47F1">
        <w:t xml:space="preserve"> befintliga data. </w:t>
      </w:r>
      <w:commentRangeStart w:id="37"/>
      <w:r w:rsidR="00AE0EFD">
        <w:t>Även</w:t>
      </w:r>
      <w:commentRangeEnd w:id="37"/>
      <w:r w:rsidR="00B52F86">
        <w:rPr>
          <w:rStyle w:val="Kommentarsreferens"/>
          <w:rFonts w:eastAsiaTheme="minorHAnsi" w:cstheme="minorBidi"/>
          <w:lang w:eastAsia="en-US"/>
        </w:rPr>
        <w:commentReference w:id="37"/>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450C5B2" w14:textId="30B0C937" w:rsidR="000C1D43" w:rsidRDefault="000C1D43" w:rsidP="000C1D43">
      <w:pPr>
        <w:pStyle w:val="Brdtext"/>
        <w:spacing w:line="600" w:lineRule="auto"/>
      </w:pPr>
      <w:r>
        <w:t xml:space="preserve">Grade har möjligheten att utveckla sin pedagogisk med hjälp av använda resultatet från detta arbete och tillsammans med EIF eventuellt skapa en relation där båda partnerna får värdefull information från studenterna. I detta fall kan ett exempel vara att studenterna gör en utvärdering efter varje kurs och därpå får Grade direkt återkoppling hur kurspedagogiken omfattar. </w:t>
      </w:r>
      <w:r w:rsidR="00891246">
        <w:t xml:space="preserve">Att </w:t>
      </w:r>
      <w:r>
        <w:t xml:space="preserve">få tillgång till studenternas resultat inom kurserna kan bidra med att få djupare förståelse till att arbeta med en pedagogisk modell kan vara bra i kommande kurser. Eftersom Grade får chansen till att se vilka tillgångar som behöver mer fokus kan det vara bra för att även lägga mer tid på hur de arbetar med pedagogiken tillsammans med studenten. Speciellt kan utvärderingar göras när studenten får olika alternativ på kurser och arbetar med hur de snabbast eller enklast lär sig nya saker.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38"/>
      <w:r>
        <w:lastRenderedPageBreak/>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5A756CA4" w14:textId="77777777" w:rsidR="007813E2" w:rsidRDefault="00654CAB" w:rsidP="007813E2">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p w14:paraId="0A67A0AA" w14:textId="77777777" w:rsidR="007813E2" w:rsidRDefault="007813E2" w:rsidP="007813E2">
      <w:pPr>
        <w:pStyle w:val="Brdtext"/>
        <w:spacing w:line="600" w:lineRule="auto"/>
      </w:pPr>
    </w:p>
    <w:p w14:paraId="312E4994" w14:textId="65D5B268" w:rsidR="007813E2" w:rsidRDefault="007813E2" w:rsidP="007813E2">
      <w:pPr>
        <w:pStyle w:val="Brdtext"/>
        <w:spacing w:line="600" w:lineRule="auto"/>
      </w:pPr>
      <w:r>
        <w:t xml:space="preserve">Resultatet från intervjun kan tolkas att vi fick ett bra svar på vilken pedagogisk modell som skulle testas men att ett mer överlägset resultat kan vara väsentligt om fler analysera ska göras inom Grade. Eftersom DIM behandlades i detta arbete betyder det inte att Grade har möjligheten att bara använda endast en modell utan också testa fler och analysera hur dessa fungerar med deras kurser. </w:t>
      </w:r>
    </w:p>
    <w:p w14:paraId="72B15214" w14:textId="2C4A9CAB" w:rsidR="002A3A54" w:rsidRDefault="002A3A54">
      <w:pPr>
        <w:pStyle w:val="Brdtext"/>
        <w:spacing w:line="600" w:lineRule="auto"/>
      </w:pPr>
    </w:p>
    <w:commentRangeEnd w:id="38"/>
    <w:p w14:paraId="594448D5" w14:textId="01C9F5BF" w:rsidR="008173CC" w:rsidRDefault="00A06A89" w:rsidP="004609DA">
      <w:pPr>
        <w:pStyle w:val="Brdtext"/>
        <w:spacing w:line="600" w:lineRule="auto"/>
      </w:pPr>
      <w:r>
        <w:rPr>
          <w:rStyle w:val="Kommentarsreferens"/>
          <w:rFonts w:eastAsiaTheme="minorHAnsi" w:cstheme="minorBidi"/>
          <w:lang w:eastAsia="en-US"/>
        </w:rPr>
        <w:commentReference w:id="38"/>
      </w:r>
      <w:proofErr w:type="gramStart"/>
      <w:r w:rsidR="00E8369E">
        <w:t>-</w:t>
      </w:r>
      <w:proofErr w:type="gramEnd"/>
      <w:r w:rsidR="00E8369E">
        <w:t xml:space="preserve"> Om att tvinga Grade att använda modellen</w:t>
      </w:r>
      <w:r w:rsidR="00E8369E">
        <w:rPr>
          <w:rStyle w:val="Kommentarsreferens"/>
          <w:rFonts w:eastAsiaTheme="minorHAnsi" w:cstheme="minorBidi"/>
          <w:lang w:eastAsia="en-US"/>
        </w:rPr>
        <w:commentReference w:id="39"/>
      </w:r>
    </w:p>
    <w:p w14:paraId="157A4F95" w14:textId="391A2E30" w:rsidR="00FB7215" w:rsidRDefault="00EE3EDE">
      <w:pPr>
        <w:pStyle w:val="Brdtext"/>
        <w:spacing w:line="600" w:lineRule="auto"/>
      </w:pPr>
      <w:r>
        <w:t>Med det Associativa perspektivet fanns det möjlighet att kunna anpassa DIM för att göra en utvärdering på tidigare kurser. Dessa kurser valdes slumpmässigt ut från Grades platsbank för att kunna se hur DIM passade med pedagogiken eller inte.</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40"/>
      <w:r>
        <w:lastRenderedPageBreak/>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189B7ABB" w14:textId="77777777" w:rsidR="006652B4" w:rsidRDefault="001D4C6E" w:rsidP="001D4C6E">
      <w:pPr>
        <w:pStyle w:val="Brdtext"/>
        <w:spacing w:line="600" w:lineRule="auto"/>
      </w:pPr>
      <w:r>
        <w:t>Utifrån resultatet har det också framkommit att det finns visa faktorer som kan göras annorlunda i kommande utvärderingar.</w:t>
      </w:r>
      <w:r w:rsidR="006652B4" w:rsidRPr="006652B4">
        <w:t xml:space="preserve"> </w:t>
      </w:r>
    </w:p>
    <w:p w14:paraId="5946D38C" w14:textId="069F5ABD" w:rsidR="001D4C6E" w:rsidRDefault="006652B4" w:rsidP="001D4C6E">
      <w:pPr>
        <w:pStyle w:val="Brdtext"/>
        <w:spacing w:line="600" w:lineRule="auto"/>
      </w:pPr>
      <w:proofErr w:type="gramStart"/>
      <w:r>
        <w:t>Extra :</w:t>
      </w:r>
      <w:proofErr w:type="gramEnd"/>
      <w:r>
        <w:t>S</w:t>
      </w:r>
      <w:r>
        <w:t xml:space="preserve">om bara vi tvingar in Grade att använda en pedagogisk modell för att   uppfattning vara att vi driver Grade till att använda en pedagogisk modell. Grade har ett brett utbud av kunder och oavsett vilket modell som väljs behöver det inte vara lika bra för alla kunder. </w:t>
      </w:r>
    </w:p>
    <w:commentRangeEnd w:id="40"/>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40"/>
      </w:r>
      <w:r w:rsidR="00850895">
        <w:br w:type="page"/>
      </w:r>
    </w:p>
    <w:p w14:paraId="721613BB" w14:textId="77777777" w:rsidR="00D45847" w:rsidRPr="004E58AD" w:rsidRDefault="00850895" w:rsidP="009F3187">
      <w:pPr>
        <w:pStyle w:val="Heading11"/>
      </w:pPr>
      <w:bookmarkStart w:id="41" w:name="_Toc391456186"/>
      <w:bookmarkStart w:id="42" w:name="_Toc394248560"/>
      <w:bookmarkEnd w:id="41"/>
      <w:r w:rsidRPr="004E58AD">
        <w:lastRenderedPageBreak/>
        <w:t>Referenser</w:t>
      </w:r>
      <w:bookmarkEnd w:id="42"/>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400E0">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F400E0">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400E0">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400E0">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400E0">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43" w:name="__Fieldmark__1067_823957682"/>
      <w:bookmarkStart w:id="44" w:name="__Fieldmark__744_3764101930"/>
      <w:bookmarkStart w:id="45" w:name="__Fieldmark__1179_1934263386"/>
      <w:bookmarkEnd w:id="43"/>
      <w:bookmarkEnd w:id="44"/>
      <w:bookmarkEnd w:id="45"/>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6" w:name="_Toc391456187"/>
      <w:bookmarkStart w:id="47" w:name="_Toc394248561"/>
      <w:bookmarkEnd w:id="46"/>
      <w:r w:rsidRPr="009F3187">
        <w:lastRenderedPageBreak/>
        <w:t>Bilagor</w:t>
      </w:r>
      <w:bookmarkEnd w:id="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48"/>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49" w:name="_Toc391456188"/>
      <w:bookmarkEnd w:id="49"/>
      <w:commentRangeStart w:id="50"/>
      <w:r w:rsidRPr="00D01DE3">
        <w:rPr>
          <w:rStyle w:val="Starkbetoning"/>
          <w:color w:val="00000A"/>
        </w:rPr>
        <w:lastRenderedPageBreak/>
        <w:t xml:space="preserve">Inledning </w:t>
      </w:r>
      <w:commentRangeEnd w:id="50"/>
      <w:r w:rsidR="00673314">
        <w:rPr>
          <w:rStyle w:val="Kommentarsreferens"/>
        </w:rPr>
        <w:commentReference w:id="50"/>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51"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52"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53"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54"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55"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56"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57"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58"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59"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60"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61"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62"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63"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6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65"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6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7" w:name="_Toc391456189"/>
      <w:bookmarkEnd w:id="67"/>
    </w:p>
    <w:p w14:paraId="5045D8EB" w14:textId="77777777" w:rsidR="00D12CAD" w:rsidRDefault="00D12CAD">
      <w:pPr>
        <w:rPr>
          <w:ins w:id="68"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son Serviss" w:date="2018-10-06T09:05:00Z" w:initials="JS">
    <w:p w14:paraId="0F565309" w14:textId="2AC1331F" w:rsidR="000B0BC8" w:rsidRPr="004A6D58" w:rsidRDefault="000B0BC8">
      <w:pPr>
        <w:pStyle w:val="Kommentarer"/>
        <w:rPr>
          <w:color w:val="FFFFFF" w:themeColor="background1"/>
        </w:rP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comment>
  <w:comment w:id="13" w:author="Jason Serviss" w:date="2018-10-06T10:26:00Z" w:initials="JS">
    <w:p w14:paraId="0EC8A166" w14:textId="6A612BDB" w:rsidR="000B0BC8" w:rsidRPr="00C05B0F" w:rsidRDefault="000B0BC8">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Pr>
          <w:color w:val="FFFFFF" w:themeColor="background1"/>
        </w:rPr>
        <w:t>Fixad.</w:t>
      </w:r>
      <w:r w:rsidRPr="00C05B0F">
        <w:rPr>
          <w:color w:val="FFFFFF" w:themeColor="background1"/>
        </w:rPr>
        <w:t xml:space="preserve"> </w:t>
      </w:r>
      <w:r>
        <w:rPr>
          <w:color w:val="FFFFFF" w:themeColor="background1"/>
        </w:rPr>
        <w:t>Fattar man?</w:t>
      </w:r>
    </w:p>
  </w:comment>
  <w:comment w:id="18" w:author="Jason Serviss" w:date="2018-09-15T17:08:00Z" w:initials="JS">
    <w:p w14:paraId="77369648" w14:textId="008532B0" w:rsidR="000B0BC8" w:rsidRDefault="000B0BC8">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19" w:author="Jason Serviss" w:date="2018-10-06T10:21:00Z" w:initials="JS">
    <w:p w14:paraId="0C8FE6A0" w14:textId="7912067E" w:rsidR="000B0BC8" w:rsidRPr="00796E42" w:rsidRDefault="000B0BC8">
      <w:pPr>
        <w:pStyle w:val="Kommentarer"/>
        <w:rPr>
          <w:color w:val="FFFFFF" w:themeColor="background1"/>
        </w:rP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 xml:space="preserve">. </w:t>
      </w:r>
      <w:r>
        <w:rPr>
          <w:color w:val="FFFFFF" w:themeColor="background1"/>
        </w:rPr>
        <w:t xml:space="preserve">Funkar det? </w:t>
      </w:r>
    </w:p>
  </w:comment>
  <w:comment w:id="21" w:author="Jason Serviss" w:date="2018-10-06T09:21:00Z" w:initials="JS">
    <w:p w14:paraId="0A682B11" w14:textId="042FB179" w:rsidR="000B0BC8" w:rsidRDefault="000B0BC8">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0B0BC8" w:rsidRDefault="000B0BC8">
      <w:pPr>
        <w:pStyle w:val="Kommentarer"/>
      </w:pPr>
    </w:p>
    <w:p w14:paraId="450C2837" w14:textId="65B98596" w:rsidR="000B0BC8" w:rsidRPr="00CB4C73" w:rsidRDefault="000B0BC8">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comment>
  <w:comment w:id="23" w:author="Jason Serviss" w:date="2018-10-06T09:46:00Z" w:initials="JS">
    <w:p w14:paraId="7B4E95E0" w14:textId="7A98CEA9" w:rsidR="000B0BC8" w:rsidRPr="0033419A" w:rsidRDefault="000B0BC8">
      <w:pPr>
        <w:pStyle w:val="Kommentarer"/>
        <w:rPr>
          <w:color w:val="FFFFFF" w:themeColor="background1"/>
        </w:rPr>
      </w:pPr>
      <w:ins w:id="24"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proofErr w:type="spellStart"/>
      <w:r>
        <w:rPr>
          <w:color w:val="FFFFFF" w:themeColor="background1"/>
        </w:rPr>
        <w:t>Fixed</w:t>
      </w:r>
      <w:proofErr w:type="spellEnd"/>
    </w:p>
  </w:comment>
  <w:comment w:id="26" w:author="Jason Serviss" w:date="2018-10-06T10:02:00Z" w:initials="JS">
    <w:p w14:paraId="726FA04D" w14:textId="2756AAA0" w:rsidR="000B0BC8" w:rsidRPr="002435CA" w:rsidRDefault="000B0BC8">
      <w:pPr>
        <w:pStyle w:val="Kommentarer"/>
        <w:rPr>
          <w:color w:val="FFFFFF" w:themeColor="background1"/>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 xml:space="preserve">. </w:t>
      </w:r>
      <w:proofErr w:type="spellStart"/>
      <w:r>
        <w:rPr>
          <w:color w:val="FFFFFF" w:themeColor="background1"/>
        </w:rPr>
        <w:t>Fixed</w:t>
      </w:r>
      <w:proofErr w:type="spellEnd"/>
    </w:p>
  </w:comment>
  <w:comment w:id="27" w:author="Jason Serviss" w:date="2018-10-06T10:03:00Z" w:initials="JS">
    <w:p w14:paraId="44D5F7A2" w14:textId="334F00B9" w:rsidR="000B0BC8" w:rsidRDefault="000B0BC8">
      <w:pPr>
        <w:pStyle w:val="Kommentarer"/>
        <w:rPr>
          <w:color w:val="FFFFFF" w:themeColor="background1"/>
        </w:rPr>
      </w:pPr>
      <w:ins w:id="28"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
    <w:p w14:paraId="2846B7A1" w14:textId="77777777" w:rsidR="000B0BC8" w:rsidRDefault="000B0BC8">
      <w:pPr>
        <w:pStyle w:val="Kommentarer"/>
        <w:rPr>
          <w:color w:val="FFFFFF" w:themeColor="background1"/>
        </w:rPr>
      </w:pPr>
    </w:p>
    <w:p w14:paraId="2032BFF7" w14:textId="0C314EF5" w:rsidR="000B0BC8" w:rsidRPr="002435CA" w:rsidRDefault="000B0BC8">
      <w:pPr>
        <w:pStyle w:val="Kommentarer"/>
        <w:rPr>
          <w:color w:val="FFFFFF" w:themeColor="background1"/>
        </w:rP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r>
        <w:t xml:space="preserve"> </w:t>
      </w:r>
      <w:proofErr w:type="spellStart"/>
      <w:r>
        <w:rPr>
          <w:color w:val="FFFFFF" w:themeColor="background1"/>
        </w:rPr>
        <w:t>Fixed</w:t>
      </w:r>
      <w:proofErr w:type="spellEnd"/>
    </w:p>
  </w:comment>
  <w:comment w:id="34" w:author="Jason Serviss" w:date="2018-09-18T17:24:00Z" w:initials="JS">
    <w:p w14:paraId="0F06971F" w14:textId="77777777" w:rsidR="000B0BC8" w:rsidRDefault="000B0BC8">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0B0BC8" w:rsidRDefault="000B0BC8">
      <w:pPr>
        <w:pStyle w:val="Kommentarer"/>
      </w:pPr>
      <w:r>
        <w:t>i.e.</w:t>
      </w:r>
    </w:p>
    <w:p w14:paraId="6BF86C59" w14:textId="77777777" w:rsidR="000B0BC8" w:rsidRDefault="000B0BC8">
      <w:pPr>
        <w:pStyle w:val="Kommentarer"/>
      </w:pPr>
    </w:p>
    <w:p w14:paraId="1D898353" w14:textId="38B85C59" w:rsidR="000B0BC8" w:rsidRPr="00AF601B" w:rsidRDefault="000B0BC8">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0B0BC8" w:rsidRDefault="000B0BC8">
      <w:pPr>
        <w:pStyle w:val="Kommentarer"/>
      </w:pPr>
    </w:p>
    <w:p w14:paraId="59D705C9" w14:textId="3F7FBA07" w:rsidR="000B0BC8" w:rsidRDefault="000B0BC8">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35" w:author="Olivia Imner" w:date="2018-10-06T17:31:00Z" w:initials="OI">
    <w:p w14:paraId="2143F210" w14:textId="57DFB87F" w:rsidR="000B0BC8" w:rsidRDefault="000B0BC8">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7" w:author="Olivia Imner" w:date="2018-09-11T13:15:00Z" w:initials="OI">
    <w:p w14:paraId="7EC61131" w14:textId="58EBAF06" w:rsidR="000B0BC8" w:rsidRPr="00B52F86" w:rsidRDefault="000B0BC8"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38" w:author="Olivia Imner" w:date="2018-09-25T17:34:00Z" w:initials="OI">
    <w:p w14:paraId="4425C43C" w14:textId="095F01CF" w:rsidR="000B0BC8" w:rsidRDefault="000B0BC8">
      <w:pPr>
        <w:pStyle w:val="Kommentarer"/>
      </w:pPr>
      <w:r>
        <w:rPr>
          <w:rStyle w:val="Kommentarsreferens"/>
        </w:rPr>
        <w:annotationRef/>
      </w:r>
      <w:r>
        <w:t xml:space="preserve">Kanske ska vara med i </w:t>
      </w:r>
      <w:proofErr w:type="spellStart"/>
      <w:r>
        <w:t>tidgare</w:t>
      </w:r>
      <w:proofErr w:type="spellEnd"/>
      <w:r>
        <w:t xml:space="preserve"> stycke.</w:t>
      </w:r>
    </w:p>
  </w:comment>
  <w:comment w:id="39" w:author="Olivia Imner" w:date="2018-10-06T10:05:00Z" w:initials="OI">
    <w:p w14:paraId="3FF09380" w14:textId="4644B5B6" w:rsidR="000B0BC8" w:rsidRDefault="000B0BC8">
      <w:pPr>
        <w:pStyle w:val="Kommentarer"/>
      </w:pPr>
      <w:r>
        <w:rPr>
          <w:rStyle w:val="Kommentarsreferens"/>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Grade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Grades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w:t>
      </w:r>
      <w:proofErr w:type="spellStart"/>
      <w:r>
        <w:t>BUT</w:t>
      </w:r>
      <w:proofErr w:type="spellEnd"/>
      <w:r>
        <w:t xml:space="preserve">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Grade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40" w:author="Olivia Imner" w:date="2018-09-25T13:51:00Z" w:initials="OI">
    <w:p w14:paraId="1C502BFD" w14:textId="61E6BE5D" w:rsidR="000B0BC8" w:rsidRDefault="000B0BC8">
      <w:pPr>
        <w:pStyle w:val="Kommentarer"/>
      </w:pPr>
      <w:r>
        <w:rPr>
          <w:rStyle w:val="Kommentarsreferens"/>
        </w:rPr>
        <w:annotationRef/>
      </w:r>
      <w:r>
        <w:t xml:space="preserve">Ska kanske ha med. </w:t>
      </w:r>
    </w:p>
  </w:comment>
  <w:comment w:id="48" w:author="Unknown Author" w:date="2018-09-09T08:01:00Z" w:initials="">
    <w:p w14:paraId="4778FD34" w14:textId="1B8703F5" w:rsidR="000B0BC8" w:rsidRDefault="000B0BC8">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50" w:author="Jason Serviss" w:date="2018-09-11T17:50:00Z" w:initials="JS">
    <w:p w14:paraId="1E64CC6F" w14:textId="4C3FCAFD" w:rsidR="000B0BC8" w:rsidRDefault="000B0BC8">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66" w:author="Olivia Imner" w:date="2018-07-25T08:06:00Z" w:initials="OI">
    <w:p w14:paraId="44A6F018" w14:textId="181ED00E" w:rsidR="000B0BC8" w:rsidRDefault="000B0BC8">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B0BC8" w:rsidRDefault="000B0BC8">
      <w:r>
        <w:separator/>
      </w:r>
    </w:p>
  </w:endnote>
  <w:endnote w:type="continuationSeparator" w:id="0">
    <w:p w14:paraId="4F768654" w14:textId="77777777" w:rsidR="000B0BC8" w:rsidRDefault="000B0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B0BC8" w:rsidRDefault="000B0BC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B0BC8" w:rsidRDefault="000B0BC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0B0BC8" w:rsidRDefault="000B0BC8">
        <w:pPr>
          <w:pStyle w:val="Footer1"/>
          <w:jc w:val="center"/>
        </w:pPr>
        <w:r>
          <w:fldChar w:fldCharType="begin"/>
        </w:r>
        <w:r>
          <w:instrText>PAGE</w:instrText>
        </w:r>
        <w:r>
          <w:fldChar w:fldCharType="separate"/>
        </w:r>
        <w:r w:rsidR="006652B4">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0B0BC8" w:rsidRDefault="000B0BC8">
        <w:pPr>
          <w:pStyle w:val="Footer1"/>
          <w:jc w:val="center"/>
        </w:pPr>
        <w:r>
          <w:fldChar w:fldCharType="begin"/>
        </w:r>
        <w:r>
          <w:instrText>PAGE</w:instrText>
        </w:r>
        <w:r>
          <w:fldChar w:fldCharType="separate"/>
        </w:r>
        <w:r w:rsidR="006652B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B0BC8" w:rsidRDefault="000B0BC8">
      <w:r>
        <w:separator/>
      </w:r>
    </w:p>
  </w:footnote>
  <w:footnote w:type="continuationSeparator" w:id="0">
    <w:p w14:paraId="71DB8F98" w14:textId="77777777" w:rsidR="000B0BC8" w:rsidRDefault="000B0BC8">
      <w:r>
        <w:continuationSeparator/>
      </w:r>
    </w:p>
  </w:footnote>
  <w:footnote w:id="1">
    <w:p w14:paraId="5824ECF3" w14:textId="3C586678" w:rsidR="000B0BC8" w:rsidRDefault="000B0BC8">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0B0BC8" w:rsidRDefault="000B0BC8">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0B0BC8" w:rsidRDefault="000B0BC8">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0B0BC8" w:rsidRDefault="000B0BC8">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0B0BC8" w:rsidRDefault="000B0BC8">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0B0BC8" w:rsidRDefault="000B0BC8"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152C2"/>
    <w:rsid w:val="00021305"/>
    <w:rsid w:val="00024931"/>
    <w:rsid w:val="000331BF"/>
    <w:rsid w:val="000359B7"/>
    <w:rsid w:val="000413AA"/>
    <w:rsid w:val="000427E4"/>
    <w:rsid w:val="00043579"/>
    <w:rsid w:val="00052213"/>
    <w:rsid w:val="000531A0"/>
    <w:rsid w:val="00063F85"/>
    <w:rsid w:val="000663F2"/>
    <w:rsid w:val="000775EB"/>
    <w:rsid w:val="00083F82"/>
    <w:rsid w:val="000856E3"/>
    <w:rsid w:val="00085FDC"/>
    <w:rsid w:val="0008729B"/>
    <w:rsid w:val="00087DFC"/>
    <w:rsid w:val="0009439E"/>
    <w:rsid w:val="000A2398"/>
    <w:rsid w:val="000A3642"/>
    <w:rsid w:val="000A7DCF"/>
    <w:rsid w:val="000B0BC8"/>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C34"/>
    <w:rsid w:val="0016757F"/>
    <w:rsid w:val="001701BE"/>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908"/>
    <w:rsid w:val="00242648"/>
    <w:rsid w:val="002427A4"/>
    <w:rsid w:val="002435CA"/>
    <w:rsid w:val="002464E9"/>
    <w:rsid w:val="002468FE"/>
    <w:rsid w:val="00253BB6"/>
    <w:rsid w:val="00257DD5"/>
    <w:rsid w:val="00262ADC"/>
    <w:rsid w:val="002717B1"/>
    <w:rsid w:val="00286D84"/>
    <w:rsid w:val="0029547E"/>
    <w:rsid w:val="00297AF9"/>
    <w:rsid w:val="002A3A54"/>
    <w:rsid w:val="002A6EF3"/>
    <w:rsid w:val="002B1E41"/>
    <w:rsid w:val="002B2E86"/>
    <w:rsid w:val="002B4A17"/>
    <w:rsid w:val="002C6BFF"/>
    <w:rsid w:val="002D30EE"/>
    <w:rsid w:val="002D38C1"/>
    <w:rsid w:val="002E22B2"/>
    <w:rsid w:val="002E3B76"/>
    <w:rsid w:val="002E538A"/>
    <w:rsid w:val="002E792E"/>
    <w:rsid w:val="00305460"/>
    <w:rsid w:val="00305D18"/>
    <w:rsid w:val="003073A8"/>
    <w:rsid w:val="00313701"/>
    <w:rsid w:val="00313D60"/>
    <w:rsid w:val="003148A7"/>
    <w:rsid w:val="0032088C"/>
    <w:rsid w:val="0033419A"/>
    <w:rsid w:val="003405AE"/>
    <w:rsid w:val="0034079D"/>
    <w:rsid w:val="00341BB8"/>
    <w:rsid w:val="00342848"/>
    <w:rsid w:val="00342CA7"/>
    <w:rsid w:val="00342D7D"/>
    <w:rsid w:val="0034349A"/>
    <w:rsid w:val="003475EE"/>
    <w:rsid w:val="0035370A"/>
    <w:rsid w:val="003557DE"/>
    <w:rsid w:val="00355C23"/>
    <w:rsid w:val="00363562"/>
    <w:rsid w:val="00372DB4"/>
    <w:rsid w:val="00377747"/>
    <w:rsid w:val="00384E49"/>
    <w:rsid w:val="00385B71"/>
    <w:rsid w:val="00391CE8"/>
    <w:rsid w:val="003A2801"/>
    <w:rsid w:val="003A3342"/>
    <w:rsid w:val="003B5EB1"/>
    <w:rsid w:val="003C06CF"/>
    <w:rsid w:val="003C4177"/>
    <w:rsid w:val="003D1A09"/>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1DEF"/>
    <w:rsid w:val="00457C43"/>
    <w:rsid w:val="00460759"/>
    <w:rsid w:val="004609DA"/>
    <w:rsid w:val="00463CEE"/>
    <w:rsid w:val="004642EB"/>
    <w:rsid w:val="0047515C"/>
    <w:rsid w:val="0047588C"/>
    <w:rsid w:val="00482617"/>
    <w:rsid w:val="00482F2B"/>
    <w:rsid w:val="00491CC8"/>
    <w:rsid w:val="00493097"/>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90E58"/>
    <w:rsid w:val="0059226E"/>
    <w:rsid w:val="005A039A"/>
    <w:rsid w:val="005A03C6"/>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652B4"/>
    <w:rsid w:val="006725C3"/>
    <w:rsid w:val="00673314"/>
    <w:rsid w:val="00674577"/>
    <w:rsid w:val="006764D6"/>
    <w:rsid w:val="006814B9"/>
    <w:rsid w:val="00682622"/>
    <w:rsid w:val="00687D26"/>
    <w:rsid w:val="00695F93"/>
    <w:rsid w:val="006A08E7"/>
    <w:rsid w:val="006B0EE1"/>
    <w:rsid w:val="006C3FF0"/>
    <w:rsid w:val="006D6AE3"/>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7F6CEC"/>
    <w:rsid w:val="00806CE6"/>
    <w:rsid w:val="00811153"/>
    <w:rsid w:val="00814553"/>
    <w:rsid w:val="008173CC"/>
    <w:rsid w:val="0082040C"/>
    <w:rsid w:val="008227FA"/>
    <w:rsid w:val="00824AFB"/>
    <w:rsid w:val="008264C6"/>
    <w:rsid w:val="00830D00"/>
    <w:rsid w:val="00840367"/>
    <w:rsid w:val="00846D95"/>
    <w:rsid w:val="00850895"/>
    <w:rsid w:val="00860782"/>
    <w:rsid w:val="00860CFB"/>
    <w:rsid w:val="00862308"/>
    <w:rsid w:val="00862662"/>
    <w:rsid w:val="00864EC1"/>
    <w:rsid w:val="008709DF"/>
    <w:rsid w:val="00874DE4"/>
    <w:rsid w:val="00875C23"/>
    <w:rsid w:val="00882763"/>
    <w:rsid w:val="0088501B"/>
    <w:rsid w:val="00890D21"/>
    <w:rsid w:val="00891246"/>
    <w:rsid w:val="00891A2E"/>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5934"/>
    <w:rsid w:val="00A97377"/>
    <w:rsid w:val="00AA375E"/>
    <w:rsid w:val="00AB7099"/>
    <w:rsid w:val="00AC7484"/>
    <w:rsid w:val="00AC7B85"/>
    <w:rsid w:val="00AD2433"/>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73674"/>
    <w:rsid w:val="00B814D2"/>
    <w:rsid w:val="00B818BA"/>
    <w:rsid w:val="00B95069"/>
    <w:rsid w:val="00BA0F17"/>
    <w:rsid w:val="00BA3DCC"/>
    <w:rsid w:val="00BA47F1"/>
    <w:rsid w:val="00BA62A8"/>
    <w:rsid w:val="00BA6D11"/>
    <w:rsid w:val="00BA7F7A"/>
    <w:rsid w:val="00BB2BBD"/>
    <w:rsid w:val="00BC1D82"/>
    <w:rsid w:val="00BC418D"/>
    <w:rsid w:val="00BC47D8"/>
    <w:rsid w:val="00BC64A2"/>
    <w:rsid w:val="00BC681B"/>
    <w:rsid w:val="00BD5132"/>
    <w:rsid w:val="00BE2E0E"/>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869D0"/>
    <w:rsid w:val="00C9446B"/>
    <w:rsid w:val="00CA160B"/>
    <w:rsid w:val="00CA2D4A"/>
    <w:rsid w:val="00CB107E"/>
    <w:rsid w:val="00CB3D1B"/>
    <w:rsid w:val="00CB4A5E"/>
    <w:rsid w:val="00CB4C73"/>
    <w:rsid w:val="00CB6D9D"/>
    <w:rsid w:val="00CD3F49"/>
    <w:rsid w:val="00CE6BAB"/>
    <w:rsid w:val="00CF008C"/>
    <w:rsid w:val="00CF0BE6"/>
    <w:rsid w:val="00CF0BF3"/>
    <w:rsid w:val="00CF170C"/>
    <w:rsid w:val="00CF4223"/>
    <w:rsid w:val="00D000E0"/>
    <w:rsid w:val="00D01DE3"/>
    <w:rsid w:val="00D02663"/>
    <w:rsid w:val="00D02665"/>
    <w:rsid w:val="00D042B9"/>
    <w:rsid w:val="00D068AD"/>
    <w:rsid w:val="00D12CAD"/>
    <w:rsid w:val="00D26629"/>
    <w:rsid w:val="00D334CD"/>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0862"/>
    <w:rsid w:val="00D924A7"/>
    <w:rsid w:val="00D939B2"/>
    <w:rsid w:val="00D970EE"/>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8369E"/>
    <w:rsid w:val="00E8385A"/>
    <w:rsid w:val="00E86D52"/>
    <w:rsid w:val="00E91509"/>
    <w:rsid w:val="00EA1899"/>
    <w:rsid w:val="00EA7A8A"/>
    <w:rsid w:val="00EB1E68"/>
    <w:rsid w:val="00EB3A4E"/>
    <w:rsid w:val="00EB433D"/>
    <w:rsid w:val="00ED3A56"/>
    <w:rsid w:val="00ED733F"/>
    <w:rsid w:val="00ED77BB"/>
    <w:rsid w:val="00EE3EDE"/>
    <w:rsid w:val="00EE7E1E"/>
    <w:rsid w:val="00EF56C7"/>
    <w:rsid w:val="00F10A47"/>
    <w:rsid w:val="00F1559D"/>
    <w:rsid w:val="00F16CB6"/>
    <w:rsid w:val="00F24A19"/>
    <w:rsid w:val="00F36D89"/>
    <w:rsid w:val="00F400E0"/>
    <w:rsid w:val="00F43731"/>
    <w:rsid w:val="00F5225C"/>
    <w:rsid w:val="00F57D86"/>
    <w:rsid w:val="00F611BE"/>
    <w:rsid w:val="00F628A3"/>
    <w:rsid w:val="00F67766"/>
    <w:rsid w:val="00F7572C"/>
    <w:rsid w:val="00F85236"/>
    <w:rsid w:val="00F87E50"/>
    <w:rsid w:val="00F9332B"/>
    <w:rsid w:val="00F95006"/>
    <w:rsid w:val="00FB3E6B"/>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A004F-D9D9-3244-9102-FB339AF42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10922</TotalTime>
  <Pages>31</Pages>
  <Words>7890</Words>
  <Characters>41819</Characters>
  <Application>Microsoft Macintosh Word</Application>
  <DocSecurity>0</DocSecurity>
  <Lines>348</Lines>
  <Paragraphs>99</Paragraphs>
  <ScaleCrop>false</ScaleCrop>
  <Company>Stockholms universitetsbibliotek</Company>
  <LinksUpToDate>false</LinksUpToDate>
  <CharactersWithSpaces>49610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282</cp:revision>
  <cp:lastPrinted>2010-07-05T09:46:00Z</cp:lastPrinted>
  <dcterms:created xsi:type="dcterms:W3CDTF">2018-05-01T11:24:00Z</dcterms:created>
  <dcterms:modified xsi:type="dcterms:W3CDTF">2018-10-06T16:41:00Z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