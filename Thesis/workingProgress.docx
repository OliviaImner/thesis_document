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79274D" w:rsidRDefault="0079274D">
                            <w:pPr>
                              <w:pStyle w:val="Frontpagetext"/>
                              <w:rPr>
                                <w:sz w:val="28"/>
                                <w:szCs w:val="28"/>
                              </w:rPr>
                            </w:pPr>
                            <w:r>
                              <w:rPr>
                                <w:sz w:val="28"/>
                                <w:szCs w:val="28"/>
                              </w:rPr>
                              <w:t xml:space="preserve">Institutionen för data- </w:t>
                            </w:r>
                            <w:r>
                              <w:rPr>
                                <w:sz w:val="28"/>
                                <w:szCs w:val="28"/>
                              </w:rPr>
                              <w:br/>
                              <w:t>och systemvetenskap</w:t>
                            </w:r>
                          </w:p>
                          <w:p w14:paraId="0DD0DA7D" w14:textId="77777777" w:rsidR="0079274D" w:rsidRDefault="0079274D">
                            <w:pPr>
                              <w:pStyle w:val="TextBox"/>
                            </w:pPr>
                            <w:r>
                              <w:t>Examensarbete 15 hp</w:t>
                            </w:r>
                          </w:p>
                          <w:p w14:paraId="205AAAC7" w14:textId="77777777" w:rsidR="0079274D" w:rsidRDefault="0079274D">
                            <w:pPr>
                              <w:pStyle w:val="TextBox"/>
                            </w:pPr>
                            <w:r>
                              <w:t>Data- och systemvetenskap</w:t>
                            </w:r>
                          </w:p>
                          <w:p w14:paraId="51566511" w14:textId="77777777" w:rsidR="0079274D" w:rsidRDefault="0079274D">
                            <w:pPr>
                              <w:pStyle w:val="Textruta"/>
                            </w:pPr>
                            <w:r>
                              <w:t xml:space="preserve">Kurs- eller utbildningsprogram (180 hp) </w:t>
                            </w:r>
                          </w:p>
                          <w:p w14:paraId="7A700FAB" w14:textId="77777777" w:rsidR="0079274D" w:rsidRDefault="0079274D">
                            <w:pPr>
                              <w:pStyle w:val="Textruta"/>
                            </w:pPr>
                            <w:r>
                              <w:t>Höst-/Vårterminen 2018</w:t>
                            </w:r>
                          </w:p>
                          <w:p w14:paraId="381612CD" w14:textId="77777777" w:rsidR="0079274D" w:rsidRDefault="0079274D">
                            <w:pPr>
                              <w:pStyle w:val="Textruta"/>
                            </w:pPr>
                            <w:r>
                              <w:t>Handledare: Robert Ramberg</w:t>
                            </w:r>
                          </w:p>
                          <w:p w14:paraId="41DC09BB" w14:textId="77777777" w:rsidR="0079274D" w:rsidRDefault="0079274D">
                            <w:pPr>
                              <w:pStyle w:val="Textruta"/>
                            </w:pPr>
                            <w:r>
                              <w:t>Granskare: Förnamn Efternamn</w:t>
                            </w:r>
                          </w:p>
                          <w:p w14:paraId="316E1ACF" w14:textId="77777777" w:rsidR="0079274D" w:rsidRDefault="0079274D">
                            <w:pPr>
                              <w:pStyle w:val="Textruta"/>
                              <w:rPr>
                                <w:lang w:val="en-US"/>
                              </w:rPr>
                            </w:pPr>
                            <w:r>
                              <w:rPr>
                                <w:lang w:val="en-US"/>
                              </w:rPr>
                              <w:t>English title: Evaluation of pedagogical models as a platform for the refinement of courses at the e-learning company Grade</w:t>
                            </w:r>
                          </w:p>
                          <w:p w14:paraId="680742CD" w14:textId="77777777" w:rsidR="0079274D" w:rsidRDefault="0079274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74BFF" w:rsidRDefault="00D74BFF">
                      <w:pPr>
                        <w:pStyle w:val="Frontpagetext"/>
                        <w:rPr>
                          <w:sz w:val="28"/>
                          <w:szCs w:val="28"/>
                        </w:rPr>
                      </w:pPr>
                      <w:r>
                        <w:rPr>
                          <w:sz w:val="28"/>
                          <w:szCs w:val="28"/>
                        </w:rPr>
                        <w:t xml:space="preserve">Institutionen för data- </w:t>
                      </w:r>
                      <w:r>
                        <w:rPr>
                          <w:sz w:val="28"/>
                          <w:szCs w:val="28"/>
                        </w:rPr>
                        <w:br/>
                        <w:t>och systemvetenskap</w:t>
                      </w:r>
                    </w:p>
                    <w:p w14:paraId="0DD0DA7D" w14:textId="77777777" w:rsidR="00D74BFF" w:rsidRDefault="00D74BFF">
                      <w:pPr>
                        <w:pStyle w:val="TextBox"/>
                      </w:pPr>
                      <w:r>
                        <w:t>Examensarbete 15 hp</w:t>
                      </w:r>
                    </w:p>
                    <w:p w14:paraId="205AAAC7" w14:textId="77777777" w:rsidR="00D74BFF" w:rsidRDefault="00D74BFF">
                      <w:pPr>
                        <w:pStyle w:val="TextBox"/>
                      </w:pPr>
                      <w:r>
                        <w:t>Data- och systemvetenskap</w:t>
                      </w:r>
                    </w:p>
                    <w:p w14:paraId="51566511" w14:textId="77777777" w:rsidR="00D74BFF" w:rsidRDefault="00D74BFF">
                      <w:pPr>
                        <w:pStyle w:val="Textruta"/>
                      </w:pPr>
                      <w:r>
                        <w:t xml:space="preserve">Kurs- eller utbildningsprogram (180 hp) </w:t>
                      </w:r>
                    </w:p>
                    <w:p w14:paraId="7A700FAB" w14:textId="77777777" w:rsidR="00D74BFF" w:rsidRDefault="00D74BFF">
                      <w:pPr>
                        <w:pStyle w:val="Textruta"/>
                      </w:pPr>
                      <w:r>
                        <w:t>Höst-/Vårterminen 2018</w:t>
                      </w:r>
                    </w:p>
                    <w:p w14:paraId="381612CD" w14:textId="77777777" w:rsidR="00D74BFF" w:rsidRDefault="00D74BFF">
                      <w:pPr>
                        <w:pStyle w:val="Textruta"/>
                      </w:pPr>
                      <w:r>
                        <w:t>Handledare: Robert Ramberg</w:t>
                      </w:r>
                    </w:p>
                    <w:p w14:paraId="41DC09BB" w14:textId="77777777" w:rsidR="00D74BFF" w:rsidRDefault="00D74BFF">
                      <w:pPr>
                        <w:pStyle w:val="Textruta"/>
                      </w:pPr>
                      <w:r>
                        <w:t>Granskare: Förnamn Efternamn</w:t>
                      </w:r>
                    </w:p>
                    <w:p w14:paraId="316E1ACF" w14:textId="77777777" w:rsidR="00D74BFF" w:rsidRDefault="00D74BFF">
                      <w:pPr>
                        <w:pStyle w:val="Textruta"/>
                        <w:rPr>
                          <w:lang w:val="en-US"/>
                        </w:rPr>
                      </w:pPr>
                      <w:r>
                        <w:rPr>
                          <w:lang w:val="en-US"/>
                        </w:rPr>
                        <w:t>English title: Evaluation of pedagogical models as a platform for the refinement of courses at the e-learning company Grade</w:t>
                      </w:r>
                    </w:p>
                    <w:p w14:paraId="680742CD" w14:textId="77777777" w:rsidR="00D74BFF" w:rsidRDefault="00D74BFF">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156E172A"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commentRangeStart w:id="5"/>
      <w:r>
        <w:rPr>
          <w:rFonts w:cs="Times New Roman"/>
        </w:rPr>
        <w:t>S</w:t>
      </w:r>
      <w:r w:rsidR="00E7141B">
        <w:rPr>
          <w:rFonts w:cs="Times New Roman"/>
        </w:rPr>
        <w:t>killnaden mellan</w:t>
      </w:r>
      <w:r>
        <w:rPr>
          <w:rFonts w:cs="Times New Roman"/>
        </w:rPr>
        <w:t xml:space="preserve"> distans lärande</w:t>
      </w:r>
      <w:r w:rsidR="00E7141B">
        <w:rPr>
          <w:rFonts w:cs="Times New Roman"/>
        </w:rPr>
        <w:t xml:space="preserve"> och e-lärande</w:t>
      </w:r>
      <w:r>
        <w:rPr>
          <w:rFonts w:cs="Times New Roman"/>
        </w:rPr>
        <w:t xml:space="preserve"> är att </w:t>
      </w:r>
      <w:r w:rsidR="00E7141B">
        <w:rPr>
          <w:rFonts w:cs="Times New Roman"/>
        </w:rPr>
        <w:t xml:space="preserve">distans lärande är ett begrepp som </w:t>
      </w:r>
      <w:r w:rsidR="006304C9">
        <w:rPr>
          <w:rFonts w:cs="Times New Roman"/>
        </w:rPr>
        <w:t>handlar</w:t>
      </w:r>
      <w:r w:rsidR="00E7141B">
        <w:rPr>
          <w:rFonts w:cs="Times New Roman"/>
        </w:rPr>
        <w:t xml:space="preserve"> om avståendet mellan student och lärare och e-lärande är </w:t>
      </w:r>
      <w:r>
        <w:rPr>
          <w:rFonts w:cs="Times New Roman"/>
        </w:rPr>
        <w:t>online-kommunikati</w:t>
      </w:r>
      <w:r w:rsidR="00E7141B">
        <w:rPr>
          <w:rFonts w:cs="Times New Roman"/>
        </w:rPr>
        <w:t xml:space="preserve">onen </w:t>
      </w:r>
      <w:r w:rsidR="006304C9">
        <w:rPr>
          <w:rFonts w:cs="Times New Roman"/>
        </w:rPr>
        <w:t>som finns e</w:t>
      </w:r>
      <w:r w:rsidR="00E7141B">
        <w:rPr>
          <w:rFonts w:cs="Times New Roman"/>
        </w:rPr>
        <w:t>mellan student och lärare</w:t>
      </w:r>
      <w:r>
        <w:rPr>
          <w:rFonts w:cs="Times New Roman"/>
        </w:rPr>
        <w:t>.</w:t>
      </w:r>
      <w:commentRangeEnd w:id="5"/>
      <w:r w:rsidR="00D44F9D">
        <w:rPr>
          <w:rStyle w:val="CommentReference"/>
        </w:rPr>
        <w:commentReference w:id="5"/>
      </w:r>
      <w:r>
        <w:rPr>
          <w:rFonts w:cs="Times New Roman"/>
        </w:rPr>
        <w:t xml:space="preserve"> Fördelarna med e-lärande jämfört med distans lärande är att studenten kan studera i egen takt, lärande</w:t>
      </w:r>
      <w:r w:rsidR="00960F14">
        <w:rPr>
          <w:rFonts w:cs="Times New Roman"/>
        </w:rPr>
        <w:t xml:space="preserve">t blir mer interaktivt, och </w:t>
      </w:r>
      <w:r w:rsidR="00A17D89">
        <w:rPr>
          <w:rFonts w:cs="Times New Roman"/>
        </w:rPr>
        <w:t>tidsbesparande upp till 60</w:t>
      </w:r>
      <w:r w:rsidR="005E3C6F">
        <w:rPr>
          <w:rFonts w:cs="Times New Roman"/>
        </w:rPr>
        <w:t>%</w:t>
      </w:r>
      <w:r w:rsidR="00D44F9D">
        <w:rPr>
          <w:rStyle w:val="CommentReference"/>
        </w:rPr>
        <w:commentReference w:id="6"/>
      </w:r>
      <w:r w:rsidR="00A17D89">
        <w:rPr>
          <w:rFonts w:cs="Times New Roman"/>
        </w:rPr>
        <w:t xml:space="preserve"> </w:t>
      </w:r>
      <w:r w:rsidR="005E3C6F">
        <w:rPr>
          <w:rFonts w:cs="Times New Roman"/>
        </w:rPr>
        <w:t>(referens</w:t>
      </w:r>
      <w:r w:rsidR="00A17D89">
        <w:rPr>
          <w:rFonts w:cs="Times New Roman"/>
        </w:rPr>
        <w:t>)</w:t>
      </w:r>
      <w:r>
        <w:rPr>
          <w:rFonts w:cs="Times New Roman"/>
        </w:rPr>
        <w:t>.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företag som är</w:t>
      </w:r>
      <w:r w:rsidR="00960F14">
        <w:rPr>
          <w:rFonts w:cs="Times New Roman"/>
        </w:rPr>
        <w:t xml:space="preserve"> intresserade av</w:t>
      </w:r>
      <w:r>
        <w:rPr>
          <w:rFonts w:cs="Times New Roman"/>
        </w:rPr>
        <w:t xml:space="preserve"> att utbilda sin personal med användandet av</w:t>
      </w:r>
      <w:r w:rsidR="00960F14">
        <w:rPr>
          <w:rFonts w:cs="Times New Roman"/>
        </w:rPr>
        <w:t xml:space="preserve"> </w:t>
      </w:r>
      <w:r w:rsidR="007C15AA">
        <w:rPr>
          <w:rFonts w:cs="Times New Roman"/>
        </w:rPr>
        <w:t xml:space="preserve">kurser inom </w:t>
      </w:r>
      <w:commentRangeStart w:id="7"/>
      <w:r>
        <w:rPr>
          <w:rFonts w:cs="Times New Roman"/>
        </w:rPr>
        <w:t>e</w:t>
      </w:r>
      <w:r w:rsidR="00960F14">
        <w:rPr>
          <w:rFonts w:cs="Times New Roman"/>
        </w:rPr>
        <w:t>-lärande</w:t>
      </w:r>
      <w:commentRangeEnd w:id="7"/>
      <w:r w:rsidR="00C869D0">
        <w:rPr>
          <w:rStyle w:val="CommentReference"/>
        </w:rPr>
        <w:commentReference w:id="7"/>
      </w:r>
      <w:r>
        <w:rPr>
          <w:rFonts w:cs="Times New Roman"/>
        </w:rPr>
        <w:t>, och refereras</w:t>
      </w:r>
      <w:r w:rsidR="00C869D0">
        <w:rPr>
          <w:rFonts w:cs="Times New Roman"/>
        </w:rPr>
        <w:t xml:space="preserve"> till</w:t>
      </w:r>
      <w:r>
        <w:rPr>
          <w:rFonts w:cs="Times New Roman"/>
        </w:rPr>
        <w:t xml:space="preserve">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2B5C284E" w:rsidR="00D45847" w:rsidRDefault="00D43553">
      <w:pPr>
        <w:spacing w:line="600" w:lineRule="auto"/>
        <w:rPr>
          <w:rFonts w:cs="Times New Roman"/>
        </w:rPr>
      </w:pPr>
      <w:r>
        <w:rPr>
          <w:rFonts w:cs="Times New Roman"/>
        </w:rPr>
        <w:t>D</w:t>
      </w:r>
      <w:commentRangeStart w:id="8"/>
      <w:r w:rsidR="00850895">
        <w:rPr>
          <w:rFonts w:cs="Times New Roman"/>
        </w:rPr>
        <w:t>e</w:t>
      </w:r>
      <w:r>
        <w:rPr>
          <w:rFonts w:cs="Times New Roman"/>
        </w:rPr>
        <w:t>sign</w:t>
      </w:r>
      <w:r w:rsidR="00850895">
        <w:rPr>
          <w:rFonts w:cs="Times New Roman"/>
        </w:rPr>
        <w:t xml:space="preserve">processen </w:t>
      </w:r>
      <w:r>
        <w:rPr>
          <w:rFonts w:cs="Times New Roman"/>
        </w:rPr>
        <w:t xml:space="preserve">för att </w:t>
      </w:r>
      <w:r w:rsidR="002427A4">
        <w:rPr>
          <w:rFonts w:cs="Times New Roman"/>
        </w:rPr>
        <w:t>framställa</w:t>
      </w:r>
      <w:r>
        <w:rPr>
          <w:rFonts w:cs="Times New Roman"/>
        </w:rPr>
        <w:t xml:space="preserve"> en e-kurs </w:t>
      </w:r>
      <w:r w:rsidR="00850895">
        <w:rPr>
          <w:rFonts w:cs="Times New Roman"/>
        </w:rPr>
        <w:t xml:space="preserve">kräver </w:t>
      </w:r>
      <w:r>
        <w:rPr>
          <w:rFonts w:cs="Times New Roman"/>
        </w:rPr>
        <w:t>särskilda</w:t>
      </w:r>
      <w:r w:rsidR="00850895">
        <w:rPr>
          <w:rFonts w:cs="Times New Roman"/>
        </w:rPr>
        <w:t xml:space="preserve"> grundläggande aktiviteter</w:t>
      </w:r>
      <w:commentRangeEnd w:id="8"/>
      <w:r>
        <w:rPr>
          <w:rFonts w:cs="Times New Roman"/>
        </w:rPr>
        <w:t>,</w:t>
      </w:r>
      <w:r w:rsidR="00CB6D9D">
        <w:rPr>
          <w:rStyle w:val="CommentReference"/>
        </w:rPr>
        <w:commentReference w:id="8"/>
      </w:r>
      <w:r>
        <w:rPr>
          <w:rFonts w:cs="Times New Roman"/>
        </w:rPr>
        <w:t xml:space="preserve"> först utförs</w:t>
      </w:r>
      <w:r w:rsidR="009853E3">
        <w:rPr>
          <w:rFonts w:cs="Times New Roman"/>
        </w:rPr>
        <w:t xml:space="preserve"> en </w:t>
      </w:r>
      <w:r w:rsidR="00850895">
        <w:rPr>
          <w:rFonts w:cs="Times New Roman"/>
        </w:rPr>
        <w:t>form av noggrann granskning över underliggand</w:t>
      </w:r>
      <w:r w:rsidR="00D43E6B">
        <w:rPr>
          <w:rFonts w:cs="Times New Roman"/>
        </w:rPr>
        <w:t>e material som EIF</w:t>
      </w:r>
      <w:r w:rsidR="00850895">
        <w:rPr>
          <w:rFonts w:cs="Times New Roman"/>
        </w:rPr>
        <w:t xml:space="preserve"> tilldelar kursdesignaren</w:t>
      </w:r>
      <w:r>
        <w:rPr>
          <w:rFonts w:cs="Times New Roman"/>
        </w:rPr>
        <w:t xml:space="preserve">. Sedan </w:t>
      </w:r>
      <w:r w:rsidR="00D43E6B">
        <w:rPr>
          <w:rFonts w:cs="Times New Roman"/>
        </w:rPr>
        <w:lastRenderedPageBreak/>
        <w:t>ges det ett förslag på</w:t>
      </w:r>
      <w:r>
        <w:rPr>
          <w:rFonts w:cs="Times New Roman"/>
        </w:rPr>
        <w:t xml:space="preserve"> </w:t>
      </w:r>
      <w:r w:rsidR="00D43E6B">
        <w:rPr>
          <w:rFonts w:cs="Times New Roman"/>
        </w:rPr>
        <w:t>ett</w:t>
      </w:r>
      <w:r w:rsidR="00850895">
        <w:rPr>
          <w:rFonts w:cs="Times New Roman"/>
        </w:rPr>
        <w:t xml:space="preserve"> koncept som beskriver hur kursen ska uppnå </w:t>
      </w:r>
      <w:r w:rsidR="00D43E6B">
        <w:rPr>
          <w:rFonts w:cs="Times New Roman"/>
        </w:rPr>
        <w:t>EIF’s mål.</w:t>
      </w:r>
      <w:r w:rsidR="002427A4">
        <w:rPr>
          <w:rFonts w:cs="Times New Roman"/>
        </w:rPr>
        <w:t xml:space="preserve"> B</w:t>
      </w:r>
      <w:r w:rsidR="00850895">
        <w:rPr>
          <w:rFonts w:cs="Times New Roman"/>
        </w:rPr>
        <w:t>eroende på budget</w:t>
      </w:r>
      <w:r w:rsidR="002427A4">
        <w:rPr>
          <w:rFonts w:cs="Times New Roman"/>
        </w:rPr>
        <w:t xml:space="preserve"> utförs sedan</w:t>
      </w:r>
      <w:r w:rsidR="00850895">
        <w:rPr>
          <w:rFonts w:cs="Times New Roman"/>
        </w:rPr>
        <w:t xml:space="preserve"> en analys över v</w:t>
      </w:r>
      <w:r w:rsidR="00D43E6B">
        <w:rPr>
          <w:rFonts w:cs="Times New Roman"/>
        </w:rPr>
        <w:t>ilka</w:t>
      </w:r>
      <w:r w:rsidR="00850895">
        <w:rPr>
          <w:rFonts w:cs="Times New Roman"/>
        </w:rPr>
        <w:t xml:space="preserve"> </w:t>
      </w:r>
      <w:commentRangeStart w:id="9"/>
      <w:r w:rsidR="00850895">
        <w:rPr>
          <w:rFonts w:cs="Times New Roman"/>
        </w:rPr>
        <w:t>m</w:t>
      </w:r>
      <w:r w:rsidR="00D43E6B">
        <w:rPr>
          <w:rFonts w:cs="Times New Roman"/>
        </w:rPr>
        <w:t>öjlig</w:t>
      </w:r>
      <w:commentRangeEnd w:id="9"/>
      <w:r w:rsidR="00D43E6B">
        <w:rPr>
          <w:rFonts w:cs="Times New Roman"/>
        </w:rPr>
        <w:t xml:space="preserve">heter </w:t>
      </w:r>
      <w:r w:rsidR="00C869D0">
        <w:rPr>
          <w:rStyle w:val="CommentReference"/>
        </w:rPr>
        <w:commentReference w:id="9"/>
      </w:r>
      <w:r w:rsidR="002427A4">
        <w:rPr>
          <w:rFonts w:cs="Times New Roman"/>
        </w:rPr>
        <w:t xml:space="preserve">ELF har för att åstadkomma EIF’s mål, </w:t>
      </w:r>
      <w:r w:rsidR="00850895">
        <w:rPr>
          <w:rFonts w:cs="Times New Roman"/>
        </w:rPr>
        <w:t xml:space="preserve">som till exempel använda animerad film eller instruerade bilder. </w:t>
      </w:r>
      <w:commentRangeStart w:id="10"/>
      <w:r w:rsidR="00850895">
        <w:rPr>
          <w:rFonts w:cs="Times New Roman"/>
        </w:rPr>
        <w:t xml:space="preserve">Eftersom </w:t>
      </w:r>
      <w:commentRangeStart w:id="11"/>
      <w:r w:rsidR="00850895">
        <w:rPr>
          <w:rFonts w:cs="Times New Roman"/>
        </w:rPr>
        <w:t xml:space="preserve">processen </w:t>
      </w:r>
      <w:commentRangeEnd w:id="11"/>
      <w:r w:rsidR="00C869D0">
        <w:rPr>
          <w:rStyle w:val="CommentReference"/>
        </w:rPr>
        <w:commentReference w:id="11"/>
      </w:r>
      <w:r w:rsidR="00850895">
        <w:rPr>
          <w:rFonts w:cs="Times New Roman"/>
        </w:rPr>
        <w:t>tar varierande tid, behövs det en utförlig projektplan.</w:t>
      </w:r>
      <w:commentRangeEnd w:id="10"/>
      <w:r w:rsidR="00C869D0">
        <w:rPr>
          <w:rStyle w:val="CommentReference"/>
        </w:rPr>
        <w:commentReference w:id="10"/>
      </w:r>
      <w:r w:rsidR="00850895">
        <w:rPr>
          <w:rFonts w:cs="Times New Roman"/>
        </w:rPr>
        <w:t xml:space="preserve"> </w:t>
      </w:r>
      <w:commentRangeStart w:id="12"/>
      <w:r w:rsidR="00850895">
        <w:rPr>
          <w:rFonts w:cs="Times New Roman"/>
        </w:rPr>
        <w:t xml:space="preserve">Förslag </w:t>
      </w:r>
      <w:commentRangeEnd w:id="12"/>
      <w:r w:rsidR="00CB6D9D">
        <w:rPr>
          <w:rStyle w:val="CommentReference"/>
        </w:rPr>
        <w:commentReference w:id="12"/>
      </w:r>
      <w:r w:rsidR="00850895">
        <w:rPr>
          <w:rFonts w:cs="Times New Roman"/>
        </w:rPr>
        <w:t xml:space="preserve">tas fram och bearbetas under en utsatt tidsram och skickas därefter ut för att </w:t>
      </w:r>
      <w:commentRangeStart w:id="13"/>
      <w:r w:rsidR="00850895">
        <w:rPr>
          <w:rFonts w:cs="Times New Roman"/>
        </w:rPr>
        <w:t>testas</w:t>
      </w:r>
      <w:commentRangeEnd w:id="13"/>
      <w:r w:rsidR="00C869D0">
        <w:rPr>
          <w:rStyle w:val="CommentReference"/>
        </w:rPr>
        <w:commentReference w:id="13"/>
      </w:r>
      <w:r w:rsidR="00850895">
        <w:rPr>
          <w:rFonts w:cs="Times New Roman"/>
        </w:rPr>
        <w:t xml:space="preserve">.  Eftersom pedagogiken behöver arbetas med </w:t>
      </w:r>
      <w:commentRangeStart w:id="14"/>
      <w:r w:rsidR="00850895">
        <w:rPr>
          <w:rFonts w:cs="Times New Roman"/>
        </w:rPr>
        <w:t xml:space="preserve">konstant </w:t>
      </w:r>
      <w:commentRangeEnd w:id="14"/>
      <w:r w:rsidR="00C869D0">
        <w:rPr>
          <w:rStyle w:val="CommentReference"/>
        </w:rPr>
        <w:commentReference w:id="14"/>
      </w:r>
      <w:r w:rsidR="00850895">
        <w:rPr>
          <w:rFonts w:cs="Times New Roman"/>
        </w:rPr>
        <w:t xml:space="preserve">använts ett hjälpmedel som kallas </w:t>
      </w:r>
      <w:commentRangeStart w:id="15"/>
      <w:r w:rsidR="00850895">
        <w:rPr>
          <w:rFonts w:cs="Times New Roman"/>
        </w:rPr>
        <w:t>Storyline</w:t>
      </w:r>
      <w:commentRangeEnd w:id="15"/>
      <w:r w:rsidR="003E735C">
        <w:rPr>
          <w:rStyle w:val="CommentReference"/>
        </w:rPr>
        <w:commentReference w:id="15"/>
      </w:r>
      <w:r w:rsidR="00850895">
        <w:rPr>
          <w:rFonts w:cs="Times New Roman"/>
        </w:rPr>
        <w:t xml:space="preserve">, det visar och berätta hur kursen kan se ut innan den är klar och gör det enklare att applicera pedagogik igenom hela kursen. </w:t>
      </w:r>
    </w:p>
    <w:p w14:paraId="7CF583A8" w14:textId="77777777" w:rsidR="00D45847" w:rsidRDefault="00D45847">
      <w:pPr>
        <w:spacing w:line="600" w:lineRule="auto"/>
        <w:rPr>
          <w:rFonts w:cs="Times New Roman"/>
        </w:rPr>
      </w:pPr>
    </w:p>
    <w:p w14:paraId="71C8B46C" w14:textId="77777777" w:rsidR="00D45847" w:rsidRDefault="00850895">
      <w:pPr>
        <w:pStyle w:val="BodyText"/>
        <w:spacing w:line="600" w:lineRule="auto"/>
        <w:rPr>
          <w:szCs w:val="22"/>
        </w:rPr>
      </w:pPr>
      <w:commentRangeStart w:id="16"/>
      <w:commentRangeStart w:id="17"/>
      <w:commentRangeStart w:id="18"/>
      <w:r>
        <w:rPr>
          <w:szCs w:val="22"/>
        </w:rPr>
        <w:t xml:space="preserve">Underliggande </w:t>
      </w:r>
      <w:commentRangeEnd w:id="16"/>
      <w:r w:rsidR="00536530">
        <w:rPr>
          <w:rStyle w:val="CommentReference"/>
          <w:rFonts w:eastAsiaTheme="minorHAnsi" w:cstheme="minorBidi"/>
          <w:lang w:eastAsia="en-US"/>
        </w:rPr>
        <w:commentReference w:id="16"/>
      </w:r>
      <w:commentRangeEnd w:id="17"/>
      <w:commentRangeEnd w:id="18"/>
      <w:r w:rsidR="0059226E">
        <w:rPr>
          <w:rStyle w:val="CommentReference"/>
          <w:rFonts w:eastAsiaTheme="minorHAnsi" w:cstheme="minorBidi"/>
          <w:lang w:eastAsia="en-US"/>
        </w:rPr>
        <w:commentReference w:id="17"/>
      </w:r>
      <w:r w:rsidR="0059226E">
        <w:rPr>
          <w:rStyle w:val="CommentReference"/>
          <w:rFonts w:eastAsiaTheme="minorHAnsi" w:cstheme="minorBidi"/>
          <w:lang w:eastAsia="en-US"/>
        </w:rPr>
        <w:commentReference w:id="18"/>
      </w:r>
      <w:r>
        <w:rPr>
          <w:szCs w:val="22"/>
        </w:rPr>
        <w:t xml:space="preserve">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w:t>
      </w:r>
      <w:commentRangeStart w:id="19"/>
      <w:r>
        <w:rPr>
          <w:szCs w:val="22"/>
        </w:rPr>
        <w:t>Vetenskapen bakom lärandet består av pedagogiska modeller och beskrivs som kognitiva modeller eller teoretiska strukturer och härleder från inlärningsteorier och möjliggör genomförandet av specifika instruktioner- och inlärningsstrategier</w:t>
      </w:r>
      <w:commentRangeEnd w:id="19"/>
      <w:r w:rsidR="00536530">
        <w:rPr>
          <w:rStyle w:val="CommentReference"/>
          <w:rFonts w:eastAsiaTheme="minorHAnsi" w:cstheme="minorBidi"/>
          <w:lang w:eastAsia="en-US"/>
        </w:rPr>
        <w:commentReference w:id="19"/>
      </w:r>
      <w:commentRangeStart w:id="20"/>
      <w:r>
        <w:rPr>
          <w:szCs w:val="22"/>
        </w:rPr>
        <w:t xml:space="preserve">. </w:t>
      </w:r>
      <w:commentRangeEnd w:id="20"/>
      <w:r w:rsidR="00536530">
        <w:rPr>
          <w:rStyle w:val="CommentReference"/>
          <w:rFonts w:eastAsiaTheme="minorHAnsi" w:cstheme="minorBidi"/>
          <w:lang w:eastAsia="en-US"/>
        </w:rPr>
        <w:commentReference w:id="20"/>
      </w:r>
      <w:r>
        <w:rPr>
          <w:szCs w:val="22"/>
        </w:rPr>
        <w:t xml:space="preserve">Om det ska beskrivas kortfattat är pedagogiska modeller en mekanism som länkar teori till praktik (Dabbagh, 2005). Det finns pedagogiska modeller som är används mycket inom e-lärandet och hjälper ELF att utnyttja sina kunskaper och redskap för att främja meningsfull kunskapsförvärv (Dabbagh, 2005). Pedagogiska modeller är användbara för att till exempel strukturera kursinnehållet och att hjälpa studenten att lära sig. Det kan likaså ge ELF möjligheten att kunna bedöma utefter hur pedagogiken tillhandahålls i sina e-kurser. </w:t>
      </w:r>
    </w:p>
    <w:p w14:paraId="3BBE7EC2" w14:textId="77777777" w:rsidR="00D45847" w:rsidRDefault="00D45847">
      <w:pPr>
        <w:spacing w:line="600" w:lineRule="auto"/>
        <w:rPr>
          <w:rFonts w:cs="Times New Roman"/>
        </w:rPr>
      </w:pPr>
    </w:p>
    <w:p w14:paraId="1611A522" w14:textId="77777777" w:rsidR="00D45847" w:rsidRDefault="00850895">
      <w:pPr>
        <w:spacing w:line="600" w:lineRule="auto"/>
        <w:rPr>
          <w:rFonts w:cs="Times New Roman"/>
        </w:rPr>
      </w:pPr>
      <w:commentRangeStart w:id="21"/>
      <w:r>
        <w:rPr>
          <w:rFonts w:cs="Times New Roman"/>
        </w:rPr>
        <w:t xml:space="preserve">De fördelar med att använda pedagogiska modeller som en tydlig struktur i e-kurser är att ELF kan bedöma hur deras produkt levereras till EIF. </w:t>
      </w:r>
      <w:commentRangeEnd w:id="21"/>
      <w:r w:rsidR="00747A26">
        <w:rPr>
          <w:rStyle w:val="CommentReference"/>
        </w:rPr>
        <w:commentReference w:id="21"/>
      </w:r>
      <w:commentRangeStart w:id="22"/>
      <w:r>
        <w:rPr>
          <w:rFonts w:cs="Times New Roman"/>
        </w:rPr>
        <w:t xml:space="preserve">En implementation av en pedagogisk modell i ett ELF kan ge stark utveckling och förbättringar i hur väl det går att använda modellen i </w:t>
      </w:r>
      <w:commentRangeStart w:id="23"/>
      <w:r>
        <w:rPr>
          <w:rFonts w:cs="Times New Roman"/>
        </w:rPr>
        <w:t xml:space="preserve">deras </w:t>
      </w:r>
      <w:commentRangeEnd w:id="23"/>
      <w:r w:rsidR="00747A26">
        <w:rPr>
          <w:rStyle w:val="CommentReference"/>
        </w:rPr>
        <w:commentReference w:id="23"/>
      </w:r>
      <w:r>
        <w:rPr>
          <w:rFonts w:cs="Times New Roman"/>
        </w:rPr>
        <w:t xml:space="preserve">kurser. </w:t>
      </w:r>
      <w:commentRangeEnd w:id="22"/>
      <w:r w:rsidR="00747A26">
        <w:rPr>
          <w:rStyle w:val="CommentReference"/>
        </w:rPr>
        <w:commentReference w:id="22"/>
      </w:r>
      <w:r>
        <w:rPr>
          <w:rFonts w:cs="Times New Roman"/>
        </w:rPr>
        <w:t xml:space="preserve">Det har uppvisat att majoriteten av e-kurser inte har tillräckligt med pedagogisk bakgrund och har därmed orsakat grova brister i lärandestrategier, kursinnehållet, tid och takt angående hantering av kursen, gränssnittdesignen, och att det försämrar studentens fokus (Pange and Pange, 2011).  Enligt Conole et.al (2004) finns det en bristande orsak till varför </w:t>
      </w:r>
      <w:commentRangeStart w:id="24"/>
      <w:r>
        <w:rPr>
          <w:rFonts w:cs="Times New Roman"/>
        </w:rPr>
        <w:t xml:space="preserve">tillämplig av </w:t>
      </w:r>
      <w:commentRangeEnd w:id="24"/>
      <w:r w:rsidR="00747A26">
        <w:rPr>
          <w:rStyle w:val="CommentReference"/>
        </w:rPr>
        <w:commentReference w:id="24"/>
      </w:r>
      <w:r>
        <w:rPr>
          <w:rFonts w:cs="Times New Roman"/>
        </w:rPr>
        <w:t xml:space="preserve">modeller och teorier i e-lärandet kan bero på personer med otillräckligt akademiska färdigheter, finner att de teoretiska perspektiven är alldeles för främmande och överväldigande. </w:t>
      </w:r>
    </w:p>
    <w:p w14:paraId="3DF8B5DC" w14:textId="77777777" w:rsidR="00D45847" w:rsidRDefault="00D45847">
      <w:pPr>
        <w:spacing w:line="600" w:lineRule="auto"/>
        <w:rPr>
          <w:rFonts w:cs="Times New Roman"/>
          <w:b/>
        </w:rPr>
      </w:pPr>
    </w:p>
    <w:p w14:paraId="09658EB8" w14:textId="77777777" w:rsidR="00D45847" w:rsidRDefault="00850895">
      <w:pPr>
        <w:spacing w:line="600" w:lineRule="auto"/>
        <w:rPr>
          <w:rFonts w:cs="Times New Roman"/>
        </w:rPr>
      </w:pPr>
      <w:commentRangeStart w:id="25"/>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commentRangeEnd w:id="25"/>
      <w:r w:rsidR="00B17BFA">
        <w:rPr>
          <w:rStyle w:val="CommentReference"/>
        </w:rPr>
        <w:commentReference w:id="25"/>
      </w:r>
    </w:p>
    <w:p w14:paraId="1820DB7F" w14:textId="271A5F48" w:rsidR="00D45847" w:rsidRDefault="00850895">
      <w:pPr>
        <w:spacing w:line="600" w:lineRule="auto"/>
        <w:rPr>
          <w:rFonts w:cs="Times New Roman"/>
        </w:rPr>
      </w:pPr>
      <w:commentRangeStart w:id="26"/>
      <w:r>
        <w:rPr>
          <w:rFonts w:cs="Times New Roman"/>
        </w:rPr>
        <w:t xml:space="preserve">Det finns olika perspektiv på pedagogik och dessa delas in i tre olika kategorier </w:t>
      </w:r>
      <w:commentRangeEnd w:id="26"/>
      <w:r w:rsidR="00B17BFA">
        <w:rPr>
          <w:rStyle w:val="CommentReference"/>
        </w:rPr>
        <w:commentReference w:id="26"/>
      </w:r>
      <w:r>
        <w:rPr>
          <w:rFonts w:cs="Times New Roman"/>
        </w:rPr>
        <w:t xml:space="preserve">och </w:t>
      </w:r>
      <w:commentRangeStart w:id="27"/>
      <w:r>
        <w:rPr>
          <w:rFonts w:cs="Times New Roman"/>
        </w:rPr>
        <w:t xml:space="preserve">innehåller </w:t>
      </w:r>
      <w:commentRangeEnd w:id="27"/>
      <w:r w:rsidR="00B17BFA">
        <w:rPr>
          <w:rStyle w:val="CommentReference"/>
        </w:rPr>
        <w:commentReference w:id="27"/>
      </w:r>
      <w:r>
        <w:rPr>
          <w:rFonts w:cs="Times New Roman"/>
        </w:rPr>
        <w:t>ett flertal pedagogiska modeller</w:t>
      </w:r>
      <w:ins w:id="28" w:author="Jason Serviss" w:date="2018-08-20T20:28:00Z">
        <w:r w:rsidR="00B17BFA">
          <w:rPr>
            <w:rFonts w:cs="Times New Roman"/>
          </w:rPr>
          <w:t xml:space="preserve"> (</w:t>
        </w:r>
        <w:commentRangeStart w:id="29"/>
        <w:r w:rsidR="00B17BFA">
          <w:rPr>
            <w:rFonts w:cs="Times New Roman"/>
          </w:rPr>
          <w:t>reference</w:t>
        </w:r>
      </w:ins>
      <w:commentRangeEnd w:id="29"/>
      <w:ins w:id="30" w:author="Jason Serviss" w:date="2018-08-20T20:31:00Z">
        <w:r w:rsidR="00B17BFA">
          <w:rPr>
            <w:rStyle w:val="CommentReference"/>
          </w:rPr>
          <w:commentReference w:id="29"/>
        </w:r>
      </w:ins>
      <w:ins w:id="32" w:author="Jason Serviss" w:date="2018-08-20T20:28:00Z">
        <w:r w:rsidR="00B17BFA">
          <w:rPr>
            <w:rFonts w:cs="Times New Roman"/>
          </w:rPr>
          <w:t>)</w:t>
        </w:r>
      </w:ins>
      <w:r>
        <w:rPr>
          <w:rFonts w:cs="Times New Roman"/>
        </w:rPr>
        <w:t xml:space="preserve">. </w:t>
      </w:r>
      <w:commentRangeStart w:id="33"/>
      <w:r>
        <w:rPr>
          <w:rFonts w:cs="Times New Roman"/>
        </w:rPr>
        <w:t xml:space="preserve">De pedagogiska perspektiven är en form av tillvägagångssätt för lärande och benämns som associativ, konstruktivism och sociokulturellt (Mayes and Freitas, 2004). </w:t>
      </w:r>
      <w:commentRangeEnd w:id="33"/>
      <w:r w:rsidR="00B17BFA">
        <w:rPr>
          <w:rStyle w:val="CommentReference"/>
        </w:rPr>
        <w:commentReference w:id="33"/>
      </w:r>
      <w:r>
        <w:rPr>
          <w:rFonts w:cs="Times New Roman"/>
        </w:rPr>
        <w:t xml:space="preserve">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commentRangeStart w:id="34"/>
      <w:r>
        <w:rPr>
          <w:rFonts w:cs="Times New Roman"/>
        </w:rPr>
        <w:t>I det associativa perspektivet har modellen Direkt Instruktion (DIM) och som</w:t>
      </w:r>
      <w:commentRangeEnd w:id="34"/>
      <w:r w:rsidR="00B17BFA">
        <w:rPr>
          <w:rStyle w:val="CommentReference"/>
        </w:rPr>
        <w:commentReference w:id="34"/>
      </w:r>
      <w:r>
        <w:rPr>
          <w:rFonts w:cs="Times New Roman"/>
        </w:rPr>
        <w:t xml:space="preserve"> användas för att förklara och modellera i kombination av praktik och återkoppling till studenten, för att kunna undervisa koncept och färdigheter (Yeh, 2009; Kauchak and Eggen, 1993). Konstruktivistiskt perspektiv </w:t>
      </w:r>
      <w:commentRangeStart w:id="35"/>
      <w:r>
        <w:rPr>
          <w:rFonts w:cs="Times New Roman"/>
        </w:rPr>
        <w:t xml:space="preserve">handlar om </w:t>
      </w:r>
      <w:commentRangeEnd w:id="35"/>
      <w:r w:rsidR="00891A2E">
        <w:rPr>
          <w:rStyle w:val="CommentReference"/>
        </w:rPr>
        <w:commentReference w:id="35"/>
      </w:r>
      <w:r>
        <w:rPr>
          <w:rFonts w:cs="Times New Roman"/>
        </w:rPr>
        <w:t xml:space="preserve">att lära </w:t>
      </w:r>
      <w:r>
        <w:rPr>
          <w:rFonts w:cs="Times New Roman"/>
        </w:rPr>
        <w:lastRenderedPageBreak/>
        <w:t>sig genom förståelse och det innebär att det behövs kommunikation, klargöranden, kontraster, rekombination, problemlösning och slutsatser</w:t>
      </w:r>
      <w:ins w:id="36" w:author="Jason Serviss" w:date="2018-08-20T20:36:00Z">
        <w:r w:rsidR="00891A2E">
          <w:rPr>
            <w:rFonts w:cs="Times New Roman"/>
          </w:rPr>
          <w:t xml:space="preserve"> (reference)</w:t>
        </w:r>
      </w:ins>
      <w:r>
        <w:rPr>
          <w:rFonts w:cs="Times New Roman"/>
        </w:rPr>
        <w:t xml:space="preserve">. Dessa punkter behöver bearbetas innan det </w:t>
      </w:r>
      <w:commentRangeStart w:id="37"/>
      <w:r>
        <w:rPr>
          <w:rFonts w:cs="Times New Roman"/>
        </w:rPr>
        <w:t>blir en utdelning av lärandet</w:t>
      </w:r>
      <w:commentRangeEnd w:id="37"/>
      <w:r w:rsidR="00891A2E">
        <w:rPr>
          <w:rStyle w:val="CommentReference"/>
        </w:rPr>
        <w:commentReference w:id="37"/>
      </w:r>
      <w:r>
        <w:rPr>
          <w:rFonts w:cs="Times New Roman"/>
        </w:rPr>
        <w:t xml:space="preserve">. En modell inom </w:t>
      </w:r>
      <w:commentRangeStart w:id="38"/>
      <w:r>
        <w:rPr>
          <w:rFonts w:cs="Times New Roman"/>
        </w:rPr>
        <w:t xml:space="preserve">perspektivet </w:t>
      </w:r>
      <w:commentRangeEnd w:id="38"/>
      <w:r w:rsidR="00891A2E">
        <w:rPr>
          <w:rStyle w:val="CommentReference"/>
        </w:rPr>
        <w:commentReference w:id="38"/>
      </w:r>
      <w:r>
        <w:rPr>
          <w:rFonts w:cs="Times New Roman"/>
        </w:rPr>
        <w:t xml:space="preserve">kallas Konstruktivistisk läromiljö (KL) och baserar sig på att studenten bygger sina egna mentala strukturer när de interagerar med en miljö (Yeh, 2009). Modellen fokuserar på att studenten presenteras ett problem och ska lösa det självständigt med hjälp av en tydlig </w:t>
      </w:r>
      <w:commentRangeStart w:id="39"/>
      <w:r>
        <w:rPr>
          <w:rFonts w:cs="Times New Roman"/>
        </w:rPr>
        <w:t xml:space="preserve">design ska samt </w:t>
      </w:r>
      <w:commentRangeEnd w:id="39"/>
      <w:r w:rsidR="00891A2E">
        <w:rPr>
          <w:rStyle w:val="CommentReference"/>
        </w:rPr>
        <w:commentReference w:id="39"/>
      </w:r>
      <w:r>
        <w:rPr>
          <w:rFonts w:cs="Times New Roman"/>
        </w:rPr>
        <w:t xml:space="preserve">studenten frivilligt vilja upptäcka lärandet (Yeh, 2009). Det sociokulturella perspektivet handlar om att </w:t>
      </w:r>
      <w:commentRangeStart w:id="40"/>
      <w:r>
        <w:rPr>
          <w:rFonts w:cs="Times New Roman"/>
        </w:rPr>
        <w:t xml:space="preserve">delta i socialt </w:t>
      </w:r>
      <w:commentRangeEnd w:id="40"/>
      <w:r w:rsidR="00891A2E">
        <w:rPr>
          <w:rStyle w:val="CommentReference"/>
        </w:rPr>
        <w:commentReference w:id="40"/>
      </w:r>
      <w:r>
        <w:rPr>
          <w:rFonts w:cs="Times New Roman"/>
        </w:rPr>
        <w:t xml:space="preserve">för att lära sig, till exempel görs </w:t>
      </w:r>
      <w:commentRangeStart w:id="41"/>
      <w:r>
        <w:rPr>
          <w:rFonts w:cs="Times New Roman"/>
        </w:rPr>
        <w:t xml:space="preserve">det </w:t>
      </w:r>
      <w:commentRangeEnd w:id="41"/>
      <w:r w:rsidR="00891A2E">
        <w:rPr>
          <w:rStyle w:val="CommentReference"/>
        </w:rPr>
        <w:commentReference w:id="41"/>
      </w:r>
      <w:r>
        <w:rPr>
          <w:rFonts w:cs="Times New Roman"/>
        </w:rPr>
        <w:t>ofta i form av små studentgrupper för att skaffa kunskaper gemensamt. Målet är att förstå hur meningsfullt innehållet är för lärandet (Brodie,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w:t>
      </w:r>
      <w:ins w:id="42" w:author="Jason Serviss" w:date="2018-08-20T20:39:00Z">
        <w:r w:rsidR="00891A2E">
          <w:rPr>
            <w:rFonts w:cs="Times New Roman"/>
          </w:rPr>
          <w:t xml:space="preserve"> (reference)</w:t>
        </w:r>
      </w:ins>
      <w:r>
        <w:rPr>
          <w:rFonts w:cs="Times New Roman"/>
        </w:rPr>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43" w:name="_Toc391456180"/>
      <w:bookmarkStart w:id="44" w:name="_Toc394248554"/>
      <w:r>
        <w:t>Syfte</w:t>
      </w:r>
      <w:bookmarkEnd w:id="43"/>
      <w:bookmarkEnd w:id="44"/>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C284E2" w:rsidR="00D45847" w:rsidRDefault="00850895">
      <w:pPr>
        <w:pStyle w:val="BodyText"/>
        <w:spacing w:line="600" w:lineRule="auto"/>
      </w:pPr>
      <w:r>
        <w:rPr>
          <w:szCs w:val="22"/>
        </w:rPr>
        <w:t>För nuvarande anpassar Grade sina e-kurser efter vad EIF kräver och arbetar genom att använda ett antal pedagogiska riktlinjer</w:t>
      </w:r>
      <w:commentRangeStart w:id="45"/>
      <w:r>
        <w:rPr>
          <w:szCs w:val="22"/>
        </w:rPr>
        <w:t>.</w:t>
      </w:r>
      <w:commentRangeEnd w:id="45"/>
      <w:r>
        <w:commentReference w:id="45"/>
      </w:r>
      <w:r>
        <w:rPr>
          <w:szCs w:val="22"/>
        </w:rPr>
        <w:t xml:space="preserve"> </w:t>
      </w:r>
      <w:commentRangeStart w:id="46"/>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vetenskapligt arbete</w:t>
      </w:r>
      <w:r w:rsidR="00116196">
        <w:rPr>
          <w:szCs w:val="22"/>
        </w:rPr>
        <w:t xml:space="preserve"> 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commentRangeEnd w:id="46"/>
      <w:r w:rsidR="00D7649D">
        <w:rPr>
          <w:rStyle w:val="CommentReference"/>
          <w:rFonts w:eastAsiaTheme="minorHAnsi" w:cstheme="minorBidi"/>
          <w:lang w:eastAsia="en-US"/>
        </w:rPr>
        <w:commentReference w:id="46"/>
      </w:r>
      <w:commentRangeStart w:id="47"/>
      <w:r>
        <w:rPr>
          <w:szCs w:val="22"/>
        </w:rPr>
        <w:t xml:space="preserve">Eftersom Grade inte utgår från någon specifik pedagogisk ansats </w:t>
      </w:r>
      <w:commentRangeEnd w:id="47"/>
      <w:r w:rsidR="00D7649D">
        <w:rPr>
          <w:rStyle w:val="CommentReference"/>
          <w:rFonts w:eastAsiaTheme="minorHAnsi" w:cstheme="minorBidi"/>
          <w:lang w:eastAsia="en-US"/>
        </w:rPr>
        <w:lastRenderedPageBreak/>
        <w:commentReference w:id="47"/>
      </w:r>
      <w:r>
        <w:rPr>
          <w:szCs w:val="22"/>
        </w:rPr>
        <w:t>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ody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48" w:name="_Toc391456181"/>
      <w:bookmarkStart w:id="49" w:name="_Toc394248555"/>
      <w:bookmarkEnd w:id="48"/>
      <w:r>
        <w:lastRenderedPageBreak/>
        <w:t>Metod</w:t>
      </w:r>
      <w:bookmarkEnd w:id="49"/>
    </w:p>
    <w:p w14:paraId="4F1EA438" w14:textId="77777777" w:rsidR="00D45847" w:rsidRPr="004E58AD" w:rsidRDefault="00850895" w:rsidP="009F3187">
      <w:pPr>
        <w:pStyle w:val="Heading31"/>
        <w:numPr>
          <w:ilvl w:val="0"/>
          <w:numId w:val="0"/>
        </w:numPr>
      </w:pPr>
      <w:bookmarkStart w:id="50" w:name="_Toc391456182"/>
      <w:bookmarkStart w:id="51" w:name="_Toc394248556"/>
      <w:bookmarkEnd w:id="50"/>
      <w:r w:rsidRPr="004E58AD">
        <w:t>Intervjun</w:t>
      </w:r>
      <w:bookmarkEnd w:id="51"/>
    </w:p>
    <w:p w14:paraId="658ECF7C" w14:textId="77777777" w:rsidR="00D45847" w:rsidRDefault="00D45847">
      <w:pPr>
        <w:tabs>
          <w:tab w:val="left" w:pos="1134"/>
        </w:tabs>
        <w:spacing w:line="600" w:lineRule="auto"/>
        <w:rPr>
          <w:rFonts w:cs="Times New Roman"/>
        </w:rPr>
      </w:pPr>
    </w:p>
    <w:p w14:paraId="32BAAB67" w14:textId="164F73CE"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 xml:space="preserve">(Conole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52"/>
      <w:r w:rsidR="00D939B2">
        <w:t xml:space="preserve">ordföljder av </w:t>
      </w:r>
      <w:commentRangeEnd w:id="52"/>
      <w:r w:rsidR="00891A2E">
        <w:rPr>
          <w:rStyle w:val="CommentReference"/>
        </w:rPr>
        <w:commentReference w:id="52"/>
      </w:r>
      <w:r w:rsidR="00D939B2">
        <w:t>frågor och</w:t>
      </w:r>
      <w:r>
        <w:t xml:space="preserve"> påståenden för intervjun som täcker varje modell fas </w:t>
      </w:r>
      <w:r>
        <w:lastRenderedPageBreak/>
        <w:t>och element</w:t>
      </w:r>
      <w:ins w:id="53" w:author="Jason Serviss" w:date="2018-08-20T20:45:00Z">
        <w:r w:rsidR="0079274D">
          <w:t xml:space="preserve"> (here is where it should say ”Bilaga 2”)</w:t>
        </w:r>
      </w:ins>
      <w:r>
        <w:t xml:space="preserve">. Detta resulterade i mellan 2-4 </w:t>
      </w:r>
      <w:r w:rsidR="00D939B2">
        <w:t>ordföljder</w:t>
      </w:r>
      <w:r>
        <w:t xml:space="preserve"> per element. </w:t>
      </w:r>
      <w:r w:rsidR="00D939B2">
        <w:t>Ordföljderna</w:t>
      </w:r>
      <w:r>
        <w:t xml:space="preserve"> i intervjun var designade till att bli bedömd på en </w:t>
      </w:r>
      <w:commentRangeStart w:id="54"/>
      <w:r>
        <w:t xml:space="preserve">skala mellan </w:t>
      </w:r>
      <w:commentRangeStart w:id="55"/>
      <w:r>
        <w:t>1 (instämmer inte alls) till 5 (instämmer helt)</w:t>
      </w:r>
      <w:commentRangeEnd w:id="55"/>
      <w:r w:rsidR="00A46B98">
        <w:rPr>
          <w:rStyle w:val="CommentReference"/>
        </w:rPr>
        <w:commentReference w:id="55"/>
      </w:r>
      <w:r w:rsidR="00F67766">
        <w:t xml:space="preserve"> </w:t>
      </w:r>
      <w:commentRangeEnd w:id="54"/>
      <w:r w:rsidR="0079274D">
        <w:rPr>
          <w:rStyle w:val="CommentReference"/>
        </w:rPr>
        <w:commentReference w:id="54"/>
      </w:r>
      <w:commentRangeStart w:id="57"/>
      <w:r w:rsidR="00F67766">
        <w:t>(Bilaga 2</w:t>
      </w:r>
      <w:commentRangeEnd w:id="57"/>
      <w:r w:rsidR="0079274D">
        <w:rPr>
          <w:rStyle w:val="CommentReference"/>
        </w:rPr>
        <w:commentReference w:id="57"/>
      </w:r>
      <w:r>
        <w:t xml:space="preserve">). Poängen från intervju sammanställdes per perspektiv/modell och den </w:t>
      </w:r>
      <w:ins w:id="58" w:author="Jason Serviss" w:date="2018-08-20T20:46:00Z">
        <w:r w:rsidR="00A46B98">
          <w:t xml:space="preserve">pedagogiskmodell </w:t>
        </w:r>
      </w:ins>
      <w:r>
        <w:t xml:space="preserve">med </w:t>
      </w:r>
      <w:r>
        <w:rPr>
          <w:rFonts w:eastAsia="Times New Roman" w:cs="Times New Roman"/>
          <w:lang w:eastAsia="sv-SE"/>
        </w:rPr>
        <w:t xml:space="preserve">högst genomsnittliga värde ansågs vara bäst </w:t>
      </w:r>
      <w:ins w:id="59" w:author="Jason Serviss" w:date="2018-08-20T20:46:00Z">
        <w:r w:rsidR="00A46B98">
          <w:rPr>
            <w:rFonts w:eastAsia="Times New Roman" w:cs="Times New Roman"/>
            <w:lang w:eastAsia="sv-SE"/>
          </w:rPr>
          <w:t xml:space="preserve">anpassade </w:t>
        </w:r>
      </w:ins>
      <w:r>
        <w:rPr>
          <w:rFonts w:eastAsia="Times New Roman" w:cs="Times New Roman"/>
          <w:lang w:eastAsia="sv-SE"/>
        </w:rPr>
        <w:t>för Grade</w:t>
      </w:r>
      <w:ins w:id="60" w:author="Jason Serviss" w:date="2018-08-20T20:46:00Z">
        <w:r w:rsidR="00A46B98">
          <w:rPr>
            <w:rFonts w:eastAsia="Times New Roman" w:cs="Times New Roman"/>
            <w:lang w:eastAsia="sv-SE"/>
          </w:rPr>
          <w:t>s</w:t>
        </w:r>
      </w:ins>
      <w:r>
        <w:rPr>
          <w:rFonts w:eastAsia="Times New Roman" w:cs="Times New Roman"/>
          <w:lang w:eastAsia="sv-SE"/>
        </w:rPr>
        <w:t xml:space="preserve"> nuvarande pedagogik.</w:t>
      </w:r>
      <w:r w:rsidR="00A46B98">
        <w:rPr>
          <w:rStyle w:val="CommentReference"/>
        </w:rPr>
        <w:commentReference w:id="61"/>
      </w:r>
    </w:p>
    <w:p w14:paraId="3E4E62B6" w14:textId="77777777" w:rsidR="00D45847" w:rsidRPr="004E58AD" w:rsidRDefault="00850895" w:rsidP="009F3187">
      <w:pPr>
        <w:pStyle w:val="Heading31"/>
        <w:numPr>
          <w:ilvl w:val="0"/>
          <w:numId w:val="0"/>
        </w:numPr>
      </w:pPr>
      <w:bookmarkStart w:id="62" w:name="_Toc391456183"/>
      <w:bookmarkStart w:id="63" w:name="_Toc394248557"/>
      <w:r w:rsidRPr="004E58AD">
        <w:t>Utvärdering</w:t>
      </w:r>
      <w:bookmarkEnd w:id="62"/>
      <w:bookmarkEnd w:id="63"/>
      <w:r w:rsidRPr="004E58AD">
        <w:t xml:space="preserve"> </w:t>
      </w:r>
    </w:p>
    <w:p w14:paraId="602DC738" w14:textId="77777777" w:rsidR="00D45847" w:rsidRDefault="00D45847">
      <w:pPr>
        <w:tabs>
          <w:tab w:val="left" w:pos="1134"/>
        </w:tabs>
        <w:spacing w:line="480" w:lineRule="auto"/>
        <w:rPr>
          <w:rFonts w:cs="Times New Roman"/>
        </w:rPr>
      </w:pPr>
    </w:p>
    <w:p w14:paraId="574086C9" w14:textId="2E9C840C" w:rsidR="00D45847" w:rsidRDefault="00850895">
      <w:pPr>
        <w:tabs>
          <w:tab w:val="left" w:pos="1134"/>
        </w:tabs>
        <w:spacing w:line="600" w:lineRule="auto"/>
      </w:pPr>
      <w:r>
        <w:rPr>
          <w:rFonts w:eastAsia="Times New Roman" w:cs="Times New Roman"/>
          <w:lang w:eastAsia="sv-SE"/>
        </w:rPr>
        <w:t xml:space="preserve">Genom att </w:t>
      </w:r>
      <w:commentRangeStart w:id="64"/>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64"/>
      <w:r>
        <w:commentReference w:id="64"/>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65"/>
      <w:r>
        <w:rPr>
          <w:rFonts w:eastAsia="Times New Roman" w:cs="Times New Roman"/>
          <w:color w:val="FF0000"/>
          <w:lang w:eastAsia="sv-SE"/>
        </w:rPr>
        <w:t>referens</w:t>
      </w:r>
      <w:commentRangeEnd w:id="65"/>
      <w:r>
        <w:commentReference w:id="65"/>
      </w:r>
      <w:r>
        <w:rPr>
          <w:rFonts w:eastAsia="Times New Roman" w:cs="Times New Roman"/>
          <w:color w:val="FF0000"/>
          <w:lang w:eastAsia="sv-SE"/>
        </w:rPr>
        <w:t xml:space="preserve"> </w:t>
      </w:r>
      <w:r>
        <w:rPr>
          <w:rFonts w:eastAsia="Times New Roman" w:cs="Times New Roman"/>
          <w:lang w:eastAsia="sv-SE"/>
        </w:rPr>
        <w:t>). Med hjälp av formuläret</w:t>
      </w:r>
      <w:ins w:id="66"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w:t>
      </w:r>
      <w:commentRangeStart w:id="67"/>
      <w:r w:rsidR="00542B84">
        <w:rPr>
          <w:rFonts w:eastAsia="Times New Roman" w:cs="Times New Roman"/>
          <w:lang w:eastAsia="sv-SE"/>
        </w:rPr>
        <w:t>en enskild person</w:t>
      </w:r>
      <w:r>
        <w:rPr>
          <w:rFonts w:eastAsia="Times New Roman" w:cs="Times New Roman"/>
          <w:lang w:eastAsia="sv-SE"/>
        </w:rPr>
        <w:t xml:space="preserve"> </w:t>
      </w:r>
      <w:commentRangeEnd w:id="67"/>
      <w:r w:rsidR="00542B84">
        <w:rPr>
          <w:rStyle w:val="CommentReference"/>
        </w:rPr>
        <w:commentReference w:id="67"/>
      </w:r>
      <w:r>
        <w:rPr>
          <w:rFonts w:eastAsia="Times New Roman" w:cs="Times New Roman"/>
          <w:lang w:eastAsia="sv-SE"/>
        </w:rPr>
        <w:t xml:space="preserve">med hjälp av de 17 påståendena. Resultatet analyserades genom att använda ett bedömningssystem från 1 (instämmer inte alls) till 5 (instämmer helt).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68" w:name="_Toc391456184"/>
      <w:bookmarkStart w:id="69" w:name="_Toc394248558"/>
      <w:bookmarkEnd w:id="68"/>
      <w:r>
        <w:lastRenderedPageBreak/>
        <w:t>Resultat</w:t>
      </w:r>
      <w:bookmarkEnd w:id="69"/>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5DE0A969" w14:textId="22400F5F" w:rsidR="00D45847" w:rsidRDefault="00850895">
      <w:pPr>
        <w:pStyle w:val="Body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70"/>
      <w:r>
        <w:rPr>
          <w:color w:val="353535"/>
          <w:szCs w:val="22"/>
        </w:rPr>
        <w:t>intervju</w:t>
      </w:r>
      <w:commentRangeEnd w:id="70"/>
      <w:r>
        <w:commentReference w:id="70"/>
      </w:r>
      <w:r w:rsidR="0088501B">
        <w:rPr>
          <w:color w:val="353535"/>
          <w:szCs w:val="22"/>
        </w:rPr>
        <w:t>a ansvarig</w:t>
      </w:r>
      <w:r w:rsidR="0072154A">
        <w:rPr>
          <w:color w:val="353535"/>
          <w:szCs w:val="22"/>
        </w:rPr>
        <w:t xml:space="preserve"> </w:t>
      </w:r>
      <w:r w:rsidR="000775EB">
        <w:rPr>
          <w:color w:val="353535"/>
          <w:szCs w:val="22"/>
        </w:rPr>
        <w:t>för pedagogiken</w:t>
      </w:r>
      <w:r>
        <w:rPr>
          <w:color w:val="353535"/>
          <w:szCs w:val="22"/>
        </w:rPr>
        <w:t xml:space="preserve">. För att fullfölja intervjun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71"/>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71"/>
      <w:r>
        <w:commentReference w:id="71"/>
      </w:r>
      <w:r w:rsidR="0072154A">
        <w:rPr>
          <w:szCs w:val="22"/>
        </w:rPr>
        <w:t xml:space="preserve"> i fall detta var möjligt</w:t>
      </w:r>
      <w:r>
        <w:rPr>
          <w:szCs w:val="22"/>
        </w:rPr>
        <w:t xml:space="preserve"> (Bilaga 1, Bilaga 2). </w:t>
      </w:r>
      <w:r>
        <w:rPr>
          <w:color w:val="353535"/>
          <w:szCs w:val="22"/>
        </w:rPr>
        <w:t xml:space="preserve">Resultat från intervjun visar att DIM har ett genomsnittlig högre poäng med ett </w:t>
      </w:r>
      <w:commentRangeStart w:id="72"/>
      <w:r>
        <w:rPr>
          <w:color w:val="353535"/>
          <w:szCs w:val="22"/>
        </w:rPr>
        <w:t>medelvärde</w:t>
      </w:r>
      <w:commentRangeEnd w:id="72"/>
      <w:r w:rsidR="00363562">
        <w:rPr>
          <w:rStyle w:val="CommentReference"/>
          <w:rFonts w:eastAsiaTheme="minorHAnsi" w:cstheme="minorBidi"/>
          <w:lang w:eastAsia="en-US"/>
        </w:rPr>
        <w:commentReference w:id="72"/>
      </w:r>
      <w:r>
        <w:rPr>
          <w:color w:val="353535"/>
          <w:szCs w:val="22"/>
        </w:rPr>
        <w:t xml:space="preserv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73"/>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73"/>
      <w:r>
        <w:commentReference w:id="73"/>
      </w:r>
      <w:commentRangeStart w:id="74"/>
      <w:r>
        <w:rPr>
          <w:color w:val="353535"/>
          <w:szCs w:val="22"/>
        </w:rPr>
        <w:t xml:space="preserve"> </w:t>
      </w:r>
      <w:commentRangeEnd w:id="74"/>
      <w:r w:rsidR="00B95069">
        <w:rPr>
          <w:rStyle w:val="CommentReference"/>
          <w:rFonts w:eastAsiaTheme="minorHAnsi" w:cstheme="minorBidi"/>
          <w:lang w:eastAsia="en-US"/>
        </w:rPr>
        <w:commentReference w:id="74"/>
      </w:r>
      <w:r>
        <w:rPr>
          <w:color w:val="353535"/>
          <w:szCs w:val="22"/>
        </w:rPr>
        <w:t>(</w:t>
      </w:r>
      <w:r w:rsidR="000775EB">
        <w:rPr>
          <w:color w:val="353535"/>
          <w:szCs w:val="22"/>
        </w:rPr>
        <w:t>Figur 1b</w:t>
      </w:r>
      <w:r>
        <w:rPr>
          <w:color w:val="353535"/>
          <w:szCs w:val="22"/>
        </w:rPr>
        <w:t>).</w:t>
      </w:r>
      <w:commentRangeStart w:id="75"/>
      <w:r>
        <w:rPr>
          <w:color w:val="353535"/>
          <w:szCs w:val="22"/>
        </w:rPr>
        <w:t xml:space="preserve"> </w:t>
      </w:r>
      <w:r>
        <w:rPr>
          <w:color w:val="353535"/>
          <w:szCs w:val="22"/>
        </w:rPr>
        <w:lastRenderedPageBreak/>
        <w:t xml:space="preserve">Från resultatet summerade vi 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75"/>
      <w:r>
        <w:commentReference w:id="75"/>
      </w:r>
    </w:p>
    <w:p w14:paraId="5E6609FD" w14:textId="52840EC9" w:rsidR="00D45847" w:rsidRDefault="00526AA1">
      <w:pPr>
        <w:pStyle w:val="BodyText"/>
        <w:keepNext/>
        <w:spacing w:line="600" w:lineRule="auto"/>
      </w:pPr>
      <w:r>
        <w:rPr>
          <w:rFonts w:eastAsiaTheme="minorHAnsi" w:cstheme="minorBidi"/>
          <w:noProof/>
          <w:sz w:val="18"/>
          <w:szCs w:val="18"/>
          <w:lang w:val="en-US" w:eastAsia="en-US"/>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Caption"/>
      </w:pPr>
      <w:r>
        <w:rPr>
          <w:b/>
          <w:i w:val="0"/>
        </w:rPr>
        <w:t xml:space="preserve">Figur </w:t>
      </w:r>
      <w:commentRangeStart w:id="76"/>
      <w:r>
        <w:rPr>
          <w:b/>
          <w:i w:val="0"/>
        </w:rPr>
        <w:fldChar w:fldCharType="begin"/>
      </w:r>
      <w:r>
        <w:instrText>SEQ Figur \* ARABIC</w:instrText>
      </w:r>
      <w:r>
        <w:fldChar w:fldCharType="separate"/>
      </w:r>
      <w:r>
        <w:t>1</w:t>
      </w:r>
      <w:r>
        <w:fldChar w:fldCharType="end"/>
      </w:r>
      <w:commentRangeEnd w:id="76"/>
      <w:r w:rsidR="001E60E6">
        <w:rPr>
          <w:rStyle w:val="CommentReference"/>
          <w:rFonts w:ascii="Times New Roman" w:hAnsi="Times New Roman"/>
          <w:bCs w:val="0"/>
          <w:i w:val="0"/>
        </w:rPr>
        <w:commentReference w:id="76"/>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Intervjun är uppdelad 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commentRangeStart w:id="77"/>
      <w:r>
        <w:rPr>
          <w:i w:val="0"/>
        </w:rPr>
        <w:t xml:space="preserve"> identifieringsnummer korresponderar med numrering och </w:t>
      </w:r>
      <w:r w:rsidR="00615A46">
        <w:rPr>
          <w:i w:val="0"/>
        </w:rPr>
        <w:t xml:space="preserve">ordföljd </w:t>
      </w:r>
      <w:r>
        <w:rPr>
          <w:i w:val="0"/>
        </w:rPr>
        <w:t>i bilaga 2.</w:t>
      </w:r>
      <w:commentRangeEnd w:id="77"/>
      <w:r>
        <w:commentReference w:id="77"/>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0246EA5D" w:rsidR="00BA62A8" w:rsidRDefault="00850895">
      <w:pPr>
        <w:pStyle w:val="BodyText"/>
        <w:spacing w:line="600" w:lineRule="auto"/>
      </w:pPr>
      <w:r>
        <w:t xml:space="preserve">För att kunna få kännedom om kvalité 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78"/>
      <w:r>
        <w:t xml:space="preserve"> som motsvarade modellens innehåll</w:t>
      </w:r>
      <w:commentRangeEnd w:id="78"/>
      <w:r>
        <w:commentReference w:id="78"/>
      </w:r>
      <w:r>
        <w:t xml:space="preserve">, för att därefter kunna utvärdera kurserna. </w:t>
      </w:r>
    </w:p>
    <w:p w14:paraId="774CEDC2" w14:textId="06226A44" w:rsidR="00D45847" w:rsidRDefault="00850895">
      <w:pPr>
        <w:pStyle w:val="Body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70CCC584" w:rsidR="00D45847" w:rsidRDefault="00A63C4E">
      <w:pPr>
        <w:pStyle w:val="BodyText"/>
        <w:spacing w:line="600" w:lineRule="auto"/>
      </w:pPr>
      <w:r>
        <w:t>DIM</w:t>
      </w:r>
      <w:r w:rsidR="00BA62A8">
        <w:t>’s faser innehöll underliggande element som presenterade olika instruktioner för att använda modellen. Elementen blev tilldelade poäng beroende på vilken grad den uppvisade i Grades tidigare kurser</w:t>
      </w:r>
      <w:commentRangeStart w:id="79"/>
      <w:r w:rsidR="00850895">
        <w:t xml:space="preserve">. </w:t>
      </w:r>
      <w:commentRangeEnd w:id="79"/>
      <w:r w:rsidR="00850895">
        <w:commentReference w:id="79"/>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80"/>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81"/>
      <w:r w:rsidR="00850895">
        <w:t xml:space="preserve">utgav ett enhetligt resultat </w:t>
      </w:r>
      <w:commentRangeEnd w:id="81"/>
      <w:r w:rsidR="00850895">
        <w:commentReference w:id="81"/>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82"/>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82"/>
      <w:r w:rsidR="00850895">
        <w:commentReference w:id="82"/>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83"/>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83"/>
      <w:r w:rsidR="00850895">
        <w:commentReference w:id="83"/>
      </w:r>
      <w:r w:rsidR="00850895">
        <w:t xml:space="preserve"> </w:t>
      </w:r>
      <w:r w:rsidR="00850895">
        <w:commentReference w:id="84"/>
      </w:r>
    </w:p>
    <w:p w14:paraId="023B1B5F" w14:textId="77777777" w:rsidR="00D45847" w:rsidRDefault="00850895">
      <w:r>
        <w:rPr>
          <w:noProof/>
          <w:lang w:val="en-US"/>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85"/>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ody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odyText"/>
        <w:spacing w:line="600" w:lineRule="auto"/>
        <w:rPr>
          <w:ins w:id="86"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87"/>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88"/>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88"/>
      <w:r w:rsidR="00850895">
        <w:commentReference w:id="88"/>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89" w:name="_Toc489811950"/>
      <w:bookmarkStart w:id="90" w:name="_Ref489810823"/>
    </w:p>
    <w:p w14:paraId="31FC49E2" w14:textId="77777777"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89"/>
      <w:bookmarkEnd w:id="90"/>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91" w:name="_Toc391456185"/>
      <w:bookmarkStart w:id="92" w:name="_Toc394248559"/>
      <w:bookmarkEnd w:id="91"/>
      <w:r w:rsidRPr="004E58AD">
        <w:lastRenderedPageBreak/>
        <w:t>Diskussion</w:t>
      </w:r>
      <w:bookmarkEnd w:id="92"/>
    </w:p>
    <w:p w14:paraId="125E642D" w14:textId="57F99FD2" w:rsidR="00D45847" w:rsidRDefault="00850895">
      <w:pPr>
        <w:pStyle w:val="Body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odyText"/>
        <w:spacing w:line="600" w:lineRule="auto"/>
      </w:pPr>
    </w:p>
    <w:p w14:paraId="0FB31622" w14:textId="77777777" w:rsidR="00D45847" w:rsidRDefault="00850895">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odyText"/>
        <w:spacing w:line="600" w:lineRule="auto"/>
      </w:pPr>
    </w:p>
    <w:p w14:paraId="0A409473" w14:textId="77777777" w:rsidR="00D45847" w:rsidRDefault="00850895">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odyText"/>
        <w:spacing w:line="600" w:lineRule="auto"/>
      </w:pPr>
    </w:p>
    <w:p w14:paraId="0C405819" w14:textId="08201469" w:rsidR="00D45847" w:rsidRDefault="00850895">
      <w:pPr>
        <w:pStyle w:val="Body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ody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ody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ody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93" w:name="_Toc391456186"/>
      <w:bookmarkStart w:id="94" w:name="_Toc394248560"/>
      <w:bookmarkEnd w:id="93"/>
      <w:r w:rsidRPr="004E58AD">
        <w:lastRenderedPageBreak/>
        <w:t>Referenser</w:t>
      </w:r>
      <w:bookmarkEnd w:id="94"/>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B17BFA">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B17BFA">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B17BFA">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B17BFA">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B17BFA">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77777777" w:rsidR="00D45847" w:rsidRDefault="00850895">
      <w:pPr>
        <w:pStyle w:val="Litteraturfrteckning1"/>
      </w:pPr>
      <w:r>
        <w:fldChar w:fldCharType="begin"/>
      </w:r>
      <w:r>
        <w:instrText>ADDIN ZOTERO_BIBL {"uncited":[],"omitted":[],"custom":[]} CSL_BIBLIOGRAPHY</w:instrText>
      </w:r>
      <w:r>
        <w:fldChar w:fldCharType="end"/>
      </w:r>
      <w:bookmarkStart w:id="95" w:name="__Fieldmark__1067_823957682"/>
      <w:bookmarkStart w:id="96" w:name="__Fieldmark__744_3764101930"/>
      <w:bookmarkStart w:id="97" w:name="__Fieldmark__1179_1934263386"/>
      <w:bookmarkEnd w:id="95"/>
      <w:bookmarkEnd w:id="96"/>
      <w:bookmarkEnd w:id="97"/>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98" w:name="_Toc391456187"/>
      <w:bookmarkStart w:id="99" w:name="_Toc394248561"/>
      <w:bookmarkEnd w:id="98"/>
      <w:r w:rsidRPr="009F3187">
        <w:lastRenderedPageBreak/>
        <w:t>Bilagor</w:t>
      </w:r>
      <w:bookmarkEnd w:id="99"/>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100"/>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101" w:name="_Toc391456188"/>
      <w:bookmarkEnd w:id="101"/>
      <w:r w:rsidRPr="00D01DE3">
        <w:rPr>
          <w:rStyle w:val="IntenseEmphasis"/>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IntenseEmphasis"/>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IntenseEmphasis"/>
          <w:color w:val="00000A"/>
          <w:sz w:val="23"/>
          <w:szCs w:val="23"/>
        </w:rPr>
      </w:pPr>
    </w:p>
    <w:p w14:paraId="55D689E2" w14:textId="322B32AE" w:rsidR="00D45847" w:rsidRPr="00D01DE3" w:rsidRDefault="00850895" w:rsidP="004E58AD">
      <w:pPr>
        <w:rPr>
          <w:b/>
          <w:bCs/>
          <w:i/>
          <w:iCs/>
          <w:color w:val="00000A"/>
        </w:rPr>
      </w:pPr>
      <w:r w:rsidRPr="00D01DE3">
        <w:rPr>
          <w:rStyle w:val="IntenseEmphasis"/>
          <w:color w:val="00000A"/>
        </w:rPr>
        <w:t xml:space="preserve">Kontext </w:t>
      </w:r>
      <w:r w:rsidRPr="00D01DE3">
        <w:t>och</w:t>
      </w:r>
      <w:r w:rsidRPr="00D01DE3">
        <w:rPr>
          <w:rStyle w:val="IntenseEmphasis"/>
          <w:color w:val="00000A"/>
        </w:rPr>
        <w:t xml:space="preserve"> riktlinjer </w:t>
      </w:r>
    </w:p>
    <w:p w14:paraId="227493A5" w14:textId="3B705B55" w:rsidR="00D45847" w:rsidRDefault="00F16CB6" w:rsidP="004E58AD">
      <w:pPr>
        <w:rPr>
          <w:rStyle w:val="Emphasis"/>
          <w:rFonts w:cs="Times New Roman"/>
          <w:i w:val="0"/>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p>
    <w:p w14:paraId="6D50F409" w14:textId="77777777" w:rsidR="00D45847" w:rsidRDefault="00D45847" w:rsidP="004E58AD">
      <w:pPr>
        <w:rPr>
          <w:rStyle w:val="Emphasis"/>
          <w:rFonts w:cs="Times New Roman"/>
          <w:i w:val="0"/>
        </w:rPr>
      </w:pPr>
    </w:p>
    <w:p w14:paraId="55AEE7F7" w14:textId="606CA172" w:rsidR="00D45847" w:rsidRDefault="00F16CB6" w:rsidP="004E58AD">
      <w:pPr>
        <w:rPr>
          <w:rStyle w:val="Emphasis"/>
          <w:rFonts w:cs="Times New Roman"/>
          <w:i w:val="0"/>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Emphasis"/>
          <w:rFonts w:cs="Times New Roman"/>
          <w:i w:val="0"/>
        </w:rPr>
      </w:pPr>
    </w:p>
    <w:p w14:paraId="091A77E1" w14:textId="427A7CE3" w:rsidR="00D45847" w:rsidRPr="004E58AD" w:rsidRDefault="00F16CB6" w:rsidP="004E58AD">
      <w:pPr>
        <w:rPr>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Emphasis"/>
          <w:rFonts w:cs="Times New Roman"/>
          <w:i w:val="0"/>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Emphasis"/>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IntenseEmphasis"/>
          <w:color w:val="00000A"/>
          <w:sz w:val="23"/>
          <w:szCs w:val="23"/>
        </w:rPr>
      </w:pPr>
    </w:p>
    <w:p w14:paraId="671B8297" w14:textId="6756E083" w:rsidR="004E58AD" w:rsidRPr="00D01DE3" w:rsidRDefault="00850895" w:rsidP="004E58AD">
      <w:pPr>
        <w:rPr>
          <w:b/>
          <w:bCs/>
          <w:i/>
          <w:iCs/>
          <w:color w:val="00000A"/>
        </w:rPr>
      </w:pPr>
      <w:r w:rsidRPr="00D01DE3">
        <w:rPr>
          <w:rStyle w:val="IntenseEmphasis"/>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7DAAC3C" w14:textId="1C54584E" w:rsidR="00D45847" w:rsidRDefault="00F16CB6" w:rsidP="004E58AD">
      <w:pPr>
        <w:rPr>
          <w:rStyle w:val="IntenseEmphasis"/>
          <w:rFonts w:eastAsia="Times New Roman" w:cs="Times New Roman"/>
          <w:b w:val="0"/>
          <w:bCs w:val="0"/>
          <w:i w:val="0"/>
          <w:iCs w:val="0"/>
          <w:color w:val="333333"/>
        </w:rPr>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CommentReference"/>
        </w:rPr>
        <w:commentReference w:id="102"/>
      </w:r>
    </w:p>
    <w:p w14:paraId="1E4EE7FC" w14:textId="2BCDEF7D"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103"/>
      <w:r w:rsidRPr="000427E4">
        <w:rPr>
          <w:rFonts w:ascii="Verdana" w:hAnsi="Verdana"/>
          <w:sz w:val="16"/>
          <w:szCs w:val="16"/>
        </w:rPr>
        <w:commentReference w:id="104"/>
      </w:r>
      <w:commentRangeEnd w:id="103"/>
      <w:r w:rsidR="00F628A3" w:rsidRPr="000427E4">
        <w:rPr>
          <w:rStyle w:val="CommentReference"/>
          <w:rFonts w:ascii="Verdana" w:hAnsi="Verdana"/>
          <w:sz w:val="16"/>
          <w:szCs w:val="16"/>
        </w:rPr>
        <w:commentReference w:id="103"/>
      </w:r>
      <w:r w:rsidRPr="000427E4">
        <w:rPr>
          <w:rFonts w:ascii="Verdana" w:hAnsi="Verdana"/>
          <w:sz w:val="16"/>
          <w:szCs w:val="16"/>
        </w:rPr>
        <w:t xml:space="preserve"> och ska betygsättas på en skala mellan 1-5. Sammanfattning av skala: 1 = Instämmer inte alls, 2 = Instämmer delvis inte, 3 = Varken instämmer eller inte, 4 = Instämmer delvis, 5 = Instämmer helt.</w:t>
      </w:r>
      <w:bookmarkStart w:id="105" w:name="_Toc391456189"/>
      <w:bookmarkEnd w:id="105"/>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D44F9D" w:rsidP="000427E4">
      <w:pPr>
        <w:rPr>
          <w:rFonts w:ascii="Verdana" w:hAnsi="Verdana"/>
          <w:sz w:val="16"/>
          <w:szCs w:val="16"/>
        </w:rPr>
      </w:pPr>
      <w:r>
        <w:rPr>
          <w:rStyle w:val="CommentReference"/>
        </w:rPr>
        <w:commentReference w:id="106"/>
      </w: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son Serviss" w:date="2018-08-15T19:51:00Z" w:initials="JS">
    <w:p w14:paraId="20BFD53B" w14:textId="4DE0D07D" w:rsidR="0079274D" w:rsidRDefault="0079274D">
      <w:pPr>
        <w:pStyle w:val="CommentText"/>
      </w:pPr>
      <w:r>
        <w:rPr>
          <w:rStyle w:val="CommentReference"/>
        </w:rPr>
        <w:annotationRef/>
      </w:r>
      <w:r>
        <w:t>Sentance form: Skillnaden mellan distans och e-learning är, explain distance, däremot, explain e-learning.</w:t>
      </w:r>
    </w:p>
  </w:comment>
  <w:comment w:id="6" w:author="Jason Serviss" w:date="2018-08-15T19:52:00Z" w:initials="JS">
    <w:p w14:paraId="44AB1BEC" w14:textId="13B9E95D" w:rsidR="0079274D" w:rsidRDefault="0079274D">
      <w:pPr>
        <w:pStyle w:val="CommentText"/>
      </w:pPr>
      <w:r>
        <w:rPr>
          <w:rStyle w:val="CommentReference"/>
        </w:rPr>
        <w:annotationRef/>
      </w:r>
      <w:r>
        <w:t>This is also the case for distance learning so its not a ”fördel”. Add something else.</w:t>
      </w:r>
    </w:p>
  </w:comment>
  <w:comment w:id="7" w:author="Jason Serviss" w:date="2018-08-15T19:56:00Z" w:initials="JS">
    <w:p w14:paraId="2CDD8BB3" w14:textId="5AEFF279" w:rsidR="0079274D" w:rsidRDefault="0079274D">
      <w:pPr>
        <w:pStyle w:val="CommentText"/>
      </w:pPr>
      <w:r>
        <w:rPr>
          <w:rStyle w:val="CommentReference"/>
        </w:rPr>
        <w:annotationRef/>
      </w:r>
      <w:r>
        <w:t>Is there a difference between these? If not, remove one, if so, use one word that covers both of them.</w:t>
      </w:r>
    </w:p>
  </w:comment>
  <w:comment w:id="8" w:author="Jason Serviss" w:date="2018-08-15T20:12:00Z" w:initials="JS">
    <w:p w14:paraId="69DF9352" w14:textId="1F636CDC" w:rsidR="0079274D" w:rsidRDefault="0079274D">
      <w:pPr>
        <w:pStyle w:val="CommentText"/>
      </w:pPr>
      <w:r>
        <w:rPr>
          <w:rStyle w:val="CommentReference"/>
        </w:rPr>
        <w:annotationRef/>
      </w:r>
      <w:r>
        <w:t>This is what this paragraph is suppose to be about. It should take the form of a ”processen”, as it says in the sentance. When describing a process you need to use words that describe a process like: first, then, afterwards, finally, etc. None of these words are included in the paragraph so it doesn’t seem like you are describing a process. Needs work still</w:t>
      </w:r>
    </w:p>
  </w:comment>
  <w:comment w:id="9" w:author="Jason Serviss" w:date="2018-08-15T20:02:00Z" w:initials="JS">
    <w:p w14:paraId="3083AD64" w14:textId="536861CB" w:rsidR="0079274D" w:rsidRDefault="0079274D">
      <w:pPr>
        <w:pStyle w:val="CommentText"/>
      </w:pPr>
      <w:r>
        <w:rPr>
          <w:rStyle w:val="CommentReference"/>
        </w:rPr>
        <w:annotationRef/>
      </w:r>
      <w:r>
        <w:t>Too general</w:t>
      </w:r>
    </w:p>
  </w:comment>
  <w:comment w:id="11" w:author="Jason Serviss" w:date="2018-08-15T20:02:00Z" w:initials="JS">
    <w:p w14:paraId="667C8D39" w14:textId="222518CB" w:rsidR="0079274D" w:rsidRDefault="0079274D">
      <w:pPr>
        <w:pStyle w:val="CommentText"/>
      </w:pPr>
      <w:r>
        <w:rPr>
          <w:rStyle w:val="CommentReference"/>
        </w:rPr>
        <w:annotationRef/>
      </w:r>
      <w:r>
        <w:t>What process?</w:t>
      </w:r>
    </w:p>
  </w:comment>
  <w:comment w:id="10" w:author="Jason Serviss" w:date="2018-08-15T20:05:00Z" w:initials="JS">
    <w:p w14:paraId="0434EC35" w14:textId="4BEE9043" w:rsidR="0079274D" w:rsidRDefault="0079274D">
      <w:pPr>
        <w:pStyle w:val="CommentText"/>
      </w:pPr>
      <w:r>
        <w:rPr>
          <w:rStyle w:val="CommentReference"/>
        </w:rPr>
        <w:annotationRef/>
      </w:r>
      <w:r>
        <w:t>I dont see what the connection is between ”processen tar varierande tid” and ”behövs utförlig projektplan”. Why is a ”utförlig projektplan” needed just because the process ”tar varierande tid”. The need for a projektplan should be motivated in a better way.</w:t>
      </w:r>
    </w:p>
  </w:comment>
  <w:comment w:id="12" w:author="Jason Serviss" w:date="2018-08-15T20:05:00Z" w:initials="JS">
    <w:p w14:paraId="1A2125D5" w14:textId="3410D4FF" w:rsidR="0079274D" w:rsidRDefault="0079274D">
      <w:pPr>
        <w:pStyle w:val="CommentText"/>
      </w:pPr>
      <w:r>
        <w:rPr>
          <w:rStyle w:val="CommentReference"/>
        </w:rPr>
        <w:annotationRef/>
      </w:r>
      <w:r>
        <w:t>Förslag about what?</w:t>
      </w:r>
    </w:p>
  </w:comment>
  <w:comment w:id="13" w:author="Jason Serviss" w:date="2018-08-15T19:57:00Z" w:initials="JS">
    <w:p w14:paraId="4235FDC6" w14:textId="7A64416A" w:rsidR="0079274D" w:rsidRDefault="0079274D">
      <w:pPr>
        <w:pStyle w:val="CommentText"/>
      </w:pPr>
      <w:r>
        <w:rPr>
          <w:rStyle w:val="CommentReference"/>
        </w:rPr>
        <w:annotationRef/>
      </w:r>
      <w:r>
        <w:t>By who?</w:t>
      </w:r>
    </w:p>
  </w:comment>
  <w:comment w:id="14" w:author="Jason Serviss" w:date="2018-08-15T20:05:00Z" w:initials="JS">
    <w:p w14:paraId="732E7179" w14:textId="04C7FCBA" w:rsidR="0079274D" w:rsidRDefault="0079274D">
      <w:pPr>
        <w:pStyle w:val="CommentText"/>
      </w:pPr>
      <w:r>
        <w:rPr>
          <w:rStyle w:val="CommentReference"/>
        </w:rPr>
        <w:annotationRef/>
      </w:r>
      <w:r>
        <w:t>Konstant during what period?</w:t>
      </w:r>
    </w:p>
  </w:comment>
  <w:comment w:id="15" w:author="Olivia Imner" w:date="2018-08-15T20:06:00Z" w:initials="OI">
    <w:p w14:paraId="7049AA9C" w14:textId="073726FE" w:rsidR="0079274D" w:rsidRDefault="0079274D">
      <w:pPr>
        <w:pStyle w:val="CommentText"/>
      </w:pPr>
      <w:r>
        <w:rPr>
          <w:rStyle w:val="CommentReference"/>
        </w:rPr>
        <w:annotationRef/>
      </w:r>
      <w:r>
        <w:t>Ska jag ha med det? NO /Jason</w:t>
      </w:r>
    </w:p>
  </w:comment>
  <w:comment w:id="16" w:author="Jason Serviss" w:date="2018-08-15T20:36:00Z" w:initials="JS">
    <w:p w14:paraId="2100C554" w14:textId="4AA8CFC4" w:rsidR="0079274D" w:rsidRDefault="0079274D">
      <w:pPr>
        <w:pStyle w:val="CommentText"/>
      </w:pPr>
      <w:r>
        <w:rPr>
          <w:rStyle w:val="CommentReference"/>
        </w:rPr>
        <w:annotationRef/>
      </w:r>
      <w:r>
        <w:t>In general I am struggling to follow this paragraph. You start out talking about how ”lärarande förskning” is done. Then you give examples of results of previous research results. Then you say that ”</w:t>
      </w:r>
      <w:r w:rsidRPr="00536530">
        <w:rPr>
          <w:szCs w:val="22"/>
        </w:rPr>
        <w:t xml:space="preserve"> </w:t>
      </w:r>
      <w:r>
        <w:rPr>
          <w:szCs w:val="22"/>
        </w:rPr>
        <w:t>Vetenskapen bakom lärandet består av pedagogiska modeller” (which I think you are going to get critisized for since it is a broad and blanked statment that is probably not very true, more on this in the next comment). Then, finally, you get to the point and say what is important to point out, i.e. that pedagogical models are used and useful in e-learning… You need to ask yourself ”What do I need to tell the reader in this paragraph so that they can understand my research and the importance of my research”.</w:t>
      </w:r>
    </w:p>
  </w:comment>
  <w:comment w:id="17" w:author="Jason Serviss" w:date="2018-08-15T20:28:00Z" w:initials="JS">
    <w:p w14:paraId="1A7B3FD7" w14:textId="732A276C" w:rsidR="0079274D" w:rsidRDefault="0079274D">
      <w:pPr>
        <w:pStyle w:val="CommentText"/>
      </w:pPr>
      <w:r>
        <w:rPr>
          <w:rStyle w:val="CommentReference"/>
        </w:rPr>
        <w:annotationRef/>
      </w:r>
      <w:r>
        <w:t xml:space="preserve">I think there are several sentances in this paragraph, especially towards the beginning, that need to be worked on. </w:t>
      </w:r>
    </w:p>
  </w:comment>
  <w:comment w:id="18" w:author="Jason Serviss" w:date="2018-08-15T20:42:00Z" w:initials="JS">
    <w:p w14:paraId="7C024BE0" w14:textId="6297F1CC" w:rsidR="0079274D" w:rsidRDefault="0079274D">
      <w:pPr>
        <w:pStyle w:val="CommentText"/>
      </w:pPr>
      <w:r>
        <w:rPr>
          <w:rStyle w:val="CommentReference"/>
        </w:rPr>
        <w:annotationRef/>
      </w:r>
      <w:r>
        <w:t>It is important to realize that you can’t make a statment that is not 100% true without indicating that there are cases where it is not true. As an example, you cannot say ”The sky is blue”. Even though that might be true most of the time, sometimes the sky is grey and sometimes it is black (at night), sometimes it may be covered in cluds and, therefore be white. Due to this fact, you need to say ”The sky is often blue” or ”In the majority of cases the sky is blue”.  This paragraph starts with ”</w:t>
      </w:r>
      <w:r w:rsidRPr="0059226E">
        <w:rPr>
          <w:szCs w:val="22"/>
        </w:rPr>
        <w:t xml:space="preserve"> </w:t>
      </w:r>
      <w:r>
        <w:rPr>
          <w:szCs w:val="22"/>
        </w:rPr>
        <w:t xml:space="preserve">Underliggande </w:t>
      </w:r>
      <w:r>
        <w:rPr>
          <w:rStyle w:val="CommentReference"/>
        </w:rPr>
        <w:annotationRef/>
      </w:r>
      <w:r>
        <w:rPr>
          <w:rStyle w:val="CommentReference"/>
        </w:rPr>
        <w:annotationRef/>
      </w:r>
      <w:r>
        <w:rPr>
          <w:rStyle w:val="CommentReference"/>
        </w:rPr>
        <w:annotationRef/>
      </w:r>
      <w:r>
        <w:rPr>
          <w:szCs w:val="22"/>
        </w:rPr>
        <w:t>forskning bakom lärandet bedöms genom testning</w:t>
      </w:r>
      <w:r>
        <w:t>”. Are you 100% sure that this is true in ALL cases? If not, the sentance should read ”Oftast underliggande forskning…”. The second sentance is another example… You say, ”</w:t>
      </w:r>
      <w:r w:rsidRPr="0059226E">
        <w:rPr>
          <w:szCs w:val="22"/>
        </w:rPr>
        <w:t xml:space="preserve"> </w:t>
      </w:r>
      <w:r>
        <w:rPr>
          <w:szCs w:val="22"/>
        </w:rPr>
        <w:t>För att kunna göra detta utformas kurser med hjälp av olika lärotekniker</w:t>
      </w:r>
      <w:r>
        <w:t>”. Is that how learning research is performed EVERY TIME? If not, the sentence needs to be modified. You need to look through the WHOLE thesis and identify where you make statments that are not 100% true and indicate that this is the case. The exception to this is when you refer to someone elses work. If you have a reference to someone that says "The sky is blue", then you can say "It has been previously shown that the sky is blue (ref)."</w:t>
      </w:r>
    </w:p>
  </w:comment>
  <w:comment w:id="19" w:author="Jason Serviss" w:date="2018-08-15T20:17:00Z" w:initials="JS">
    <w:p w14:paraId="58232FD5" w14:textId="0157D130" w:rsidR="0079274D" w:rsidRDefault="0079274D">
      <w:pPr>
        <w:pStyle w:val="CommentText"/>
      </w:pPr>
      <w:r>
        <w:rPr>
          <w:rStyle w:val="CommentReference"/>
        </w:rPr>
        <w:annotationRef/>
      </w:r>
      <w:r>
        <w:t>The word ”och” is in this sentance 2 times. Seems like it needs to be divided into 2 sentances.</w:t>
      </w:r>
    </w:p>
  </w:comment>
  <w:comment w:id="20" w:author="Jason Serviss" w:date="2018-08-15T20:14:00Z" w:initials="JS">
    <w:p w14:paraId="23C98FB5" w14:textId="7E0670D2" w:rsidR="0079274D" w:rsidRDefault="0079274D">
      <w:pPr>
        <w:pStyle w:val="CommentText"/>
      </w:pPr>
      <w:r>
        <w:rPr>
          <w:rStyle w:val="CommentReference"/>
        </w:rPr>
        <w:annotationRef/>
      </w:r>
      <w:r>
        <w:t>reference</w:t>
      </w:r>
    </w:p>
  </w:comment>
  <w:comment w:id="21" w:author="Jason Serviss" w:date="2018-08-15T20:38:00Z" w:initials="JS">
    <w:p w14:paraId="07AF4B55" w14:textId="22550398" w:rsidR="0079274D" w:rsidRDefault="0079274D">
      <w:pPr>
        <w:pStyle w:val="CommentText"/>
      </w:pPr>
      <w:r>
        <w:rPr>
          <w:rStyle w:val="CommentReference"/>
        </w:rPr>
        <w:annotationRef/>
      </w:r>
      <w:r>
        <w:t>Is this the only reason to use pedagogic models?</w:t>
      </w:r>
    </w:p>
  </w:comment>
  <w:comment w:id="23" w:author="Jason Serviss" w:date="2018-08-15T20:39:00Z" w:initials="JS">
    <w:p w14:paraId="3277A6FA" w14:textId="4031D495" w:rsidR="0079274D" w:rsidRDefault="0079274D">
      <w:pPr>
        <w:pStyle w:val="CommentText"/>
      </w:pPr>
      <w:r>
        <w:rPr>
          <w:rStyle w:val="CommentReference"/>
        </w:rPr>
        <w:annotationRef/>
      </w:r>
      <w:r>
        <w:t>Who is deras?</w:t>
      </w:r>
    </w:p>
  </w:comment>
  <w:comment w:id="22" w:author="Jason Serviss" w:date="2018-08-15T20:39:00Z" w:initials="JS">
    <w:p w14:paraId="52B51DA9" w14:textId="6F7AC838" w:rsidR="0079274D" w:rsidRDefault="0079274D">
      <w:pPr>
        <w:pStyle w:val="CommentText"/>
      </w:pPr>
      <w:r>
        <w:rPr>
          <w:rStyle w:val="CommentReference"/>
        </w:rPr>
        <w:annotationRef/>
      </w:r>
      <w:r>
        <w:t>The grammar in this sentance is off.</w:t>
      </w:r>
    </w:p>
  </w:comment>
  <w:comment w:id="24" w:author="Jason Serviss" w:date="2018-08-15T20:40:00Z" w:initials="JS">
    <w:p w14:paraId="54600E7E" w14:textId="4A1F63D3" w:rsidR="0079274D" w:rsidRDefault="0079274D">
      <w:pPr>
        <w:pStyle w:val="CommentText"/>
      </w:pPr>
      <w:r>
        <w:rPr>
          <w:rStyle w:val="CommentReference"/>
        </w:rPr>
        <w:annotationRef/>
      </w:r>
      <w:r>
        <w:t>grammar</w:t>
      </w:r>
    </w:p>
  </w:comment>
  <w:comment w:id="25" w:author="Jason Serviss" w:date="2018-08-20T20:30:00Z" w:initials="JS">
    <w:p w14:paraId="63940A22" w14:textId="583BE1B7" w:rsidR="0079274D" w:rsidRDefault="0079274D">
      <w:pPr>
        <w:pStyle w:val="CommentText"/>
      </w:pPr>
      <w:r>
        <w:rPr>
          <w:rStyle w:val="CommentReference"/>
        </w:rPr>
        <w:annotationRef/>
      </w:r>
      <w:r>
        <w:t>Revise this sentance. Furthermore, although it might be a point that you need to make, it is not placed well here.  The first sentance does not fit with the rest of the paragraphs content.</w:t>
      </w:r>
    </w:p>
  </w:comment>
  <w:comment w:id="26" w:author="Jason Serviss" w:date="2018-08-20T20:29:00Z" w:initials="JS">
    <w:p w14:paraId="4212C9E4" w14:textId="27DDAA9A" w:rsidR="0079274D" w:rsidRDefault="0079274D">
      <w:pPr>
        <w:pStyle w:val="CommentText"/>
      </w:pPr>
      <w:r>
        <w:rPr>
          <w:rStyle w:val="CommentReference"/>
        </w:rPr>
        <w:annotationRef/>
      </w:r>
      <w:r>
        <w:t xml:space="preserve">Revise to: ”There are 3 different categories of pedagogic perspectives…”. </w:t>
      </w:r>
    </w:p>
  </w:comment>
  <w:comment w:id="27" w:author="Jason Serviss" w:date="2018-08-20T20:30:00Z" w:initials="JS">
    <w:p w14:paraId="7DE68D64" w14:textId="00D6A4CA" w:rsidR="0079274D" w:rsidRDefault="0079274D">
      <w:pPr>
        <w:pStyle w:val="CommentText"/>
      </w:pPr>
      <w:r>
        <w:rPr>
          <w:rStyle w:val="CommentReference"/>
        </w:rPr>
        <w:annotationRef/>
      </w:r>
      <w:r>
        <w:t>”varje perspektiv inkluderar”</w:t>
      </w:r>
    </w:p>
  </w:comment>
  <w:comment w:id="29" w:author="Jason Serviss" w:date="2018-08-20T20:34:00Z" w:initials="JS">
    <w:p w14:paraId="0C4F020D" w14:textId="0FBEEBB9" w:rsidR="0079274D" w:rsidRDefault="0079274D">
      <w:pPr>
        <w:pStyle w:val="CommentText"/>
      </w:pPr>
      <w:ins w:id="31" w:author="Jason Serviss" w:date="2018-08-20T20:31:00Z">
        <w:r>
          <w:rPr>
            <w:rStyle w:val="CommentReference"/>
          </w:rPr>
          <w:annotationRef/>
        </w:r>
      </w:ins>
      <w:r>
        <w:t>I doubt that this is the ONLY way that pedagogic can be divided into different categories. This sentance should probably read ”Pedagogic CAN be divided into several different perspectives based on … where each perspective includes several pedagogical models (reference).”</w:t>
      </w:r>
    </w:p>
  </w:comment>
  <w:comment w:id="33" w:author="Jason Serviss" w:date="2018-08-20T20:35:00Z" w:initials="JS">
    <w:p w14:paraId="2A65D919" w14:textId="14E40251" w:rsidR="0079274D" w:rsidRDefault="0079274D">
      <w:pPr>
        <w:pStyle w:val="CommentText"/>
      </w:pPr>
      <w:r>
        <w:rPr>
          <w:rStyle w:val="CommentReference"/>
        </w:rPr>
        <w:annotationRef/>
      </w:r>
      <w:r>
        <w:t xml:space="preserve">I would rearrange this sentance so that the names of the different perspectives first and the definition second. </w:t>
      </w:r>
    </w:p>
  </w:comment>
  <w:comment w:id="34" w:author="Jason Serviss" w:date="2018-08-20T20:35:00Z" w:initials="JS">
    <w:p w14:paraId="189ACD00" w14:textId="6037AA39" w:rsidR="0079274D" w:rsidRDefault="0079274D">
      <w:pPr>
        <w:pStyle w:val="CommentText"/>
      </w:pPr>
      <w:r>
        <w:rPr>
          <w:rStyle w:val="CommentReference"/>
        </w:rPr>
        <w:annotationRef/>
      </w:r>
      <w:r>
        <w:t>grammar</w:t>
      </w:r>
    </w:p>
  </w:comment>
  <w:comment w:id="35" w:author="Jason Serviss" w:date="2018-08-20T20:36:00Z" w:initials="JS">
    <w:p w14:paraId="153142E2" w14:textId="1162C177" w:rsidR="0079274D" w:rsidRDefault="0079274D">
      <w:pPr>
        <w:pStyle w:val="CommentText"/>
      </w:pPr>
      <w:r>
        <w:rPr>
          <w:rStyle w:val="CommentReference"/>
        </w:rPr>
        <w:annotationRef/>
      </w:r>
      <w:r>
        <w:t>”är baserade på…”</w:t>
      </w:r>
    </w:p>
  </w:comment>
  <w:comment w:id="37" w:author="Jason Serviss" w:date="2018-08-20T20:37:00Z" w:initials="JS">
    <w:p w14:paraId="0A5F0EF9" w14:textId="6A8B7ED8" w:rsidR="0079274D" w:rsidRDefault="0079274D">
      <w:pPr>
        <w:pStyle w:val="CommentText"/>
      </w:pPr>
      <w:r>
        <w:rPr>
          <w:rStyle w:val="CommentReference"/>
        </w:rPr>
        <w:annotationRef/>
      </w:r>
      <w:r>
        <w:t>Unclear. What does ”utdelning av lärandet” mean?</w:t>
      </w:r>
    </w:p>
  </w:comment>
  <w:comment w:id="38" w:author="Jason Serviss" w:date="2018-08-20T20:37:00Z" w:initials="JS">
    <w:p w14:paraId="048E17A3" w14:textId="7442BAE4" w:rsidR="0079274D" w:rsidRDefault="0079274D">
      <w:pPr>
        <w:pStyle w:val="CommentText"/>
      </w:pPr>
      <w:r>
        <w:rPr>
          <w:rStyle w:val="CommentReference"/>
        </w:rPr>
        <w:annotationRef/>
      </w:r>
      <w:r>
        <w:t>Which perspective?</w:t>
      </w:r>
    </w:p>
  </w:comment>
  <w:comment w:id="39" w:author="Jason Serviss" w:date="2018-08-20T20:38:00Z" w:initials="JS">
    <w:p w14:paraId="3F08C3C6" w14:textId="3CFBFA30" w:rsidR="0079274D" w:rsidRDefault="0079274D">
      <w:pPr>
        <w:pStyle w:val="CommentText"/>
      </w:pPr>
      <w:r>
        <w:rPr>
          <w:rStyle w:val="CommentReference"/>
        </w:rPr>
        <w:annotationRef/>
      </w:r>
      <w:r>
        <w:t>grammar</w:t>
      </w:r>
    </w:p>
  </w:comment>
  <w:comment w:id="40" w:author="Jason Serviss" w:date="2018-08-20T20:38:00Z" w:initials="JS">
    <w:p w14:paraId="29B9C8E6" w14:textId="2149325D" w:rsidR="0079274D" w:rsidRDefault="0079274D">
      <w:pPr>
        <w:pStyle w:val="CommentText"/>
      </w:pPr>
      <w:r>
        <w:rPr>
          <w:rStyle w:val="CommentReference"/>
        </w:rPr>
        <w:annotationRef/>
      </w:r>
      <w:r>
        <w:t>grammar</w:t>
      </w:r>
    </w:p>
  </w:comment>
  <w:comment w:id="41" w:author="Jason Serviss" w:date="2018-08-20T20:38:00Z" w:initials="JS">
    <w:p w14:paraId="101DCED6" w14:textId="358414AF" w:rsidR="0079274D" w:rsidRDefault="0079274D">
      <w:pPr>
        <w:pStyle w:val="CommentText"/>
      </w:pPr>
      <w:r>
        <w:rPr>
          <w:rStyle w:val="CommentReference"/>
        </w:rPr>
        <w:annotationRef/>
      </w:r>
      <w:r>
        <w:t>what is ”det” refering to?</w:t>
      </w:r>
    </w:p>
  </w:comment>
  <w:comment w:id="45" w:author="Unknown Author" w:date="2018-06-28T11:37:00Z" w:initials="">
    <w:p w14:paraId="0F9BC4CE" w14:textId="77777777" w:rsidR="0079274D" w:rsidRDefault="0079274D">
      <w:r>
        <w:rPr>
          <w:rFonts w:ascii="Calibri" w:eastAsia="Tahoma" w:hAnsi="Calibri" w:cs="Tahoma"/>
          <w:sz w:val="16"/>
          <w:szCs w:val="24"/>
          <w:lang w:val="en-US" w:bidi="en-US"/>
        </w:rPr>
        <w:t>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w:t>
      </w:r>
    </w:p>
  </w:comment>
  <w:comment w:id="46" w:author="Olivia Imner" w:date="2018-07-26T19:43:00Z" w:initials="OI">
    <w:p w14:paraId="42DA85CB" w14:textId="7560AD31" w:rsidR="0079274D" w:rsidRDefault="0079274D">
      <w:pPr>
        <w:pStyle w:val="CommentText"/>
      </w:pPr>
      <w:r>
        <w:rPr>
          <w:rStyle w:val="CommentReference"/>
        </w:rPr>
        <w:annotationRef/>
      </w:r>
      <w:r>
        <w:t>Nytt, typ något sånt?</w:t>
      </w:r>
    </w:p>
  </w:comment>
  <w:comment w:id="47" w:author="Olivia Imner" w:date="2018-07-26T19:44:00Z" w:initials="OI">
    <w:p w14:paraId="19119840" w14:textId="547F942A" w:rsidR="0079274D" w:rsidRDefault="0079274D">
      <w:pPr>
        <w:pStyle w:val="CommentText"/>
      </w:pPr>
      <w:r>
        <w:rPr>
          <w:rStyle w:val="CommentReference"/>
        </w:rPr>
        <w:annotationRef/>
      </w:r>
      <w:r>
        <w:t>Får ändra om det här om meningen innan ska vara kvar.</w:t>
      </w:r>
    </w:p>
  </w:comment>
  <w:comment w:id="52" w:author="Jason Serviss" w:date="2018-08-20T20:44:00Z" w:initials="JS">
    <w:p w14:paraId="39C6219A" w14:textId="4DCF9BE0" w:rsidR="0079274D" w:rsidRDefault="0079274D">
      <w:pPr>
        <w:pStyle w:val="CommentText"/>
      </w:pPr>
      <w:r>
        <w:rPr>
          <w:rStyle w:val="CommentReference"/>
        </w:rPr>
        <w:annotationRef/>
      </w:r>
      <w:r>
        <w:t>What  does ”ordföljder” mean?</w:t>
      </w:r>
    </w:p>
  </w:comment>
  <w:comment w:id="55" w:author="Jason Serviss" w:date="2018-08-20T20:53:00Z" w:initials="JS">
    <w:p w14:paraId="76704760" w14:textId="60F11F75" w:rsidR="00A46B98" w:rsidRDefault="00A46B98">
      <w:pPr>
        <w:pStyle w:val="CommentText"/>
      </w:pPr>
      <w:r>
        <w:rPr>
          <w:rStyle w:val="CommentReference"/>
        </w:rPr>
        <w:annotationRef/>
      </w:r>
      <w:r>
        <w:t>The scale needs to be changed to 1 = inte alls viktigt, 5 = mycket viktigt. Make sure you change this EVERYWHERE in the whole thesis.</w:t>
      </w:r>
      <w:bookmarkStart w:id="56" w:name="_GoBack"/>
      <w:bookmarkEnd w:id="56"/>
    </w:p>
  </w:comment>
  <w:comment w:id="54" w:author="Jason Serviss" w:date="2018-08-20T20:44:00Z" w:initials="JS">
    <w:p w14:paraId="309BD185" w14:textId="7CBDCAA5" w:rsidR="0079274D" w:rsidRDefault="0079274D">
      <w:pPr>
        <w:pStyle w:val="CommentText"/>
      </w:pPr>
      <w:r>
        <w:rPr>
          <w:rStyle w:val="CommentReference"/>
        </w:rPr>
        <w:annotationRef/>
      </w:r>
      <w:r>
        <w:t>How can you answer ”instämmer inte alls” or ”instämmer helt” to a question?</w:t>
      </w:r>
    </w:p>
  </w:comment>
  <w:comment w:id="57" w:author="Jason Serviss" w:date="2018-08-20T20:46:00Z" w:initials="JS">
    <w:p w14:paraId="21C303B7" w14:textId="0A9CDBB5" w:rsidR="0079274D" w:rsidRDefault="0079274D">
      <w:pPr>
        <w:pStyle w:val="CommentText"/>
      </w:pPr>
      <w:r>
        <w:rPr>
          <w:rStyle w:val="CommentReference"/>
        </w:rPr>
        <w:annotationRef/>
      </w:r>
      <w:r>
        <w:t>Move up 2 sentances</w:t>
      </w:r>
    </w:p>
  </w:comment>
  <w:comment w:id="61" w:author="Jason Serviss" w:date="2018-08-20T20:49:00Z" w:initials="JS">
    <w:p w14:paraId="011A6BAC" w14:textId="638813E6" w:rsidR="00A46B98" w:rsidRDefault="00A46B98">
      <w:pPr>
        <w:pStyle w:val="CommentText"/>
      </w:pPr>
      <w:r>
        <w:rPr>
          <w:rStyle w:val="CommentReference"/>
        </w:rPr>
        <w:annotationRef/>
      </w:r>
      <w:r>
        <w:t>I think the actual answers from the interview should be included in the bilaga somehow. In the figure it is not possible to tell which score corresponds with which question in the bilaga.</w:t>
      </w:r>
    </w:p>
  </w:comment>
  <w:comment w:id="64" w:author="Jason Serviss" w:date="2018-07-18T07:20:00Z" w:initials="JS">
    <w:p w14:paraId="71B8D8C7" w14:textId="77777777" w:rsidR="0079274D" w:rsidRDefault="0079274D">
      <w:r>
        <w:rPr>
          <w:rFonts w:ascii="Liberation Serif" w:eastAsia="Tahoma" w:hAnsi="Liberation Serif" w:cs="Tahoma"/>
          <w:sz w:val="24"/>
          <w:szCs w:val="24"/>
          <w:lang w:val="en-US" w:bidi="en-US"/>
        </w:rPr>
        <w:t>Incomplete sentance Fixed</w:t>
      </w:r>
    </w:p>
  </w:comment>
  <w:comment w:id="65" w:author="Olivia Imner" w:date="2018-07-15T16:12:00Z" w:initials="OI">
    <w:p w14:paraId="5B614F4A" w14:textId="77777777" w:rsidR="0079274D" w:rsidRDefault="0079274D">
      <w:r>
        <w:rPr>
          <w:rFonts w:ascii="Liberation Serif" w:eastAsia="Tahoma" w:hAnsi="Liberation Serif" w:cs="Tahoma"/>
          <w:sz w:val="24"/>
          <w:szCs w:val="24"/>
          <w:lang w:val="en-US" w:bidi="en-US"/>
        </w:rPr>
        <w:t>Lägg till referens till DIM.</w:t>
      </w:r>
    </w:p>
    <w:p w14:paraId="3F2BB39B" w14:textId="77777777" w:rsidR="0079274D" w:rsidRDefault="0079274D"/>
  </w:comment>
  <w:comment w:id="67" w:author="Olivia Imner" w:date="2018-07-26T18:35:00Z" w:initials="OI">
    <w:p w14:paraId="11536C76" w14:textId="3E3318E6" w:rsidR="0079274D" w:rsidRDefault="0079274D">
      <w:pPr>
        <w:pStyle w:val="CommentText"/>
      </w:pPr>
      <w:r>
        <w:rPr>
          <w:rStyle w:val="CommentReference"/>
        </w:rPr>
        <w:annotationRef/>
      </w:r>
      <w:r>
        <w:t>Vad tycker du?</w:t>
      </w:r>
    </w:p>
  </w:comment>
  <w:comment w:id="70" w:author="Unknown Author" w:date="2018-07-25T12:33:00Z" w:initials="">
    <w:p w14:paraId="3D4E5EF3" w14:textId="1A7BD903" w:rsidR="0079274D" w:rsidRDefault="0079274D">
      <w:r>
        <w:rPr>
          <w:rFonts w:asciiTheme="minorHAnsi" w:hAnsiTheme="minorHAnsi"/>
          <w:sz w:val="20"/>
        </w:rPr>
        <w:t>An iterview of who?Fixed</w:t>
      </w:r>
    </w:p>
  </w:comment>
  <w:comment w:id="71" w:author="Unknown Author" w:date="2018-07-25T12:33:00Z" w:initials="">
    <w:p w14:paraId="029D6134" w14:textId="1C410DB3" w:rsidR="0079274D" w:rsidRDefault="0079274D">
      <w:r>
        <w:rPr>
          <w:rFonts w:asciiTheme="minorHAnsi" w:hAnsiTheme="minorHAnsi"/>
          <w:sz w:val="20"/>
        </w:rPr>
        <w:t xml:space="preserve">:-| NO. ”genom att göra en faktauppställning av modellernas faser och element var jämförbara och kunde motsvara varandra i fall detta var möjligt” Fixed </w:t>
      </w:r>
    </w:p>
  </w:comment>
  <w:comment w:id="72" w:author="Olivia Imner" w:date="2018-07-28T08:46:00Z" w:initials="OI">
    <w:p w14:paraId="1FBCA360" w14:textId="6858984C" w:rsidR="0079274D" w:rsidRDefault="0079274D">
      <w:pPr>
        <w:pStyle w:val="CommentText"/>
      </w:pPr>
      <w:r>
        <w:rPr>
          <w:rStyle w:val="CommentReference"/>
        </w:rPr>
        <w:annotationRef/>
      </w:r>
      <w:r>
        <w:t>Medelpoäng istället? /Olivia</w:t>
      </w:r>
    </w:p>
  </w:comment>
  <w:comment w:id="73" w:author="Unknown Author" w:date="2018-07-25T12:33:00Z" w:initials="">
    <w:p w14:paraId="1A6BCB72" w14:textId="06B75C0E" w:rsidR="0079274D" w:rsidRDefault="0079274D">
      <w:r>
        <w:rPr>
          <w:rFonts w:asciiTheme="minorHAnsi" w:hAnsiTheme="minorHAnsi"/>
          <w:sz w:val="20"/>
        </w:rPr>
        <w:t>You are still failing to draw results from figure 1b. LOOK AT THE FIGURE and WRITE what results you see there!fixed</w:t>
      </w:r>
    </w:p>
  </w:comment>
  <w:comment w:id="74" w:author="Olivia Imner" w:date="2018-07-24T07:12:00Z" w:initials="OI">
    <w:p w14:paraId="39272342" w14:textId="7BDAD7D6" w:rsidR="0079274D" w:rsidRDefault="0079274D">
      <w:pPr>
        <w:pStyle w:val="CommentText"/>
      </w:pPr>
      <w:r>
        <w:rPr>
          <w:rStyle w:val="CommentReference"/>
        </w:rPr>
        <w:annotationRef/>
      </w:r>
      <w:r>
        <w:t>Lägga till medelpoäng?</w:t>
      </w:r>
    </w:p>
  </w:comment>
  <w:comment w:id="75" w:author="Unknown Author" w:date="2018-07-24T08:43:00Z" w:initials="">
    <w:p w14:paraId="34688D10" w14:textId="31D2383C" w:rsidR="0079274D" w:rsidRDefault="0079274D">
      <w:r>
        <w:rPr>
          <w:rFonts w:asciiTheme="minorHAnsi" w:hAnsiTheme="minorHAnsi"/>
          <w:sz w:val="20"/>
        </w:rPr>
        <w:t>Please stop doing this! This is the 3rd time I write this comment. You should not draw conclusions or summarize results based on what the next analysis you are going to do is. The result has its own value without the need for further analysis and it is this that you need to highlight. Fixed</w:t>
      </w:r>
    </w:p>
  </w:comment>
  <w:comment w:id="76" w:author="Olivia Imner" w:date="2018-07-28T07:41:00Z" w:initials="OI">
    <w:p w14:paraId="571E44D9" w14:textId="3184828C" w:rsidR="0079274D" w:rsidRDefault="0079274D">
      <w:pPr>
        <w:pStyle w:val="CommentText"/>
      </w:pPr>
      <w:r>
        <w:rPr>
          <w:rStyle w:val="CommentReference"/>
        </w:rPr>
        <w:annotationRef/>
      </w:r>
      <w:r>
        <w:t>Ska det vara såhär?</w:t>
      </w:r>
    </w:p>
  </w:comment>
  <w:comment w:id="77" w:author="Unknown Author" w:date="2018-07-24T08:27:00Z" w:initials="">
    <w:p w14:paraId="286E6531" w14:textId="61653465" w:rsidR="0079274D" w:rsidRDefault="0079274D">
      <w:r>
        <w:rPr>
          <w:rFonts w:asciiTheme="minorHAnsi" w:hAnsiTheme="minorHAnsi"/>
          <w:sz w:val="20"/>
        </w:rPr>
        <w:t>It is great that this is included now but it is NOT enough information to describe the figure! Add another sentance or 2 before this sentance and describe the figure. Fixed</w:t>
      </w:r>
    </w:p>
  </w:comment>
  <w:comment w:id="78" w:author="Unknown Author" w:date="2018-07-24T07:50:00Z" w:initials="">
    <w:p w14:paraId="0518BF0A" w14:textId="1F5CE182" w:rsidR="0079274D" w:rsidRDefault="0079274D">
      <w:r>
        <w:rPr>
          <w:rFonts w:asciiTheme="minorHAnsi" w:hAnsiTheme="minorHAnsi"/>
          <w:sz w:val="20"/>
        </w:rPr>
        <w:t xml:space="preserve">”Först sammanfattade vi DIM’s faser och element (Bilaga 3) för att sedan sammanställa påstående (Bilaga ?)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79" w:author="Unknown Author" w:date="2018-07-24T08:27:00Z" w:initials="">
    <w:p w14:paraId="4F4B3837" w14:textId="28798994" w:rsidR="0079274D" w:rsidRDefault="0079274D">
      <w:r>
        <w:rPr>
          <w:rFonts w:asciiTheme="minorHAnsi" w:hAnsiTheme="minorHAnsi"/>
          <w:sz w:val="20"/>
        </w:rPr>
        <w:t>Completley revise this sentance. You are getting ready to present figure 2b and you need to prepare the reader for the results by explaining what you did and why you did it. Fixed</w:t>
      </w:r>
    </w:p>
  </w:comment>
  <w:comment w:id="80" w:author="Unknown Author" w:date="2018-07-25T13:19:00Z" w:initials="">
    <w:p w14:paraId="28F0D712" w14:textId="4D9100BD" w:rsidR="0079274D" w:rsidRDefault="0079274D">
      <w:r>
        <w:rPr>
          <w:rFonts w:asciiTheme="minorHAnsi" w:hAnsiTheme="minorHAnsi"/>
          <w:sz w:val="20"/>
        </w:rPr>
        <w:t xml:space="preserve">All of the other elements had a relativley high score so it is better that you contrast with the others as a group instead of just one of them. </w:t>
      </w:r>
    </w:p>
  </w:comment>
  <w:comment w:id="81" w:author="Unknown Author" w:date="2018-07-24T08:27:00Z" w:initials="">
    <w:p w14:paraId="3A7794B9" w14:textId="31F89504" w:rsidR="0079274D" w:rsidRDefault="0079274D">
      <w:r>
        <w:rPr>
          <w:rFonts w:asciiTheme="minorHAnsi" w:hAnsiTheme="minorHAnsi"/>
          <w:sz w:val="20"/>
        </w:rPr>
        <w:t>Compared to what? Fixed</w:t>
      </w:r>
    </w:p>
  </w:comment>
  <w:comment w:id="82" w:author="Unknown Author" w:date="2018-07-24T08:35:00Z" w:initials="">
    <w:p w14:paraId="183B9643" w14:textId="5BB6A3C7" w:rsidR="0079274D" w:rsidRDefault="0079274D">
      <w:r>
        <w:rPr>
          <w:rFonts w:asciiTheme="minorHAnsi" w:hAnsiTheme="minorHAnsi"/>
          <w:sz w:val="20"/>
        </w:rPr>
        <w:t>Here it would be better to say something along the lines of: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fasen,  Validering element och Sammanfattning element,  visade en konsekvent låg medel resultalt på 1.5 respektiv 2.” Fixed</w:t>
      </w:r>
    </w:p>
  </w:comment>
  <w:comment w:id="83" w:author="Unknown Author" w:date="2018-07-24T08:37:00Z" w:initials="">
    <w:p w14:paraId="5684121A" w14:textId="6B9B396F" w:rsidR="0079274D" w:rsidRDefault="0079274D">
      <w:r>
        <w:rPr>
          <w:rFonts w:asciiTheme="minorHAnsi" w:hAnsiTheme="minorHAnsi"/>
          <w:sz w:val="20"/>
        </w:rPr>
        <w:t>The conclusion should be similar to waht we already wrote in the last paragraph of the introduction, i.e. ”I sin helhet ger resultatet från denna analys en tydlig karta över vilken del av kursen som skulle kunna förbättras enligt DIM.” Fixed</w:t>
      </w:r>
    </w:p>
  </w:comment>
  <w:comment w:id="84" w:author="Olivia Imner" w:date="2018-07-15T18:13:00Z" w:initials="OI">
    <w:p w14:paraId="23B74A43" w14:textId="77777777" w:rsidR="0079274D" w:rsidRDefault="0079274D">
      <w:r>
        <w:rPr>
          <w:rFonts w:ascii="Liberation Serif" w:eastAsia="Tahoma" w:hAnsi="Liberation Serif" w:cs="Tahoma"/>
          <w:sz w:val="24"/>
          <w:szCs w:val="24"/>
          <w:lang w:val="en-US" w:bidi="en-US"/>
        </w:rPr>
        <w:t>Each individual and specific result from figure 1a should be presented. Once this is done, the results for figure 1a should be summarized, ideally in one sentance. Then you start a new paragraph and do the same thing, i.e. specific individula results followed by a summary, for figure 1b. Do this for all the figures in the results section.</w:t>
      </w:r>
    </w:p>
  </w:comment>
  <w:comment w:id="85" w:author="Unknown Author" w:date="2018-07-25T15:56:00Z" w:initials="">
    <w:p w14:paraId="49A8A583" w14:textId="32CE9B39" w:rsidR="0079274D" w:rsidRDefault="0079274D">
      <w:r>
        <w:rPr>
          <w:rFonts w:asciiTheme="minorHAnsi" w:hAnsiTheme="minorHAnsi"/>
          <w:sz w:val="20"/>
        </w:rPr>
        <w:t>Remind me toa so they are in the same order as the elements on the x axis.</w:t>
      </w:r>
    </w:p>
  </w:comment>
  <w:comment w:id="87" w:author="Unknown Author" w:date="2018-07-25T13:28:00Z" w:initials="">
    <w:p w14:paraId="380DC4AA" w14:textId="505B3D98" w:rsidR="0079274D" w:rsidRDefault="0079274D">
      <w:r>
        <w:rPr>
          <w:rFonts w:asciiTheme="minorHAnsi" w:hAnsiTheme="minorHAnsi"/>
          <w:sz w:val="20"/>
        </w:rPr>
        <w:t>I would start this paragraph with saying WHY you looked at this. Again, first WHY then WHAT/HOW. Fixed</w:t>
      </w:r>
    </w:p>
  </w:comment>
  <w:comment w:id="88" w:author="Unknown Author" w:date="2018-07-26T17:45:00Z" w:initials="">
    <w:p w14:paraId="7CE29665" w14:textId="54B3B192" w:rsidR="0079274D" w:rsidRPr="00655118" w:rsidRDefault="0079274D">
      <w:pPr>
        <w:rPr>
          <w:color w:val="FF0000"/>
        </w:rPr>
      </w:pPr>
      <w:r>
        <w:rPr>
          <w:rFonts w:asciiTheme="minorHAnsi" w:hAnsiTheme="minorHAnsi"/>
          <w:sz w:val="20"/>
        </w:rPr>
        <w:t xml:space="preserve">This is not the correct conclusion. First of all, how does this information tell Grade how they can ”förbättra med att använda DIM”? The results show that independant of course topic or EIF requirements, Grades pedagogic standard, according to DIM, shows equal room for improvment. You need to rethink what the information in this analysis is telling you and revise all sentances including this type of information. </w:t>
      </w:r>
      <w:r w:rsidRPr="00655118">
        <w:rPr>
          <w:rFonts w:asciiTheme="minorHAnsi" w:hAnsiTheme="minorHAnsi"/>
          <w:color w:val="FF0000"/>
          <w:sz w:val="20"/>
        </w:rPr>
        <w:t xml:space="preserve">Är det en konstig mening? </w:t>
      </w:r>
    </w:p>
  </w:comment>
  <w:comment w:id="100" w:author="Unknown Author" w:date="2018-07-18T15:43:00Z" w:initials="">
    <w:p w14:paraId="4778FD34" w14:textId="77777777" w:rsidR="0079274D" w:rsidRDefault="0079274D">
      <w:r>
        <w:rPr>
          <w:rFonts w:asciiTheme="minorHAnsi" w:hAnsiTheme="minorHAnsi"/>
          <w:sz w:val="20"/>
        </w:rPr>
        <w:t>Description of table needs to be more detailed.</w:t>
      </w:r>
    </w:p>
  </w:comment>
  <w:comment w:id="102" w:author="Olivia Imner" w:date="2018-07-25T07:47:00Z" w:initials="OI">
    <w:p w14:paraId="11913791" w14:textId="77777777" w:rsidR="0079274D" w:rsidRPr="00D01DE3" w:rsidRDefault="0079274D" w:rsidP="00D01DE3">
      <w:pPr>
        <w:rPr>
          <w:rStyle w:val="IntenseEmphasis"/>
          <w:rFonts w:eastAsia="Times New Roman" w:cs="Times New Roman"/>
          <w:bCs w:val="0"/>
          <w:i w:val="0"/>
          <w:iCs w:val="0"/>
          <w:color w:val="00000A"/>
        </w:rPr>
      </w:pPr>
      <w:r>
        <w:rPr>
          <w:rStyle w:val="CommentReference"/>
        </w:rPr>
        <w:annotationRef/>
      </w:r>
      <w:r w:rsidRPr="00D01DE3">
        <w:rPr>
          <w:rStyle w:val="IntenseEmphasis"/>
          <w:rFonts w:eastAsia="Times New Roman" w:cs="Times New Roman"/>
          <w:bCs w:val="0"/>
          <w:i w:val="0"/>
          <w:iCs w:val="0"/>
          <w:color w:val="00000A"/>
        </w:rPr>
        <w:t>Avslut</w:t>
      </w:r>
    </w:p>
    <w:p w14:paraId="0B0D821B" w14:textId="77777777" w:rsidR="0079274D" w:rsidRDefault="0079274D" w:rsidP="00D01DE3">
      <w:pPr>
        <w:rPr>
          <w:rFonts w:eastAsia="Times New Roman" w:cs="Times New Roman"/>
          <w:color w:val="333333"/>
        </w:rPr>
      </w:pPr>
      <w:r>
        <w:rPr>
          <w:rStyle w:val="IntenseEmphasis"/>
          <w:rFonts w:eastAsia="Times New Roman" w:cs="Times New Roman"/>
          <w:b w:val="0"/>
          <w:bCs w:val="0"/>
          <w:i w:val="0"/>
          <w:iCs w:val="0"/>
          <w:color w:val="333333"/>
        </w:rPr>
        <w:t>16. Är det något som har blivit utlämnat från Grades pedagogiska kursdesign?</w:t>
      </w:r>
    </w:p>
    <w:p w14:paraId="4D2C9693" w14:textId="429963AA" w:rsidR="0079274D" w:rsidRDefault="0079274D">
      <w:pPr>
        <w:pStyle w:val="CommentText"/>
      </w:pPr>
    </w:p>
  </w:comment>
  <w:comment w:id="104" w:author="Unknown Author" w:date="2018-07-24T10:00:00Z" w:initials="">
    <w:p w14:paraId="29346867" w14:textId="77777777" w:rsidR="0079274D" w:rsidRDefault="0079274D" w:rsidP="00F16CB6">
      <w:r>
        <w:rPr>
          <w:rFonts w:asciiTheme="minorHAnsi" w:hAnsiTheme="minorHAnsi"/>
          <w:sz w:val="20"/>
        </w:rPr>
        <w:t>Why do you say in the methods that the interview is ”påstående” but it is in fact questions and statments?</w:t>
      </w:r>
    </w:p>
  </w:comment>
  <w:comment w:id="103" w:author="Olivia Imner" w:date="2018-07-25T08:06:00Z" w:initials="OI">
    <w:p w14:paraId="44A6F018" w14:textId="181ED00E" w:rsidR="0079274D" w:rsidRDefault="0079274D">
      <w:pPr>
        <w:pStyle w:val="CommentText"/>
      </w:pPr>
      <w:r>
        <w:rPr>
          <w:rStyle w:val="CommentReference"/>
        </w:rPr>
        <w:annotationRef/>
      </w:r>
      <w:r>
        <w:t xml:space="preserve">Ändra till annat ord för frågor och påståenden </w:t>
      </w:r>
    </w:p>
  </w:comment>
  <w:comment w:id="106" w:author="Jason Serviss" w:date="2018-08-15T19:47:00Z" w:initials="JS">
    <w:p w14:paraId="501BD8E8" w14:textId="286E7D36" w:rsidR="0079274D" w:rsidRDefault="0079274D">
      <w:pPr>
        <w:pStyle w:val="CommentText"/>
      </w:pPr>
      <w:r>
        <w:rPr>
          <w:rStyle w:val="CommentReference"/>
        </w:rPr>
        <w:annotationRef/>
      </w:r>
      <w:r>
        <w:t>It is unclear what the footnotes are.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79274D" w:rsidRDefault="0079274D">
      <w:r>
        <w:separator/>
      </w:r>
    </w:p>
  </w:endnote>
  <w:endnote w:type="continuationSeparator" w:id="0">
    <w:p w14:paraId="4F768654" w14:textId="77777777" w:rsidR="0079274D" w:rsidRDefault="00792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79274D" w:rsidRDefault="0079274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79274D" w:rsidRDefault="0079274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79274D" w:rsidRDefault="0079274D">
        <w:pPr>
          <w:pStyle w:val="Footer1"/>
          <w:jc w:val="center"/>
        </w:pPr>
        <w:r>
          <w:fldChar w:fldCharType="begin"/>
        </w:r>
        <w:r>
          <w:instrText>PAGE</w:instrText>
        </w:r>
        <w:r>
          <w:fldChar w:fldCharType="separate"/>
        </w:r>
        <w:r w:rsidR="00A46B98">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79274D" w:rsidRDefault="0079274D">
        <w:pPr>
          <w:pStyle w:val="Footer1"/>
          <w:jc w:val="center"/>
        </w:pPr>
        <w:r>
          <w:fldChar w:fldCharType="begin"/>
        </w:r>
        <w:r>
          <w:instrText>PAGE</w:instrText>
        </w:r>
        <w:r>
          <w:fldChar w:fldCharType="separate"/>
        </w:r>
        <w:r w:rsidR="00A46B98">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79274D" w:rsidRDefault="0079274D">
      <w:r>
        <w:separator/>
      </w:r>
    </w:p>
  </w:footnote>
  <w:footnote w:type="continuationSeparator" w:id="0">
    <w:p w14:paraId="71DB8F98" w14:textId="77777777" w:rsidR="0079274D" w:rsidRDefault="0079274D">
      <w:r>
        <w:continuationSeparator/>
      </w:r>
    </w:p>
  </w:footnote>
  <w:footnote w:id="1">
    <w:p w14:paraId="5824ECF3" w14:textId="5BB851BE" w:rsidR="0079274D" w:rsidRDefault="0079274D">
      <w:pPr>
        <w:pStyle w:val="FootnoteText"/>
      </w:pPr>
      <w:r>
        <w:rPr>
          <w:rStyle w:val="FootnoteReference"/>
        </w:rPr>
        <w:footnoteRef/>
      </w:r>
      <w:r>
        <w:rPr>
          <w:rStyle w:val="FootnoteReference"/>
        </w:rPr>
        <w:tab/>
      </w:r>
      <w:r>
        <w:t xml:space="preserve"> </w:t>
      </w:r>
      <w:r>
        <w:rPr>
          <w:sz w:val="14"/>
          <w:szCs w:val="14"/>
        </w:rPr>
        <w:t xml:space="preserve">Grade använder målgrupp istället för användargrupp. </w:t>
      </w:r>
    </w:p>
  </w:footnote>
  <w:footnote w:id="2">
    <w:p w14:paraId="1BA30943" w14:textId="23C43D3B" w:rsidR="0079274D" w:rsidRDefault="0079274D">
      <w:pPr>
        <w:pStyle w:val="FootnoteText"/>
      </w:pPr>
      <w:r>
        <w:rPr>
          <w:rStyle w:val="FootnoteReference"/>
        </w:rPr>
        <w:footnoteRef/>
      </w:r>
      <w:r>
        <w:rPr>
          <w:rStyle w:val="FootnoteReference"/>
        </w:rPr>
        <w:tab/>
      </w:r>
      <w:r>
        <w:rPr>
          <w:sz w:val="14"/>
          <w:szCs w:val="14"/>
        </w:rPr>
        <w:t xml:space="preserve"> Att studenten kan konkretisera det dem lärt sig i kursen. </w:t>
      </w:r>
    </w:p>
  </w:footnote>
  <w:footnote w:id="3">
    <w:p w14:paraId="58A700CB" w14:textId="230544FC" w:rsidR="0079274D" w:rsidRDefault="0079274D">
      <w:pPr>
        <w:pStyle w:val="FootnoteText"/>
      </w:pPr>
      <w:r>
        <w:rPr>
          <w:rStyle w:val="FootnoteReference"/>
        </w:rPr>
        <w:footnoteRef/>
      </w:r>
      <w:r>
        <w:rPr>
          <w:rStyle w:val="FootnoteReference"/>
        </w:rPr>
        <w:tab/>
      </w:r>
      <w:r>
        <w:rPr>
          <w:sz w:val="14"/>
          <w:szCs w:val="14"/>
        </w:rPr>
        <w:t xml:space="preserve"> Aktiveringen ska hända i kursen. </w:t>
      </w:r>
    </w:p>
  </w:footnote>
  <w:footnote w:id="4">
    <w:p w14:paraId="19D64118" w14:textId="1999C8E3" w:rsidR="0079274D" w:rsidRDefault="0079274D">
      <w:pPr>
        <w:pStyle w:val="FootnoteText"/>
      </w:pPr>
      <w:r>
        <w:rPr>
          <w:rStyle w:val="FootnoteReference"/>
        </w:rPr>
        <w:footnoteRef/>
      </w:r>
      <w:r>
        <w:rPr>
          <w:rStyle w:val="FootnoteReference"/>
        </w:rPr>
        <w:tab/>
      </w:r>
      <w:r>
        <w:rPr>
          <w:sz w:val="14"/>
          <w:szCs w:val="14"/>
        </w:rPr>
        <w:t xml:space="preserve"> Det inlärda materialet ska fastna hos studenten.</w:t>
      </w:r>
    </w:p>
  </w:footnote>
  <w:footnote w:id="5">
    <w:p w14:paraId="4B8BE4EC" w14:textId="46F2989E" w:rsidR="0079274D" w:rsidRDefault="0079274D">
      <w:pPr>
        <w:pStyle w:val="FootnoteText"/>
      </w:pPr>
      <w:r>
        <w:rPr>
          <w:rStyle w:val="FootnoteReference"/>
        </w:rPr>
        <w:footnoteRef/>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79274D" w:rsidRDefault="0079274D" w:rsidP="00305D18">
      <w:pPr>
        <w:pStyle w:val="FootnoteText"/>
      </w:pPr>
      <w:r>
        <w:rPr>
          <w:rStyle w:val="FootnoteReference"/>
        </w:rPr>
        <w:footnoteRef/>
      </w:r>
      <w:r>
        <w:rPr>
          <w:rStyle w:val="FootnoteReference"/>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427E4"/>
    <w:rsid w:val="00052213"/>
    <w:rsid w:val="000775EB"/>
    <w:rsid w:val="00083F82"/>
    <w:rsid w:val="000F0C86"/>
    <w:rsid w:val="001017ED"/>
    <w:rsid w:val="00116196"/>
    <w:rsid w:val="00131159"/>
    <w:rsid w:val="001E60E6"/>
    <w:rsid w:val="00216DDF"/>
    <w:rsid w:val="00242648"/>
    <w:rsid w:val="002427A4"/>
    <w:rsid w:val="002E792E"/>
    <w:rsid w:val="00305D18"/>
    <w:rsid w:val="00313701"/>
    <w:rsid w:val="00355C23"/>
    <w:rsid w:val="00363562"/>
    <w:rsid w:val="003A2801"/>
    <w:rsid w:val="003E735C"/>
    <w:rsid w:val="004317DB"/>
    <w:rsid w:val="004A010C"/>
    <w:rsid w:val="004A62A2"/>
    <w:rsid w:val="004E58AD"/>
    <w:rsid w:val="00514027"/>
    <w:rsid w:val="00526AA1"/>
    <w:rsid w:val="00536530"/>
    <w:rsid w:val="00542B84"/>
    <w:rsid w:val="0059226E"/>
    <w:rsid w:val="005E3C6F"/>
    <w:rsid w:val="005F02AD"/>
    <w:rsid w:val="00615A46"/>
    <w:rsid w:val="006304C9"/>
    <w:rsid w:val="00655118"/>
    <w:rsid w:val="006C3FF0"/>
    <w:rsid w:val="006E30FA"/>
    <w:rsid w:val="006F6C67"/>
    <w:rsid w:val="0072154A"/>
    <w:rsid w:val="00747A26"/>
    <w:rsid w:val="007710D1"/>
    <w:rsid w:val="0079274D"/>
    <w:rsid w:val="007B2AC7"/>
    <w:rsid w:val="007C15AA"/>
    <w:rsid w:val="0082040C"/>
    <w:rsid w:val="00824AFB"/>
    <w:rsid w:val="00850895"/>
    <w:rsid w:val="0088501B"/>
    <w:rsid w:val="00891A2E"/>
    <w:rsid w:val="008A6C94"/>
    <w:rsid w:val="008E6FE9"/>
    <w:rsid w:val="00902AF6"/>
    <w:rsid w:val="00907F5F"/>
    <w:rsid w:val="00915D89"/>
    <w:rsid w:val="00951E2F"/>
    <w:rsid w:val="009562B9"/>
    <w:rsid w:val="00960F14"/>
    <w:rsid w:val="00971948"/>
    <w:rsid w:val="009853E3"/>
    <w:rsid w:val="009A5435"/>
    <w:rsid w:val="009F3187"/>
    <w:rsid w:val="00A17D89"/>
    <w:rsid w:val="00A46B98"/>
    <w:rsid w:val="00A63C4E"/>
    <w:rsid w:val="00A87BB7"/>
    <w:rsid w:val="00AD2787"/>
    <w:rsid w:val="00AF577B"/>
    <w:rsid w:val="00B17BFA"/>
    <w:rsid w:val="00B32D13"/>
    <w:rsid w:val="00B61255"/>
    <w:rsid w:val="00B95069"/>
    <w:rsid w:val="00BA62A8"/>
    <w:rsid w:val="00BB2BBD"/>
    <w:rsid w:val="00C363DF"/>
    <w:rsid w:val="00C37647"/>
    <w:rsid w:val="00C409E3"/>
    <w:rsid w:val="00C869D0"/>
    <w:rsid w:val="00C9446B"/>
    <w:rsid w:val="00CB107E"/>
    <w:rsid w:val="00CB3D1B"/>
    <w:rsid w:val="00CB6D9D"/>
    <w:rsid w:val="00D000E0"/>
    <w:rsid w:val="00D01DE3"/>
    <w:rsid w:val="00D43553"/>
    <w:rsid w:val="00D43E6B"/>
    <w:rsid w:val="00D44F9D"/>
    <w:rsid w:val="00D45847"/>
    <w:rsid w:val="00D54FB0"/>
    <w:rsid w:val="00D74BFF"/>
    <w:rsid w:val="00D7649D"/>
    <w:rsid w:val="00D863D2"/>
    <w:rsid w:val="00D939B2"/>
    <w:rsid w:val="00E7141B"/>
    <w:rsid w:val="00EA7A8A"/>
    <w:rsid w:val="00EB433D"/>
    <w:rsid w:val="00EF56C7"/>
    <w:rsid w:val="00F16CB6"/>
    <w:rsid w:val="00F5225C"/>
    <w:rsid w:val="00F628A3"/>
    <w:rsid w:val="00F67766"/>
    <w:rsid w:val="00FE6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B9486-53E2-A14C-A78D-FBB597632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7377</TotalTime>
  <Pages>25</Pages>
  <Words>5322</Words>
  <Characters>30336</Characters>
  <Application>Microsoft Macintosh Word</Application>
  <DocSecurity>0</DocSecurity>
  <Lines>252</Lines>
  <Paragraphs>71</Paragraphs>
  <ScaleCrop>false</ScaleCrop>
  <Company>Stockholms universitetsbibliotek</Company>
  <LinksUpToDate>false</LinksUpToDate>
  <CharactersWithSpaces>35587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187</cp:revision>
  <cp:lastPrinted>2010-07-05T09:46:00Z</cp:lastPrinted>
  <dcterms:created xsi:type="dcterms:W3CDTF">2018-05-01T11:24:00Z</dcterms:created>
  <dcterms:modified xsi:type="dcterms:W3CDTF">2018-08-20T18:53:00Z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