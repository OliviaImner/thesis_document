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6770F8" w:rsidRDefault="006770F8" w:rsidP="006770F8">
      <w:pPr>
        <w:pStyle w:val="Titleofthesis"/>
        <w:jc w:val="both"/>
        <w:rPr>
          <w:sz w:val="46"/>
          <w:szCs w:val="46"/>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1D7AAB" w:rsidRDefault="001D7AAB">
                            <w:pPr>
                              <w:pStyle w:val="Frontpagetext"/>
                              <w:rPr>
                                <w:sz w:val="28"/>
                                <w:szCs w:val="28"/>
                              </w:rPr>
                            </w:pPr>
                            <w:r>
                              <w:rPr>
                                <w:sz w:val="28"/>
                                <w:szCs w:val="28"/>
                              </w:rPr>
                              <w:t xml:space="preserve">Institutionen för data- </w:t>
                            </w:r>
                            <w:r>
                              <w:rPr>
                                <w:sz w:val="28"/>
                                <w:szCs w:val="28"/>
                              </w:rPr>
                              <w:br/>
                              <w:t>och systemvetenskap</w:t>
                            </w:r>
                          </w:p>
                          <w:p w14:paraId="0DD0DA7D" w14:textId="77777777" w:rsidR="001D7AAB" w:rsidRDefault="001D7AAB">
                            <w:pPr>
                              <w:pStyle w:val="TextBox"/>
                            </w:pPr>
                            <w:r>
                              <w:t xml:space="preserve">Examensarbete 15 </w:t>
                            </w:r>
                            <w:proofErr w:type="spellStart"/>
                            <w:r>
                              <w:t>hp</w:t>
                            </w:r>
                            <w:proofErr w:type="spellEnd"/>
                          </w:p>
                          <w:p w14:paraId="205AAAC7" w14:textId="77777777" w:rsidR="001D7AAB" w:rsidRDefault="001D7AAB">
                            <w:pPr>
                              <w:pStyle w:val="TextBox"/>
                            </w:pPr>
                            <w:r>
                              <w:t>Data- och systemvetenskap</w:t>
                            </w:r>
                          </w:p>
                          <w:p w14:paraId="51566511" w14:textId="77777777" w:rsidR="001D7AAB" w:rsidRDefault="001D7AAB">
                            <w:pPr>
                              <w:pStyle w:val="Textruta"/>
                            </w:pPr>
                            <w:r>
                              <w:t xml:space="preserve">Kurs- eller utbildningsprogram (180 </w:t>
                            </w:r>
                            <w:proofErr w:type="spellStart"/>
                            <w:r>
                              <w:t>hp</w:t>
                            </w:r>
                            <w:proofErr w:type="spellEnd"/>
                            <w:r>
                              <w:t xml:space="preserve">) </w:t>
                            </w:r>
                          </w:p>
                          <w:p w14:paraId="7A700FAB" w14:textId="05793D08" w:rsidR="001D7AAB" w:rsidRDefault="001D7AAB">
                            <w:pPr>
                              <w:pStyle w:val="Textruta"/>
                            </w:pPr>
                            <w:r>
                              <w:t>Höstterminen 2018</w:t>
                            </w:r>
                          </w:p>
                          <w:p w14:paraId="381612CD" w14:textId="77777777" w:rsidR="001D7AAB" w:rsidRDefault="001D7AAB">
                            <w:pPr>
                              <w:pStyle w:val="Textruta"/>
                            </w:pPr>
                            <w:r>
                              <w:t>Handledare: Robert Ramberg</w:t>
                            </w:r>
                          </w:p>
                          <w:p w14:paraId="41DC09BB" w14:textId="65C456F9" w:rsidR="001D7AAB" w:rsidRDefault="001D7AAB">
                            <w:pPr>
                              <w:pStyle w:val="Textruta"/>
                            </w:pPr>
                            <w:r>
                              <w:t xml:space="preserve">Granskare: </w:t>
                            </w:r>
                          </w:p>
                          <w:p w14:paraId="316E1ACF" w14:textId="77777777" w:rsidR="001D7AAB" w:rsidRDefault="001D7AAB">
                            <w:pPr>
                              <w:pStyle w:val="Textruta"/>
                              <w:rPr>
                                <w:lang w:val="en-US"/>
                              </w:rPr>
                            </w:pPr>
                            <w:r>
                              <w:rPr>
                                <w:lang w:val="en-US"/>
                              </w:rPr>
                              <w:t>English title: Evaluation of pedagogical models as a platform for the refinement of courses at the e-learning company Grade</w:t>
                            </w:r>
                          </w:p>
                          <w:p w14:paraId="680742CD" w14:textId="77777777" w:rsidR="001D7AAB" w:rsidRDefault="001D7AA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1D7AAB" w:rsidRDefault="001D7AAB">
                      <w:pPr>
                        <w:pStyle w:val="Frontpagetext"/>
                        <w:rPr>
                          <w:sz w:val="28"/>
                          <w:szCs w:val="28"/>
                        </w:rPr>
                      </w:pPr>
                      <w:r>
                        <w:rPr>
                          <w:sz w:val="28"/>
                          <w:szCs w:val="28"/>
                        </w:rPr>
                        <w:t xml:space="preserve">Institutionen för data- </w:t>
                      </w:r>
                      <w:r>
                        <w:rPr>
                          <w:sz w:val="28"/>
                          <w:szCs w:val="28"/>
                        </w:rPr>
                        <w:br/>
                        <w:t>och systemvetenskap</w:t>
                      </w:r>
                    </w:p>
                    <w:p w14:paraId="0DD0DA7D" w14:textId="77777777" w:rsidR="001D7AAB" w:rsidRDefault="001D7AAB">
                      <w:pPr>
                        <w:pStyle w:val="TextBox"/>
                      </w:pPr>
                      <w:r>
                        <w:t xml:space="preserve">Examensarbete 15 </w:t>
                      </w:r>
                      <w:proofErr w:type="spellStart"/>
                      <w:r>
                        <w:t>hp</w:t>
                      </w:r>
                      <w:proofErr w:type="spellEnd"/>
                    </w:p>
                    <w:p w14:paraId="205AAAC7" w14:textId="77777777" w:rsidR="001D7AAB" w:rsidRDefault="001D7AAB">
                      <w:pPr>
                        <w:pStyle w:val="TextBox"/>
                      </w:pPr>
                      <w:r>
                        <w:t>Data- och systemvetenskap</w:t>
                      </w:r>
                    </w:p>
                    <w:p w14:paraId="51566511" w14:textId="77777777" w:rsidR="001D7AAB" w:rsidRDefault="001D7AAB">
                      <w:pPr>
                        <w:pStyle w:val="Textruta"/>
                      </w:pPr>
                      <w:r>
                        <w:t xml:space="preserve">Kurs- eller utbildningsprogram (180 </w:t>
                      </w:r>
                      <w:proofErr w:type="spellStart"/>
                      <w:r>
                        <w:t>hp</w:t>
                      </w:r>
                      <w:proofErr w:type="spellEnd"/>
                      <w:r>
                        <w:t xml:space="preserve">) </w:t>
                      </w:r>
                    </w:p>
                    <w:p w14:paraId="7A700FAB" w14:textId="05793D08" w:rsidR="001D7AAB" w:rsidRDefault="001D7AAB">
                      <w:pPr>
                        <w:pStyle w:val="Textruta"/>
                      </w:pPr>
                      <w:r>
                        <w:t>Höstterminen 2018</w:t>
                      </w:r>
                    </w:p>
                    <w:p w14:paraId="381612CD" w14:textId="77777777" w:rsidR="001D7AAB" w:rsidRDefault="001D7AAB">
                      <w:pPr>
                        <w:pStyle w:val="Textruta"/>
                      </w:pPr>
                      <w:r>
                        <w:t>Handledare: Robert Ramberg</w:t>
                      </w:r>
                    </w:p>
                    <w:p w14:paraId="41DC09BB" w14:textId="65C456F9" w:rsidR="001D7AAB" w:rsidRDefault="001D7AAB">
                      <w:pPr>
                        <w:pStyle w:val="Textruta"/>
                      </w:pPr>
                      <w:r>
                        <w:t xml:space="preserve">Granskare: </w:t>
                      </w:r>
                    </w:p>
                    <w:p w14:paraId="316E1ACF" w14:textId="77777777" w:rsidR="001D7AAB" w:rsidRDefault="001D7AAB">
                      <w:pPr>
                        <w:pStyle w:val="Textruta"/>
                        <w:rPr>
                          <w:lang w:val="en-US"/>
                        </w:rPr>
                      </w:pPr>
                      <w:r>
                        <w:rPr>
                          <w:lang w:val="en-US"/>
                        </w:rPr>
                        <w:t>English title: Evaluation of pedagogical models as a platform for the refinement of courses at the e-learning company Grade</w:t>
                      </w:r>
                    </w:p>
                    <w:p w14:paraId="680742CD" w14:textId="77777777" w:rsidR="001D7AAB" w:rsidRDefault="001D7AAB">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rd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ins w:id="0" w:author="Jason Serviss" w:date="2018-10-18T19:24:00Z">
        <w:r w:rsidR="00214F7B">
          <w:rPr>
            <w:noProof/>
          </w:rPr>
          <w:t>I</w:t>
        </w:r>
      </w:ins>
      <w:r w:rsidR="00424655">
        <w:rPr>
          <w:rFonts w:eastAsiaTheme="minorEastAsia"/>
          <w:noProof/>
          <w:lang w:eastAsia="ja-JP"/>
        </w:rPr>
        <w:tab/>
      </w:r>
      <w:ins w:id="1" w:author="Jason Serviss" w:date="2018-10-18T19:25:00Z">
        <w:r w:rsidR="00214F7B">
          <w:rPr>
            <w:rFonts w:eastAsiaTheme="minorEastAsia"/>
            <w:noProof/>
            <w:lang w:eastAsia="ja-JP"/>
          </w:rPr>
          <w:t xml:space="preserve"> </w:t>
        </w:r>
      </w:ins>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47590E">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ins w:id="2" w:author="Jason Serviss" w:date="2018-10-18T19:25:00Z">
        <w:r>
          <w:rPr>
            <w:rFonts w:eastAsiaTheme="minorEastAsia"/>
            <w:noProof/>
            <w:lang w:eastAsia="ja-JP"/>
          </w:rPr>
          <w:t xml:space="preserve"> </w:t>
        </w:r>
      </w:ins>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47590E">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ins w:id="3" w:author="Jason Serviss" w:date="2018-10-18T19:26:00Z">
        <w:r>
          <w:rPr>
            <w:rFonts w:eastAsiaTheme="minorEastAsia"/>
            <w:noProof/>
            <w:lang w:eastAsia="ja-JP"/>
          </w:rPr>
          <w:t xml:space="preserve"> </w:t>
        </w:r>
      </w:ins>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ins w:id="4" w:author="Jason Serviss" w:date="2018-10-18T19:49:00Z">
        <w:r w:rsidR="0047590E">
          <w:rPr>
            <w:noProof/>
          </w:rPr>
          <w:t>6</w:t>
        </w:r>
      </w:ins>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ins w:id="5" w:author="Jason Serviss" w:date="2018-10-18T19:26:00Z">
        <w:r>
          <w:rPr>
            <w:rFonts w:eastAsiaTheme="minorEastAsia"/>
            <w:noProof/>
            <w:lang w:eastAsia="ja-JP"/>
          </w:rPr>
          <w:t xml:space="preserve"> </w:t>
        </w:r>
      </w:ins>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ins w:id="6" w:author="Jason Serviss" w:date="2018-10-18T19:49:00Z">
        <w:r w:rsidR="0047590E">
          <w:rPr>
            <w:noProof/>
          </w:rPr>
          <w:t>7</w:t>
        </w:r>
      </w:ins>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ins w:id="7" w:author="Jason Serviss" w:date="2018-10-18T19:26:00Z">
        <w:r>
          <w:rPr>
            <w:rFonts w:eastAsiaTheme="minorEastAsia"/>
            <w:noProof/>
            <w:lang w:eastAsia="ja-JP"/>
          </w:rPr>
          <w:t xml:space="preserve"> </w:t>
        </w:r>
      </w:ins>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47590E">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ins w:id="8" w:author="Jason Serviss" w:date="2018-10-18T19:26:00Z">
        <w:r>
          <w:rPr>
            <w:rFonts w:eastAsiaTheme="minorEastAsia"/>
            <w:noProof/>
            <w:lang w:eastAsia="ja-JP"/>
          </w:rPr>
          <w:t xml:space="preserve"> </w:t>
        </w:r>
      </w:ins>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47590E">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ins w:id="9" w:author="Jason Serviss" w:date="2018-10-18T19:26:00Z">
        <w:r>
          <w:rPr>
            <w:rFonts w:eastAsiaTheme="minorEastAsia"/>
            <w:noProof/>
            <w:lang w:eastAsia="ja-JP"/>
          </w:rPr>
          <w:t xml:space="preserve"> </w:t>
        </w:r>
      </w:ins>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47590E">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ins w:id="10" w:author="Jason Serviss" w:date="2018-10-18T19:26:00Z">
        <w:r>
          <w:rPr>
            <w:rFonts w:eastAsiaTheme="minorEastAsia"/>
            <w:noProof/>
            <w:lang w:eastAsia="ja-JP"/>
          </w:rPr>
          <w:t xml:space="preserve"> </w:t>
        </w:r>
      </w:ins>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47590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11" w:name="_Toc391456178"/>
      <w:bookmarkStart w:id="12" w:name="_Toc401327934"/>
      <w:bookmarkEnd w:id="11"/>
      <w:r>
        <w:lastRenderedPageBreak/>
        <w:t>Synopsis</w:t>
      </w:r>
      <w:bookmarkEnd w:id="12"/>
    </w:p>
    <w:p w14:paraId="45599B24" w14:textId="58EFC126" w:rsidR="00C77B2D" w:rsidRDefault="00791D4B" w:rsidP="00A04460">
      <w:pPr>
        <w:pStyle w:val="Brdtext"/>
        <w:spacing w:line="480" w:lineRule="auto"/>
        <w:jc w:val="both"/>
      </w:pPr>
      <w:r>
        <w:t>Företaget 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265FDF">
        <w:t xml:space="preserve"> kurser i över 20 år. Fast Grade 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rPr>
          <w:szCs w:val="22"/>
        </w:rPr>
        <w:t xml:space="preserve"> e.g.</w:t>
      </w:r>
      <w:r w:rsidR="00D46833">
        <w:rPr>
          <w:szCs w:val="22"/>
        </w:rPr>
        <w:t xml:space="preserve"> </w:t>
      </w:r>
      <w:r w:rsidR="00035BFB">
        <w:rPr>
          <w:szCs w:val="22"/>
        </w:rPr>
        <w:t>lättare identifiering av</w:t>
      </w:r>
      <w:r w:rsidR="009411BD">
        <w:rPr>
          <w:szCs w:val="22"/>
        </w:rPr>
        <w:t xml:space="preserve"> </w:t>
      </w:r>
      <w:r w:rsidR="002125BE">
        <w:rPr>
          <w:szCs w:val="22"/>
        </w:rPr>
        <w:t>vilka krav som finns</w:t>
      </w:r>
      <w:r w:rsidR="009411BD">
        <w:rPr>
          <w:szCs w:val="22"/>
        </w:rPr>
        <w:t xml:space="preserve"> i E-lärande företagens</w:t>
      </w:r>
      <w:r w:rsidR="00C27B26">
        <w:rPr>
          <w:szCs w:val="22"/>
        </w:rPr>
        <w:t xml:space="preserve"> kurser, </w:t>
      </w:r>
      <w:r w:rsidR="00035BFB">
        <w:rPr>
          <w:szCs w:val="22"/>
        </w:rPr>
        <w:t>ökad struktur i</w:t>
      </w:r>
      <w:r w:rsidR="009411BD">
        <w:rPr>
          <w:szCs w:val="22"/>
        </w:rPr>
        <w:t xml:space="preserve"> kursinnehållet, </w:t>
      </w:r>
      <w:r w:rsidR="00C27B26">
        <w:rPr>
          <w:szCs w:val="22"/>
        </w:rPr>
        <w:t xml:space="preserve">och </w:t>
      </w:r>
      <w:r w:rsidR="00035BFB">
        <w:rPr>
          <w:szCs w:val="22"/>
        </w:rPr>
        <w:t>möjlighet att</w:t>
      </w:r>
      <w:r w:rsidR="00815EFC">
        <w:rPr>
          <w:szCs w:val="22"/>
        </w:rPr>
        <w:t xml:space="preserve"> kunna </w:t>
      </w:r>
      <w:r w:rsidR="00A04460">
        <w:rPr>
          <w:szCs w:val="22"/>
        </w:rPr>
        <w:t>följa</w:t>
      </w:r>
      <w:r w:rsidR="00815EFC">
        <w:rPr>
          <w:szCs w:val="22"/>
        </w:rPr>
        <w:t xml:space="preserve"> hur pedagogiken tillhandahålls i kurser</w:t>
      </w:r>
      <w:r w:rsidR="00815EFC">
        <w:t xml:space="preserve">. </w:t>
      </w:r>
      <w:r w:rsidR="009411BD">
        <w:t>E-lärande</w:t>
      </w:r>
      <w:r w:rsidR="00265FDF">
        <w:t xml:space="preserve"> företag som inte utgår från en </w:t>
      </w:r>
      <w:r w:rsidR="004B2F3D">
        <w:t xml:space="preserve">pedagogisk modell har visat </w:t>
      </w:r>
      <w:r w:rsidR="00036B5F">
        <w:t>sig att</w:t>
      </w:r>
      <w:r w:rsidR="004B2F3D">
        <w:t xml:space="preserve"> ofta ha</w:t>
      </w:r>
      <w:r w:rsidR="00265FDF">
        <w:t xml:space="preserve"> brister i </w:t>
      </w:r>
      <w:r w:rsidR="009411BD">
        <w:t xml:space="preserve">lärandestrategier, kursinnehållet, </w:t>
      </w:r>
      <w:r w:rsidR="00036B5F">
        <w:t>delkursens tid och takt</w:t>
      </w:r>
      <w:r w:rsidR="009411BD">
        <w:t xml:space="preserve">, gränssnittdesignen, och </w:t>
      </w:r>
      <w:r w:rsidR="00036B5F">
        <w:t>uppnåendet av nöjaktigt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w:t>
      </w:r>
      <w:proofErr w:type="spellStart"/>
      <w:r w:rsidR="00C67983" w:rsidRPr="00C67983">
        <w:t>Pange</w:t>
      </w:r>
      <w:proofErr w:type="spellEnd"/>
      <w:r w:rsidR="00C67983" w:rsidRPr="00C67983">
        <w:t xml:space="preserve"> &amp; Pange, 2011)</w:t>
      </w:r>
      <w:r w:rsidR="001D68A2" w:rsidRPr="001D68A2">
        <w:fldChar w:fldCharType="end"/>
      </w:r>
      <w:r w:rsidR="009411BD" w:rsidRPr="001D68A2">
        <w:t>.</w:t>
      </w:r>
      <w:r w:rsidR="009411BD">
        <w:t xml:space="preserve"> </w:t>
      </w:r>
      <w:r w:rsidR="00265FDF">
        <w:t xml:space="preserve">I </w:t>
      </w:r>
      <w:r w:rsidR="000033C8">
        <w:t xml:space="preserve">denna studie utnyttjar vi </w:t>
      </w:r>
      <w:r w:rsidR="009411BD">
        <w:t xml:space="preserve">en </w:t>
      </w:r>
      <w:r w:rsidR="000033C8">
        <w:t xml:space="preserve">intervju </w:t>
      </w:r>
      <w:r w:rsidR="00265FDF">
        <w:t xml:space="preserve">med Grades pedagogisk </w:t>
      </w:r>
      <w:r w:rsidR="000033C8">
        <w:t>ansvarig</w:t>
      </w:r>
      <w:r w:rsidR="002125BE">
        <w:t xml:space="preserve"> för att undersöka</w:t>
      </w:r>
      <w:r w:rsidR="00265FDF">
        <w:t xml:space="preserve"> pedagogiska modeller som </w:t>
      </w:r>
      <w:r w:rsidR="00D6155F">
        <w:t>lämpar sig</w:t>
      </w:r>
      <w:r w:rsidR="00265FDF">
        <w:t xml:space="preserve"> i Grades nuvarande </w:t>
      </w:r>
      <w:r w:rsidR="000033C8">
        <w:t>pedagogisk</w:t>
      </w:r>
      <w:r w:rsidR="009411BD">
        <w:t>a</w:t>
      </w:r>
      <w:r w:rsidR="00265FDF">
        <w:t xml:space="preserve"> ramverk och kundbas</w:t>
      </w:r>
      <w:r>
        <w:t>,</w:t>
      </w:r>
      <w:r w:rsidR="00265FDF">
        <w:t xml:space="preserve"> och som skulle kunna </w:t>
      </w:r>
      <w:r w:rsidR="00712B8D">
        <w:t>i framtiden</w:t>
      </w:r>
      <w:r w:rsidR="009411BD">
        <w:t xml:space="preserve"> bli implementerat i</w:t>
      </w:r>
      <w:r w:rsidR="00265FDF">
        <w:t xml:space="preserve"> Grade. Vi evaluera </w:t>
      </w:r>
      <w:r w:rsidR="009411BD">
        <w:t xml:space="preserve">också </w:t>
      </w:r>
      <w:r w:rsidR="00265FDF">
        <w:t xml:space="preserve">fyra av Grades tidigare kurser enligt en </w:t>
      </w:r>
      <w:r w:rsidR="000033C8">
        <w:t>pedagogisk</w:t>
      </w:r>
      <w:r w:rsidR="009411BD">
        <w:t xml:space="preserve"> modell</w:t>
      </w:r>
      <w:r>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265FDF">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r w:rsidR="000033C8">
        <w:t>Sammanfattningsvis</w:t>
      </w:r>
      <w:r w:rsidR="00E0678A">
        <w:t xml:space="preserve"> ger resultatet en logisk utgångspunkt för vidare undersökningar kring </w:t>
      </w:r>
      <w:r w:rsidR="0081570D">
        <w:t>anpassande pedagogiska modeller hos Grade och kartlägger potential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rPr>
          <w:ins w:id="13" w:author="Jason Serviss" w:date="2018-10-18T19:07:00Z"/>
        </w:rPr>
      </w:pPr>
      <w:bookmarkStart w:id="14" w:name="_Toc391456179"/>
      <w:bookmarkStart w:id="15" w:name="_Toc401327935"/>
      <w:bookmarkEnd w:id="14"/>
      <w:r>
        <w:lastRenderedPageBreak/>
        <w:t>Introduktion</w:t>
      </w:r>
      <w:bookmarkEnd w:id="15"/>
    </w:p>
    <w:p w14:paraId="5BB8FF23" w14:textId="4C8CB7FA" w:rsidR="00D45847" w:rsidRDefault="00850895" w:rsidP="000B1921">
      <w:pPr>
        <w:spacing w:line="480" w:lineRule="auto"/>
        <w:jc w:val="both"/>
        <w:rPr>
          <w:rFonts w:cs="Times New Roman"/>
        </w:rPr>
      </w:pPr>
      <w:r>
        <w:rPr>
          <w:rFonts w:cs="Times New Roman"/>
        </w:rPr>
        <w:t>I organisationer idag arbetas det långsiktigt med utbildningsstrategier och kompetensutveckling för medarbetare och organisationen som helhet men traditionella lärarledda utbildning</w:t>
      </w:r>
      <w:r w:rsidR="00A66750">
        <w:rPr>
          <w:rFonts w:cs="Times New Roman"/>
        </w:rPr>
        <w:t>ar är tidsmässigt</w:t>
      </w:r>
      <w:r>
        <w:rPr>
          <w:rFonts w:cs="Times New Roman"/>
        </w:rPr>
        <w:t xml:space="preserve"> kostsamma, dyrbar</w:t>
      </w:r>
      <w:r w:rsidR="00A66750">
        <w:rPr>
          <w:rFonts w:cs="Times New Roman"/>
        </w:rPr>
        <w:t>a</w:t>
      </w:r>
      <w:r>
        <w:rPr>
          <w:rFonts w:cs="Times New Roman"/>
        </w:rPr>
        <w:t xml:space="preserve">, och utgör en utökad belastning eftersom studenten ska vara fysiskt närvarande. Redan 1840 </w:t>
      </w:r>
      <w:r w:rsidR="00A66750">
        <w:rPr>
          <w:rFonts w:cs="Times New Roman"/>
        </w:rPr>
        <w:t xml:space="preserve">fanns det </w:t>
      </w:r>
      <w:r>
        <w:rPr>
          <w:rFonts w:cs="Times New Roman"/>
        </w:rPr>
        <w:t xml:space="preserve">en form av distans lärande </w:t>
      </w:r>
      <w:r w:rsidR="00CE004E">
        <w:rPr>
          <w:rFonts w:cs="Times New Roman"/>
        </w:rPr>
        <w:t xml:space="preserve">som </w:t>
      </w:r>
      <w:r>
        <w:rPr>
          <w:rFonts w:cs="Times New Roman"/>
        </w:rPr>
        <w:t>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C67983">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E030E7F" w:rsidR="00D45847" w:rsidRPr="007C474C" w:rsidRDefault="00CE004E" w:rsidP="000B1921">
      <w:pPr>
        <w:spacing w:line="480" w:lineRule="auto"/>
        <w:jc w:val="both"/>
        <w:rPr>
          <w:rFonts w:cs="Times New Roman"/>
          <w:strike/>
        </w:rPr>
      </w:pPr>
      <w:r>
        <w:rPr>
          <w:rFonts w:cs="Times New Roman"/>
        </w:rPr>
        <w:t xml:space="preserve">E-kurs </w:t>
      </w:r>
      <w:r w:rsidR="00D37BCF">
        <w:rPr>
          <w:rFonts w:cs="Times New Roman"/>
        </w:rPr>
        <w:t>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sidR="00D37BCF">
        <w:rPr>
          <w:rFonts w:cs="Times New Roman"/>
        </w:rPr>
        <w:t xml:space="preserve">kursaspekter som </w:t>
      </w:r>
      <w:r w:rsidR="005E7AB1">
        <w:rPr>
          <w:rFonts w:cs="Times New Roman"/>
        </w:rPr>
        <w:t>t</w:t>
      </w:r>
      <w:r w:rsidR="00AC7B85">
        <w:rPr>
          <w:rFonts w:cs="Times New Roman"/>
        </w:rPr>
        <w:t>ill exempel</w:t>
      </w:r>
      <w:r w:rsidR="005E7AB1">
        <w:rPr>
          <w:rFonts w:cs="Times New Roman"/>
        </w:rPr>
        <w:t xml:space="preserve"> </w:t>
      </w:r>
      <w:r w:rsidR="00D37BCF">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w:t>
      </w:r>
      <w:r w:rsidR="00DB4ED3">
        <w:rPr>
          <w:rFonts w:cs="Times New Roman"/>
        </w:rPr>
        <w:lastRenderedPageBreak/>
        <w:t xml:space="preserve">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sidR="00D37BCF">
        <w:rPr>
          <w:rFonts w:cs="Times New Roman"/>
        </w:rPr>
        <w:t>hos EIF innan slutlig styling, utveckling, och ”</w:t>
      </w:r>
      <w:r w:rsidR="00A85A1E">
        <w:rPr>
          <w:rFonts w:cs="Times New Roman"/>
        </w:rPr>
        <w:t>utplacering</w:t>
      </w:r>
      <w:r w:rsidR="00D37BCF">
        <w:rPr>
          <w:rFonts w:cs="Times New Roman"/>
        </w:rPr>
        <w:t>” till leveranssystemet.</w:t>
      </w:r>
    </w:p>
    <w:p w14:paraId="7CF583A8" w14:textId="77777777" w:rsidR="00D45847" w:rsidRDefault="00D45847" w:rsidP="000B1921">
      <w:pPr>
        <w:spacing w:line="480" w:lineRule="auto"/>
        <w:jc w:val="both"/>
        <w:rPr>
          <w:rFonts w:cs="Times New Roman"/>
        </w:rPr>
      </w:pPr>
    </w:p>
    <w:p w14:paraId="612AFE05" w14:textId="70C7D7D6" w:rsidR="00547B0E" w:rsidRDefault="00840367" w:rsidP="000B1921">
      <w:pPr>
        <w:pStyle w:val="Brdtext"/>
        <w:spacing w:line="480" w:lineRule="auto"/>
        <w:jc w:val="both"/>
        <w:rPr>
          <w:ins w:id="16" w:author="Jason Serviss" w:date="2018-10-18T19:33: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62005C">
        <w:rPr>
          <w:bCs/>
          <w:szCs w:val="22"/>
        </w:rPr>
        <w:t xml:space="preserve"> </w:t>
      </w:r>
      <w:bookmarkStart w:id="17" w:name="_GoBack"/>
      <w:bookmarkEnd w:id="17"/>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fldChar w:fldCharType="begin"/>
      </w:r>
      <w:r w:rsidR="00C67983">
        <w:rPr>
          <w:szCs w:val="22"/>
        </w:rPr>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fldChar w:fldCharType="separate"/>
      </w:r>
      <w:r w:rsidR="00BA74B1">
        <w:t>(</w:t>
      </w:r>
      <w:r w:rsidR="00C67983" w:rsidRPr="00C67983">
        <w:t>Conole, 2010)</w:t>
      </w:r>
      <w:r w:rsidR="00322DBF">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fldChar w:fldCharType="begin"/>
      </w:r>
      <w:r w:rsidR="00C67983">
        <w:rPr>
          <w:szCs w:val="22"/>
        </w:rPr>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szCs w:val="22"/>
        </w:rPr>
        <w:t>(Clark &amp; Mayer, 2012)</w:t>
      </w:r>
      <w:r w:rsidR="00147B30">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fldChar w:fldCharType="begin"/>
      </w:r>
      <w:r w:rsidR="00C67983">
        <w:rPr>
          <w:szCs w:val="22"/>
        </w:rPr>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szCs w:val="22"/>
        </w:rPr>
        <w:t>(Clark &amp; Mayer, 2012)</w:t>
      </w:r>
      <w:r w:rsidR="00147B30">
        <w:fldChar w:fldCharType="end"/>
      </w:r>
      <w:r w:rsidR="00147B30">
        <w:rPr>
          <w:szCs w:val="22"/>
        </w:rPr>
        <w:t>.</w:t>
      </w:r>
      <w:r w:rsidR="004862A6">
        <w:rPr>
          <w:szCs w:val="22"/>
        </w:rPr>
        <w:t xml:space="preserve"> </w:t>
      </w:r>
    </w:p>
    <w:p w14:paraId="495FF9BB" w14:textId="77777777" w:rsidR="00547B0E" w:rsidRDefault="00547B0E" w:rsidP="000B1921">
      <w:pPr>
        <w:pStyle w:val="Brdtext"/>
        <w:spacing w:line="480" w:lineRule="auto"/>
        <w:jc w:val="both"/>
        <w:rPr>
          <w:ins w:id="18" w:author="Jason Serviss" w:date="2018-10-18T19:33:00Z"/>
          <w:szCs w:val="22"/>
        </w:rPr>
      </w:pPr>
    </w:p>
    <w:p w14:paraId="59212457" w14:textId="4F7523FA" w:rsidR="00984248" w:rsidRDefault="00850895" w:rsidP="000B1921">
      <w:pPr>
        <w:pStyle w:val="Brdtext"/>
        <w:spacing w:line="480" w:lineRule="auto"/>
        <w:jc w:val="both"/>
        <w:rPr>
          <w:ins w:id="19" w:author="Jason Serviss" w:date="2018-10-18T18:55:00Z"/>
        </w:rPr>
      </w:pPr>
      <w:r>
        <w:rPr>
          <w:szCs w:val="22"/>
        </w:rPr>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w:t>
      </w:r>
      <w:r w:rsidR="00335B04">
        <w:t xml:space="preserve">andestrategier, kursinnehållet, delkursens tid och takt, gränssnittdesignen, och uppnåendet av nöjaktigt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0B1921">
      <w:pPr>
        <w:pStyle w:val="Brdtext"/>
        <w:spacing w:line="480" w:lineRule="auto"/>
        <w:jc w:val="both"/>
      </w:pPr>
    </w:p>
    <w:p w14:paraId="0291948F" w14:textId="5F3F115C" w:rsidR="00A2390B" w:rsidRPr="00A65FFF" w:rsidRDefault="009B5FD4" w:rsidP="000B1921">
      <w:pPr>
        <w:pStyle w:val="Brdtext"/>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w:t>
      </w:r>
      <w:r w:rsidR="0062005C">
        <w:t>Associativ, Konstruktivism och S</w:t>
      </w:r>
      <w:r w:rsidR="000413AA">
        <w:t>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62005C">
        <w:t>det A</w:t>
      </w:r>
      <w:r w:rsidR="00850895">
        <w:t xml:space="preserve">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C67983">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4F5AA8">
        <w:t>(</w:t>
      </w:r>
      <w:r w:rsidR="00C67983" w:rsidRPr="00C67983">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C67983">
        <w:instrText xml:space="preserve"> ADDIN ZOTERO_ITEM CSL_CITATION {"citationID":"cDMcnSK2","properties":{"formattedCitation":"(G. Conole, Dyke, Oliver, &amp; Seale, 2004)","plainCitation":"(G. Conole, Dyke, Oliver, &amp; Seale,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C67983">
        <w:rPr>
          <w:rFonts w:ascii="Myriad Pro Cond" w:hAnsi="Myriad Pro Cond" w:cs="Myriad Pro Cond"/>
        </w:rPr>
        <w:instrText>ﬀ</w:instrText>
      </w:r>
      <w:r w:rsidR="00C67983">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4F5AA8">
        <w:rPr>
          <w:noProof/>
        </w:rPr>
        <w:t xml:space="preserve">(G. Conole, et.al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C67983">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C67983">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C67983">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4F5AA8">
        <w:t xml:space="preserve">. </w:t>
      </w:r>
      <w:r w:rsidR="00850895">
        <w:t xml:space="preserve">Målet är att förstå hur meningsfullt innehållet är för lärandet </w:t>
      </w:r>
      <w:r w:rsidR="004F6381">
        <w:fldChar w:fldCharType="begin"/>
      </w:r>
      <w:r w:rsidR="00C67983">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http://www.emis.de/proceedings/PME29/PME29RRPapers/PME29Vol2Brodie.pdf","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C67983">
        <w:instrText xml:space="preserve"> ADDIN ZOTERO_ITEM CSL_CITATION {"citationID":"3bWyt5gi","properties":{"formattedCitation":"(Gr\\uc0\\u225{}inne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59B95FA9" w14:textId="77777777" w:rsidR="006770F8" w:rsidRDefault="006770F8" w:rsidP="000B1921">
      <w:pPr>
        <w:pStyle w:val="Normalwebb"/>
        <w:spacing w:line="360" w:lineRule="auto"/>
        <w:rPr>
          <w:b/>
          <w:sz w:val="24"/>
          <w:szCs w:val="24"/>
        </w:rPr>
      </w:pPr>
      <w:bookmarkStart w:id="20" w:name="_Toc391456180"/>
      <w:bookmarkStart w:id="21" w:name="_Toc401327936"/>
    </w:p>
    <w:p w14:paraId="3797AB10" w14:textId="77777777" w:rsidR="006770F8" w:rsidRDefault="006770F8" w:rsidP="000B1921">
      <w:pPr>
        <w:pStyle w:val="Normalwebb"/>
        <w:spacing w:line="360" w:lineRule="auto"/>
        <w:rPr>
          <w:b/>
          <w:sz w:val="24"/>
          <w:szCs w:val="24"/>
        </w:rPr>
      </w:pPr>
    </w:p>
    <w:p w14:paraId="48718676" w14:textId="7D885884" w:rsidR="00D45847" w:rsidRDefault="00850895" w:rsidP="000B1921">
      <w:pPr>
        <w:pStyle w:val="Normalwebb"/>
        <w:spacing w:line="360" w:lineRule="auto"/>
      </w:pPr>
      <w:r w:rsidRPr="000B1921">
        <w:rPr>
          <w:b/>
          <w:sz w:val="24"/>
          <w:szCs w:val="24"/>
        </w:rPr>
        <w:t>Syfte</w:t>
      </w:r>
      <w:bookmarkEnd w:id="20"/>
      <w:bookmarkEnd w:id="21"/>
      <w:r w:rsidRPr="000B1921">
        <w:rPr>
          <w:b/>
          <w:sz w:val="24"/>
          <w:szCs w:val="24"/>
        </w:rPr>
        <w:t xml:space="preserve"> </w:t>
      </w:r>
    </w:p>
    <w:p w14:paraId="3EC0EA8E" w14:textId="228452A5" w:rsidR="00D45847" w:rsidRPr="003B34BD" w:rsidRDefault="00A2390B" w:rsidP="000B1921">
      <w:pPr>
        <w:spacing w:line="480" w:lineRule="auto"/>
        <w:jc w:val="both"/>
        <w:rPr>
          <w:lang w:eastAsia="sv-SE"/>
        </w:rPr>
      </w:pPr>
      <w:r>
        <w:lastRenderedPageBreak/>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w:t>
      </w:r>
      <w:r w:rsidR="001D7AAB">
        <w:rPr>
          <w:rFonts w:cs="Times New Roman"/>
        </w:rPr>
        <w:t>å de pedagogiska perspektiven (Associativ, Konstruktivism och S</w:t>
      </w:r>
      <w:r w:rsidR="00850895" w:rsidRPr="00713E7C">
        <w:rPr>
          <w:rFonts w:cs="Times New Roman"/>
        </w:rPr>
        <w:t>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4F5AA8">
        <w:rPr>
          <w:lang w:eastAsia="sv-SE"/>
        </w:rPr>
        <w:t xml:space="preserve"> </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Resultatet visade att det var en ytterst </w:t>
      </w:r>
      <w:r w:rsidR="007466FA">
        <w:rPr>
          <w:lang w:eastAsia="sv-SE"/>
        </w:rPr>
        <w:t>skillnad mellan de</w:t>
      </w:r>
      <w:r w:rsidR="00EE400D">
        <w:rPr>
          <w:lang w:eastAsia="sv-SE"/>
        </w:rPr>
        <w:t xml:space="preserve"> pedagogiska kraven från de</w:t>
      </w:r>
      <w:r w:rsidR="003B34BD">
        <w:rPr>
          <w:lang w:eastAsia="sv-SE"/>
        </w:rPr>
        <w:t xml:space="preserve"> evaluerade kurser </w:t>
      </w:r>
      <w:r w:rsidR="003B34BD">
        <w:rPr>
          <w:lang w:eastAsia="sv-SE"/>
        </w:rPr>
        <w:lastRenderedPageBreak/>
        <w:t>och tyder på att det inte är nödvändigt att utvärdera en anpassad pedagogisk strategi/modell för varje kurs.</w:t>
      </w:r>
    </w:p>
    <w:p w14:paraId="1897F9F4" w14:textId="70CE0C18" w:rsidR="00582DFC" w:rsidRDefault="00850895" w:rsidP="00547B0E">
      <w:pPr>
        <w:pStyle w:val="Heading11"/>
        <w:spacing w:line="276" w:lineRule="auto"/>
        <w:rPr>
          <w:ins w:id="22" w:author="Jason Serviss" w:date="2018-10-18T19:10:00Z"/>
        </w:rPr>
      </w:pPr>
      <w:bookmarkStart w:id="23" w:name="_Toc391456181"/>
      <w:bookmarkStart w:id="24" w:name="_Toc401327937"/>
      <w:bookmarkEnd w:id="23"/>
      <w:r>
        <w:t>Metod</w:t>
      </w:r>
      <w:bookmarkStart w:id="25" w:name="_Toc391456182"/>
      <w:bookmarkStart w:id="26" w:name="_Toc401327938"/>
      <w:bookmarkEnd w:id="24"/>
      <w:bookmarkEnd w:id="25"/>
    </w:p>
    <w:p w14:paraId="4F1EA438" w14:textId="77777777" w:rsidR="00D45847" w:rsidRPr="000B1921" w:rsidRDefault="00850895" w:rsidP="00677224">
      <w:pPr>
        <w:pStyle w:val="Heading31"/>
        <w:numPr>
          <w:ilvl w:val="0"/>
          <w:numId w:val="0"/>
        </w:numPr>
        <w:spacing w:line="360" w:lineRule="auto"/>
        <w:rPr>
          <w:rFonts w:ascii="Times New Roman" w:hAnsi="Times New Roman" w:cs="Times New Roman"/>
          <w:sz w:val="24"/>
          <w:szCs w:val="24"/>
        </w:rPr>
      </w:pPr>
      <w:r w:rsidRPr="000B1921">
        <w:rPr>
          <w:rFonts w:ascii="Times New Roman" w:hAnsi="Times New Roman" w:cs="Times New Roman"/>
          <w:sz w:val="24"/>
          <w:szCs w:val="24"/>
        </w:rPr>
        <w:t>Intervjun</w:t>
      </w:r>
      <w:bookmarkEnd w:id="26"/>
    </w:p>
    <w:p w14:paraId="32BAAB67" w14:textId="7FDDD709" w:rsidR="00D45847" w:rsidRDefault="00850895" w:rsidP="000B1921">
      <w:pPr>
        <w:tabs>
          <w:tab w:val="left" w:pos="1134"/>
        </w:tabs>
        <w:spacing w:line="480" w:lineRule="auto"/>
        <w:jc w:val="both"/>
        <w:rPr>
          <w:ins w:id="27" w:author="Jason Serviss" w:date="2018-10-18T19:07:00Z"/>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C67983">
        <w:rPr>
          <w:rFonts w:cs="Times New Roman"/>
        </w:rPr>
        <w:instrText xml:space="preserve"> ADDIN ZOTERO_ITEM CSL_CITATION {"citationID":"N38dUMEQ","properties":{"formattedCitation":"(Gr\\uc0\\u225{}inne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lastRenderedPageBreak/>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8" w:name="_Toc391456183"/>
      <w:bookmarkStart w:id="29" w:name="_Toc401327939"/>
      <w:r w:rsidRPr="000B1921">
        <w:rPr>
          <w:rFonts w:cs="Times New Roman"/>
          <w:b/>
          <w:sz w:val="24"/>
          <w:szCs w:val="24"/>
        </w:rPr>
        <w:t>Utvärdering</w:t>
      </w:r>
      <w:bookmarkEnd w:id="28"/>
      <w:bookmarkEnd w:id="29"/>
    </w:p>
    <w:p w14:paraId="7C00EFC0" w14:textId="24841D41" w:rsidR="004A6D58" w:rsidRPr="004A6D58" w:rsidRDefault="000E3605" w:rsidP="000B1921">
      <w:pPr>
        <w:tabs>
          <w:tab w:val="left" w:pos="1134"/>
        </w:tabs>
        <w:spacing w:line="480" w:lineRule="auto"/>
        <w:jc w:val="both"/>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ins w:id="30" w:author="Jason Serviss" w:date="2018-10-18T19:08:00Z"/>
          <w:b/>
        </w:rPr>
      </w:pPr>
      <w:bookmarkStart w:id="31" w:name="_Toc391456184"/>
      <w:bookmarkStart w:id="32" w:name="_Toc401327940"/>
      <w:bookmarkEnd w:id="31"/>
      <w:r>
        <w:t>Resultat</w:t>
      </w:r>
      <w:bookmarkEnd w:id="32"/>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24231C5A" w:rsidR="00D45847" w:rsidRDefault="00850895" w:rsidP="000B1921">
      <w:pPr>
        <w:pStyle w:val="Brdtext"/>
        <w:spacing w:line="480" w:lineRule="auto"/>
        <w:jc w:val="both"/>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w:t>
      </w:r>
      <w:r w:rsidR="003F52E1">
        <w:rPr>
          <w:color w:val="353535"/>
          <w:szCs w:val="22"/>
        </w:rPr>
        <w:t>oftast brukar</w:t>
      </w:r>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 xml:space="preserve">påståenden </w:t>
      </w:r>
      <w:r w:rsidR="000E3605">
        <w:rPr>
          <w:color w:val="353535"/>
          <w:szCs w:val="22"/>
        </w:rPr>
        <w:lastRenderedPageBreak/>
        <w:t>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r w:rsidR="00A835E8">
        <w:rPr>
          <w:color w:val="353535"/>
          <w:szCs w:val="22"/>
        </w:rPr>
        <w:t>s</w:t>
      </w:r>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det associativa perspektivet representera en logisk utgångspunkt för evaluering av modeller som skulle lättare utnyttjas av Grade i framtiden. </w:t>
      </w:r>
      <w:r>
        <w:rPr>
          <w:color w:val="353535"/>
          <w:szCs w:val="22"/>
        </w:rPr>
        <w:t xml:space="preserve"> </w:t>
      </w: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47590E">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Pr="000B1921" w:rsidRDefault="00850895" w:rsidP="000B1921">
      <w:pPr>
        <w:pStyle w:val="Brdtext"/>
        <w:spacing w:line="360" w:lineRule="auto"/>
        <w:rPr>
          <w:b/>
          <w:sz w:val="24"/>
        </w:rPr>
      </w:pPr>
      <w:r w:rsidRPr="000B1921">
        <w:rPr>
          <w:b/>
          <w:sz w:val="24"/>
        </w:rPr>
        <w:lastRenderedPageBreak/>
        <w:t>DIM utvärdering resulterar i att Presentations fasen presteras främst i Grades tidigare kurser</w:t>
      </w:r>
    </w:p>
    <w:p w14:paraId="29EBCC13" w14:textId="517738A1" w:rsidR="00E91509" w:rsidRDefault="006770F8" w:rsidP="000B1921">
      <w:pPr>
        <w:pStyle w:val="Brdtext"/>
        <w:spacing w:line="480" w:lineRule="auto"/>
        <w:jc w:val="both"/>
      </w:pPr>
      <w:r>
        <w:t xml:space="preserve">Den pedagogiska modellen DIM användes för att förstå vilka för- och nackdelar som kan finnas i Grades nuvarande pedagogiska riktlinjer. </w:t>
      </w:r>
      <w:r w:rsidR="00335B04">
        <w:rPr>
          <w:color w:val="353535"/>
          <w:szCs w:val="22"/>
        </w:rPr>
        <w:t>V</w:t>
      </w:r>
      <w:r w:rsidR="00F94C95">
        <w:rPr>
          <w:color w:val="353535"/>
          <w:szCs w:val="22"/>
        </w:rPr>
        <w:t xml:space="preserve">i </w:t>
      </w:r>
      <w:r w:rsidR="00335B04">
        <w:rPr>
          <w:color w:val="353535"/>
          <w:szCs w:val="22"/>
        </w:rPr>
        <w:t xml:space="preserve">valde </w:t>
      </w:r>
      <w:r w:rsidR="00F94C95">
        <w:rPr>
          <w:color w:val="353535"/>
          <w:szCs w:val="22"/>
        </w:rPr>
        <w:t>att</w:t>
      </w:r>
      <w:r w:rsidR="00D85EB9" w:rsidRPr="00560AA3">
        <w:rPr>
          <w:color w:val="353535"/>
          <w:szCs w:val="22"/>
        </w:rPr>
        <w:t xml:space="preserve"> evaluera</w:t>
      </w:r>
      <w:r w:rsidR="00F94C95">
        <w:rPr>
          <w:color w:val="353535"/>
          <w:szCs w:val="22"/>
        </w:rPr>
        <w:t xml:space="preserve"> </w:t>
      </w:r>
      <w:r w:rsidR="00A835E8" w:rsidRPr="00560AA3">
        <w:rPr>
          <w:color w:val="353535"/>
          <w:szCs w:val="22"/>
        </w:rPr>
        <w:t>fyra av Grades nyligen designade kurser under 2017 (KS Strålskydd, PT Strålsäkerhet, RCC, Tel</w:t>
      </w:r>
      <w:r w:rsidR="00E35816" w:rsidRPr="00560AA3">
        <w:rPr>
          <w:color w:val="353535"/>
          <w:szCs w:val="22"/>
        </w:rPr>
        <w:t>ia GDPR)</w:t>
      </w:r>
      <w:r w:rsidR="00CB4C73" w:rsidRPr="00560AA3">
        <w:rPr>
          <w:szCs w:val="22"/>
        </w:rPr>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C44EB7">
        <w:rPr>
          <w:rStyle w:val="Kommentarsreferens"/>
          <w:rFonts w:eastAsiaTheme="minorHAnsi" w:cstheme="minorBidi"/>
          <w:lang w:eastAsia="en-US"/>
        </w:rPr>
        <w:commentReference w:id="33"/>
      </w:r>
      <w:r w:rsidR="00867CCB">
        <w:t>sammanfattning av</w:t>
      </w:r>
      <w:r w:rsidR="00D000E0">
        <w:t xml:space="preserv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0B1921">
      <w:pPr>
        <w:pStyle w:val="Brdtext"/>
        <w:spacing w:line="480" w:lineRule="auto"/>
        <w:jc w:val="both"/>
      </w:pPr>
    </w:p>
    <w:p w14:paraId="5D4A30B3" w14:textId="59E16488" w:rsidR="00D45847" w:rsidRDefault="00E91509" w:rsidP="000B1921">
      <w:pPr>
        <w:pStyle w:val="Brdtext"/>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w:t>
      </w:r>
      <w:r w:rsidR="00971948" w:rsidRPr="00971948">
        <w:lastRenderedPageBreak/>
        <w:t xml:space="preserve">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1073ED1E" w14:textId="3C76B050" w:rsidR="00582DFC" w:rsidRDefault="00850895" w:rsidP="000B1921">
      <w:pPr>
        <w:rPr>
          <w:ins w:id="34" w:author="Jason Serviss" w:date="2018-10-18T19:12:00Z"/>
        </w:rPr>
      </w:pPr>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47590E">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ins w:id="35" w:author="Jason Serviss" w:date="2018-10-18T19:12:00Z"/>
          <w:b/>
        </w:rPr>
      </w:pPr>
    </w:p>
    <w:p w14:paraId="6AA358B4" w14:textId="09E6D017" w:rsidR="00D45847" w:rsidRPr="000B1921" w:rsidRDefault="00D90862" w:rsidP="000B1921">
      <w:pPr>
        <w:pStyle w:val="Brdtext"/>
        <w:spacing w:line="360" w:lineRule="auto"/>
        <w:jc w:val="both"/>
        <w:rPr>
          <w:b/>
          <w:sz w:val="24"/>
        </w:rPr>
      </w:pPr>
      <w:r w:rsidRPr="000B1921">
        <w:rPr>
          <w:b/>
          <w:sz w:val="24"/>
        </w:rPr>
        <w:t>Nära</w:t>
      </w:r>
      <w:r w:rsidR="00850895" w:rsidRPr="000B1921">
        <w:rPr>
          <w:b/>
          <w:sz w:val="24"/>
        </w:rPr>
        <w:t xml:space="preserve"> medelpoäng igenom alla Grades tidigare kurser ger utslag till vidare förbättring </w:t>
      </w:r>
    </w:p>
    <w:p w14:paraId="10B83308" w14:textId="1DAF50AC" w:rsidR="00E2013D" w:rsidRDefault="005D0C05" w:rsidP="000B1921">
      <w:pPr>
        <w:pStyle w:val="Brdtext"/>
        <w:spacing w:line="480" w:lineRule="auto"/>
        <w:jc w:val="both"/>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lastRenderedPageBreak/>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0B1921">
      <w:pPr>
        <w:pStyle w:val="Brdtext"/>
        <w:spacing w:line="480" w:lineRule="auto"/>
      </w:pPr>
    </w:p>
    <w:p w14:paraId="1B208012" w14:textId="523381A8" w:rsidR="007E24A5" w:rsidRPr="004E58AD" w:rsidRDefault="00130629" w:rsidP="000B1921">
      <w:pPr>
        <w:pStyle w:val="Brdtext"/>
        <w:spacing w:line="480" w:lineRule="auto"/>
        <w:jc w:val="both"/>
        <w:rPr>
          <w:ins w:id="36"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rsidR="00482460">
        <w:t xml:space="preserve"> (Figur 3b)</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37" w:name="_Toc489811950"/>
      <w:bookmarkStart w:id="38"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ns w:id="39" w:author="Jason Serviss" w:date="2018-10-18T19:51:00Z"/>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47590E">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7"/>
      <w:bookmarkEnd w:id="38"/>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40" w:name="_Toc391456185"/>
      <w:bookmarkStart w:id="41" w:name="_Toc401327941"/>
      <w:bookmarkEnd w:id="40"/>
      <w:r w:rsidRPr="004E58AD">
        <w:t>Diskussion</w:t>
      </w:r>
      <w:bookmarkEnd w:id="41"/>
    </w:p>
    <w:p w14:paraId="6D0F922C" w14:textId="1103469A" w:rsidR="00482F2B" w:rsidRDefault="000C1D43" w:rsidP="000B1921">
      <w:pPr>
        <w:pStyle w:val="Brdtext"/>
        <w:spacing w:line="480" w:lineRule="auto"/>
        <w:jc w:val="both"/>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w:t>
      </w:r>
      <w:r>
        <w:lastRenderedPageBreak/>
        <w:t>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B1921">
      <w:pPr>
        <w:pStyle w:val="Brdtext"/>
        <w:spacing w:line="480" w:lineRule="auto"/>
        <w:jc w:val="both"/>
      </w:pPr>
    </w:p>
    <w:p w14:paraId="23819B53" w14:textId="212BC5FF" w:rsidR="00AC7484" w:rsidRDefault="008227FA" w:rsidP="000B1921">
      <w:pPr>
        <w:pStyle w:val="Brdtext"/>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 samt ett flertal personer som utvecklar frågarna tillsammans.</w:t>
      </w:r>
    </w:p>
    <w:p w14:paraId="0D3BB99D" w14:textId="77777777" w:rsidR="00482F2B" w:rsidRPr="00D970EE" w:rsidRDefault="00482F2B" w:rsidP="000B1921">
      <w:pPr>
        <w:pStyle w:val="Brdtext"/>
        <w:spacing w:line="480" w:lineRule="auto"/>
        <w:jc w:val="both"/>
      </w:pPr>
    </w:p>
    <w:p w14:paraId="40E50DF1" w14:textId="40F64B8A" w:rsidR="00590E58" w:rsidRDefault="00710303" w:rsidP="000B1921">
      <w:pPr>
        <w:pStyle w:val="Brdtext"/>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w:t>
      </w:r>
      <w:r w:rsidR="00457C43">
        <w:lastRenderedPageBreak/>
        <w:t>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Antalet frågekonstruktioner i utvärderingen och utformningen av frågekonstruktionerna kan 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frågekonstruktionerna</w:t>
      </w:r>
      <w:r w:rsidR="00C67B0B">
        <w:t xml:space="preserve">. </w:t>
      </w:r>
    </w:p>
    <w:p w14:paraId="211E84E5" w14:textId="77777777" w:rsidR="00C67B0B" w:rsidRDefault="00C67B0B" w:rsidP="000B1921">
      <w:pPr>
        <w:pStyle w:val="Brdtext"/>
        <w:spacing w:line="480" w:lineRule="auto"/>
        <w:jc w:val="both"/>
      </w:pPr>
    </w:p>
    <w:p w14:paraId="04042C3D" w14:textId="05E6118C" w:rsidR="003475EE" w:rsidRDefault="00667FC8" w:rsidP="000B1921">
      <w:pPr>
        <w:pStyle w:val="Brdtext"/>
        <w:spacing w:line="480" w:lineRule="auto"/>
        <w:jc w:val="both"/>
      </w:pPr>
      <w:r>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0B1921">
      <w:pPr>
        <w:pStyle w:val="Brdtext"/>
        <w:spacing w:line="480" w:lineRule="auto"/>
        <w:jc w:val="both"/>
        <w:rPr>
          <w:b/>
        </w:rPr>
      </w:pPr>
    </w:p>
    <w:p w14:paraId="731E0824" w14:textId="6D8AD330" w:rsidR="00035BFB" w:rsidRPr="00035BFB" w:rsidRDefault="0023519E" w:rsidP="000B1921">
      <w:pPr>
        <w:pStyle w:val="Brdtext"/>
        <w:spacing w:line="480" w:lineRule="auto"/>
        <w:jc w:val="both"/>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w:t>
      </w:r>
      <w:ins w:id="42" w:author="Jason Serviss" w:date="2018-10-18T19:15:00Z">
        <w:r w:rsidR="00582DFC">
          <w:br w:type="page"/>
        </w:r>
      </w:ins>
    </w:p>
    <w:p w14:paraId="1EFE6459" w14:textId="77777777" w:rsidR="00E97FC1" w:rsidRPr="004E58AD" w:rsidRDefault="00E97FC1" w:rsidP="000B1921">
      <w:pPr>
        <w:pStyle w:val="Heading11"/>
        <w:spacing w:line="276" w:lineRule="auto"/>
      </w:pPr>
      <w:bookmarkStart w:id="43" w:name="_Toc401327942"/>
      <w:r w:rsidRPr="004E58AD">
        <w:lastRenderedPageBreak/>
        <w:t>Tack</w:t>
      </w:r>
      <w:bookmarkEnd w:id="43"/>
    </w:p>
    <w:p w14:paraId="7A2E72DB" w14:textId="7F65C331" w:rsidR="00424655" w:rsidRDefault="00E97FC1" w:rsidP="000B1921">
      <w:pPr>
        <w:pStyle w:val="Brdtext"/>
        <w:spacing w:line="480" w:lineRule="auto"/>
        <w:jc w:val="both"/>
        <w:rPr>
          <w:lang w:eastAsia="en-US"/>
        </w:rPr>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r>
        <w:rPr>
          <w:lang w:eastAsia="en-US"/>
        </w:rPr>
        <w:t>.</w:t>
      </w:r>
      <w:r w:rsidR="0010000F">
        <w:rPr>
          <w:lang w:eastAsia="en-US"/>
        </w:rPr>
        <w:t xml:space="preserve"> Jag tackar min bror Simon Imner för stöd och uppmuntran till examenarbetet. </w:t>
      </w:r>
      <w:r w:rsidR="00B35E9B">
        <w:rPr>
          <w:lang w:eastAsia="en-US"/>
        </w:rPr>
        <w:t>J</w:t>
      </w:r>
      <w:r w:rsidR="00DB3CC8">
        <w:rPr>
          <w:lang w:eastAsia="en-US"/>
        </w:rPr>
        <w:t xml:space="preserve">ag </w:t>
      </w:r>
      <w:r w:rsidR="00B35E9B">
        <w:rPr>
          <w:lang w:eastAsia="en-US"/>
        </w:rPr>
        <w:t xml:space="preserve">vill </w:t>
      </w:r>
      <w:r w:rsidR="00BF2EDC">
        <w:rPr>
          <w:lang w:eastAsia="en-US"/>
        </w:rPr>
        <w:t>även</w:t>
      </w:r>
      <w:r w:rsidR="00DB3CC8">
        <w:rPr>
          <w:lang w:eastAsia="en-US"/>
        </w:rPr>
        <w:t xml:space="preserve"> tacka Grade som ställde upp som medverkande </w:t>
      </w:r>
      <w:r w:rsidR="0056741C">
        <w:rPr>
          <w:lang w:eastAsia="en-US"/>
        </w:rPr>
        <w:t xml:space="preserve">med ett öppet sinne för innovation </w:t>
      </w:r>
      <w:r w:rsidR="00DB3CC8">
        <w:rPr>
          <w:lang w:eastAsia="en-US"/>
        </w:rPr>
        <w:t xml:space="preserve">i denna </w:t>
      </w:r>
      <w:r w:rsidR="0056741C">
        <w:rPr>
          <w:lang w:eastAsia="en-US"/>
        </w:rPr>
        <w:t>studie</w:t>
      </w:r>
      <w:r w:rsidR="00DB3CC8">
        <w:rPr>
          <w:lang w:eastAsia="en-US"/>
        </w:rPr>
        <w:t>.</w:t>
      </w:r>
    </w:p>
    <w:p w14:paraId="22452D54" w14:textId="0FE380E1" w:rsidR="00865EB8" w:rsidRPr="004E58AD" w:rsidRDefault="00850895" w:rsidP="000B1921">
      <w:pPr>
        <w:pStyle w:val="Heading11"/>
        <w:spacing w:line="360" w:lineRule="auto"/>
      </w:pPr>
      <w:bookmarkStart w:id="44" w:name="_Toc391456186"/>
      <w:bookmarkStart w:id="45" w:name="_Toc401327943"/>
      <w:bookmarkEnd w:id="44"/>
      <w:r w:rsidRPr="004E58AD">
        <w:t>Referenser</w:t>
      </w:r>
      <w:bookmarkEnd w:id="45"/>
    </w:p>
    <w:p w14:paraId="42BCAD51" w14:textId="77777777" w:rsidR="00C67983" w:rsidRDefault="00B67ECD" w:rsidP="00035BFB">
      <w:pPr>
        <w:widowControl w:val="0"/>
        <w:autoSpaceDE w:val="0"/>
        <w:autoSpaceDN w:val="0"/>
        <w:adjustRightInd w:val="0"/>
        <w:spacing w:line="360" w:lineRule="auto"/>
        <w:rPr>
          <w:rFonts w:cs="Times New Roman"/>
          <w:color w:val="000000"/>
          <w:szCs w:val="24"/>
        </w:rPr>
      </w:pPr>
      <w:r>
        <w:rPr>
          <w:rFonts w:eastAsia="Times New Roman" w:cs="Times New Roman"/>
          <w:color w:val="222222"/>
          <w:shd w:val="clear" w:color="auto" w:fill="FFFFFF"/>
        </w:rPr>
        <w:fldChar w:fldCharType="begin"/>
      </w:r>
      <w:r w:rsidR="00C67983">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proofErr w:type="spellStart"/>
      <w:r w:rsidR="00C67983" w:rsidRPr="00C67983">
        <w:rPr>
          <w:rFonts w:cs="Times New Roman"/>
          <w:color w:val="000000"/>
          <w:szCs w:val="24"/>
        </w:rPr>
        <w:t>Brodie</w:t>
      </w:r>
      <w:proofErr w:type="spellEnd"/>
      <w:r w:rsidR="00C67983" w:rsidRPr="00C67983">
        <w:rPr>
          <w:rFonts w:cs="Times New Roman"/>
          <w:color w:val="000000"/>
          <w:szCs w:val="24"/>
        </w:rPr>
        <w:t xml:space="preserve">, K. (2005). Using Cognitive and Situative Perspectives to Understand Teacher Interactions with Learner Errors. </w:t>
      </w:r>
      <w:r w:rsidR="00C67983" w:rsidRPr="00C67983">
        <w:rPr>
          <w:rFonts w:cs="Times New Roman"/>
          <w:i/>
          <w:iCs/>
          <w:color w:val="000000"/>
          <w:szCs w:val="24"/>
        </w:rPr>
        <w:t>International Group for the Psychology of Mathematics Education 2</w:t>
      </w:r>
      <w:r w:rsidR="00C67983" w:rsidRPr="00C67983">
        <w:rPr>
          <w:rFonts w:cs="Times New Roman"/>
          <w:color w:val="000000"/>
          <w:szCs w:val="24"/>
        </w:rPr>
        <w:t>, 177–184. Retrieved from http://www.emis.de/proceedings/PME29/PME29RRPapers/PME29Vol2Brodie.pdf</w:t>
      </w:r>
    </w:p>
    <w:p w14:paraId="74B50A6F"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5B51D870"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Businessreflex. (2016, December 2). E-learning – mer lärande på effektivare sätt? Retrieved August 31, 2018, from https://tekniskkvalitet.se/e-learning-mer-larande-pa-effektivare-satt/</w:t>
      </w:r>
    </w:p>
    <w:p w14:paraId="00BFDF97" w14:textId="77777777" w:rsidR="000944E9" w:rsidRDefault="000944E9" w:rsidP="00035BFB">
      <w:pPr>
        <w:widowControl w:val="0"/>
        <w:autoSpaceDE w:val="0"/>
        <w:autoSpaceDN w:val="0"/>
        <w:adjustRightInd w:val="0"/>
        <w:spacing w:line="360" w:lineRule="auto"/>
        <w:rPr>
          <w:rFonts w:cs="Times New Roman"/>
          <w:color w:val="000000"/>
          <w:szCs w:val="24"/>
        </w:rPr>
      </w:pPr>
    </w:p>
    <w:p w14:paraId="6DE91C9F"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Carlberg, N. (2017, March 5). Branschanalys e-learning Sverige 2015. Retrieved October 7, 2018, from http://www.triglyf.se/branschanalys/branschanalys-e-learning-sverige-2015/</w:t>
      </w:r>
    </w:p>
    <w:p w14:paraId="007958A8" w14:textId="77777777" w:rsidR="000944E9" w:rsidRDefault="000944E9" w:rsidP="00035BFB">
      <w:pPr>
        <w:widowControl w:val="0"/>
        <w:autoSpaceDE w:val="0"/>
        <w:autoSpaceDN w:val="0"/>
        <w:adjustRightInd w:val="0"/>
        <w:spacing w:line="360" w:lineRule="auto"/>
        <w:rPr>
          <w:rFonts w:cs="Times New Roman"/>
          <w:color w:val="000000"/>
          <w:szCs w:val="24"/>
        </w:rPr>
      </w:pPr>
    </w:p>
    <w:p w14:paraId="22FBFB1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Clark, R. C., &amp; Mayer, R. E. (2012). </w:t>
      </w:r>
      <w:r w:rsidRPr="00C67983">
        <w:rPr>
          <w:rFonts w:cs="Times New Roman"/>
          <w:i/>
          <w:iCs/>
          <w:color w:val="000000"/>
          <w:szCs w:val="24"/>
        </w:rPr>
        <w:t>Scenario-based e-Learning: Evidence-Based Guidelines for Online Workforce Learning</w:t>
      </w:r>
      <w:r w:rsidRPr="00C67983">
        <w:rPr>
          <w:rFonts w:cs="Times New Roman"/>
          <w:color w:val="000000"/>
          <w:szCs w:val="24"/>
        </w:rPr>
        <w:t>. John Wiley &amp; Sons.</w:t>
      </w:r>
    </w:p>
    <w:p w14:paraId="1F33DF87" w14:textId="77777777" w:rsidR="000944E9" w:rsidRDefault="000944E9" w:rsidP="00035BFB">
      <w:pPr>
        <w:widowControl w:val="0"/>
        <w:autoSpaceDE w:val="0"/>
        <w:autoSpaceDN w:val="0"/>
        <w:adjustRightInd w:val="0"/>
        <w:spacing w:line="360" w:lineRule="auto"/>
        <w:rPr>
          <w:rFonts w:cs="Times New Roman"/>
          <w:color w:val="000000"/>
          <w:szCs w:val="24"/>
        </w:rPr>
      </w:pPr>
    </w:p>
    <w:p w14:paraId="37DCA0F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 Dyke, M., Oliver, M., &amp; Seale, J. (2004). Mapping pedagogy and tools for effective learning design. </w:t>
      </w:r>
      <w:r w:rsidRPr="00C67983">
        <w:rPr>
          <w:rFonts w:cs="Times New Roman"/>
          <w:i/>
          <w:iCs/>
          <w:color w:val="000000"/>
          <w:szCs w:val="24"/>
        </w:rPr>
        <w:t>Computers &amp; Education</w:t>
      </w:r>
      <w:r w:rsidRPr="00C67983">
        <w:rPr>
          <w:rFonts w:cs="Times New Roman"/>
          <w:color w:val="000000"/>
          <w:szCs w:val="24"/>
        </w:rPr>
        <w:t xml:space="preserve">, </w:t>
      </w:r>
      <w:r w:rsidRPr="00C67983">
        <w:rPr>
          <w:rFonts w:cs="Times New Roman"/>
          <w:i/>
          <w:iCs/>
          <w:color w:val="000000"/>
          <w:szCs w:val="24"/>
        </w:rPr>
        <w:t>43</w:t>
      </w:r>
      <w:r w:rsidRPr="00C67983">
        <w:rPr>
          <w:rFonts w:cs="Times New Roman"/>
          <w:color w:val="000000"/>
          <w:szCs w:val="24"/>
        </w:rPr>
        <w:t>(1–2), 17–33. https://doi.org/10.1016/j.compedu.2003.12.018</w:t>
      </w:r>
    </w:p>
    <w:p w14:paraId="48FBF6CA" w14:textId="77777777" w:rsidR="000944E9" w:rsidRDefault="000944E9" w:rsidP="00035BFB">
      <w:pPr>
        <w:widowControl w:val="0"/>
        <w:autoSpaceDE w:val="0"/>
        <w:autoSpaceDN w:val="0"/>
        <w:adjustRightInd w:val="0"/>
        <w:spacing w:line="360" w:lineRule="auto"/>
        <w:rPr>
          <w:rFonts w:cs="Times New Roman"/>
          <w:color w:val="000000"/>
          <w:szCs w:val="24"/>
        </w:rPr>
      </w:pPr>
    </w:p>
    <w:p w14:paraId="2617BDA8"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Gráinne. (2010). </w:t>
      </w:r>
      <w:r w:rsidRPr="00C67983">
        <w:rPr>
          <w:rFonts w:cs="Times New Roman"/>
          <w:i/>
          <w:iCs/>
          <w:color w:val="000000"/>
          <w:szCs w:val="24"/>
        </w:rPr>
        <w:t>Review of Pedagogical Models and their use in e-learning</w:t>
      </w:r>
      <w:r w:rsidRPr="00C67983">
        <w:rPr>
          <w:rFonts w:cs="Times New Roman"/>
          <w:color w:val="000000"/>
          <w:szCs w:val="24"/>
        </w:rPr>
        <w:t>. Milton Keynes: Open University. Retrieved from http://tecfa.unige.ch/tecfa/teaching/formcont/certificatElearning/Mod2cours2/pedmodelsanduseEl.pdf</w:t>
      </w:r>
    </w:p>
    <w:p w14:paraId="7A40440A" w14:textId="77777777" w:rsidR="000944E9" w:rsidRDefault="000944E9" w:rsidP="00035BFB">
      <w:pPr>
        <w:widowControl w:val="0"/>
        <w:autoSpaceDE w:val="0"/>
        <w:autoSpaceDN w:val="0"/>
        <w:adjustRightInd w:val="0"/>
        <w:spacing w:line="360" w:lineRule="auto"/>
        <w:rPr>
          <w:rFonts w:cs="Times New Roman"/>
          <w:color w:val="000000"/>
          <w:szCs w:val="24"/>
        </w:rPr>
      </w:pPr>
    </w:p>
    <w:p w14:paraId="77D3AA0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COTEC. (2001). </w:t>
      </w:r>
      <w:r w:rsidRPr="00C67983">
        <w:rPr>
          <w:rFonts w:cs="Times New Roman"/>
          <w:i/>
          <w:iCs/>
          <w:color w:val="000000"/>
          <w:szCs w:val="24"/>
        </w:rPr>
        <w:t>eLearning : Designing Tomorrow’s Education An Interim Report</w:t>
      </w:r>
      <w:r w:rsidRPr="00C67983">
        <w:rPr>
          <w:rFonts w:cs="Times New Roman"/>
          <w:color w:val="000000"/>
          <w:szCs w:val="24"/>
        </w:rPr>
        <w:t>. International Co-operation Europe Ltd: Commission Of The European Communities. Retrieved from http://www.europarl.europa.eu/meetdocs/committees/cult/20020603/sec(2002)236_2_en.pdf</w:t>
      </w:r>
    </w:p>
    <w:p w14:paraId="695DB5DD" w14:textId="77777777" w:rsidR="000944E9" w:rsidRDefault="000944E9" w:rsidP="00035BFB">
      <w:pPr>
        <w:widowControl w:val="0"/>
        <w:autoSpaceDE w:val="0"/>
        <w:autoSpaceDN w:val="0"/>
        <w:adjustRightInd w:val="0"/>
        <w:spacing w:line="360" w:lineRule="auto"/>
        <w:rPr>
          <w:rFonts w:cs="Times New Roman"/>
          <w:color w:val="000000"/>
          <w:szCs w:val="24"/>
        </w:rPr>
      </w:pPr>
    </w:p>
    <w:p w14:paraId="0E2E99C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Dabbagh, N. (2005). Pedagogical models for E-Learning: A theory-based design framework. In </w:t>
      </w:r>
      <w:r w:rsidRPr="00C67983">
        <w:rPr>
          <w:rFonts w:cs="Times New Roman"/>
          <w:i/>
          <w:iCs/>
          <w:color w:val="000000"/>
          <w:szCs w:val="24"/>
        </w:rPr>
        <w:t>In International Journal of Technology in Teaching and Learning</w:t>
      </w:r>
      <w:r w:rsidRPr="00C67983">
        <w:rPr>
          <w:rFonts w:cs="Times New Roman"/>
          <w:color w:val="000000"/>
          <w:szCs w:val="24"/>
        </w:rPr>
        <w:t xml:space="preserve"> (pp. 25–44).</w:t>
      </w:r>
    </w:p>
    <w:p w14:paraId="6EC347DB" w14:textId="77777777" w:rsidR="000944E9" w:rsidRDefault="000944E9" w:rsidP="00035BFB">
      <w:pPr>
        <w:widowControl w:val="0"/>
        <w:autoSpaceDE w:val="0"/>
        <w:autoSpaceDN w:val="0"/>
        <w:adjustRightInd w:val="0"/>
        <w:spacing w:line="360" w:lineRule="auto"/>
        <w:rPr>
          <w:rFonts w:cs="Times New Roman"/>
          <w:color w:val="000000"/>
          <w:szCs w:val="24"/>
        </w:rPr>
      </w:pPr>
    </w:p>
    <w:p w14:paraId="2CCE027E"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Kauchak, D. P., &amp; Eggen, P. D. (2011). </w:t>
      </w:r>
      <w:r w:rsidRPr="00C67983">
        <w:rPr>
          <w:rFonts w:cs="Times New Roman"/>
          <w:i/>
          <w:iCs/>
          <w:color w:val="000000"/>
          <w:szCs w:val="24"/>
        </w:rPr>
        <w:t>Learning and teaching: research-based methods</w:t>
      </w:r>
      <w:r w:rsidRPr="00C67983">
        <w:rPr>
          <w:rFonts w:cs="Times New Roman"/>
          <w:color w:val="000000"/>
          <w:szCs w:val="24"/>
        </w:rPr>
        <w:t>. Boston: Pearson.</w:t>
      </w:r>
    </w:p>
    <w:p w14:paraId="3A0A922D" w14:textId="77777777" w:rsidR="000944E9" w:rsidRDefault="000944E9" w:rsidP="00035BFB">
      <w:pPr>
        <w:widowControl w:val="0"/>
        <w:autoSpaceDE w:val="0"/>
        <w:autoSpaceDN w:val="0"/>
        <w:adjustRightInd w:val="0"/>
        <w:spacing w:line="360" w:lineRule="auto"/>
        <w:rPr>
          <w:rFonts w:cs="Times New Roman"/>
          <w:color w:val="000000"/>
          <w:szCs w:val="24"/>
        </w:rPr>
      </w:pPr>
    </w:p>
    <w:p w14:paraId="7642732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Magliaro, S. G., Lockee, B. B., &amp; Burton, J. K. (2005). Direct instruction revisited: A key model for instructional technology. </w:t>
      </w:r>
      <w:r w:rsidRPr="00C67983">
        <w:rPr>
          <w:rFonts w:cs="Times New Roman"/>
          <w:i/>
          <w:iCs/>
          <w:color w:val="000000"/>
          <w:szCs w:val="24"/>
        </w:rPr>
        <w:t>Educational Technology Research and Development</w:t>
      </w:r>
      <w:r w:rsidRPr="00C67983">
        <w:rPr>
          <w:rFonts w:cs="Times New Roman"/>
          <w:color w:val="000000"/>
          <w:szCs w:val="24"/>
        </w:rPr>
        <w:t xml:space="preserve">, </w:t>
      </w:r>
      <w:r w:rsidRPr="00C67983">
        <w:rPr>
          <w:rFonts w:cs="Times New Roman"/>
          <w:i/>
          <w:iCs/>
          <w:color w:val="000000"/>
          <w:szCs w:val="24"/>
        </w:rPr>
        <w:t>53</w:t>
      </w:r>
      <w:r w:rsidRPr="00C67983">
        <w:rPr>
          <w:rFonts w:cs="Times New Roman"/>
          <w:color w:val="000000"/>
          <w:szCs w:val="24"/>
        </w:rPr>
        <w:t>(4), 41–55. https://doi.org/10.1007/BF02504684</w:t>
      </w:r>
    </w:p>
    <w:p w14:paraId="1C9E312C"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6E47FDF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Mayes, T., &amp; de Freitas, S. (2004). Review of e-learning theories, frameworks and models. </w:t>
      </w:r>
      <w:r w:rsidRPr="00C67983">
        <w:rPr>
          <w:rFonts w:cs="Times New Roman"/>
          <w:i/>
          <w:iCs/>
          <w:color w:val="000000"/>
          <w:szCs w:val="24"/>
        </w:rPr>
        <w:t>JISC E-Learning Models Desk Study</w:t>
      </w:r>
      <w:r w:rsidRPr="00C67983">
        <w:rPr>
          <w:rFonts w:cs="Times New Roman"/>
          <w:color w:val="000000"/>
          <w:szCs w:val="24"/>
        </w:rPr>
        <w:t>, (1).</w:t>
      </w:r>
    </w:p>
    <w:p w14:paraId="7330EE77" w14:textId="77777777" w:rsidR="000944E9" w:rsidRDefault="000944E9" w:rsidP="00035BFB">
      <w:pPr>
        <w:widowControl w:val="0"/>
        <w:autoSpaceDE w:val="0"/>
        <w:autoSpaceDN w:val="0"/>
        <w:adjustRightInd w:val="0"/>
        <w:spacing w:line="360" w:lineRule="auto"/>
        <w:rPr>
          <w:rFonts w:cs="Times New Roman"/>
          <w:color w:val="000000"/>
          <w:szCs w:val="24"/>
        </w:rPr>
      </w:pPr>
    </w:p>
    <w:p w14:paraId="5AE727D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Olaniran, B. A. (Ed.). (2010). </w:t>
      </w:r>
      <w:r w:rsidRPr="00C67983">
        <w:rPr>
          <w:rFonts w:cs="Times New Roman"/>
          <w:i/>
          <w:iCs/>
          <w:color w:val="000000"/>
          <w:szCs w:val="24"/>
        </w:rPr>
        <w:t>Cases on Successful E-Learning Practices in the Developed and Developing World: Methods for the Global Information Economy</w:t>
      </w:r>
      <w:r w:rsidRPr="00C67983">
        <w:rPr>
          <w:rFonts w:cs="Times New Roman"/>
          <w:color w:val="000000"/>
          <w:szCs w:val="24"/>
        </w:rPr>
        <w:t>. IGI Global. https://doi.org/10.4018/978-1-60566-942-7</w:t>
      </w:r>
    </w:p>
    <w:p w14:paraId="5AD3E019"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70EFB8EB"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Pange, A., &amp; Pange, J. (2011). Is E-learning Based On Learning Theories? A Literature Review. </w:t>
      </w:r>
      <w:r w:rsidRPr="00C67983">
        <w:rPr>
          <w:rFonts w:cs="Times New Roman"/>
          <w:i/>
          <w:iCs/>
          <w:color w:val="000000"/>
          <w:szCs w:val="24"/>
        </w:rPr>
        <w:t>World Academy of Science, Engineering &amp; Technology</w:t>
      </w:r>
      <w:r w:rsidRPr="00C67983">
        <w:rPr>
          <w:rFonts w:cs="Times New Roman"/>
          <w:color w:val="000000"/>
          <w:szCs w:val="24"/>
        </w:rPr>
        <w:t xml:space="preserve">, </w:t>
      </w:r>
      <w:r w:rsidRPr="00C67983">
        <w:rPr>
          <w:rFonts w:cs="Times New Roman"/>
          <w:i/>
          <w:iCs/>
          <w:color w:val="000000"/>
          <w:szCs w:val="24"/>
        </w:rPr>
        <w:t>5</w:t>
      </w:r>
      <w:r w:rsidRPr="00C67983">
        <w:rPr>
          <w:rFonts w:cs="Times New Roman"/>
          <w:color w:val="000000"/>
          <w:szCs w:val="24"/>
        </w:rPr>
        <w:t>(8).</w:t>
      </w:r>
    </w:p>
    <w:p w14:paraId="0658B2D1" w14:textId="77777777" w:rsidR="000944E9" w:rsidRDefault="000944E9" w:rsidP="00035BFB">
      <w:pPr>
        <w:widowControl w:val="0"/>
        <w:autoSpaceDE w:val="0"/>
        <w:autoSpaceDN w:val="0"/>
        <w:adjustRightInd w:val="0"/>
        <w:spacing w:line="360" w:lineRule="auto"/>
        <w:rPr>
          <w:rFonts w:cs="Times New Roman"/>
          <w:color w:val="000000"/>
          <w:szCs w:val="24"/>
        </w:rPr>
      </w:pPr>
    </w:p>
    <w:p w14:paraId="37960575"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Siemens, G. (2014). Connectivism: A Learning Theory for the Digital Age, 8.</w:t>
      </w:r>
    </w:p>
    <w:p w14:paraId="62B78471" w14:textId="77777777" w:rsidR="000944E9" w:rsidRDefault="000944E9" w:rsidP="00035BFB">
      <w:pPr>
        <w:widowControl w:val="0"/>
        <w:autoSpaceDE w:val="0"/>
        <w:autoSpaceDN w:val="0"/>
        <w:adjustRightInd w:val="0"/>
        <w:spacing w:line="360" w:lineRule="auto"/>
        <w:rPr>
          <w:rFonts w:cs="Times New Roman"/>
          <w:color w:val="000000"/>
          <w:szCs w:val="24"/>
        </w:rPr>
      </w:pPr>
    </w:p>
    <w:p w14:paraId="115C3D89" w14:textId="5BEB1545" w:rsidR="00C67983" w:rsidRPr="00C67983" w:rsidRDefault="000944E9" w:rsidP="00035BFB">
      <w:pPr>
        <w:widowControl w:val="0"/>
        <w:autoSpaceDE w:val="0"/>
        <w:autoSpaceDN w:val="0"/>
        <w:adjustRightInd w:val="0"/>
        <w:spacing w:line="360" w:lineRule="auto"/>
        <w:rPr>
          <w:rFonts w:cs="Times New Roman"/>
          <w:color w:val="000000"/>
          <w:szCs w:val="24"/>
        </w:rPr>
      </w:pPr>
      <w:r>
        <w:rPr>
          <w:rFonts w:cs="Times New Roman"/>
          <w:color w:val="000000"/>
          <w:szCs w:val="24"/>
        </w:rPr>
        <w:t>Yeh, Y.</w:t>
      </w:r>
      <w:r w:rsidR="00C67983" w:rsidRPr="00C67983">
        <w:rPr>
          <w:rFonts w:cs="Times New Roman"/>
          <w:color w:val="000000"/>
          <w:szCs w:val="24"/>
        </w:rPr>
        <w:t xml:space="preserve">C. (2009). Integrating e-learning into the Direct-instruction Model to enhance the effectiveness of critical-thinking instruction. </w:t>
      </w:r>
      <w:r w:rsidR="00C67983" w:rsidRPr="00C67983">
        <w:rPr>
          <w:rFonts w:cs="Times New Roman"/>
          <w:i/>
          <w:iCs/>
          <w:color w:val="000000"/>
          <w:szCs w:val="24"/>
        </w:rPr>
        <w:t>Instructional Science</w:t>
      </w:r>
      <w:r w:rsidR="00C67983" w:rsidRPr="00C67983">
        <w:rPr>
          <w:rFonts w:cs="Times New Roman"/>
          <w:color w:val="000000"/>
          <w:szCs w:val="24"/>
        </w:rPr>
        <w:t xml:space="preserve">, </w:t>
      </w:r>
      <w:r w:rsidR="00C67983" w:rsidRPr="00C67983">
        <w:rPr>
          <w:rFonts w:cs="Times New Roman"/>
          <w:i/>
          <w:iCs/>
          <w:color w:val="000000"/>
          <w:szCs w:val="24"/>
        </w:rPr>
        <w:t>37</w:t>
      </w:r>
      <w:r w:rsidR="00C67983" w:rsidRPr="00C67983">
        <w:rPr>
          <w:rFonts w:cs="Times New Roman"/>
          <w:color w:val="000000"/>
          <w:szCs w:val="24"/>
        </w:rPr>
        <w:t>(2), 185–203. Retrieved from http://www.jstor.org/stable/23372788</w:t>
      </w:r>
    </w:p>
    <w:p w14:paraId="7153BAB5" w14:textId="346FC6E7" w:rsidR="006B6439" w:rsidRPr="001D37D5" w:rsidRDefault="00B67ECD" w:rsidP="00035BFB">
      <w:pPr>
        <w:spacing w:line="360" w:lineRule="auto"/>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46" w:name="_Toc391456187"/>
      <w:bookmarkStart w:id="47" w:name="_Toc401327944"/>
      <w:bookmarkEnd w:id="46"/>
      <w:r w:rsidRPr="009F3187">
        <w:lastRenderedPageBreak/>
        <w:t>Bilagor</w:t>
      </w:r>
      <w:bookmarkEnd w:id="47"/>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48" w:name="_Toc391456188"/>
      <w:bookmarkEnd w:id="48"/>
      <w:r w:rsidRPr="00D01DE3">
        <w:rPr>
          <w:rStyle w:val="Starkbetoning"/>
          <w:color w:val="00000A"/>
        </w:rPr>
        <w:lastRenderedPageBreak/>
        <w:t xml:space="preserve">Inledning </w:t>
      </w:r>
    </w:p>
    <w:p w14:paraId="67754155" w14:textId="2E56FB4F" w:rsidR="001E5D4E" w:rsidRDefault="00F16CB6" w:rsidP="004E58AD">
      <w:pPr>
        <w:rPr>
          <w:ins w:id="49" w:author="Jason Serviss" w:date="2018-10-18T18:42:00Z"/>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50"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51"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52"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53"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tnotsreferens"/>
        </w:rPr>
        <w:footnoteReference w:id="3"/>
      </w:r>
      <w:r w:rsidR="00850895">
        <w:rPr>
          <w:rFonts w:eastAsia="Times New Roman" w:cs="Times New Roman"/>
          <w:color w:val="333333"/>
        </w:rPr>
        <w:t xml:space="preserve"> (kognitiva färdigheter) för att gestalta</w:t>
      </w:r>
      <w:r w:rsidR="00850895" w:rsidRPr="006F348F">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6F348F">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54"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55" w:author="Jason Serviss" w:date="2018-09-02T10:37:00Z"/>
          <w:rFonts w:cs="Times New Roman"/>
          <w:b/>
          <w:iCs/>
        </w:rPr>
      </w:pPr>
    </w:p>
    <w:p w14:paraId="17111BE6" w14:textId="2B2D1BFE" w:rsidR="00DD12F3" w:rsidRPr="00304D18" w:rsidRDefault="00F16CB6" w:rsidP="00DD12F3">
      <w:pPr>
        <w:rPr>
          <w:ins w:id="56"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6F348F">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57"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58" w:author="Jason Serviss" w:date="2018-09-02T10:37:00Z"/>
          <w:rFonts w:cs="Times New Roman"/>
          <w:b/>
          <w:iCs/>
        </w:rPr>
      </w:pPr>
    </w:p>
    <w:p w14:paraId="63D46551" w14:textId="027FFB2A" w:rsidR="00DD12F3" w:rsidRPr="00304D18" w:rsidRDefault="00F16CB6" w:rsidP="00DD12F3">
      <w:pPr>
        <w:rPr>
          <w:ins w:id="59"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5D3DFF69" w14:textId="77777777" w:rsidR="00FE034F" w:rsidRDefault="00FE034F" w:rsidP="004E58AD">
      <w:pPr>
        <w:pBdr>
          <w:bottom w:val="single" w:sz="6" w:space="1" w:color="auto"/>
        </w:pBdr>
        <w:rPr>
          <w:rFonts w:cs="Times New Roman"/>
        </w:rPr>
      </w:pPr>
    </w:p>
    <w:p w14:paraId="7B9F1C7C" w14:textId="4EDBF585" w:rsidR="00304D18" w:rsidRPr="00B93DE6" w:rsidRDefault="00F16CB6" w:rsidP="00BF2EDC">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0" w:name="_Toc391456189"/>
      <w:bookmarkEnd w:id="60"/>
    </w:p>
    <w:p w14:paraId="52ED0A82" w14:textId="77777777" w:rsidR="00FE034F" w:rsidRDefault="00FE034F">
      <w:pPr>
        <w:rPr>
          <w:rFonts w:cs="Times New Roman"/>
          <w:b/>
        </w:rPr>
      </w:pPr>
    </w:p>
    <w:p w14:paraId="539DA7D9" w14:textId="77777777" w:rsidR="00FE034F" w:rsidRDefault="00FE034F">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1" w:author="Jason Serviss" w:date="2018-09-02T10:46:00Z"/>
          <w:rFonts w:ascii="Verdana" w:hAnsi="Verdana"/>
          <w:b/>
          <w:sz w:val="16"/>
          <w:szCs w:val="16"/>
        </w:rPr>
      </w:pPr>
    </w:p>
    <w:p w14:paraId="68A89F8E" w14:textId="6343CDFF"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90506">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090506"/>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Jason Serviss" w:date="2018-10-20T11:19:00Z" w:initials="JS">
    <w:p w14:paraId="0A682B11" w14:textId="042FB179" w:rsidR="001D7AAB" w:rsidRDefault="001D7AAB">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1D7AAB" w:rsidRDefault="001D7AAB">
      <w:pPr>
        <w:pStyle w:val="Kommentarer"/>
      </w:pPr>
    </w:p>
    <w:p w14:paraId="450C2837" w14:textId="65B98596" w:rsidR="001D7AAB" w:rsidRDefault="001D7AAB">
      <w:pPr>
        <w:pStyle w:val="Kommentarer"/>
        <w:rPr>
          <w:color w:val="FFFFFF" w:themeColor="background1"/>
        </w:rPr>
      </w:pPr>
      <w:r>
        <w:t>NOT FIXED</w:t>
      </w:r>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1D7AAB" w:rsidRDefault="001D7AAB">
      <w:pPr>
        <w:pStyle w:val="Kommentarer"/>
        <w:rPr>
          <w:color w:val="FFFFFF" w:themeColor="background1"/>
        </w:rPr>
      </w:pPr>
    </w:p>
    <w:p w14:paraId="6AB7BD70" w14:textId="1A28B93D" w:rsidR="001D7AAB" w:rsidRDefault="001D7AAB">
      <w:pPr>
        <w:pStyle w:val="Kommentarer"/>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41DFAC0E" w14:textId="77777777" w:rsidR="001D7AAB" w:rsidRDefault="001D7AAB">
      <w:pPr>
        <w:pStyle w:val="Kommentarer"/>
        <w:rPr>
          <w:color w:val="FFFFFF" w:themeColor="background1"/>
        </w:rPr>
      </w:pPr>
    </w:p>
    <w:p w14:paraId="1A2D20F7" w14:textId="520924CD" w:rsidR="001D7AAB" w:rsidRDefault="001D7AAB">
      <w:pPr>
        <w:pStyle w:val="Kommentarer"/>
        <w:rPr>
          <w:color w:val="FFFFFF" w:themeColor="background1"/>
        </w:rPr>
      </w:pPr>
      <w:r>
        <w:rPr>
          <w:color w:val="FFFFFF" w:themeColor="background1"/>
        </w:rPr>
        <w:t xml:space="preserve">STILL NOT HAPPY WITH THIS. LOOK </w:t>
      </w:r>
      <w:proofErr w:type="gramStart"/>
      <w:r>
        <w:rPr>
          <w:color w:val="FFFFFF" w:themeColor="background1"/>
        </w:rPr>
        <w:t>AT  THE</w:t>
      </w:r>
      <w:proofErr w:type="gramEnd"/>
      <w:r>
        <w:rPr>
          <w:color w:val="FFFFFF" w:themeColor="background1"/>
        </w:rPr>
        <w:t xml:space="preserve"> FIRST PARAGRAPH FROM THE RESULTS SECTION WHERE YOU INTRODUCE HE INTERVIEW RESULTS. USE THAT AS A MODEL.</w:t>
      </w:r>
    </w:p>
    <w:p w14:paraId="255DAEEA" w14:textId="5A7D4EBA" w:rsidR="001D7AAB" w:rsidRDefault="001D7AAB">
      <w:pPr>
        <w:pStyle w:val="Kommentarer"/>
        <w:rPr>
          <w:color w:val="E5B8B7" w:themeColor="accent2" w:themeTint="66"/>
        </w:rPr>
      </w:pPr>
      <w:r>
        <w:rPr>
          <w:color w:val="E5B8B7" w:themeColor="accent2" w:themeTint="66"/>
        </w:rPr>
        <w:t xml:space="preserve">Bättre? </w:t>
      </w:r>
    </w:p>
    <w:p w14:paraId="782C6721" w14:textId="77777777" w:rsidR="001D7AAB" w:rsidRDefault="001D7AAB">
      <w:pPr>
        <w:pStyle w:val="Kommentarer"/>
        <w:rPr>
          <w:color w:val="E5B8B7" w:themeColor="accent2" w:themeTint="66"/>
        </w:rPr>
      </w:pPr>
    </w:p>
    <w:p w14:paraId="1BCC7556" w14:textId="6CF71845" w:rsidR="001D7AAB" w:rsidRDefault="001D7AAB" w:rsidP="00F94C95">
      <w:pPr>
        <w:pStyle w:val="Kommentarer"/>
        <w:rPr>
          <w:color w:val="353535"/>
        </w:rPr>
      </w:pPr>
      <w:r w:rsidRPr="001E5D4E">
        <w:t>NO</w:t>
      </w:r>
      <w:r>
        <w:t xml:space="preserve">, </w:t>
      </w:r>
      <w:proofErr w:type="spellStart"/>
      <w:r>
        <w:t>its</w:t>
      </w:r>
      <w:proofErr w:type="spellEnd"/>
      <w:r>
        <w:t xml:space="preserve"> not ok. The </w:t>
      </w:r>
      <w:proofErr w:type="spellStart"/>
      <w:r>
        <w:t>grammar</w:t>
      </w:r>
      <w:proofErr w:type="spellEnd"/>
      <w:r>
        <w:t xml:space="preserve"> is STILL </w:t>
      </w:r>
      <w:proofErr w:type="spellStart"/>
      <w:r>
        <w:t>wrong</w:t>
      </w:r>
      <w:proofErr w:type="spellEnd"/>
      <w:r>
        <w:t xml:space="preserve"> (”</w:t>
      </w:r>
      <w:r>
        <w:rPr>
          <w:color w:val="353535"/>
        </w:rPr>
        <w:t>För att kunna evaluera av</w:t>
      </w:r>
      <w:r w:rsidRPr="00790CF0">
        <w:rPr>
          <w:color w:val="353535"/>
        </w:rPr>
        <w:t xml:space="preserve"> fyra av</w:t>
      </w:r>
      <w:r>
        <w:rPr>
          <w:color w:val="353535"/>
        </w:rPr>
        <w:t xml:space="preserve">…”).  As </w:t>
      </w:r>
      <w:proofErr w:type="spellStart"/>
      <w:r>
        <w:rPr>
          <w:color w:val="353535"/>
        </w:rPr>
        <w:t>well</w:t>
      </w:r>
      <w:proofErr w:type="spellEnd"/>
      <w:r>
        <w:rPr>
          <w:color w:val="353535"/>
        </w:rPr>
        <w:t xml:space="preserve">, the </w:t>
      </w:r>
      <w:proofErr w:type="spellStart"/>
      <w:r>
        <w:rPr>
          <w:color w:val="353535"/>
        </w:rPr>
        <w:t>description</w:t>
      </w:r>
      <w:proofErr w:type="spellEnd"/>
      <w:r>
        <w:rPr>
          <w:color w:val="353535"/>
        </w:rPr>
        <w:t xml:space="preserve"> is not </w:t>
      </w:r>
      <w:proofErr w:type="spellStart"/>
      <w:r>
        <w:rPr>
          <w:color w:val="353535"/>
        </w:rPr>
        <w:t>sufficient</w:t>
      </w:r>
      <w:proofErr w:type="spellEnd"/>
      <w:r>
        <w:rPr>
          <w:color w:val="353535"/>
        </w:rPr>
        <w:t xml:space="preserve">! </w:t>
      </w:r>
      <w:proofErr w:type="spellStart"/>
      <w:r>
        <w:rPr>
          <w:color w:val="353535"/>
        </w:rPr>
        <w:t>You</w:t>
      </w:r>
      <w:proofErr w:type="spellEnd"/>
      <w:r>
        <w:rPr>
          <w:color w:val="353535"/>
        </w:rPr>
        <w:t xml:space="preserve"> </w:t>
      </w:r>
      <w:proofErr w:type="spellStart"/>
      <w:r>
        <w:rPr>
          <w:color w:val="353535"/>
        </w:rPr>
        <w:t>need</w:t>
      </w:r>
      <w:proofErr w:type="spellEnd"/>
      <w:r>
        <w:rPr>
          <w:color w:val="353535"/>
        </w:rPr>
        <w:t xml:space="preserve"> </w:t>
      </w:r>
      <w:proofErr w:type="spellStart"/>
      <w:r>
        <w:rPr>
          <w:color w:val="353535"/>
        </w:rPr>
        <w:t>to</w:t>
      </w:r>
      <w:proofErr w:type="spellEnd"/>
      <w:r>
        <w:rPr>
          <w:color w:val="353535"/>
        </w:rPr>
        <w:t xml:space="preserve"> LOOK AT THE FIRST SENTANCES WHERE WE INTRODUCE THE FIRST ANALYSIS</w:t>
      </w:r>
      <w:proofErr w:type="gramStart"/>
      <w:r>
        <w:rPr>
          <w:color w:val="353535"/>
        </w:rPr>
        <w:t>!!!</w:t>
      </w:r>
      <w:proofErr w:type="gramEnd"/>
      <w:r>
        <w:rPr>
          <w:color w:val="353535"/>
        </w:rPr>
        <w:t xml:space="preserve"> </w:t>
      </w:r>
      <w:proofErr w:type="spellStart"/>
      <w:r>
        <w:rPr>
          <w:color w:val="353535"/>
        </w:rPr>
        <w:t>You</w:t>
      </w:r>
      <w:proofErr w:type="spellEnd"/>
      <w:r>
        <w:rPr>
          <w:color w:val="353535"/>
        </w:rPr>
        <w:t xml:space="preserve"> </w:t>
      </w:r>
      <w:proofErr w:type="spellStart"/>
      <w:r>
        <w:rPr>
          <w:color w:val="353535"/>
        </w:rPr>
        <w:t>need</w:t>
      </w:r>
      <w:proofErr w:type="spellEnd"/>
      <w:r>
        <w:rPr>
          <w:color w:val="353535"/>
        </w:rPr>
        <w:t xml:space="preserve"> </w:t>
      </w:r>
      <w:proofErr w:type="spellStart"/>
      <w:r>
        <w:rPr>
          <w:color w:val="353535"/>
        </w:rPr>
        <w:t>to</w:t>
      </w:r>
      <w:proofErr w:type="spellEnd"/>
      <w:r>
        <w:rPr>
          <w:color w:val="353535"/>
        </w:rPr>
        <w:t xml:space="preserve"> read </w:t>
      </w:r>
      <w:proofErr w:type="spellStart"/>
      <w:r>
        <w:rPr>
          <w:color w:val="353535"/>
        </w:rPr>
        <w:t>each</w:t>
      </w:r>
      <w:proofErr w:type="spellEnd"/>
      <w:r>
        <w:rPr>
          <w:color w:val="353535"/>
        </w:rPr>
        <w:t xml:space="preserve"> </w:t>
      </w:r>
      <w:proofErr w:type="spellStart"/>
      <w:r>
        <w:rPr>
          <w:color w:val="353535"/>
        </w:rPr>
        <w:t>sentance</w:t>
      </w:r>
      <w:proofErr w:type="spellEnd"/>
      <w:r>
        <w:rPr>
          <w:color w:val="353535"/>
        </w:rPr>
        <w:t xml:space="preserve"> and ask </w:t>
      </w:r>
      <w:proofErr w:type="spellStart"/>
      <w:r>
        <w:rPr>
          <w:color w:val="353535"/>
        </w:rPr>
        <w:t>yourself</w:t>
      </w:r>
      <w:proofErr w:type="spellEnd"/>
      <w:r>
        <w:rPr>
          <w:color w:val="353535"/>
        </w:rPr>
        <w:t xml:space="preserve"> ”</w:t>
      </w:r>
      <w:proofErr w:type="spellStart"/>
      <w:r>
        <w:rPr>
          <w:color w:val="353535"/>
        </w:rPr>
        <w:t>What</w:t>
      </w:r>
      <w:proofErr w:type="spellEnd"/>
      <w:r>
        <w:rPr>
          <w:color w:val="353535"/>
        </w:rPr>
        <w:t xml:space="preserve"> </w:t>
      </w:r>
      <w:proofErr w:type="spellStart"/>
      <w:r>
        <w:rPr>
          <w:color w:val="353535"/>
        </w:rPr>
        <w:t>are</w:t>
      </w:r>
      <w:proofErr w:type="spellEnd"/>
      <w:r>
        <w:rPr>
          <w:color w:val="353535"/>
        </w:rPr>
        <w:t xml:space="preserve"> </w:t>
      </w:r>
      <w:proofErr w:type="spellStart"/>
      <w:r>
        <w:rPr>
          <w:color w:val="353535"/>
        </w:rPr>
        <w:t>we</w:t>
      </w:r>
      <w:proofErr w:type="spellEnd"/>
      <w:r>
        <w:rPr>
          <w:color w:val="353535"/>
        </w:rPr>
        <w:t xml:space="preserve"> </w:t>
      </w:r>
      <w:proofErr w:type="spellStart"/>
      <w:r>
        <w:rPr>
          <w:color w:val="353535"/>
        </w:rPr>
        <w:t>telling</w:t>
      </w:r>
      <w:proofErr w:type="spellEnd"/>
      <w:r>
        <w:rPr>
          <w:color w:val="353535"/>
        </w:rPr>
        <w:t xml:space="preserve"> the </w:t>
      </w:r>
      <w:proofErr w:type="spellStart"/>
      <w:r>
        <w:rPr>
          <w:color w:val="353535"/>
        </w:rPr>
        <w:t>reader</w:t>
      </w:r>
      <w:proofErr w:type="spellEnd"/>
      <w:r>
        <w:rPr>
          <w:color w:val="353535"/>
        </w:rPr>
        <w:t xml:space="preserve"> in </w:t>
      </w:r>
      <w:proofErr w:type="spellStart"/>
      <w:r>
        <w:rPr>
          <w:color w:val="353535"/>
        </w:rPr>
        <w:t>this</w:t>
      </w:r>
      <w:proofErr w:type="spellEnd"/>
      <w:r>
        <w:rPr>
          <w:color w:val="353535"/>
        </w:rPr>
        <w:t xml:space="preserve"> </w:t>
      </w:r>
      <w:proofErr w:type="spellStart"/>
      <w:r>
        <w:rPr>
          <w:color w:val="353535"/>
        </w:rPr>
        <w:t>sentance</w:t>
      </w:r>
      <w:proofErr w:type="spellEnd"/>
      <w:r>
        <w:rPr>
          <w:color w:val="353535"/>
        </w:rPr>
        <w:t xml:space="preserve">”. </w:t>
      </w:r>
      <w:proofErr w:type="spellStart"/>
      <w:r>
        <w:rPr>
          <w:color w:val="353535"/>
        </w:rPr>
        <w:t>Then</w:t>
      </w:r>
      <w:proofErr w:type="spellEnd"/>
      <w:r>
        <w:rPr>
          <w:color w:val="353535"/>
        </w:rPr>
        <w:t xml:space="preserve"> </w:t>
      </w:r>
      <w:proofErr w:type="spellStart"/>
      <w:r>
        <w:rPr>
          <w:color w:val="353535"/>
        </w:rPr>
        <w:t>you</w:t>
      </w:r>
      <w:proofErr w:type="spellEnd"/>
      <w:r>
        <w:rPr>
          <w:color w:val="353535"/>
        </w:rPr>
        <w:t xml:space="preserve"> </w:t>
      </w:r>
      <w:proofErr w:type="spellStart"/>
      <w:r>
        <w:rPr>
          <w:color w:val="353535"/>
        </w:rPr>
        <w:t>need</w:t>
      </w:r>
      <w:proofErr w:type="spellEnd"/>
      <w:r>
        <w:rPr>
          <w:color w:val="353535"/>
        </w:rPr>
        <w:t xml:space="preserve"> </w:t>
      </w:r>
      <w:proofErr w:type="spellStart"/>
      <w:r>
        <w:rPr>
          <w:color w:val="353535"/>
        </w:rPr>
        <w:t>to</w:t>
      </w:r>
      <w:proofErr w:type="spellEnd"/>
      <w:r>
        <w:rPr>
          <w:color w:val="353535"/>
        </w:rPr>
        <w:t xml:space="preserve"> </w:t>
      </w:r>
      <w:proofErr w:type="spellStart"/>
      <w:r>
        <w:rPr>
          <w:color w:val="353535"/>
        </w:rPr>
        <w:t>tell</w:t>
      </w:r>
      <w:proofErr w:type="spellEnd"/>
      <w:r>
        <w:rPr>
          <w:color w:val="353535"/>
        </w:rPr>
        <w:t xml:space="preserve"> the </w:t>
      </w:r>
      <w:proofErr w:type="spellStart"/>
      <w:r>
        <w:rPr>
          <w:color w:val="353535"/>
        </w:rPr>
        <w:t>reader</w:t>
      </w:r>
      <w:proofErr w:type="spellEnd"/>
      <w:r>
        <w:rPr>
          <w:color w:val="353535"/>
        </w:rPr>
        <w:t xml:space="preserve"> the same </w:t>
      </w:r>
      <w:proofErr w:type="spellStart"/>
      <w:r>
        <w:rPr>
          <w:color w:val="353535"/>
        </w:rPr>
        <w:t>thing</w:t>
      </w:r>
      <w:proofErr w:type="spellEnd"/>
      <w:r>
        <w:rPr>
          <w:color w:val="353535"/>
        </w:rPr>
        <w:t xml:space="preserve"> in the same order </w:t>
      </w:r>
      <w:proofErr w:type="spellStart"/>
      <w:r>
        <w:rPr>
          <w:color w:val="353535"/>
        </w:rPr>
        <w:t>here</w:t>
      </w:r>
      <w:proofErr w:type="spellEnd"/>
      <w:r>
        <w:rPr>
          <w:color w:val="353535"/>
        </w:rPr>
        <w:t xml:space="preserve"> EXCEPT it </w:t>
      </w:r>
      <w:proofErr w:type="spellStart"/>
      <w:r>
        <w:rPr>
          <w:color w:val="353535"/>
        </w:rPr>
        <w:t>needs</w:t>
      </w:r>
      <w:proofErr w:type="spellEnd"/>
      <w:r>
        <w:rPr>
          <w:color w:val="353535"/>
        </w:rPr>
        <w:t xml:space="preserve"> </w:t>
      </w:r>
      <w:proofErr w:type="spellStart"/>
      <w:r>
        <w:rPr>
          <w:color w:val="353535"/>
        </w:rPr>
        <w:t>to</w:t>
      </w:r>
      <w:proofErr w:type="spellEnd"/>
      <w:r>
        <w:rPr>
          <w:color w:val="353535"/>
        </w:rPr>
        <w:t xml:space="preserve"> be </w:t>
      </w:r>
      <w:proofErr w:type="spellStart"/>
      <w:r>
        <w:rPr>
          <w:color w:val="353535"/>
        </w:rPr>
        <w:t>about</w:t>
      </w:r>
      <w:proofErr w:type="spellEnd"/>
      <w:r>
        <w:rPr>
          <w:color w:val="353535"/>
        </w:rPr>
        <w:t xml:space="preserve"> the second </w:t>
      </w:r>
      <w:proofErr w:type="spellStart"/>
      <w:r>
        <w:rPr>
          <w:color w:val="353535"/>
        </w:rPr>
        <w:t>analysis</w:t>
      </w:r>
      <w:proofErr w:type="spellEnd"/>
      <w:r>
        <w:rPr>
          <w:color w:val="353535"/>
        </w:rPr>
        <w:t xml:space="preserve">, i.e. the </w:t>
      </w:r>
      <w:proofErr w:type="spellStart"/>
      <w:r>
        <w:rPr>
          <w:color w:val="353535"/>
        </w:rPr>
        <w:t>evaluation</w:t>
      </w:r>
      <w:proofErr w:type="spellEnd"/>
      <w:r>
        <w:rPr>
          <w:color w:val="353535"/>
        </w:rPr>
        <w:t xml:space="preserve">. </w:t>
      </w:r>
      <w:proofErr w:type="spellStart"/>
      <w:r>
        <w:rPr>
          <w:color w:val="353535"/>
        </w:rPr>
        <w:t>You</w:t>
      </w:r>
      <w:proofErr w:type="spellEnd"/>
      <w:r>
        <w:rPr>
          <w:color w:val="353535"/>
        </w:rPr>
        <w:t xml:space="preserve"> NEED </w:t>
      </w:r>
      <w:proofErr w:type="spellStart"/>
      <w:r>
        <w:rPr>
          <w:color w:val="353535"/>
        </w:rPr>
        <w:t>to</w:t>
      </w:r>
      <w:proofErr w:type="spellEnd"/>
      <w:r>
        <w:rPr>
          <w:color w:val="353535"/>
        </w:rPr>
        <w:t xml:space="preserve"> get </w:t>
      </w:r>
      <w:proofErr w:type="spellStart"/>
      <w:r>
        <w:rPr>
          <w:color w:val="353535"/>
        </w:rPr>
        <w:t>this</w:t>
      </w:r>
      <w:proofErr w:type="spellEnd"/>
      <w:r>
        <w:rPr>
          <w:color w:val="353535"/>
        </w:rPr>
        <w:t xml:space="preserve"> right. I </w:t>
      </w:r>
      <w:proofErr w:type="spellStart"/>
      <w:r>
        <w:rPr>
          <w:color w:val="353535"/>
        </w:rPr>
        <w:t>am</w:t>
      </w:r>
      <w:proofErr w:type="spellEnd"/>
      <w:r>
        <w:rPr>
          <w:color w:val="353535"/>
        </w:rPr>
        <w:t xml:space="preserve"> not </w:t>
      </w:r>
      <w:proofErr w:type="spellStart"/>
      <w:r>
        <w:rPr>
          <w:color w:val="353535"/>
        </w:rPr>
        <w:t>writing</w:t>
      </w:r>
      <w:proofErr w:type="spellEnd"/>
      <w:r>
        <w:rPr>
          <w:color w:val="353535"/>
        </w:rPr>
        <w:t xml:space="preserve"> </w:t>
      </w:r>
      <w:proofErr w:type="spellStart"/>
      <w:r>
        <w:rPr>
          <w:color w:val="353535"/>
        </w:rPr>
        <w:t>these</w:t>
      </w:r>
      <w:proofErr w:type="spellEnd"/>
      <w:r>
        <w:rPr>
          <w:color w:val="353535"/>
        </w:rPr>
        <w:t xml:space="preserve"> </w:t>
      </w:r>
      <w:proofErr w:type="spellStart"/>
      <w:r>
        <w:rPr>
          <w:color w:val="353535"/>
        </w:rPr>
        <w:t>sentances</w:t>
      </w:r>
      <w:proofErr w:type="spellEnd"/>
      <w:r>
        <w:rPr>
          <w:color w:val="353535"/>
        </w:rPr>
        <w:t xml:space="preserve"> for </w:t>
      </w:r>
      <w:proofErr w:type="spellStart"/>
      <w:r>
        <w:rPr>
          <w:color w:val="353535"/>
        </w:rPr>
        <w:t>you</w:t>
      </w:r>
      <w:proofErr w:type="spellEnd"/>
      <w:r>
        <w:rPr>
          <w:color w:val="353535"/>
        </w:rPr>
        <w:t>!</w:t>
      </w:r>
    </w:p>
    <w:p w14:paraId="31C51EB8" w14:textId="77777777" w:rsidR="001D7AAB" w:rsidRDefault="001D7AAB" w:rsidP="00F94C95">
      <w:pPr>
        <w:pStyle w:val="Kommentarer"/>
        <w:rPr>
          <w:color w:val="353535"/>
        </w:rPr>
      </w:pPr>
    </w:p>
    <w:p w14:paraId="723833BC" w14:textId="795EA74B" w:rsidR="001D7AAB" w:rsidRDefault="001D7AAB" w:rsidP="00F94C95">
      <w:pPr>
        <w:pStyle w:val="Kommentarer"/>
      </w:pPr>
      <w:r>
        <w:rPr>
          <w:color w:val="353535"/>
          <w:szCs w:val="22"/>
        </w:rPr>
        <w:t xml:space="preserve">Stod förut: </w:t>
      </w:r>
      <w:r w:rsidRPr="00560AA3">
        <w:rPr>
          <w:color w:val="353535"/>
          <w:szCs w:val="22"/>
        </w:rPr>
        <w:t>För att</w:t>
      </w:r>
      <w:r>
        <w:rPr>
          <w:color w:val="353535"/>
          <w:szCs w:val="22"/>
        </w:rPr>
        <w:t xml:space="preserve"> kunna svara på hur Grades nuvarande kurspedagogik är enligt DIM’s</w:t>
      </w:r>
      <w:r w:rsidRPr="00560AA3">
        <w:rPr>
          <w:color w:val="353535"/>
          <w:szCs w:val="22"/>
        </w:rPr>
        <w:t xml:space="preserve"> </w:t>
      </w:r>
      <w:r>
        <w:rPr>
          <w:color w:val="353535"/>
          <w:szCs w:val="22"/>
        </w:rPr>
        <w:t>riktlinjer,</w:t>
      </w:r>
    </w:p>
    <w:p w14:paraId="684705CF" w14:textId="1AA0D052" w:rsidR="001D7AAB" w:rsidRPr="00CB4C73" w:rsidRDefault="001D7AAB">
      <w:pPr>
        <w:pStyle w:val="Kommentarer"/>
        <w:rPr>
          <w:color w:val="FFFFFF" w:themeColor="background1"/>
        </w:rPr>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1D7AAB" w:rsidRDefault="001D7AAB">
      <w:r>
        <w:separator/>
      </w:r>
    </w:p>
  </w:endnote>
  <w:endnote w:type="continuationSeparator" w:id="0">
    <w:p w14:paraId="4F768654" w14:textId="77777777" w:rsidR="001D7AAB" w:rsidRDefault="001D7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1D7AAB" w:rsidRDefault="001D7AA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1D7AAB" w:rsidRDefault="001D7AA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1829606"/>
      <w:docPartObj>
        <w:docPartGallery w:val="Page Numbers (Bottom of Page)"/>
        <w:docPartUnique/>
      </w:docPartObj>
    </w:sdtPr>
    <w:sdtContent>
      <w:p w14:paraId="403C7186" w14:textId="77777777" w:rsidR="001D7AAB" w:rsidRDefault="001D7AAB">
        <w:pPr>
          <w:pStyle w:val="Footer1"/>
          <w:jc w:val="center"/>
        </w:pPr>
        <w:r>
          <w:fldChar w:fldCharType="begin"/>
        </w:r>
        <w:r>
          <w:instrText>PAGE</w:instrText>
        </w:r>
        <w:r>
          <w:fldChar w:fldCharType="separate"/>
        </w:r>
        <w:r w:rsidR="0062005C">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1427002"/>
      <w:docPartObj>
        <w:docPartGallery w:val="Page Numbers (Bottom of Page)"/>
        <w:docPartUnique/>
      </w:docPartObj>
    </w:sdtPr>
    <w:sdtContent>
      <w:p w14:paraId="3915FA6D" w14:textId="77777777" w:rsidR="001D7AAB" w:rsidRDefault="001D7AAB">
        <w:pPr>
          <w:pStyle w:val="Footer1"/>
          <w:jc w:val="center"/>
        </w:pPr>
        <w:r>
          <w:fldChar w:fldCharType="begin"/>
        </w:r>
        <w:r>
          <w:instrText>PAGE</w:instrText>
        </w:r>
        <w:r>
          <w:fldChar w:fldCharType="separate"/>
        </w:r>
        <w:r w:rsidR="0062005C">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1D7AAB" w:rsidRDefault="001D7AAB">
      <w:r>
        <w:separator/>
      </w:r>
    </w:p>
  </w:footnote>
  <w:footnote w:type="continuationSeparator" w:id="0">
    <w:p w14:paraId="71DB8F98" w14:textId="77777777" w:rsidR="001D7AAB" w:rsidRDefault="001D7AAB">
      <w:r>
        <w:continuationSeparator/>
      </w:r>
    </w:p>
  </w:footnote>
  <w:footnote w:id="1">
    <w:p w14:paraId="5824ECF3" w14:textId="4B98B15A" w:rsidR="001D7AAB" w:rsidRPr="00FE034F" w:rsidRDefault="001D7AAB" w:rsidP="00CF61C4">
      <w:pPr>
        <w:pStyle w:val="Fotnotstext"/>
        <w:jc w:val="both"/>
        <w:rPr>
          <w:sz w:val="14"/>
          <w:szCs w:val="14"/>
        </w:rPr>
      </w:pPr>
      <w:r w:rsidRPr="00FE034F">
        <w:rPr>
          <w:rStyle w:val="Fotnotsreferens"/>
          <w:sz w:val="14"/>
          <w:szCs w:val="14"/>
        </w:rPr>
        <w:footnoteRef/>
      </w:r>
      <w:r w:rsidRPr="00FE034F">
        <w:rPr>
          <w:rStyle w:val="Fotnotsreferens"/>
          <w:sz w:val="14"/>
          <w:szCs w:val="14"/>
        </w:rPr>
        <w:tab/>
      </w:r>
      <w:r w:rsidRPr="00FE034F">
        <w:rPr>
          <w:sz w:val="14"/>
          <w:szCs w:val="14"/>
        </w:rPr>
        <w:t xml:space="preserve"> I intervjun förklarades det vad användargrupp är och att det motsvarar Grades förklaring av målgrupp.</w:t>
      </w:r>
    </w:p>
  </w:footnote>
  <w:footnote w:id="2">
    <w:p w14:paraId="1BA30943" w14:textId="09D063F6" w:rsidR="001D7AAB" w:rsidRPr="00FE034F" w:rsidRDefault="001D7AAB" w:rsidP="00CF61C4">
      <w:pPr>
        <w:pStyle w:val="Fotnotstext"/>
        <w:jc w:val="both"/>
        <w:rPr>
          <w:sz w:val="14"/>
          <w:szCs w:val="14"/>
        </w:rPr>
      </w:pPr>
      <w:r w:rsidRPr="00FE034F">
        <w:rPr>
          <w:rStyle w:val="Fotnotsreferens"/>
          <w:sz w:val="14"/>
          <w:szCs w:val="14"/>
        </w:rPr>
        <w:footnoteRef/>
      </w:r>
      <w:r w:rsidRPr="00FE034F">
        <w:rPr>
          <w:rStyle w:val="Fotnotsreferens"/>
          <w:sz w:val="14"/>
          <w:szCs w:val="14"/>
        </w:rPr>
        <w:tab/>
      </w:r>
      <w:r w:rsidRPr="00FE034F">
        <w:rPr>
          <w:sz w:val="14"/>
          <w:szCs w:val="14"/>
        </w:rPr>
        <w:t xml:space="preserve"> Frågan förklarades igen med: Att studenten kan konkretisera det dem lärt sig i kursen.</w:t>
      </w:r>
    </w:p>
  </w:footnote>
  <w:footnote w:id="3">
    <w:p w14:paraId="58A700CB" w14:textId="23707962" w:rsidR="001D7AAB" w:rsidRPr="00FE034F" w:rsidRDefault="001D7AAB" w:rsidP="00CF61C4">
      <w:pPr>
        <w:pStyle w:val="Fotnotstext"/>
        <w:jc w:val="both"/>
        <w:rPr>
          <w:sz w:val="14"/>
          <w:szCs w:val="14"/>
        </w:rPr>
      </w:pPr>
      <w:r w:rsidRPr="00FE034F">
        <w:rPr>
          <w:rStyle w:val="Fotnotsreferens"/>
          <w:sz w:val="14"/>
          <w:szCs w:val="14"/>
        </w:rPr>
        <w:footnoteRef/>
      </w:r>
      <w:r w:rsidRPr="00FE034F">
        <w:rPr>
          <w:rStyle w:val="Fotnotsreferens"/>
          <w:sz w:val="14"/>
          <w:szCs w:val="14"/>
        </w:rPr>
        <w:tab/>
      </w:r>
      <w:r w:rsidRPr="00FE034F">
        <w:rPr>
          <w:sz w:val="14"/>
          <w:szCs w:val="14"/>
        </w:rPr>
        <w:t xml:space="preserve"> En förklaring gjordes under intervjun av ”aktivera sinnena” med: att studenten får möjlighet att arbete själv. </w:t>
      </w:r>
    </w:p>
  </w:footnote>
  <w:footnote w:id="4">
    <w:p w14:paraId="19D64118" w14:textId="3CC49460" w:rsidR="001D7AAB" w:rsidRPr="00FE034F" w:rsidRDefault="001D7AAB" w:rsidP="00CF61C4">
      <w:pPr>
        <w:pStyle w:val="Fotnotstext"/>
        <w:jc w:val="both"/>
        <w:rPr>
          <w:sz w:val="14"/>
          <w:szCs w:val="14"/>
        </w:rPr>
      </w:pPr>
      <w:r w:rsidRPr="00FE034F">
        <w:rPr>
          <w:rStyle w:val="Fotnotsreferens"/>
          <w:sz w:val="14"/>
          <w:szCs w:val="14"/>
        </w:rPr>
        <w:footnoteRef/>
      </w:r>
      <w:r w:rsidRPr="00FE034F">
        <w:rPr>
          <w:rStyle w:val="Fotnotsreferens"/>
          <w:sz w:val="14"/>
          <w:szCs w:val="14"/>
        </w:rPr>
        <w:tab/>
      </w:r>
      <w:r w:rsidRPr="00FE034F">
        <w:rPr>
          <w:sz w:val="14"/>
          <w:szCs w:val="14"/>
        </w:rPr>
        <w:t xml:space="preserve"> Ordförklaring av ”gestalta” under intervjun: att det framställa och inlärda materialet ska fastna hos studenten.</w:t>
      </w:r>
    </w:p>
  </w:footnote>
  <w:footnote w:id="5">
    <w:p w14:paraId="4B8BE4EC" w14:textId="45E020D9" w:rsidR="001D7AAB" w:rsidRPr="00FE034F" w:rsidRDefault="001D7AAB" w:rsidP="00CF61C4">
      <w:pPr>
        <w:pStyle w:val="Fotnotstext"/>
        <w:jc w:val="both"/>
        <w:rPr>
          <w:sz w:val="14"/>
          <w:szCs w:val="14"/>
        </w:rPr>
      </w:pPr>
      <w:r w:rsidRPr="00FE034F">
        <w:rPr>
          <w:rStyle w:val="Fotnotsreferens"/>
          <w:sz w:val="14"/>
          <w:szCs w:val="14"/>
        </w:rPr>
        <w:footnoteRef/>
      </w:r>
      <w:r w:rsidRPr="00FE034F">
        <w:rPr>
          <w:rStyle w:val="Fotnotsreferens"/>
          <w:sz w:val="14"/>
          <w:szCs w:val="14"/>
        </w:rPr>
        <w:tab/>
      </w:r>
      <w:r w:rsidRPr="00FE034F">
        <w:rPr>
          <w:sz w:val="14"/>
          <w:szCs w:val="14"/>
        </w:rPr>
        <w:t xml:space="preserve"> En förklaring gjordes av normerna: ”Explicit</w:t>
      </w:r>
      <w:r>
        <w:rPr>
          <w:sz w:val="14"/>
          <w:szCs w:val="14"/>
        </w:rPr>
        <w:t>a</w:t>
      </w:r>
      <w:r w:rsidRPr="00FE034F">
        <w:rPr>
          <w:sz w:val="14"/>
          <w:szCs w:val="14"/>
        </w:rPr>
        <w:t xml:space="preserve"> normer” handlar om att människan har tydligt uttalande sociala reg</w:t>
      </w:r>
      <w:r>
        <w:rPr>
          <w:sz w:val="14"/>
          <w:szCs w:val="14"/>
        </w:rPr>
        <w:t>ler och ”implicita normer” är</w:t>
      </w:r>
      <w:r w:rsidRPr="00FE034F">
        <w:rPr>
          <w:sz w:val="14"/>
          <w:szCs w:val="14"/>
        </w:rPr>
        <w:t xml:space="preserve"> outtalade </w:t>
      </w:r>
      <w:r>
        <w:rPr>
          <w:sz w:val="14"/>
          <w:szCs w:val="14"/>
        </w:rPr>
        <w:t>sociala regler, sådant som majoriteten av människor</w:t>
      </w:r>
      <w:r w:rsidRPr="00FE034F">
        <w:rPr>
          <w:sz w:val="14"/>
          <w:szCs w:val="14"/>
        </w:rPr>
        <w:t xml:space="preserve"> vet är rätt eller fel.</w:t>
      </w:r>
    </w:p>
  </w:footnote>
  <w:footnote w:id="6">
    <w:p w14:paraId="50DA1C35" w14:textId="78B3807B" w:rsidR="001D7AAB" w:rsidRDefault="001D7AAB" w:rsidP="00CF61C4">
      <w:pPr>
        <w:pStyle w:val="Fotnotstext"/>
        <w:jc w:val="both"/>
      </w:pPr>
      <w:r w:rsidRPr="00FE034F">
        <w:rPr>
          <w:rStyle w:val="Fotnotsreferens"/>
          <w:sz w:val="14"/>
          <w:szCs w:val="14"/>
        </w:rPr>
        <w:footnoteRef/>
      </w:r>
      <w:r w:rsidRPr="00FE034F">
        <w:rPr>
          <w:rStyle w:val="Fotnotsreferens"/>
          <w:sz w:val="14"/>
          <w:szCs w:val="14"/>
        </w:rPr>
        <w:tab/>
      </w:r>
      <w:r w:rsidRPr="00FE034F">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C0F0D"/>
    <w:rsid w:val="000C13C1"/>
    <w:rsid w:val="000C1C09"/>
    <w:rsid w:val="000C1D43"/>
    <w:rsid w:val="000C29D9"/>
    <w:rsid w:val="000C56DF"/>
    <w:rsid w:val="000D34D5"/>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125BE"/>
    <w:rsid w:val="00213CE1"/>
    <w:rsid w:val="00213FB2"/>
    <w:rsid w:val="00214F7B"/>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47B0E"/>
    <w:rsid w:val="00550AE2"/>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1416"/>
    <w:rsid w:val="005E268B"/>
    <w:rsid w:val="005E3C6F"/>
    <w:rsid w:val="005E7AB1"/>
    <w:rsid w:val="005F02AD"/>
    <w:rsid w:val="005F4614"/>
    <w:rsid w:val="005F76A4"/>
    <w:rsid w:val="006003A4"/>
    <w:rsid w:val="006072FF"/>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770F8"/>
    <w:rsid w:val="00677224"/>
    <w:rsid w:val="006814B9"/>
    <w:rsid w:val="0068181E"/>
    <w:rsid w:val="00682622"/>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16A6"/>
    <w:rsid w:val="008A57EE"/>
    <w:rsid w:val="008A6219"/>
    <w:rsid w:val="008A67A7"/>
    <w:rsid w:val="008A6C94"/>
    <w:rsid w:val="008B04F7"/>
    <w:rsid w:val="008C3521"/>
    <w:rsid w:val="008D01A7"/>
    <w:rsid w:val="008D24BF"/>
    <w:rsid w:val="008D2988"/>
    <w:rsid w:val="008E34C7"/>
    <w:rsid w:val="008E5FFE"/>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7D89"/>
    <w:rsid w:val="00A2390B"/>
    <w:rsid w:val="00A31199"/>
    <w:rsid w:val="00A44A23"/>
    <w:rsid w:val="00A46B98"/>
    <w:rsid w:val="00A53F62"/>
    <w:rsid w:val="00A54A9F"/>
    <w:rsid w:val="00A62911"/>
    <w:rsid w:val="00A63576"/>
    <w:rsid w:val="00A63C4E"/>
    <w:rsid w:val="00A65FFF"/>
    <w:rsid w:val="00A66750"/>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2BBD"/>
    <w:rsid w:val="00BC1D82"/>
    <w:rsid w:val="00BC2203"/>
    <w:rsid w:val="00BC418D"/>
    <w:rsid w:val="00BC47D8"/>
    <w:rsid w:val="00BC64A2"/>
    <w:rsid w:val="00BC681B"/>
    <w:rsid w:val="00BD5132"/>
    <w:rsid w:val="00BE2E0E"/>
    <w:rsid w:val="00BE4185"/>
    <w:rsid w:val="00BF2EDC"/>
    <w:rsid w:val="00C00002"/>
    <w:rsid w:val="00C05B0F"/>
    <w:rsid w:val="00C240AD"/>
    <w:rsid w:val="00C27B26"/>
    <w:rsid w:val="00C27CAF"/>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69D0"/>
    <w:rsid w:val="00C9446B"/>
    <w:rsid w:val="00C944C6"/>
    <w:rsid w:val="00CA160B"/>
    <w:rsid w:val="00CA2D4A"/>
    <w:rsid w:val="00CA3E3D"/>
    <w:rsid w:val="00CB107E"/>
    <w:rsid w:val="00CB3D1B"/>
    <w:rsid w:val="00CB4A5E"/>
    <w:rsid w:val="00CB4C73"/>
    <w:rsid w:val="00CB6D9D"/>
    <w:rsid w:val="00CC5E28"/>
    <w:rsid w:val="00CD3BE4"/>
    <w:rsid w:val="00CD3F49"/>
    <w:rsid w:val="00CE004E"/>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7BCF"/>
    <w:rsid w:val="00D429B3"/>
    <w:rsid w:val="00D43553"/>
    <w:rsid w:val="00D43E6B"/>
    <w:rsid w:val="00D44F9D"/>
    <w:rsid w:val="00D45847"/>
    <w:rsid w:val="00D466C9"/>
    <w:rsid w:val="00D46833"/>
    <w:rsid w:val="00D51C8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4C95"/>
    <w:rsid w:val="00F95006"/>
    <w:rsid w:val="00F9699B"/>
    <w:rsid w:val="00FB3E6B"/>
    <w:rsid w:val="00FB7215"/>
    <w:rsid w:val="00FB77D5"/>
    <w:rsid w:val="00FD48CF"/>
    <w:rsid w:val="00FD5664"/>
    <w:rsid w:val="00FE034F"/>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A354843A-07DE-2747-980C-EDC37D9EA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24</Pages>
  <Words>11513</Words>
  <Characters>61020</Characters>
  <Application>Microsoft Macintosh Word</Application>
  <DocSecurity>0</DocSecurity>
  <Lines>508</Lines>
  <Paragraphs>144</Paragraphs>
  <ScaleCrop>false</ScaleCrop>
  <Company>Stockholms universitetsbibliotek</Company>
  <LinksUpToDate>false</LinksUpToDate>
  <CharactersWithSpaces>72389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14</cp:revision>
  <cp:lastPrinted>2018-10-18T17:49:00Z</cp:lastPrinted>
  <dcterms:created xsi:type="dcterms:W3CDTF">2018-10-18T17:49:00Z</dcterms:created>
  <dcterms:modified xsi:type="dcterms:W3CDTF">2018-10-20T09:22:00Z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