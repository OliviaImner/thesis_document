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3EA25C59" w:rsidR="00D45847" w:rsidRDefault="00850895">
      <w:pPr>
        <w:pStyle w:val="Subtitlefrontpage"/>
      </w:pPr>
      <w:r>
        <w:t>Hur kan Grades kurser förbättra</w:t>
      </w:r>
      <w:r w:rsidR="00F01E86">
        <w:t>s</w:t>
      </w:r>
      <w:r>
        <w:t>?</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E35816" w:rsidRDefault="00E35816">
                            <w:pPr>
                              <w:pStyle w:val="Frontpagetext"/>
                              <w:rPr>
                                <w:sz w:val="28"/>
                                <w:szCs w:val="28"/>
                              </w:rPr>
                            </w:pPr>
                            <w:r>
                              <w:rPr>
                                <w:sz w:val="28"/>
                                <w:szCs w:val="28"/>
                              </w:rPr>
                              <w:t xml:space="preserve">Institutionen för data- </w:t>
                            </w:r>
                            <w:r>
                              <w:rPr>
                                <w:sz w:val="28"/>
                                <w:szCs w:val="28"/>
                              </w:rPr>
                              <w:br/>
                              <w:t>och systemvetenskap</w:t>
                            </w:r>
                          </w:p>
                          <w:p w14:paraId="0DD0DA7D" w14:textId="77777777" w:rsidR="00E35816" w:rsidRDefault="00E35816">
                            <w:pPr>
                              <w:pStyle w:val="TextBox"/>
                            </w:pPr>
                            <w:r>
                              <w:t xml:space="preserve">Examensarbete 15 </w:t>
                            </w:r>
                            <w:proofErr w:type="spellStart"/>
                            <w:r>
                              <w:t>hp</w:t>
                            </w:r>
                            <w:proofErr w:type="spellEnd"/>
                          </w:p>
                          <w:p w14:paraId="205AAAC7" w14:textId="77777777" w:rsidR="00E35816" w:rsidRDefault="00E35816">
                            <w:pPr>
                              <w:pStyle w:val="TextBox"/>
                            </w:pPr>
                            <w:r>
                              <w:t>Data- och systemvetenskap</w:t>
                            </w:r>
                          </w:p>
                          <w:p w14:paraId="51566511" w14:textId="77777777" w:rsidR="00E35816" w:rsidRDefault="00E35816">
                            <w:pPr>
                              <w:pStyle w:val="Textruta"/>
                            </w:pPr>
                            <w:r>
                              <w:t xml:space="preserve">Kurs- eller utbildningsprogram (180 </w:t>
                            </w:r>
                            <w:proofErr w:type="spellStart"/>
                            <w:r>
                              <w:t>hp</w:t>
                            </w:r>
                            <w:proofErr w:type="spellEnd"/>
                            <w:r>
                              <w:t xml:space="preserve">) </w:t>
                            </w:r>
                          </w:p>
                          <w:p w14:paraId="7A700FAB" w14:textId="05793D08" w:rsidR="00E35816" w:rsidRDefault="00E35816">
                            <w:pPr>
                              <w:pStyle w:val="Textruta"/>
                            </w:pPr>
                            <w:r>
                              <w:t>Höstterminen 2018</w:t>
                            </w:r>
                          </w:p>
                          <w:p w14:paraId="381612CD" w14:textId="77777777" w:rsidR="00E35816" w:rsidRDefault="00E35816">
                            <w:pPr>
                              <w:pStyle w:val="Textruta"/>
                            </w:pPr>
                            <w:r>
                              <w:t>Handledare: Robert Ramberg</w:t>
                            </w:r>
                          </w:p>
                          <w:p w14:paraId="41DC09BB" w14:textId="77777777" w:rsidR="00E35816" w:rsidRDefault="00E35816">
                            <w:pPr>
                              <w:pStyle w:val="Textruta"/>
                            </w:pPr>
                            <w:r>
                              <w:t>Granskare: Förnamn Efternamn</w:t>
                            </w:r>
                          </w:p>
                          <w:p w14:paraId="316E1ACF" w14:textId="77777777" w:rsidR="00E35816" w:rsidRDefault="00E35816">
                            <w:pPr>
                              <w:pStyle w:val="Textruta"/>
                              <w:rPr>
                                <w:lang w:val="en-US"/>
                              </w:rPr>
                            </w:pPr>
                            <w:r>
                              <w:rPr>
                                <w:lang w:val="en-US"/>
                              </w:rPr>
                              <w:t>English title: Evaluation of pedagogical models as a platform for the refinement of courses at the e-learning company Grade</w:t>
                            </w:r>
                          </w:p>
                          <w:p w14:paraId="680742CD" w14:textId="77777777" w:rsidR="00E35816" w:rsidRDefault="00E35816">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0" w:name="_Toc391456178"/>
      <w:bookmarkStart w:id="1" w:name="_Toc394248552"/>
      <w:bookmarkEnd w:id="0"/>
      <w:commentRangeStart w:id="2"/>
      <w:r>
        <w:lastRenderedPageBreak/>
        <w:t>Synopsis</w:t>
      </w:r>
      <w:bookmarkEnd w:id="1"/>
      <w:commentRangeEnd w:id="2"/>
      <w:r w:rsidR="007F35F0">
        <w:rPr>
          <w:rStyle w:val="Kommentarsreferens"/>
          <w:rFonts w:ascii="Times New Roman" w:eastAsiaTheme="minorHAnsi" w:hAnsi="Times New Roman" w:cstheme="minorBidi"/>
          <w:bCs w:val="0"/>
          <w:color w:val="auto"/>
        </w:rPr>
        <w:commentReference w:id="2"/>
      </w:r>
    </w:p>
    <w:p w14:paraId="45599B24" w14:textId="2BB39D8D" w:rsidR="00C77B2D" w:rsidRDefault="00265FDF" w:rsidP="00865EB8">
      <w:pPr>
        <w:pStyle w:val="Brd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 xml:space="preserve">Fördelar med att använda en pedagogisk modell inkluderar </w:t>
      </w:r>
      <w:r w:rsidR="00347A7F">
        <w:t>att</w:t>
      </w:r>
      <w:r w:rsidR="00D46833">
        <w:rPr>
          <w:szCs w:val="22"/>
        </w:rPr>
        <w:t xml:space="preserve">, </w:t>
      </w:r>
      <w:r w:rsidR="009411BD">
        <w:rPr>
          <w:szCs w:val="22"/>
        </w:rPr>
        <w:t xml:space="preserve">identifiera </w:t>
      </w:r>
      <w:r w:rsidR="002125BE">
        <w:rPr>
          <w:szCs w:val="22"/>
        </w:rPr>
        <w:t>vilka krav som finns</w:t>
      </w:r>
      <w:r w:rsidR="009411BD">
        <w:rPr>
          <w:szCs w:val="22"/>
        </w:rPr>
        <w:t xml:space="preserve"> i E-lärande företagens</w:t>
      </w:r>
      <w:r w:rsidR="00C27B26">
        <w:rPr>
          <w:szCs w:val="22"/>
        </w:rPr>
        <w:t xml:space="preserve"> kurser, </w:t>
      </w:r>
      <w:r w:rsidR="009411BD">
        <w:rPr>
          <w:szCs w:val="22"/>
        </w:rPr>
        <w:t xml:space="preserve">strukturera kursinnehållet, </w:t>
      </w:r>
      <w:r w:rsidR="00C27B26">
        <w:rPr>
          <w:szCs w:val="22"/>
        </w:rPr>
        <w:t xml:space="preserve">och </w:t>
      </w:r>
      <w:r w:rsidR="00815EFC">
        <w:rPr>
          <w:szCs w:val="22"/>
        </w:rPr>
        <w:t>att kunna bedöma utefter hur pedagogiken tillhandahålls i kurser</w:t>
      </w:r>
      <w:r w:rsidR="00815EFC">
        <w:t xml:space="preserve">. </w:t>
      </w:r>
      <w:r w:rsidR="009411BD">
        <w:t>E-lärande</w:t>
      </w:r>
      <w:r>
        <w:t xml:space="preserve"> företag som inte utgår från en pedagogisk modell har visat ofta har brister i </w:t>
      </w:r>
      <w:r w:rsidR="009411BD">
        <w:t xml:space="preserve">lärandestrategier, kursinnehållet, tid och takt angående hantering av kursen, gränssnittdesignen, och att det försämrar studentens fokus.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faser som bedömning och utvärdering.</w:t>
      </w:r>
      <w:r w:rsidR="00D6155F">
        <w:t xml:space="preserve"> </w:t>
      </w:r>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365D0A63"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r w:rsidR="004C23F2">
        <w:t>e.g.</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w:t>
      </w:r>
      <w:r w:rsidR="00850895">
        <w:lastRenderedPageBreak/>
        <w:t xml:space="preserve">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5" w:name="_Toc391456180"/>
      <w:bookmarkStart w:id="6" w:name="_Toc394248554"/>
      <w:r>
        <w:t>Syfte</w:t>
      </w:r>
      <w:bookmarkEnd w:id="5"/>
      <w:bookmarkEnd w:id="6"/>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 xml:space="preserve">utgår från </w:t>
      </w:r>
      <w:r w:rsidRPr="00713E7C">
        <w:rPr>
          <w:rFonts w:cs="Times New Roman"/>
        </w:rPr>
        <w:lastRenderedPageBreak/>
        <w:t>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7" w:name="_Toc391456181"/>
      <w:bookmarkStart w:id="8" w:name="_Toc394248555"/>
      <w:bookmarkEnd w:id="7"/>
      <w:r>
        <w:lastRenderedPageBreak/>
        <w:t>Metod</w:t>
      </w:r>
      <w:bookmarkEnd w:id="8"/>
    </w:p>
    <w:p w14:paraId="4F1EA438" w14:textId="77777777" w:rsidR="00D45847" w:rsidRPr="004E58AD" w:rsidRDefault="00850895" w:rsidP="009F3187">
      <w:pPr>
        <w:pStyle w:val="Heading31"/>
        <w:numPr>
          <w:ilvl w:val="0"/>
          <w:numId w:val="0"/>
        </w:numPr>
      </w:pPr>
      <w:bookmarkStart w:id="9" w:name="_Toc391456182"/>
      <w:bookmarkStart w:id="10" w:name="_Toc394248556"/>
      <w:bookmarkEnd w:id="9"/>
      <w:r w:rsidRPr="004E58AD">
        <w:t>Intervjun</w:t>
      </w:r>
      <w:bookmarkEnd w:id="10"/>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1" w:name="_Toc391456183"/>
      <w:bookmarkStart w:id="12" w:name="_Toc394248557"/>
      <w:r w:rsidRPr="004E58AD">
        <w:t>Utvärdering</w:t>
      </w:r>
      <w:bookmarkEnd w:id="11"/>
      <w:bookmarkEnd w:id="12"/>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3" w:name="_Toc391456184"/>
      <w:bookmarkStart w:id="14" w:name="_Toc394248558"/>
      <w:bookmarkEnd w:id="13"/>
      <w:r>
        <w:lastRenderedPageBreak/>
        <w:t>Resultat</w:t>
      </w:r>
      <w:bookmarkEnd w:id="14"/>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467DAF09"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w:t>
      </w:r>
      <w:r w:rsidR="004A08DF">
        <w:rPr>
          <w:color w:val="353535"/>
          <w:szCs w:val="22"/>
        </w:rPr>
        <w:lastRenderedPageBreak/>
        <w:t xml:space="preserve">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115E680C" w:rsidR="00BA62A8" w:rsidRDefault="00A835E8" w:rsidP="00512986">
      <w:pPr>
        <w:pStyle w:val="Brdtext"/>
        <w:spacing w:line="600" w:lineRule="auto"/>
      </w:pPr>
      <w:r w:rsidRPr="00790CF0">
        <w:rPr>
          <w:color w:val="353535"/>
          <w:sz w:val="24"/>
        </w:rPr>
        <w:t xml:space="preserve">För att </w:t>
      </w:r>
      <w:r w:rsidR="00E35816">
        <w:rPr>
          <w:color w:val="353535"/>
          <w:sz w:val="24"/>
        </w:rPr>
        <w:t>fullfölja utvärderingen av</w:t>
      </w:r>
      <w:r w:rsidRPr="00790CF0">
        <w:rPr>
          <w:color w:val="353535"/>
          <w:sz w:val="24"/>
        </w:rPr>
        <w:t xml:space="preserve"> fyra av Grades nyligen designade kurser under 2017 (KS Strålskydd, PT Strålsäkerhet, RCC, Tel</w:t>
      </w:r>
      <w:r w:rsidR="00E35816">
        <w:rPr>
          <w:color w:val="353535"/>
          <w:sz w:val="24"/>
        </w:rPr>
        <w:t xml:space="preserve">ia GDPR) </w:t>
      </w:r>
      <w:r w:rsidR="00790CF0">
        <w:rPr>
          <w:color w:val="353535"/>
          <w:sz w:val="24"/>
        </w:rPr>
        <w:t xml:space="preserve">användes </w:t>
      </w:r>
      <w:r w:rsidR="00867CCB">
        <w:rPr>
          <w:color w:val="353535"/>
          <w:sz w:val="24"/>
        </w:rPr>
        <w:t>DIM</w:t>
      </w:r>
      <w:r w:rsidR="00790CF0">
        <w:rPr>
          <w:color w:val="353535"/>
          <w:sz w:val="24"/>
        </w:rPr>
        <w:t xml:space="preserve"> som ett </w:t>
      </w:r>
      <w:r w:rsidRPr="00790CF0">
        <w:rPr>
          <w:color w:val="353535"/>
          <w:sz w:val="24"/>
        </w:rPr>
        <w:t>ram</w:t>
      </w:r>
      <w:r w:rsidR="00790CF0">
        <w:rPr>
          <w:color w:val="353535"/>
          <w:sz w:val="24"/>
        </w:rPr>
        <w:t>verk</w:t>
      </w:r>
      <w:r w:rsidR="00CB4C73" w:rsidRPr="00790CF0">
        <w:t>.</w:t>
      </w:r>
      <w:r w:rsidR="00790CF0">
        <w:t xml:space="preserve"> I och med det gjordes en </w:t>
      </w:r>
      <w:r w:rsidR="00867CCB">
        <w:t xml:space="preserve">det </w:t>
      </w:r>
      <w:r w:rsidR="00790CF0">
        <w:t>först</w:t>
      </w:r>
      <w:r w:rsidR="00867CCB">
        <w:t xml:space="preserve"> en</w:t>
      </w:r>
      <w:r w:rsidR="00CB4C73">
        <w:t xml:space="preserve"> </w:t>
      </w:r>
      <w:r w:rsidR="00C44EB7">
        <w:rPr>
          <w:rStyle w:val="Kommentarsreferens"/>
          <w:rFonts w:eastAsiaTheme="minorHAnsi" w:cstheme="minorBidi"/>
          <w:lang w:eastAsia="en-US"/>
        </w:rPr>
        <w:commentReference w:id="15"/>
      </w:r>
      <w:r w:rsidR="00867CCB">
        <w:t>sammanfattning av</w:t>
      </w:r>
      <w:bookmarkStart w:id="16" w:name="_GoBack"/>
      <w:bookmarkEnd w:id="16"/>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9E16488"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lastRenderedPageBreak/>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lastRenderedPageBreak/>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23381A8" w:rsidR="007E24A5" w:rsidRPr="004E58AD" w:rsidRDefault="00130629" w:rsidP="004E58AD">
      <w:pPr>
        <w:pStyle w:val="Brdtext"/>
        <w:spacing w:line="600" w:lineRule="auto"/>
        <w:rPr>
          <w:ins w:id="17"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8" w:name="_Toc489811950"/>
      <w:bookmarkStart w:id="19"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lastRenderedPageBreak/>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8"/>
      <w:bookmarkEnd w:id="19"/>
      <w:r>
        <w:rPr>
          <w:i w:val="0"/>
        </w:rPr>
        <w:t xml:space="preserve">Poäng per kurs och respektive DIM fas. </w:t>
      </w:r>
    </w:p>
    <w:p w14:paraId="7D33B8EE" w14:textId="295BC3BB" w:rsidR="000C1D43" w:rsidRDefault="00850895" w:rsidP="000C1D43">
      <w:pPr>
        <w:pStyle w:val="Heading11"/>
      </w:pPr>
      <w:bookmarkStart w:id="20" w:name="_Toc391456185"/>
      <w:bookmarkStart w:id="21" w:name="_Toc394248559"/>
      <w:bookmarkEnd w:id="20"/>
      <w:r w:rsidRPr="004E58AD">
        <w:t>Diskussion</w:t>
      </w:r>
      <w:bookmarkEnd w:id="21"/>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vid intervju tillfället är en annan faktor som skulle kunna har påverkat resultatet. Framtida studier skulle gynnas av en ökade antal </w:t>
      </w:r>
      <w:r w:rsidR="00AC7484">
        <w:lastRenderedPageBreak/>
        <w:t>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40E50DF1" w14:textId="3935A95F" w:rsidR="00590E58"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r w:rsidR="00790CF0">
        <w:t xml:space="preserve"> och ge Grade </w:t>
      </w:r>
      <w:r w:rsidR="002E64C7">
        <w:t>tillskott</w:t>
      </w:r>
      <w:r w:rsidR="00790CF0">
        <w:t xml:space="preserve"> till hur kurserna kan</w:t>
      </w:r>
      <w:r w:rsidR="002E64C7">
        <w:t xml:space="preserve"> förbättras som till exempel med kursdesignen och också vilka positiva och negativa uppfattningar som finns av att gå kursen</w:t>
      </w:r>
      <w:r w:rsidR="006D458A">
        <w:t>.</w:t>
      </w:r>
      <w:commentRangeStart w:id="22"/>
      <w:r w:rsidR="00110DB4">
        <w:t xml:space="preserve"> </w:t>
      </w:r>
      <w:commentRangeEnd w:id="22"/>
      <w:r w:rsidR="00075949">
        <w:rPr>
          <w:rStyle w:val="Kommentarsreferens"/>
          <w:rFonts w:eastAsiaTheme="minorHAnsi" w:cstheme="minorBidi"/>
          <w:lang w:eastAsia="en-US"/>
        </w:rPr>
        <w:commentReference w:id="22"/>
      </w:r>
      <w:r w:rsidR="00C67B0B">
        <w:t xml:space="preserve"> </w:t>
      </w:r>
      <w:commentRangeStart w:id="23"/>
      <w:r w:rsidR="0010000F">
        <w:t xml:space="preserve"> </w:t>
      </w:r>
      <w:commentRangeEnd w:id="23"/>
      <w:r w:rsidR="0010000F">
        <w:rPr>
          <w:rStyle w:val="Kommentarsreferens"/>
          <w:rFonts w:eastAsiaTheme="minorHAnsi" w:cstheme="minorBidi"/>
          <w:lang w:eastAsia="en-US"/>
        </w:rPr>
        <w:commentReference w:id="23"/>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4"/>
      <w:r w:rsidR="00C67B0B">
        <w:t xml:space="preserve"> </w:t>
      </w:r>
      <w:commentRangeEnd w:id="24"/>
      <w:r w:rsidR="00F9699B">
        <w:rPr>
          <w:rStyle w:val="Kommentarsreferens"/>
          <w:rFonts w:eastAsiaTheme="minorHAnsi" w:cstheme="minorBidi"/>
          <w:lang w:eastAsia="en-US"/>
        </w:rPr>
        <w:commentReference w:id="24"/>
      </w:r>
      <w:r w:rsidR="00C67B0B">
        <w:t xml:space="preserve">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lastRenderedPageBreak/>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Default="0023519E" w:rsidP="00D877C8">
      <w:pPr>
        <w:pStyle w:val="Brdtext"/>
        <w:spacing w:line="600" w:lineRule="auto"/>
        <w:rPr>
          <w:ins w:id="25"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rdtext"/>
        <w:spacing w:line="600" w:lineRule="auto"/>
        <w:rPr>
          <w:strike/>
        </w:rPr>
      </w:pPr>
    </w:p>
    <w:p w14:paraId="1EFE6459" w14:textId="77777777" w:rsidR="00E97FC1" w:rsidRPr="004E58AD" w:rsidRDefault="00E97FC1" w:rsidP="00E97FC1">
      <w:pPr>
        <w:pStyle w:val="Abstract"/>
        <w:rPr>
          <w:sz w:val="32"/>
          <w:szCs w:val="32"/>
        </w:rPr>
      </w:pPr>
      <w:r w:rsidRPr="004E58AD">
        <w:rPr>
          <w:sz w:val="32"/>
          <w:szCs w:val="32"/>
        </w:rPr>
        <w:t>Tack</w:t>
      </w:r>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rdtext"/>
        <w:spacing w:line="600" w:lineRule="auto"/>
        <w:rPr>
          <w:lang w:eastAsia="en-US"/>
        </w:rPr>
      </w:pPr>
    </w:p>
    <w:p w14:paraId="22452D54" w14:textId="0FE380E1" w:rsidR="00865EB8" w:rsidRPr="004E58AD" w:rsidRDefault="00850895" w:rsidP="00865EB8">
      <w:pPr>
        <w:pStyle w:val="Heading11"/>
      </w:pPr>
      <w:bookmarkStart w:id="26" w:name="_Toc391456186"/>
      <w:bookmarkStart w:id="27" w:name="_Toc394248560"/>
      <w:bookmarkEnd w:id="26"/>
      <w:r w:rsidRPr="004E58AD">
        <w:lastRenderedPageBreak/>
        <w:t>Referenser</w:t>
      </w:r>
      <w:bookmarkEnd w:id="27"/>
    </w:p>
    <w:p w14:paraId="5A3E79AE" w14:textId="77777777" w:rsidR="00B67ECD" w:rsidRDefault="00B67ECD">
      <w:pPr>
        <w:widowControl w:val="0"/>
        <w:autoSpaceDE w:val="0"/>
        <w:autoSpaceDN w:val="0"/>
        <w:adjustRightInd w:val="0"/>
        <w:rPr>
          <w:rFonts w:cs="Times New Roman"/>
          <w:color w:val="000000"/>
          <w:szCs w:val="24"/>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r w:rsidRPr="00B67ECD">
        <w:rPr>
          <w:rFonts w:cs="Times New Roman"/>
          <w:color w:val="000000"/>
          <w:szCs w:val="24"/>
        </w:rPr>
        <w:t>Brodie, K., 2005. Using Cognitive and Situative Perspectives to Understand Teacher Interactions with Learner Errors. Int. Group Psychol. Math. Educ. 2 177–184.</w:t>
      </w:r>
    </w:p>
    <w:p w14:paraId="41E127E1" w14:textId="77777777" w:rsidR="00657871" w:rsidRPr="00B67ECD" w:rsidRDefault="00657871">
      <w:pPr>
        <w:widowControl w:val="0"/>
        <w:autoSpaceDE w:val="0"/>
        <w:autoSpaceDN w:val="0"/>
        <w:adjustRightInd w:val="0"/>
        <w:rPr>
          <w:rFonts w:cs="Times New Roman"/>
          <w:color w:val="000000"/>
          <w:szCs w:val="24"/>
        </w:rPr>
      </w:pPr>
    </w:p>
    <w:p w14:paraId="29CEDFCE"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Businessreflex, 2016. E-learning – mer lärande på effektivare sätt? Tek. Kval.</w:t>
      </w:r>
    </w:p>
    <w:p w14:paraId="2EA0CC36" w14:textId="77777777" w:rsidR="00657871" w:rsidRPr="00B67ECD" w:rsidRDefault="00657871">
      <w:pPr>
        <w:widowControl w:val="0"/>
        <w:autoSpaceDE w:val="0"/>
        <w:autoSpaceDN w:val="0"/>
        <w:adjustRightInd w:val="0"/>
        <w:rPr>
          <w:rFonts w:cs="Times New Roman"/>
          <w:color w:val="000000"/>
          <w:szCs w:val="24"/>
        </w:rPr>
      </w:pPr>
    </w:p>
    <w:p w14:paraId="006CA247"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Carlberg, N., 2017. Branschanalys e-learning Sverige 2015. Triglyf.</w:t>
      </w:r>
    </w:p>
    <w:p w14:paraId="4181C16A" w14:textId="77777777" w:rsidR="00657871" w:rsidRPr="00B67ECD" w:rsidRDefault="00657871">
      <w:pPr>
        <w:widowControl w:val="0"/>
        <w:autoSpaceDE w:val="0"/>
        <w:autoSpaceDN w:val="0"/>
        <w:adjustRightInd w:val="0"/>
        <w:rPr>
          <w:rFonts w:cs="Times New Roman"/>
          <w:color w:val="000000"/>
          <w:szCs w:val="24"/>
        </w:rPr>
      </w:pPr>
    </w:p>
    <w:p w14:paraId="629A395C"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Clark, R.C., Mayer, R.E., 2012. Scenario-based e-Learning: Evidence-Based Guidelines for Online Workforce Learning. John Wiley &amp; Sons.</w:t>
      </w:r>
    </w:p>
    <w:p w14:paraId="0266D8C7" w14:textId="77777777" w:rsidR="00657871" w:rsidRPr="00B67ECD" w:rsidRDefault="00657871">
      <w:pPr>
        <w:widowControl w:val="0"/>
        <w:autoSpaceDE w:val="0"/>
        <w:autoSpaceDN w:val="0"/>
        <w:adjustRightInd w:val="0"/>
        <w:rPr>
          <w:rFonts w:cs="Times New Roman"/>
          <w:color w:val="000000"/>
          <w:szCs w:val="24"/>
        </w:rPr>
      </w:pPr>
    </w:p>
    <w:p w14:paraId="519767C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COTEC, 2001. eLearning : Designing Tomorrow’s Education An Interim Report. Commission Of The European Communities.</w:t>
      </w:r>
    </w:p>
    <w:p w14:paraId="450DDCE3" w14:textId="77777777" w:rsidR="00657871" w:rsidRPr="00B67ECD" w:rsidRDefault="00657871">
      <w:pPr>
        <w:widowControl w:val="0"/>
        <w:autoSpaceDE w:val="0"/>
        <w:autoSpaceDN w:val="0"/>
        <w:adjustRightInd w:val="0"/>
        <w:rPr>
          <w:rFonts w:cs="Times New Roman"/>
          <w:color w:val="000000"/>
          <w:szCs w:val="24"/>
        </w:rPr>
      </w:pPr>
    </w:p>
    <w:p w14:paraId="3874E4B5"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2010. Review of Pedagogical Models and their use in e-learning. Milton Keynes: Open University.</w:t>
      </w:r>
    </w:p>
    <w:p w14:paraId="3B693DC9" w14:textId="77777777" w:rsidR="00657871" w:rsidRPr="00B67ECD" w:rsidRDefault="00657871">
      <w:pPr>
        <w:widowControl w:val="0"/>
        <w:autoSpaceDE w:val="0"/>
        <w:autoSpaceDN w:val="0"/>
        <w:adjustRightInd w:val="0"/>
        <w:rPr>
          <w:rFonts w:cs="Times New Roman"/>
          <w:color w:val="000000"/>
          <w:szCs w:val="24"/>
        </w:rPr>
      </w:pPr>
    </w:p>
    <w:p w14:paraId="7776BC0F"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Conole, G., Dyke, M., Oliver, M., Seale, J., 2004. Mapping pedagogy and tools for effective learning design. Comput. Educ. 43, 17–33. https://doi.org/10.1016/j.compedu.2003.12.018</w:t>
      </w:r>
    </w:p>
    <w:p w14:paraId="6E74DA0B" w14:textId="77777777" w:rsidR="00657871" w:rsidRPr="00B67ECD" w:rsidRDefault="00657871">
      <w:pPr>
        <w:widowControl w:val="0"/>
        <w:autoSpaceDE w:val="0"/>
        <w:autoSpaceDN w:val="0"/>
        <w:adjustRightInd w:val="0"/>
        <w:rPr>
          <w:rFonts w:cs="Times New Roman"/>
          <w:color w:val="000000"/>
          <w:szCs w:val="24"/>
        </w:rPr>
      </w:pPr>
    </w:p>
    <w:p w14:paraId="21197028"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Dabbagh, N., 2005. Pedagogical models for E-Learning: A theory-based design framework, in: In International Journal of Technology in Teaching and Learning. pp. 25–44.</w:t>
      </w:r>
    </w:p>
    <w:p w14:paraId="392266DA" w14:textId="77777777" w:rsidR="00657871" w:rsidRPr="00B67ECD" w:rsidRDefault="00657871">
      <w:pPr>
        <w:widowControl w:val="0"/>
        <w:autoSpaceDE w:val="0"/>
        <w:autoSpaceDN w:val="0"/>
        <w:adjustRightInd w:val="0"/>
        <w:rPr>
          <w:rFonts w:cs="Times New Roman"/>
          <w:color w:val="000000"/>
          <w:szCs w:val="24"/>
        </w:rPr>
      </w:pPr>
    </w:p>
    <w:p w14:paraId="67F066C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Kauchak, D.P., Eggen, P.D., 2011. Learning and teaching: research-based methods. Pearson, Boston.</w:t>
      </w:r>
    </w:p>
    <w:p w14:paraId="05971990" w14:textId="77777777" w:rsidR="00657871" w:rsidRPr="00B67ECD" w:rsidRDefault="00657871">
      <w:pPr>
        <w:widowControl w:val="0"/>
        <w:autoSpaceDE w:val="0"/>
        <w:autoSpaceDN w:val="0"/>
        <w:adjustRightInd w:val="0"/>
        <w:rPr>
          <w:rFonts w:cs="Times New Roman"/>
          <w:color w:val="000000"/>
          <w:szCs w:val="24"/>
        </w:rPr>
      </w:pPr>
    </w:p>
    <w:p w14:paraId="0CA4B020"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Magliaro, S.G., Lockee, B.B., Burton, J.K., 2005. Direct instruction revisited: A key model for instructional technology. Educ. Technol. Res. Dev. 53, 41–55. https://doi.org/10.1007/BF02504684</w:t>
      </w:r>
    </w:p>
    <w:p w14:paraId="520DD711" w14:textId="77777777" w:rsidR="00657871" w:rsidRPr="00B67ECD" w:rsidRDefault="00657871">
      <w:pPr>
        <w:widowControl w:val="0"/>
        <w:autoSpaceDE w:val="0"/>
        <w:autoSpaceDN w:val="0"/>
        <w:adjustRightInd w:val="0"/>
        <w:rPr>
          <w:rFonts w:cs="Times New Roman"/>
          <w:color w:val="000000"/>
          <w:szCs w:val="24"/>
        </w:rPr>
      </w:pPr>
    </w:p>
    <w:p w14:paraId="25057373" w14:textId="756402C8"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Mayes, T., de Freitas, S., 2004. Review of e-learning theories, frameworks and models. JI</w:t>
      </w:r>
      <w:r w:rsidR="00657871">
        <w:rPr>
          <w:rFonts w:cs="Times New Roman"/>
          <w:color w:val="000000"/>
          <w:szCs w:val="24"/>
        </w:rPr>
        <w:t>SC E-Learn. Models Desk Study</w:t>
      </w:r>
      <w:r w:rsidRPr="00B67ECD">
        <w:rPr>
          <w:rFonts w:cs="Times New Roman"/>
          <w:color w:val="000000"/>
          <w:szCs w:val="24"/>
        </w:rPr>
        <w:t>.</w:t>
      </w:r>
    </w:p>
    <w:p w14:paraId="69DF25FA" w14:textId="77777777" w:rsidR="00657871" w:rsidRPr="00B67ECD" w:rsidRDefault="00657871">
      <w:pPr>
        <w:widowControl w:val="0"/>
        <w:autoSpaceDE w:val="0"/>
        <w:autoSpaceDN w:val="0"/>
        <w:adjustRightInd w:val="0"/>
        <w:rPr>
          <w:rFonts w:cs="Times New Roman"/>
          <w:color w:val="000000"/>
          <w:szCs w:val="24"/>
        </w:rPr>
      </w:pPr>
    </w:p>
    <w:p w14:paraId="5D2AC29D"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Olaniran, B.A. (Ed.), 2010. Cases on Successful E-Learning Practices in the Developed and Developing World: Methods for the Global Information Economy. IGI Global. https://doi.org/10.4018/978-1-60566-942-7</w:t>
      </w:r>
    </w:p>
    <w:p w14:paraId="3F976735" w14:textId="77777777" w:rsidR="00AA3AFD" w:rsidRPr="00B67ECD" w:rsidRDefault="00AA3AFD">
      <w:pPr>
        <w:widowControl w:val="0"/>
        <w:autoSpaceDE w:val="0"/>
        <w:autoSpaceDN w:val="0"/>
        <w:adjustRightInd w:val="0"/>
        <w:rPr>
          <w:rFonts w:cs="Times New Roman"/>
          <w:color w:val="000000"/>
          <w:szCs w:val="24"/>
        </w:rPr>
      </w:pPr>
    </w:p>
    <w:p w14:paraId="4C78F7F2" w14:textId="77777777"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Pange, A., Pange, J., 2011. Is E-learning Based On Learning Theories? A Literature Review. World Acad. Sci. Eng. Technol. 5, 5.</w:t>
      </w:r>
    </w:p>
    <w:p w14:paraId="4B631BE7" w14:textId="77777777" w:rsidR="00AA3AFD" w:rsidRPr="00B67ECD" w:rsidRDefault="00AA3AFD">
      <w:pPr>
        <w:widowControl w:val="0"/>
        <w:autoSpaceDE w:val="0"/>
        <w:autoSpaceDN w:val="0"/>
        <w:adjustRightInd w:val="0"/>
        <w:rPr>
          <w:rFonts w:cs="Times New Roman"/>
          <w:color w:val="000000"/>
          <w:szCs w:val="24"/>
        </w:rPr>
      </w:pPr>
    </w:p>
    <w:p w14:paraId="57CCE2DE" w14:textId="25CEE9B2" w:rsid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Siemens, G., 2014. Connectivism: A Learning Theory for the Digital Age</w:t>
      </w:r>
      <w:r w:rsidR="005A4DBF">
        <w:rPr>
          <w:rFonts w:cs="Times New Roman"/>
          <w:color w:val="000000"/>
          <w:szCs w:val="24"/>
        </w:rPr>
        <w:t>.</w:t>
      </w:r>
      <w:r w:rsidRPr="00B67ECD">
        <w:rPr>
          <w:rFonts w:cs="Times New Roman"/>
          <w:color w:val="000000"/>
          <w:szCs w:val="24"/>
        </w:rPr>
        <w:t xml:space="preserve"> 8.</w:t>
      </w:r>
    </w:p>
    <w:p w14:paraId="70E5B87E" w14:textId="77777777" w:rsidR="00AA3AFD" w:rsidRPr="00B67ECD" w:rsidRDefault="00AA3AFD">
      <w:pPr>
        <w:widowControl w:val="0"/>
        <w:autoSpaceDE w:val="0"/>
        <w:autoSpaceDN w:val="0"/>
        <w:adjustRightInd w:val="0"/>
        <w:rPr>
          <w:rFonts w:cs="Times New Roman"/>
          <w:color w:val="000000"/>
          <w:szCs w:val="24"/>
        </w:rPr>
      </w:pPr>
    </w:p>
    <w:p w14:paraId="6A284453" w14:textId="77777777" w:rsidR="00B67ECD" w:rsidRPr="00B67ECD" w:rsidRDefault="00B67ECD">
      <w:pPr>
        <w:widowControl w:val="0"/>
        <w:autoSpaceDE w:val="0"/>
        <w:autoSpaceDN w:val="0"/>
        <w:adjustRightInd w:val="0"/>
        <w:rPr>
          <w:rFonts w:cs="Times New Roman"/>
          <w:color w:val="000000"/>
          <w:szCs w:val="24"/>
        </w:rPr>
      </w:pPr>
      <w:r w:rsidRPr="00B67ECD">
        <w:rPr>
          <w:rFonts w:cs="Times New Roman"/>
          <w:color w:val="000000"/>
          <w:szCs w:val="24"/>
        </w:rPr>
        <w:t>Yeh, Y.-C., 2009. Integrating e-learning into the Direct-instruction Model to enhance the effectiveness of critical-thinking instruction. Instr. Sci. 37, 185–203.</w:t>
      </w:r>
    </w:p>
    <w:p w14:paraId="608B0FE5" w14:textId="5B2B261F"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28"/>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B.L. and Hardy, K.P.,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29" w:name="__Fieldmark__1067_823957682"/>
      <w:bookmarkStart w:id="30" w:name="__Fieldmark__744_3764101930"/>
      <w:bookmarkStart w:id="31" w:name="__Fieldmark__1179_1934263386"/>
      <w:bookmarkEnd w:id="29"/>
      <w:bookmarkEnd w:id="30"/>
      <w:bookmarkEnd w:id="31"/>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r>
        <w:rPr>
          <w:i/>
          <w:iCs/>
        </w:rPr>
        <w:t xml:space="preserve">JISC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2" w:name="_Toc391456187"/>
      <w:bookmarkStart w:id="33" w:name="_Toc394248561"/>
      <w:bookmarkEnd w:id="32"/>
      <w:r w:rsidRPr="009F3187">
        <w:lastRenderedPageBreak/>
        <w:t>Bilagor</w:t>
      </w:r>
      <w:bookmarkEnd w:id="3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031B4D08" w:rsidR="006F348F" w:rsidRDefault="00F16CB6" w:rsidP="00657871">
      <w:pPr>
        <w:widowControl w:val="0"/>
        <w:autoSpaceDE w:val="0"/>
        <w:autoSpaceDN w:val="0"/>
        <w:adjustRightInd w:val="0"/>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p>
    <w:p w14:paraId="5110CA86" w14:textId="182BDC50" w:rsidR="00D45847" w:rsidRPr="00B93DE6" w:rsidRDefault="00C770CB" w:rsidP="00657871">
      <w:pPr>
        <w:widowControl w:val="0"/>
        <w:autoSpaceDE w:val="0"/>
        <w:autoSpaceDN w:val="0"/>
        <w:adjustRightInd w:val="0"/>
        <w:rPr>
          <w:rFonts w:ascii="Verdana" w:hAnsi="Verdana" w:cs="Times New Roman"/>
          <w:b/>
          <w:i/>
          <w:color w:val="000000" w:themeColor="text1"/>
          <w:sz w:val="16"/>
          <w:szCs w:val="16"/>
        </w:rPr>
      </w:pPr>
      <w:r>
        <w:rPr>
          <w:rStyle w:val="Kommentarsreferens"/>
        </w:rPr>
        <w:commentReference w:id="34"/>
      </w:r>
    </w:p>
    <w:p w14:paraId="5082155C" w14:textId="622F7B28" w:rsidR="00D45847" w:rsidRPr="009F1170" w:rsidRDefault="00850895" w:rsidP="004E58AD">
      <w:pPr>
        <w:rPr>
          <w:b/>
          <w:bCs/>
          <w:iCs/>
          <w:color w:val="00000A"/>
        </w:rPr>
      </w:pPr>
      <w:bookmarkStart w:id="35" w:name="_Toc391456188"/>
      <w:bookmarkEnd w:id="35"/>
      <w:r w:rsidRPr="00D01DE3">
        <w:rPr>
          <w:rStyle w:val="Starkbetoning"/>
          <w:color w:val="00000A"/>
        </w:rPr>
        <w:lastRenderedPageBreak/>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36"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37"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38"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39"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0"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1" w:author="Jason Serviss" w:date="2018-09-02T10:37:00Z"/>
          <w:rFonts w:cs="Times New Roman"/>
          <w:b/>
          <w:iCs/>
        </w:rPr>
      </w:pPr>
    </w:p>
    <w:p w14:paraId="17111BE6" w14:textId="2B2D1BFE" w:rsidR="00DD12F3" w:rsidRPr="00304D18" w:rsidRDefault="00F16CB6" w:rsidP="00DD12F3">
      <w:pPr>
        <w:rPr>
          <w:ins w:id="42"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43"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44" w:author="Jason Serviss" w:date="2018-09-02T10:37:00Z"/>
          <w:rFonts w:cs="Times New Roman"/>
          <w:b/>
          <w:iCs/>
        </w:rPr>
      </w:pPr>
    </w:p>
    <w:p w14:paraId="63D46551" w14:textId="027FFB2A" w:rsidR="00DD12F3" w:rsidRPr="00304D18" w:rsidRDefault="00F16CB6" w:rsidP="00DD12F3">
      <w:pPr>
        <w:rPr>
          <w:ins w:id="45"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46"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7" w:name="_Toc391456189"/>
      <w:bookmarkEnd w:id="47"/>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48"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ason Serviss" w:date="2018-10-13T14:53:00Z" w:initials="JS">
    <w:p w14:paraId="39D14506" w14:textId="116C0996" w:rsidR="00E35816" w:rsidRDefault="00E35816">
      <w:pPr>
        <w:pStyle w:val="Kommentarer"/>
      </w:pPr>
      <w:r>
        <w:rPr>
          <w:rStyle w:val="Kommentarsreferens"/>
        </w:rPr>
        <w:annotationRef/>
      </w:r>
      <w:proofErr w:type="spellStart"/>
      <w:r>
        <w:t>This</w:t>
      </w:r>
      <w:proofErr w:type="spellEnd"/>
      <w:r>
        <w:t xml:space="preserve"> still </w:t>
      </w:r>
      <w:proofErr w:type="spellStart"/>
      <w:r>
        <w:t>needs</w:t>
      </w:r>
      <w:proofErr w:type="spellEnd"/>
      <w:r>
        <w:t xml:space="preserve"> a </w:t>
      </w:r>
      <w:proofErr w:type="spellStart"/>
      <w:r>
        <w:t>lot</w:t>
      </w:r>
      <w:proofErr w:type="spellEnd"/>
      <w:r>
        <w:t xml:space="preserve"> </w:t>
      </w:r>
      <w:proofErr w:type="spellStart"/>
      <w:r>
        <w:t>of</w:t>
      </w:r>
      <w:proofErr w:type="spellEnd"/>
      <w:r>
        <w:t xml:space="preserve"> </w:t>
      </w:r>
      <w:proofErr w:type="spellStart"/>
      <w:r>
        <w:t>work</w:t>
      </w:r>
      <w:proofErr w:type="spellEnd"/>
      <w:r>
        <w:t xml:space="preserve"> Sorry. 1) </w:t>
      </w:r>
      <w:proofErr w:type="spellStart"/>
      <w:r>
        <w:t>Its</w:t>
      </w:r>
      <w:proofErr w:type="spellEnd"/>
      <w:r>
        <w:t xml:space="preserve"> </w:t>
      </w:r>
      <w:proofErr w:type="spellStart"/>
      <w:r>
        <w:t>too</w:t>
      </w:r>
      <w:proofErr w:type="spellEnd"/>
      <w:r>
        <w:t xml:space="preserve"> long. 2)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meaning</w:t>
      </w:r>
      <w:proofErr w:type="spellEnd"/>
      <w:r>
        <w:t xml:space="preserve"> </w:t>
      </w:r>
      <w:proofErr w:type="spellStart"/>
      <w:r>
        <w:t>of</w:t>
      </w:r>
      <w:proofErr w:type="spellEnd"/>
      <w:r>
        <w:t xml:space="preserve"> the </w:t>
      </w:r>
      <w:proofErr w:type="spellStart"/>
      <w:r>
        <w:t>study</w:t>
      </w:r>
      <w:proofErr w:type="spellEnd"/>
      <w:r>
        <w:t xml:space="preserve">. 3) </w:t>
      </w:r>
      <w:proofErr w:type="spellStart"/>
      <w:r>
        <w:t>You</w:t>
      </w:r>
      <w:proofErr w:type="spellEnd"/>
      <w:r>
        <w:t xml:space="preserve"> do not </w:t>
      </w:r>
      <w:proofErr w:type="spellStart"/>
      <w:r>
        <w:t>correctly</w:t>
      </w:r>
      <w:proofErr w:type="spellEnd"/>
      <w:r>
        <w:t xml:space="preserve"> </w:t>
      </w:r>
      <w:proofErr w:type="spellStart"/>
      <w:r>
        <w:t>describe</w:t>
      </w:r>
      <w:proofErr w:type="spellEnd"/>
      <w:r>
        <w:t xml:space="preserve"> the </w:t>
      </w:r>
      <w:proofErr w:type="spellStart"/>
      <w:r>
        <w:t>methods</w:t>
      </w:r>
      <w:proofErr w:type="spellEnd"/>
      <w:r>
        <w:t xml:space="preserve"> </w:t>
      </w:r>
      <w:proofErr w:type="spellStart"/>
      <w:r>
        <w:t>used</w:t>
      </w:r>
      <w:proofErr w:type="spellEnd"/>
      <w:r>
        <w:t xml:space="preserve"> in the </w:t>
      </w:r>
      <w:proofErr w:type="spellStart"/>
      <w:r>
        <w:t>study</w:t>
      </w:r>
      <w:proofErr w:type="spellEnd"/>
      <w:r>
        <w:t xml:space="preserve"> and </w:t>
      </w:r>
      <w:proofErr w:type="spellStart"/>
      <w:r>
        <w:t>relate</w:t>
      </w:r>
      <w:proofErr w:type="spellEnd"/>
      <w:r>
        <w:t xml:space="preserve"> </w:t>
      </w:r>
      <w:proofErr w:type="spellStart"/>
      <w:r>
        <w:t>them</w:t>
      </w:r>
      <w:proofErr w:type="spellEnd"/>
      <w:r>
        <w:t xml:space="preserve"> </w:t>
      </w:r>
      <w:proofErr w:type="spellStart"/>
      <w:r>
        <w:t>to</w:t>
      </w:r>
      <w:proofErr w:type="spellEnd"/>
      <w:r>
        <w:t xml:space="preserve"> the different </w:t>
      </w:r>
      <w:proofErr w:type="spellStart"/>
      <w:r>
        <w:t>goals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What</w:t>
      </w:r>
      <w:proofErr w:type="spellEnd"/>
      <w:r>
        <w:t xml:space="preserve"> </w:t>
      </w:r>
      <w:proofErr w:type="spellStart"/>
      <w:r>
        <w:t>methods</w:t>
      </w:r>
      <w:proofErr w:type="spellEnd"/>
      <w:r>
        <w:t xml:space="preserve"> </w:t>
      </w:r>
      <w:proofErr w:type="spellStart"/>
      <w:r>
        <w:t>were</w:t>
      </w:r>
      <w:proofErr w:type="spellEnd"/>
      <w:r>
        <w:t xml:space="preserve"> </w:t>
      </w:r>
      <w:proofErr w:type="spellStart"/>
      <w:r>
        <w:t>used</w:t>
      </w:r>
      <w:proofErr w:type="spellEnd"/>
      <w:r>
        <w:t xml:space="preserve"> </w:t>
      </w:r>
      <w:proofErr w:type="spellStart"/>
      <w:r>
        <w:t>to</w:t>
      </w:r>
      <w:proofErr w:type="spellEnd"/>
      <w:r>
        <w:t xml:space="preserve"> </w:t>
      </w:r>
      <w:proofErr w:type="spellStart"/>
      <w:r>
        <w:t>fufill</w:t>
      </w:r>
      <w:proofErr w:type="spellEnd"/>
      <w:r>
        <w:t xml:space="preserve"> </w:t>
      </w:r>
      <w:proofErr w:type="spellStart"/>
      <w:r>
        <w:t>what</w:t>
      </w:r>
      <w:proofErr w:type="spellEnd"/>
      <w:r>
        <w:t xml:space="preserve"> </w:t>
      </w:r>
      <w:proofErr w:type="spellStart"/>
      <w:r>
        <w:t>goals</w:t>
      </w:r>
      <w:proofErr w:type="spellEnd"/>
      <w:r>
        <w:t xml:space="preserve">? 4) The </w:t>
      </w:r>
      <w:proofErr w:type="spellStart"/>
      <w:r>
        <w:t>conclusions</w:t>
      </w:r>
      <w:proofErr w:type="spellEnd"/>
      <w:r>
        <w:t xml:space="preserve"> from the </w:t>
      </w:r>
      <w:proofErr w:type="spellStart"/>
      <w:r>
        <w:t>evaluation</w:t>
      </w:r>
      <w:proofErr w:type="spellEnd"/>
      <w:r>
        <w:t xml:space="preserve"> </w:t>
      </w:r>
      <w:proofErr w:type="spellStart"/>
      <w:r>
        <w:t>are</w:t>
      </w:r>
      <w:proofErr w:type="spellEnd"/>
      <w:r>
        <w:t xml:space="preserve"> not </w:t>
      </w:r>
      <w:proofErr w:type="spellStart"/>
      <w:r>
        <w:t>correct</w:t>
      </w:r>
      <w:proofErr w:type="spellEnd"/>
      <w:r>
        <w:t xml:space="preserve"> in the abstract.</w:t>
      </w:r>
    </w:p>
  </w:comment>
  <w:comment w:id="15" w:author="Jason Serviss" w:date="2018-10-16T13:10:00Z" w:initials="JS">
    <w:p w14:paraId="0A682B11" w14:textId="042FB179" w:rsidR="00E35816" w:rsidRDefault="00E35816">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E35816" w:rsidRDefault="00E35816">
      <w:pPr>
        <w:pStyle w:val="Kommentarer"/>
      </w:pPr>
    </w:p>
    <w:p w14:paraId="450C2837" w14:textId="65B98596" w:rsidR="00E35816" w:rsidRDefault="00E35816">
      <w:pPr>
        <w:pStyle w:val="Kommentarer"/>
        <w:rPr>
          <w:color w:val="FFFFFF" w:themeColor="background1"/>
        </w:rPr>
      </w:pPr>
      <w:r>
        <w:t>NOT FIXED</w:t>
      </w:r>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E35816" w:rsidRDefault="00E35816">
      <w:pPr>
        <w:pStyle w:val="Kommentarer"/>
        <w:rPr>
          <w:color w:val="FFFFFF" w:themeColor="background1"/>
        </w:rPr>
      </w:pPr>
    </w:p>
    <w:p w14:paraId="6AB7BD70" w14:textId="1A28B93D" w:rsidR="00E35816" w:rsidRDefault="00E35816">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E35816" w:rsidRDefault="00E35816">
      <w:pPr>
        <w:pStyle w:val="Kommentarer"/>
        <w:rPr>
          <w:color w:val="FFFFFF" w:themeColor="background1"/>
        </w:rPr>
      </w:pPr>
    </w:p>
    <w:p w14:paraId="1A2D20F7" w14:textId="520924CD" w:rsidR="00E35816" w:rsidRDefault="00E35816">
      <w:pPr>
        <w:pStyle w:val="Kommentarer"/>
        <w:rPr>
          <w:color w:val="FFFFFF" w:themeColor="background1"/>
        </w:rPr>
      </w:pPr>
      <w:r>
        <w:rPr>
          <w:color w:val="FFFFFF" w:themeColor="background1"/>
        </w:rPr>
        <w:t xml:space="preserve">STILL NOT HAPPY WITH THIS. LOOK </w:t>
      </w:r>
      <w:proofErr w:type="gramStart"/>
      <w:r>
        <w:rPr>
          <w:color w:val="FFFFFF" w:themeColor="background1"/>
        </w:rPr>
        <w:t>AT  THE</w:t>
      </w:r>
      <w:proofErr w:type="gramEnd"/>
      <w:r>
        <w:rPr>
          <w:color w:val="FFFFFF" w:themeColor="background1"/>
        </w:rPr>
        <w:t xml:space="preserve"> FIRST PARAGRAPH FROM THE RESULTS SECTION WHERE YOU INTRODUCE HE INTERVIEW RESULTS. USE THAT AS A </w:t>
      </w:r>
      <w:proofErr w:type="spellStart"/>
      <w:r>
        <w:rPr>
          <w:color w:val="FFFFFF" w:themeColor="background1"/>
        </w:rPr>
        <w:t>MODEL</w:t>
      </w:r>
      <w:proofErr w:type="spellEnd"/>
      <w:r>
        <w:rPr>
          <w:color w:val="FFFFFF" w:themeColor="background1"/>
        </w:rPr>
        <w:t>.</w:t>
      </w:r>
    </w:p>
    <w:p w14:paraId="255DAEEA" w14:textId="012B2F24" w:rsidR="00E35816" w:rsidRPr="00790CF0" w:rsidRDefault="00E35816">
      <w:pPr>
        <w:pStyle w:val="Kommentarer"/>
        <w:rPr>
          <w:color w:val="E5B8B7" w:themeColor="accent2" w:themeTint="66"/>
        </w:rPr>
      </w:pPr>
      <w:r>
        <w:rPr>
          <w:color w:val="E5B8B7" w:themeColor="accent2" w:themeTint="66"/>
        </w:rPr>
        <w:t>Bättre?</w:t>
      </w:r>
    </w:p>
    <w:p w14:paraId="356E2147" w14:textId="77777777" w:rsidR="00E35816" w:rsidRDefault="00E35816">
      <w:pPr>
        <w:pStyle w:val="Kommentarer"/>
        <w:rPr>
          <w:color w:val="FFFFFF" w:themeColor="background1"/>
        </w:rPr>
      </w:pPr>
    </w:p>
    <w:p w14:paraId="1BCC7556" w14:textId="057E51BC" w:rsidR="00E35816" w:rsidRDefault="00E35816" w:rsidP="00790CF0">
      <w:pPr>
        <w:pStyle w:val="Brd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Kommentarsreferens"/>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E35816" w:rsidRPr="00CB4C73" w:rsidRDefault="00E35816">
      <w:pPr>
        <w:pStyle w:val="Kommentarer"/>
        <w:rPr>
          <w:color w:val="FFFFFF" w:themeColor="background1"/>
        </w:rPr>
      </w:pPr>
    </w:p>
  </w:comment>
  <w:comment w:id="22" w:author="Jason Serviss" w:date="2018-10-16T13:13:00Z" w:initials="JS">
    <w:p w14:paraId="452CD47D" w14:textId="34CE9346" w:rsidR="00E35816" w:rsidRDefault="00E35816">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E35816" w:rsidRDefault="00E35816">
      <w:pPr>
        <w:pStyle w:val="Kommentarer"/>
        <w:rPr>
          <w:color w:val="FFFFFF" w:themeColor="background1"/>
        </w:rPr>
      </w:pPr>
    </w:p>
    <w:p w14:paraId="10D56F79" w14:textId="77777777" w:rsidR="00E35816" w:rsidRDefault="00E35816">
      <w:pPr>
        <w:pStyle w:val="Kommentarer"/>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BETTER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r>
        <w:rPr>
          <w:color w:val="FFFFFF" w:themeColor="background1"/>
        </w:rPr>
        <w:t xml:space="preserve"> </w:t>
      </w:r>
    </w:p>
    <w:p w14:paraId="48C314EA" w14:textId="672227D5" w:rsidR="00E35816" w:rsidRPr="006D458A" w:rsidRDefault="00E35816">
      <w:pPr>
        <w:pStyle w:val="Kommentarer"/>
        <w:rPr>
          <w:color w:val="FFFFFF" w:themeColor="background1"/>
        </w:rPr>
      </w:pPr>
      <w:proofErr w:type="spellStart"/>
      <w:r>
        <w:rPr>
          <w:color w:val="FFFFFF" w:themeColor="background1"/>
        </w:rPr>
        <w:t>Fixed</w:t>
      </w:r>
      <w:proofErr w:type="spellEnd"/>
    </w:p>
  </w:comment>
  <w:comment w:id="23" w:author="Jason Serviss" w:date="2018-10-16T11:02:00Z" w:initials="JS">
    <w:p w14:paraId="7E607289" w14:textId="56F38257" w:rsidR="00E35816" w:rsidRPr="00C67B0B" w:rsidRDefault="00E35816"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Pr>
          <w:color w:val="E5B8B7" w:themeColor="accent2" w:themeTint="66"/>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4" w:author="Jason Serviss" w:date="2018-10-16T11:02:00Z" w:initials="JS">
    <w:p w14:paraId="2BA56CC0" w14:textId="424229A2" w:rsidR="00E35816" w:rsidRPr="002E64C7" w:rsidRDefault="00E35816">
      <w:pPr>
        <w:pStyle w:val="Kommentarer"/>
        <w:rPr>
          <w:color w:val="E5B8B7" w:themeColor="accent2" w:themeTint="66"/>
        </w:rPr>
      </w:pPr>
      <w:r>
        <w:rPr>
          <w:rStyle w:val="Kommentarsreferens"/>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r>
        <w:t xml:space="preserve">. </w:t>
      </w:r>
      <w:proofErr w:type="spellStart"/>
      <w:r>
        <w:rPr>
          <w:color w:val="E5B8B7" w:themeColor="accent2" w:themeTint="66"/>
        </w:rPr>
        <w:t>Fixed</w:t>
      </w:r>
      <w:proofErr w:type="spellEnd"/>
    </w:p>
  </w:comment>
  <w:comment w:id="28" w:author="Olivia Imner" w:date="2018-10-09T13:34:00Z" w:initials="OI">
    <w:p w14:paraId="3E872A37" w14:textId="01BB328B" w:rsidR="00E35816" w:rsidRDefault="00E35816">
      <w:pPr>
        <w:pStyle w:val="Kommentarer"/>
      </w:pPr>
      <w:r>
        <w:rPr>
          <w:rStyle w:val="Kommentarsreferens"/>
        </w:rPr>
        <w:annotationRef/>
      </w:r>
      <w:r>
        <w:t>Visa källor blir inte bra, ska fixas igen</w:t>
      </w:r>
    </w:p>
    <w:p w14:paraId="51F368D9" w14:textId="77777777" w:rsidR="00E35816" w:rsidRDefault="00E35816">
      <w:pPr>
        <w:pStyle w:val="Kommentarer"/>
      </w:pPr>
    </w:p>
  </w:comment>
  <w:comment w:id="34" w:author="Jason Serviss" w:date="2018-10-16T13:19:00Z" w:initials="JS">
    <w:p w14:paraId="3A32EA04" w14:textId="5B6B8821" w:rsidR="00E35816" w:rsidRPr="006F348F" w:rsidRDefault="00E35816">
      <w:pPr>
        <w:pStyle w:val="Kommentarer"/>
        <w:rPr>
          <w:color w:val="E5B8B7" w:themeColor="accent2" w:themeTint="66"/>
        </w:rP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xml:space="preserve">. ”NA betecknas ingen korresponderande element” or </w:t>
      </w:r>
      <w:proofErr w:type="spellStart"/>
      <w:r>
        <w:t>similar</w:t>
      </w:r>
      <w:proofErr w:type="spellEnd"/>
      <w:r>
        <w:rPr>
          <w:color w:val="E5B8B7" w:themeColor="accent2" w:themeTint="66"/>
        </w:rPr>
        <w:t xml:space="preserve"> </w:t>
      </w:r>
      <w:proofErr w:type="spellStart"/>
      <w:r>
        <w:rPr>
          <w:color w:val="E5B8B7" w:themeColor="accent2" w:themeTint="66"/>
        </w:rP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E35816" w:rsidRDefault="00E35816">
      <w:r>
        <w:separator/>
      </w:r>
    </w:p>
  </w:endnote>
  <w:endnote w:type="continuationSeparator" w:id="0">
    <w:p w14:paraId="4F768654" w14:textId="77777777" w:rsidR="00E35816" w:rsidRDefault="00E35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E35816" w:rsidRDefault="00E35816">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E35816" w:rsidRDefault="00E35816">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E35816" w:rsidRDefault="00E35816">
        <w:pPr>
          <w:pStyle w:val="Footer1"/>
          <w:jc w:val="center"/>
        </w:pPr>
        <w:r>
          <w:fldChar w:fldCharType="begin"/>
        </w:r>
        <w:r>
          <w:instrText>PAGE</w:instrText>
        </w:r>
        <w:r>
          <w:fldChar w:fldCharType="separate"/>
        </w:r>
        <w:r w:rsidR="00867CCB">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E35816" w:rsidRDefault="00E35816">
        <w:pPr>
          <w:pStyle w:val="Footer1"/>
          <w:jc w:val="center"/>
        </w:pPr>
        <w:r>
          <w:fldChar w:fldCharType="begin"/>
        </w:r>
        <w:r>
          <w:instrText>PAGE</w:instrText>
        </w:r>
        <w:r>
          <w:fldChar w:fldCharType="separate"/>
        </w:r>
        <w:r w:rsidR="00867CCB">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E35816" w:rsidRDefault="00E35816">
      <w:r>
        <w:separator/>
      </w:r>
    </w:p>
  </w:footnote>
  <w:footnote w:type="continuationSeparator" w:id="0">
    <w:p w14:paraId="71DB8F98" w14:textId="77777777" w:rsidR="00E35816" w:rsidRDefault="00E35816">
      <w:r>
        <w:continuationSeparator/>
      </w:r>
    </w:p>
  </w:footnote>
  <w:footnote w:id="1">
    <w:p w14:paraId="5824ECF3" w14:textId="3C586678" w:rsidR="00E35816" w:rsidRPr="00B93DE6" w:rsidRDefault="00E35816"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E35816" w:rsidRPr="00B93DE6" w:rsidRDefault="00E35816"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E35816" w:rsidRPr="00B93DE6" w:rsidRDefault="00E35816"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E35816" w:rsidRPr="00B93DE6" w:rsidRDefault="00E35816"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E35816" w:rsidRPr="00B93DE6" w:rsidRDefault="00E35816"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E35816" w:rsidRDefault="00E35816" w:rsidP="00CF61C4">
      <w:pPr>
        <w:pStyle w:val="Fotnotstext"/>
        <w:jc w:val="both"/>
      </w:pPr>
      <w:r w:rsidRPr="006F348F">
        <w:rPr>
          <w:rStyle w:val="Fotnotsreferens"/>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C3521"/>
    <w:rsid w:val="008D01A7"/>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B107E"/>
    <w:rsid w:val="00CB3D1B"/>
    <w:rsid w:val="00CB4A5E"/>
    <w:rsid w:val="00CB4C73"/>
    <w:rsid w:val="00CB6D9D"/>
    <w:rsid w:val="00CC5E28"/>
    <w:rsid w:val="00CD3BE4"/>
    <w:rsid w:val="00CD3F49"/>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8E309D40-FBB5-2946-802F-801A041F2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11858</TotalTime>
  <Pages>27</Pages>
  <Words>11221</Words>
  <Characters>59474</Characters>
  <Application>Microsoft Macintosh Word</Application>
  <DocSecurity>0</DocSecurity>
  <Lines>495</Lines>
  <Paragraphs>141</Paragraphs>
  <ScaleCrop>false</ScaleCrop>
  <Company>Stockholms universitetsbibliotek</Company>
  <LinksUpToDate>false</LinksUpToDate>
  <CharactersWithSpaces>70554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325</cp:revision>
  <cp:lastPrinted>2010-07-05T09:46:00Z</cp:lastPrinted>
  <dcterms:created xsi:type="dcterms:W3CDTF">2018-05-01T11:24:00Z</dcterms:created>
  <dcterms:modified xsi:type="dcterms:W3CDTF">2018-10-16T13:18:00Z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