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07747D" w14:textId="77777777" w:rsidR="00D45847" w:rsidRDefault="00850895">
      <w:pPr>
        <w:pStyle w:val="Titleofthesis"/>
      </w:pPr>
      <w:r>
        <w:t>Utvärdering av pedagogiska modeller som en plattform för förädling av kurser inom e-lärande företaget Grade</w:t>
      </w:r>
    </w:p>
    <w:p w14:paraId="3F0CB308" w14:textId="77777777" w:rsidR="00D45847" w:rsidRDefault="00850895">
      <w:pPr>
        <w:pStyle w:val="Subtitlefrontpage"/>
      </w:pPr>
      <w:r>
        <w:t>Hur kan Grades kurser förbättra?</w:t>
      </w: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043579" w:rsidRDefault="00043579">
                            <w:pPr>
                              <w:pStyle w:val="Frontpagetext"/>
                              <w:rPr>
                                <w:sz w:val="28"/>
                                <w:szCs w:val="28"/>
                              </w:rPr>
                            </w:pPr>
                            <w:r>
                              <w:rPr>
                                <w:sz w:val="28"/>
                                <w:szCs w:val="28"/>
                              </w:rPr>
                              <w:t xml:space="preserve">Institutionen för data- </w:t>
                            </w:r>
                            <w:r>
                              <w:rPr>
                                <w:sz w:val="28"/>
                                <w:szCs w:val="28"/>
                              </w:rPr>
                              <w:br/>
                              <w:t>och systemvetenskap</w:t>
                            </w:r>
                          </w:p>
                          <w:p w14:paraId="0DD0DA7D" w14:textId="77777777" w:rsidR="00043579" w:rsidRDefault="00043579">
                            <w:pPr>
                              <w:pStyle w:val="TextBox"/>
                            </w:pPr>
                            <w:r>
                              <w:t>Examensarbete 15 hp</w:t>
                            </w:r>
                          </w:p>
                          <w:p w14:paraId="205AAAC7" w14:textId="77777777" w:rsidR="00043579" w:rsidRDefault="00043579">
                            <w:pPr>
                              <w:pStyle w:val="TextBox"/>
                            </w:pPr>
                            <w:r>
                              <w:t>Data- och systemvetenskap</w:t>
                            </w:r>
                          </w:p>
                          <w:p w14:paraId="51566511" w14:textId="77777777" w:rsidR="00043579" w:rsidRDefault="00043579">
                            <w:pPr>
                              <w:pStyle w:val="Textruta"/>
                            </w:pPr>
                            <w:r>
                              <w:t xml:space="preserve">Kurs- eller utbildningsprogram (180 hp) </w:t>
                            </w:r>
                          </w:p>
                          <w:p w14:paraId="7A700FAB" w14:textId="77777777" w:rsidR="00043579" w:rsidRDefault="00043579">
                            <w:pPr>
                              <w:pStyle w:val="Textruta"/>
                            </w:pPr>
                            <w:r>
                              <w:t>Höst-/Vårterminen 2018</w:t>
                            </w:r>
                          </w:p>
                          <w:p w14:paraId="381612CD" w14:textId="77777777" w:rsidR="00043579" w:rsidRDefault="00043579">
                            <w:pPr>
                              <w:pStyle w:val="Textruta"/>
                            </w:pPr>
                            <w:r>
                              <w:t>Handledare: Robert Ramberg</w:t>
                            </w:r>
                          </w:p>
                          <w:p w14:paraId="41DC09BB" w14:textId="77777777" w:rsidR="00043579" w:rsidRDefault="00043579">
                            <w:pPr>
                              <w:pStyle w:val="Textruta"/>
                            </w:pPr>
                            <w:r>
                              <w:t>Granskare: Förnamn Efternamn</w:t>
                            </w:r>
                          </w:p>
                          <w:p w14:paraId="316E1ACF" w14:textId="77777777" w:rsidR="00043579" w:rsidRDefault="00043579">
                            <w:pPr>
                              <w:pStyle w:val="Textruta"/>
                              <w:rPr>
                                <w:lang w:val="en-US"/>
                              </w:rPr>
                            </w:pPr>
                            <w:r>
                              <w:rPr>
                                <w:lang w:val="en-US"/>
                              </w:rPr>
                              <w:t>English title: Evaluation of pedagogical models as a platform for the refinement of courses at the e-learning company Grade</w:t>
                            </w:r>
                          </w:p>
                          <w:p w14:paraId="680742CD" w14:textId="77777777" w:rsidR="00043579" w:rsidRDefault="00043579">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45585" w:rsidRDefault="00C45585">
                      <w:pPr>
                        <w:pStyle w:val="Frontpagetext"/>
                        <w:rPr>
                          <w:sz w:val="28"/>
                          <w:szCs w:val="28"/>
                        </w:rPr>
                      </w:pPr>
                      <w:r>
                        <w:rPr>
                          <w:sz w:val="28"/>
                          <w:szCs w:val="28"/>
                        </w:rPr>
                        <w:t xml:space="preserve">Institutionen för data- </w:t>
                      </w:r>
                      <w:r>
                        <w:rPr>
                          <w:sz w:val="28"/>
                          <w:szCs w:val="28"/>
                        </w:rPr>
                        <w:br/>
                        <w:t>och systemvetenskap</w:t>
                      </w:r>
                    </w:p>
                    <w:p w14:paraId="0DD0DA7D" w14:textId="77777777" w:rsidR="00C45585" w:rsidRDefault="00C45585">
                      <w:pPr>
                        <w:pStyle w:val="TextBox"/>
                      </w:pPr>
                      <w:r>
                        <w:t>Examensarbete 15 hp</w:t>
                      </w:r>
                    </w:p>
                    <w:p w14:paraId="205AAAC7" w14:textId="77777777" w:rsidR="00C45585" w:rsidRDefault="00C45585">
                      <w:pPr>
                        <w:pStyle w:val="TextBox"/>
                      </w:pPr>
                      <w:r>
                        <w:t>Data- och systemvetenskap</w:t>
                      </w:r>
                    </w:p>
                    <w:p w14:paraId="51566511" w14:textId="77777777" w:rsidR="00C45585" w:rsidRDefault="00C45585">
                      <w:pPr>
                        <w:pStyle w:val="Textruta"/>
                      </w:pPr>
                      <w:r>
                        <w:t xml:space="preserve">Kurs- eller utbildningsprogram (180 hp) </w:t>
                      </w:r>
                    </w:p>
                    <w:p w14:paraId="7A700FAB" w14:textId="77777777" w:rsidR="00C45585" w:rsidRDefault="00C45585">
                      <w:pPr>
                        <w:pStyle w:val="Textruta"/>
                      </w:pPr>
                      <w:r>
                        <w:t>Höst-/Vårterminen 2018</w:t>
                      </w:r>
                    </w:p>
                    <w:p w14:paraId="381612CD" w14:textId="77777777" w:rsidR="00C45585" w:rsidRDefault="00C45585">
                      <w:pPr>
                        <w:pStyle w:val="Textruta"/>
                      </w:pPr>
                      <w:r>
                        <w:t>Handledare: Robert Ramberg</w:t>
                      </w:r>
                    </w:p>
                    <w:p w14:paraId="41DC09BB" w14:textId="77777777" w:rsidR="00C45585" w:rsidRDefault="00C45585">
                      <w:pPr>
                        <w:pStyle w:val="Textruta"/>
                      </w:pPr>
                      <w:r>
                        <w:t>Granskare: Förnamn Efternamn</w:t>
                      </w:r>
                    </w:p>
                    <w:p w14:paraId="316E1ACF" w14:textId="77777777" w:rsidR="00C45585" w:rsidRDefault="00C45585">
                      <w:pPr>
                        <w:pStyle w:val="Textruta"/>
                        <w:rPr>
                          <w:lang w:val="en-US"/>
                        </w:rPr>
                      </w:pPr>
                      <w:r>
                        <w:rPr>
                          <w:lang w:val="en-US"/>
                        </w:rPr>
                        <w:t>English title: Evaluation of pedagogical models as a platform for the refinement of courses at the e-learning company Grade</w:t>
                      </w:r>
                    </w:p>
                    <w:p w14:paraId="680742CD" w14:textId="77777777" w:rsidR="00C45585" w:rsidRDefault="00C45585">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5A1A7865" w14:textId="77777777" w:rsidR="00D45847" w:rsidRPr="004E58AD" w:rsidRDefault="00850895">
      <w:pPr>
        <w:pStyle w:val="Abstract"/>
        <w:rPr>
          <w:sz w:val="32"/>
          <w:szCs w:val="32"/>
        </w:rPr>
      </w:pPr>
      <w:r w:rsidRPr="004E58AD">
        <w:rPr>
          <w:sz w:val="32"/>
          <w:szCs w:val="32"/>
        </w:rPr>
        <w:lastRenderedPageBreak/>
        <w:t>Sammanfattning</w:t>
      </w:r>
    </w:p>
    <w:p w14:paraId="4489A3E4" w14:textId="77777777" w:rsidR="00D45847" w:rsidRDefault="00850895">
      <w:pPr>
        <w:pStyle w:val="Brdtext"/>
      </w:pPr>
      <w:r>
        <w:t xml:space="preserve">Sammanfattningen, och nyckelorden nedan, skall få plats på denna sida. </w:t>
      </w:r>
    </w:p>
    <w:p w14:paraId="6F613C90" w14:textId="77777777" w:rsidR="00D45847" w:rsidRDefault="00850895">
      <w:pPr>
        <w:pStyle w:val="Nyckelord"/>
      </w:pPr>
      <w:r>
        <w:t>Nyckelord</w:t>
      </w:r>
    </w:p>
    <w:p w14:paraId="005D5F3F" w14:textId="77777777" w:rsidR="00D45847" w:rsidRDefault="00850895">
      <w:pPr>
        <w:pStyle w:val="Brdtext"/>
      </w:pPr>
      <w:r>
        <w:t>Skrivs i relevansordning.</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8F6B8D1" w14:textId="77777777" w:rsidR="00D45847" w:rsidRPr="004E58AD" w:rsidRDefault="00850895">
      <w:pPr>
        <w:pStyle w:val="Abstract"/>
        <w:rPr>
          <w:sz w:val="32"/>
          <w:szCs w:val="32"/>
        </w:rPr>
      </w:pPr>
      <w:r w:rsidRPr="004E58AD">
        <w:rPr>
          <w:sz w:val="32"/>
          <w:szCs w:val="32"/>
        </w:rPr>
        <w:lastRenderedPageBreak/>
        <w:t>Tack</w:t>
      </w:r>
    </w:p>
    <w:p w14:paraId="3C1D050A" w14:textId="77DFCE3B" w:rsidR="00D45847" w:rsidRDefault="006C3FF0">
      <w:pPr>
        <w:pStyle w:val="Brdtext"/>
        <w:rPr>
          <w:lang w:eastAsia="en-US"/>
        </w:rPr>
      </w:pPr>
      <w:r>
        <w:rPr>
          <w:lang w:eastAsia="en-US"/>
        </w:rPr>
        <w:t>Jag tackar Jason Serviss för att ha</w:t>
      </w:r>
      <w:r w:rsidR="00850895">
        <w:rPr>
          <w:lang w:eastAsia="en-US"/>
        </w:rPr>
        <w:t xml:space="preserve"> bidragit till examensarbetet</w:t>
      </w:r>
      <w:r>
        <w:rPr>
          <w:lang w:eastAsia="en-US"/>
        </w:rPr>
        <w:t xml:space="preserve"> med din kunskap och tid.</w:t>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2D288DB7" w14:textId="77777777" w:rsidR="006C3FF0" w:rsidRDefault="00850895">
      <w:pPr>
        <w:pStyle w:val="Innehll1"/>
        <w:tabs>
          <w:tab w:val="left" w:pos="350"/>
          <w:tab w:val="right" w:leader="dot" w:pos="9062"/>
        </w:tabs>
        <w:rPr>
          <w:rFonts w:asciiTheme="minorHAnsi" w:eastAsiaTheme="minorEastAsia" w:hAnsiTheme="minorHAnsi"/>
          <w:noProof/>
          <w:sz w:val="24"/>
          <w:szCs w:val="24"/>
          <w:lang w:eastAsia="ja-JP"/>
        </w:rPr>
      </w:pPr>
      <w:r>
        <w:rPr>
          <w:rFonts w:ascii="Verdana" w:hAnsi="Verdana"/>
          <w:b/>
        </w:rPr>
        <w:fldChar w:fldCharType="begin"/>
      </w:r>
      <w:r>
        <w:instrText>TOC \z \o "1-3" \u \h</w:instrText>
      </w:r>
      <w:r>
        <w:rPr>
          <w:rFonts w:ascii="Verdana" w:hAnsi="Verdana"/>
          <w:b/>
        </w:rPr>
        <w:fldChar w:fldCharType="separate"/>
      </w:r>
      <w:r w:rsidR="006C3FF0">
        <w:rPr>
          <w:noProof/>
        </w:rPr>
        <w:t>1</w:t>
      </w:r>
      <w:r w:rsidR="006C3FF0">
        <w:rPr>
          <w:rFonts w:asciiTheme="minorHAnsi" w:eastAsiaTheme="minorEastAsia" w:hAnsiTheme="minorHAnsi"/>
          <w:noProof/>
          <w:sz w:val="24"/>
          <w:szCs w:val="24"/>
          <w:lang w:eastAsia="ja-JP"/>
        </w:rPr>
        <w:tab/>
      </w:r>
      <w:r w:rsidR="006C3FF0">
        <w:rPr>
          <w:noProof/>
        </w:rPr>
        <w:t>Synopsis</w:t>
      </w:r>
      <w:r w:rsidR="006C3FF0">
        <w:rPr>
          <w:noProof/>
        </w:rPr>
        <w:tab/>
      </w:r>
      <w:r w:rsidR="006C3FF0">
        <w:rPr>
          <w:noProof/>
        </w:rPr>
        <w:fldChar w:fldCharType="begin"/>
      </w:r>
      <w:r w:rsidR="006C3FF0">
        <w:rPr>
          <w:noProof/>
        </w:rPr>
        <w:instrText xml:space="preserve"> PAGEREF _Toc394248552 \h </w:instrText>
      </w:r>
      <w:r w:rsidR="006C3FF0">
        <w:rPr>
          <w:noProof/>
        </w:rPr>
      </w:r>
      <w:r w:rsidR="006C3FF0">
        <w:rPr>
          <w:noProof/>
        </w:rPr>
        <w:fldChar w:fldCharType="separate"/>
      </w:r>
      <w:r w:rsidR="006C3FF0">
        <w:rPr>
          <w:noProof/>
        </w:rPr>
        <w:t>1</w:t>
      </w:r>
      <w:r w:rsidR="006C3FF0">
        <w:rPr>
          <w:noProof/>
        </w:rPr>
        <w:fldChar w:fldCharType="end"/>
      </w:r>
    </w:p>
    <w:p w14:paraId="07D160E7"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2</w:t>
      </w:r>
      <w:r>
        <w:rPr>
          <w:rFonts w:asciiTheme="minorHAnsi" w:eastAsiaTheme="minorEastAsia" w:hAnsiTheme="minorHAnsi"/>
          <w:noProof/>
          <w:sz w:val="24"/>
          <w:szCs w:val="24"/>
          <w:lang w:eastAsia="ja-JP"/>
        </w:rPr>
        <w:tab/>
      </w:r>
      <w:r>
        <w:rPr>
          <w:noProof/>
        </w:rPr>
        <w:t>Introduktion</w:t>
      </w:r>
      <w:r>
        <w:rPr>
          <w:noProof/>
        </w:rPr>
        <w:tab/>
      </w:r>
      <w:r>
        <w:rPr>
          <w:noProof/>
        </w:rPr>
        <w:fldChar w:fldCharType="begin"/>
      </w:r>
      <w:r>
        <w:rPr>
          <w:noProof/>
        </w:rPr>
        <w:instrText xml:space="preserve"> PAGEREF _Toc394248553 \h </w:instrText>
      </w:r>
      <w:r>
        <w:rPr>
          <w:noProof/>
        </w:rPr>
      </w:r>
      <w:r>
        <w:rPr>
          <w:noProof/>
        </w:rPr>
        <w:fldChar w:fldCharType="separate"/>
      </w:r>
      <w:r>
        <w:rPr>
          <w:noProof/>
        </w:rPr>
        <w:t>2</w:t>
      </w:r>
      <w:r>
        <w:rPr>
          <w:noProof/>
        </w:rPr>
        <w:fldChar w:fldCharType="end"/>
      </w:r>
    </w:p>
    <w:p w14:paraId="067F32F9"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Syfte</w:t>
      </w:r>
      <w:r>
        <w:rPr>
          <w:noProof/>
        </w:rPr>
        <w:tab/>
      </w:r>
      <w:r>
        <w:rPr>
          <w:noProof/>
        </w:rPr>
        <w:fldChar w:fldCharType="begin"/>
      </w:r>
      <w:r>
        <w:rPr>
          <w:noProof/>
        </w:rPr>
        <w:instrText xml:space="preserve"> PAGEREF _Toc394248554 \h </w:instrText>
      </w:r>
      <w:r>
        <w:rPr>
          <w:noProof/>
        </w:rPr>
      </w:r>
      <w:r>
        <w:rPr>
          <w:noProof/>
        </w:rPr>
        <w:fldChar w:fldCharType="separate"/>
      </w:r>
      <w:r>
        <w:rPr>
          <w:noProof/>
        </w:rPr>
        <w:t>5</w:t>
      </w:r>
      <w:r>
        <w:rPr>
          <w:noProof/>
        </w:rPr>
        <w:fldChar w:fldCharType="end"/>
      </w:r>
    </w:p>
    <w:p w14:paraId="58D31EA5"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3</w:t>
      </w:r>
      <w:r>
        <w:rPr>
          <w:rFonts w:asciiTheme="minorHAnsi" w:eastAsiaTheme="minorEastAsia" w:hAnsiTheme="minorHAnsi"/>
          <w:noProof/>
          <w:sz w:val="24"/>
          <w:szCs w:val="24"/>
          <w:lang w:eastAsia="ja-JP"/>
        </w:rPr>
        <w:tab/>
      </w:r>
      <w:r>
        <w:rPr>
          <w:noProof/>
        </w:rPr>
        <w:t>Metod</w:t>
      </w:r>
      <w:r>
        <w:rPr>
          <w:noProof/>
        </w:rPr>
        <w:tab/>
      </w:r>
      <w:r>
        <w:rPr>
          <w:noProof/>
        </w:rPr>
        <w:fldChar w:fldCharType="begin"/>
      </w:r>
      <w:r>
        <w:rPr>
          <w:noProof/>
        </w:rPr>
        <w:instrText xml:space="preserve"> PAGEREF _Toc394248555 \h </w:instrText>
      </w:r>
      <w:r>
        <w:rPr>
          <w:noProof/>
        </w:rPr>
      </w:r>
      <w:r>
        <w:rPr>
          <w:noProof/>
        </w:rPr>
        <w:fldChar w:fldCharType="separate"/>
      </w:r>
      <w:r>
        <w:rPr>
          <w:noProof/>
        </w:rPr>
        <w:t>7</w:t>
      </w:r>
      <w:r>
        <w:rPr>
          <w:noProof/>
        </w:rPr>
        <w:fldChar w:fldCharType="end"/>
      </w:r>
    </w:p>
    <w:p w14:paraId="364B95E1"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Intervjun</w:t>
      </w:r>
      <w:r>
        <w:rPr>
          <w:noProof/>
        </w:rPr>
        <w:tab/>
      </w:r>
      <w:r>
        <w:rPr>
          <w:noProof/>
        </w:rPr>
        <w:fldChar w:fldCharType="begin"/>
      </w:r>
      <w:r>
        <w:rPr>
          <w:noProof/>
        </w:rPr>
        <w:instrText xml:space="preserve"> PAGEREF _Toc394248556 \h </w:instrText>
      </w:r>
      <w:r>
        <w:rPr>
          <w:noProof/>
        </w:rPr>
      </w:r>
      <w:r>
        <w:rPr>
          <w:noProof/>
        </w:rPr>
        <w:fldChar w:fldCharType="separate"/>
      </w:r>
      <w:r>
        <w:rPr>
          <w:noProof/>
        </w:rPr>
        <w:t>7</w:t>
      </w:r>
      <w:r>
        <w:rPr>
          <w:noProof/>
        </w:rPr>
        <w:fldChar w:fldCharType="end"/>
      </w:r>
    </w:p>
    <w:p w14:paraId="0CC1AED6" w14:textId="77777777" w:rsidR="006C3FF0" w:rsidRDefault="006C3FF0">
      <w:pPr>
        <w:pStyle w:val="Innehll3"/>
        <w:tabs>
          <w:tab w:val="right" w:leader="dot" w:pos="9062"/>
        </w:tabs>
        <w:rPr>
          <w:rFonts w:asciiTheme="minorHAnsi" w:eastAsiaTheme="minorEastAsia" w:hAnsiTheme="minorHAnsi"/>
          <w:noProof/>
          <w:sz w:val="24"/>
          <w:szCs w:val="24"/>
          <w:lang w:eastAsia="ja-JP"/>
        </w:rPr>
      </w:pPr>
      <w:r>
        <w:rPr>
          <w:noProof/>
        </w:rPr>
        <w:t>Utvärdering</w:t>
      </w:r>
      <w:r>
        <w:rPr>
          <w:noProof/>
        </w:rPr>
        <w:tab/>
      </w:r>
      <w:r>
        <w:rPr>
          <w:noProof/>
        </w:rPr>
        <w:fldChar w:fldCharType="begin"/>
      </w:r>
      <w:r>
        <w:rPr>
          <w:noProof/>
        </w:rPr>
        <w:instrText xml:space="preserve"> PAGEREF _Toc394248557 \h </w:instrText>
      </w:r>
      <w:r>
        <w:rPr>
          <w:noProof/>
        </w:rPr>
      </w:r>
      <w:r>
        <w:rPr>
          <w:noProof/>
        </w:rPr>
        <w:fldChar w:fldCharType="separate"/>
      </w:r>
      <w:r>
        <w:rPr>
          <w:noProof/>
        </w:rPr>
        <w:t>8</w:t>
      </w:r>
      <w:r>
        <w:rPr>
          <w:noProof/>
        </w:rPr>
        <w:fldChar w:fldCharType="end"/>
      </w:r>
    </w:p>
    <w:p w14:paraId="7D5CEFE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4</w:t>
      </w:r>
      <w:r>
        <w:rPr>
          <w:rFonts w:asciiTheme="minorHAnsi" w:eastAsiaTheme="minorEastAsia" w:hAnsiTheme="minorHAnsi"/>
          <w:noProof/>
          <w:sz w:val="24"/>
          <w:szCs w:val="24"/>
          <w:lang w:eastAsia="ja-JP"/>
        </w:rPr>
        <w:tab/>
      </w:r>
      <w:r>
        <w:rPr>
          <w:noProof/>
        </w:rPr>
        <w:t>Resultat</w:t>
      </w:r>
      <w:r>
        <w:rPr>
          <w:noProof/>
        </w:rPr>
        <w:tab/>
      </w:r>
      <w:r>
        <w:rPr>
          <w:noProof/>
        </w:rPr>
        <w:fldChar w:fldCharType="begin"/>
      </w:r>
      <w:r>
        <w:rPr>
          <w:noProof/>
        </w:rPr>
        <w:instrText xml:space="preserve"> PAGEREF _Toc394248558 \h </w:instrText>
      </w:r>
      <w:r>
        <w:rPr>
          <w:noProof/>
        </w:rPr>
      </w:r>
      <w:r>
        <w:rPr>
          <w:noProof/>
        </w:rPr>
        <w:fldChar w:fldCharType="separate"/>
      </w:r>
      <w:r>
        <w:rPr>
          <w:noProof/>
        </w:rPr>
        <w:t>9</w:t>
      </w:r>
      <w:r>
        <w:rPr>
          <w:noProof/>
        </w:rPr>
        <w:fldChar w:fldCharType="end"/>
      </w:r>
    </w:p>
    <w:p w14:paraId="716C588B"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5</w:t>
      </w:r>
      <w:r>
        <w:rPr>
          <w:rFonts w:asciiTheme="minorHAnsi" w:eastAsiaTheme="minorEastAsia" w:hAnsiTheme="minorHAnsi"/>
          <w:noProof/>
          <w:sz w:val="24"/>
          <w:szCs w:val="24"/>
          <w:lang w:eastAsia="ja-JP"/>
        </w:rPr>
        <w:tab/>
      </w:r>
      <w:r>
        <w:rPr>
          <w:noProof/>
        </w:rPr>
        <w:t>Diskussion</w:t>
      </w:r>
      <w:r>
        <w:rPr>
          <w:noProof/>
        </w:rPr>
        <w:tab/>
      </w:r>
      <w:r>
        <w:rPr>
          <w:noProof/>
        </w:rPr>
        <w:fldChar w:fldCharType="begin"/>
      </w:r>
      <w:r>
        <w:rPr>
          <w:noProof/>
        </w:rPr>
        <w:instrText xml:space="preserve"> PAGEREF _Toc394248559 \h </w:instrText>
      </w:r>
      <w:r>
        <w:rPr>
          <w:noProof/>
        </w:rPr>
      </w:r>
      <w:r>
        <w:rPr>
          <w:noProof/>
        </w:rPr>
        <w:fldChar w:fldCharType="separate"/>
      </w:r>
      <w:r>
        <w:rPr>
          <w:noProof/>
        </w:rPr>
        <w:t>14</w:t>
      </w:r>
      <w:r>
        <w:rPr>
          <w:noProof/>
        </w:rPr>
        <w:fldChar w:fldCharType="end"/>
      </w:r>
    </w:p>
    <w:p w14:paraId="648DAE6D"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6</w:t>
      </w:r>
      <w:r>
        <w:rPr>
          <w:rFonts w:asciiTheme="minorHAnsi" w:eastAsiaTheme="minorEastAsia" w:hAnsiTheme="minorHAnsi"/>
          <w:noProof/>
          <w:sz w:val="24"/>
          <w:szCs w:val="24"/>
          <w:lang w:eastAsia="ja-JP"/>
        </w:rPr>
        <w:tab/>
      </w:r>
      <w:r>
        <w:rPr>
          <w:noProof/>
        </w:rPr>
        <w:t>Referenser</w:t>
      </w:r>
      <w:r>
        <w:rPr>
          <w:noProof/>
        </w:rPr>
        <w:tab/>
      </w:r>
      <w:r>
        <w:rPr>
          <w:noProof/>
        </w:rPr>
        <w:fldChar w:fldCharType="begin"/>
      </w:r>
      <w:r>
        <w:rPr>
          <w:noProof/>
        </w:rPr>
        <w:instrText xml:space="preserve"> PAGEREF _Toc394248560 \h </w:instrText>
      </w:r>
      <w:r>
        <w:rPr>
          <w:noProof/>
        </w:rPr>
      </w:r>
      <w:r>
        <w:rPr>
          <w:noProof/>
        </w:rPr>
        <w:fldChar w:fldCharType="separate"/>
      </w:r>
      <w:r>
        <w:rPr>
          <w:noProof/>
        </w:rPr>
        <w:t>16</w:t>
      </w:r>
      <w:r>
        <w:rPr>
          <w:noProof/>
        </w:rPr>
        <w:fldChar w:fldCharType="end"/>
      </w:r>
    </w:p>
    <w:p w14:paraId="2A697506" w14:textId="77777777" w:rsidR="006C3FF0" w:rsidRDefault="006C3FF0">
      <w:pPr>
        <w:pStyle w:val="Innehll1"/>
        <w:tabs>
          <w:tab w:val="left" w:pos="350"/>
          <w:tab w:val="right" w:leader="dot" w:pos="9062"/>
        </w:tabs>
        <w:rPr>
          <w:rFonts w:asciiTheme="minorHAnsi" w:eastAsiaTheme="minorEastAsia" w:hAnsiTheme="minorHAnsi"/>
          <w:noProof/>
          <w:sz w:val="24"/>
          <w:szCs w:val="24"/>
          <w:lang w:eastAsia="ja-JP"/>
        </w:rPr>
      </w:pPr>
      <w:r>
        <w:rPr>
          <w:noProof/>
        </w:rPr>
        <w:t>7</w:t>
      </w:r>
      <w:r>
        <w:rPr>
          <w:rFonts w:asciiTheme="minorHAnsi" w:eastAsiaTheme="minorEastAsia" w:hAnsiTheme="minorHAnsi"/>
          <w:noProof/>
          <w:sz w:val="24"/>
          <w:szCs w:val="24"/>
          <w:lang w:eastAsia="ja-JP"/>
        </w:rPr>
        <w:tab/>
      </w:r>
      <w:r>
        <w:rPr>
          <w:noProof/>
        </w:rPr>
        <w:t>Bilagor</w:t>
      </w:r>
      <w:r>
        <w:rPr>
          <w:noProof/>
        </w:rPr>
        <w:tab/>
      </w:r>
      <w:r>
        <w:rPr>
          <w:noProof/>
        </w:rPr>
        <w:fldChar w:fldCharType="begin"/>
      </w:r>
      <w:r>
        <w:rPr>
          <w:noProof/>
        </w:rPr>
        <w:instrText xml:space="preserve"> PAGEREF _Toc394248561 \h </w:instrText>
      </w:r>
      <w:r>
        <w:rPr>
          <w:noProof/>
        </w:rPr>
      </w:r>
      <w:r>
        <w:rPr>
          <w:noProof/>
        </w:rPr>
        <w:fldChar w:fldCharType="separate"/>
      </w:r>
      <w:r>
        <w:rPr>
          <w:noProof/>
        </w:rPr>
        <w:t>18</w:t>
      </w:r>
      <w:r>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pPr>
        <w:pStyle w:val="Tableofcontent"/>
        <w:rPr>
          <w:sz w:val="32"/>
          <w:szCs w:val="32"/>
        </w:rPr>
      </w:pPr>
      <w:r w:rsidRPr="004E58AD">
        <w:rPr>
          <w:sz w:val="32"/>
          <w:szCs w:val="32"/>
        </w:rPr>
        <w:lastRenderedPageBreak/>
        <w:t>Förkortningar</w:t>
      </w:r>
    </w:p>
    <w:p w14:paraId="17AC3D5C"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E-lärande Företag (ELF)</w:t>
      </w:r>
    </w:p>
    <w:p w14:paraId="45BAB34F" w14:textId="77777777" w:rsidR="004E58AD" w:rsidRDefault="004E58AD" w:rsidP="004E58AD">
      <w:pPr>
        <w:pStyle w:val="Beskrivning"/>
        <w:rPr>
          <w:rFonts w:ascii="Times New Roman" w:hAnsi="Times New Roman" w:cs="Times New Roman"/>
          <w:i w:val="0"/>
          <w:sz w:val="22"/>
          <w:szCs w:val="22"/>
        </w:rPr>
      </w:pPr>
      <w:r>
        <w:rPr>
          <w:rFonts w:ascii="Times New Roman" w:hAnsi="Times New Roman" w:cs="Times New Roman"/>
          <w:i w:val="0"/>
          <w:sz w:val="22"/>
          <w:szCs w:val="22"/>
        </w:rPr>
        <w:t>E-lärande Inköpsföretag (EIF)</w:t>
      </w:r>
    </w:p>
    <w:p w14:paraId="267DC31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Direkt Instruktions Modellen (DIM)</w:t>
      </w:r>
    </w:p>
    <w:p w14:paraId="41B1A6E4" w14:textId="77777777"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Konstruktivism Modellen (KLM)</w:t>
      </w:r>
    </w:p>
    <w:p w14:paraId="575C3D63" w14:textId="507980DF" w:rsidR="004E58AD"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Aktivitets </w:t>
      </w:r>
      <w:r w:rsidR="003148A7">
        <w:rPr>
          <w:rFonts w:ascii="Times New Roman" w:hAnsi="Times New Roman" w:cs="Times New Roman"/>
          <w:i w:val="0"/>
          <w:sz w:val="22"/>
          <w:szCs w:val="22"/>
        </w:rPr>
        <w:t xml:space="preserve">Teori </w:t>
      </w:r>
      <w:r w:rsidRPr="000F453D">
        <w:rPr>
          <w:rFonts w:ascii="Times New Roman" w:hAnsi="Times New Roman" w:cs="Times New Roman"/>
          <w:i w:val="0"/>
          <w:sz w:val="22"/>
          <w:szCs w:val="22"/>
        </w:rPr>
        <w:t>Modellen (ATM</w:t>
      </w:r>
      <w:r>
        <w:rPr>
          <w:rFonts w:ascii="Times New Roman" w:hAnsi="Times New Roman" w:cs="Times New Roman"/>
          <w:i w:val="0"/>
          <w:sz w:val="22"/>
          <w:szCs w:val="22"/>
        </w:rPr>
        <w:t>)</w:t>
      </w:r>
    </w:p>
    <w:p w14:paraId="4A919FFF" w14:textId="77777777" w:rsidR="00561526" w:rsidRDefault="004E58AD" w:rsidP="004E58AD">
      <w:pPr>
        <w:pStyle w:val="Beskrivning"/>
        <w:rPr>
          <w:rFonts w:ascii="Times New Roman" w:hAnsi="Times New Roman" w:cs="Times New Roman"/>
          <w:i w:val="0"/>
          <w:sz w:val="22"/>
          <w:szCs w:val="22"/>
        </w:rPr>
      </w:pPr>
      <w:r w:rsidRPr="000F453D">
        <w:rPr>
          <w:rFonts w:ascii="Times New Roman" w:hAnsi="Times New Roman" w:cs="Times New Roman"/>
          <w:i w:val="0"/>
          <w:sz w:val="22"/>
          <w:szCs w:val="22"/>
        </w:rPr>
        <w:t xml:space="preserve">Inlärning av specifik </w:t>
      </w:r>
      <w:r>
        <w:rPr>
          <w:rFonts w:ascii="Times New Roman" w:hAnsi="Times New Roman" w:cs="Times New Roman"/>
          <w:i w:val="0"/>
          <w:sz w:val="22"/>
          <w:szCs w:val="22"/>
        </w:rPr>
        <w:t>kunskap eller färdighet (ISKF)</w:t>
      </w:r>
    </w:p>
    <w:p w14:paraId="44D13B30" w14:textId="4FB3D114" w:rsidR="004E58AD" w:rsidRPr="000F453D" w:rsidRDefault="004E58AD" w:rsidP="004E58AD">
      <w:pPr>
        <w:pStyle w:val="Beskrivning"/>
        <w:rPr>
          <w:ins w:id="0" w:author="Olivia Imner" w:date="2018-07-07T12:56:00Z"/>
          <w:rFonts w:ascii="Times New Roman" w:hAnsi="Times New Roman" w:cs="Times New Roman"/>
          <w:i w:val="0"/>
          <w:sz w:val="22"/>
          <w:szCs w:val="22"/>
        </w:rPr>
      </w:pPr>
      <w:r w:rsidRPr="000F453D">
        <w:rPr>
          <w:rFonts w:ascii="Times New Roman" w:hAnsi="Times New Roman" w:cs="Times New Roman"/>
          <w:i w:val="0"/>
          <w:sz w:val="22"/>
          <w:szCs w:val="22"/>
        </w:rPr>
        <w:t xml:space="preserve">Förklaring till vad som ska </w:t>
      </w:r>
      <w:r>
        <w:rPr>
          <w:rFonts w:ascii="Times New Roman" w:hAnsi="Times New Roman" w:cs="Times New Roman"/>
          <w:i w:val="0"/>
          <w:sz w:val="22"/>
          <w:szCs w:val="22"/>
        </w:rPr>
        <w:t>läras (FTL)</w:t>
      </w:r>
    </w:p>
    <w:p w14:paraId="6C7F4293" w14:textId="77777777" w:rsidR="00D45847" w:rsidRDefault="00D45847">
      <w:pPr>
        <w:spacing w:after="200" w:line="0" w:lineRule="auto"/>
        <w:rPr>
          <w:rFonts w:ascii="Verdana" w:hAnsi="Verdana"/>
        </w:rPr>
        <w:sectPr w:rsidR="00D45847">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p>
    <w:p w14:paraId="6929F70A" w14:textId="77777777" w:rsidR="00D45847" w:rsidRDefault="00850895" w:rsidP="009F3187">
      <w:pPr>
        <w:pStyle w:val="Heading11"/>
      </w:pPr>
      <w:bookmarkStart w:id="1" w:name="_Toc391456178"/>
      <w:bookmarkStart w:id="2" w:name="_Toc394248552"/>
      <w:bookmarkEnd w:id="1"/>
      <w:r>
        <w:lastRenderedPageBreak/>
        <w:t>Synopsis</w:t>
      </w:r>
      <w:bookmarkEnd w:id="2"/>
    </w:p>
    <w:p w14:paraId="7067AC82" w14:textId="77777777" w:rsidR="004E58AD" w:rsidRDefault="004E58AD" w:rsidP="004E58AD">
      <w:pPr>
        <w:pStyle w:val="Brdtext"/>
        <w:spacing w:line="480" w:lineRule="auto"/>
      </w:pPr>
      <w:r>
        <w:t>I takt med att ökad användning av e-lärande har forskning av pedagogiska modeller anpassade för e-kurser utvecklats och börjats användas ofta hos EIF som en plattform för att bygga kurspedagogik på. Att arbeta från en pedagogisk modell, speciellt designad för e-lärande erbjuder en stark ram för vidare utveckla e-kurser enligt det behov i det företag som kursen är utformad för. Dessutom ger det specifika mål som i efterhand kan utvärderas effektivt av det kursdesignade företaget för att kunna ge konkret information om kvalitén på den levererade produkten. I denna studie har vi ..</w:t>
      </w:r>
    </w:p>
    <w:p w14:paraId="67E1ABBB" w14:textId="77777777" w:rsidR="00D45847" w:rsidRDefault="00D45847">
      <w:pPr>
        <w:pStyle w:val="Brdtext"/>
        <w:rPr>
          <w:rFonts w:ascii="Verdana" w:hAnsi="Verdana"/>
          <w:sz w:val="24"/>
        </w:rPr>
      </w:pPr>
    </w:p>
    <w:p w14:paraId="578602D1" w14:textId="77777777" w:rsidR="00D45847" w:rsidRDefault="00850895">
      <w:pPr>
        <w:pStyle w:val="Brdtext"/>
        <w:rPr>
          <w:rFonts w:ascii="Verdana" w:hAnsi="Verdana"/>
          <w:sz w:val="28"/>
          <w:szCs w:val="28"/>
        </w:rPr>
      </w:pPr>
      <w:r>
        <w:rPr>
          <w:rFonts w:ascii="Verdana" w:hAnsi="Verdana"/>
          <w:sz w:val="24"/>
        </w:rPr>
        <w:t>Bakgrund</w:t>
      </w:r>
    </w:p>
    <w:p w14:paraId="4B26FC9E" w14:textId="77777777" w:rsidR="00D45847" w:rsidRDefault="00D45847">
      <w:pPr>
        <w:pStyle w:val="Brdtext"/>
      </w:pPr>
    </w:p>
    <w:p w14:paraId="31B61A6F" w14:textId="77777777" w:rsidR="00D45847" w:rsidRDefault="00850895">
      <w:pPr>
        <w:pStyle w:val="Brdtext"/>
        <w:rPr>
          <w:rFonts w:ascii="Verdana" w:hAnsi="Verdana"/>
          <w:sz w:val="28"/>
          <w:szCs w:val="28"/>
        </w:rPr>
      </w:pPr>
      <w:r>
        <w:rPr>
          <w:rFonts w:ascii="Verdana" w:hAnsi="Verdana"/>
          <w:sz w:val="24"/>
        </w:rPr>
        <w:t>Problem</w:t>
      </w:r>
    </w:p>
    <w:p w14:paraId="3220D06B" w14:textId="77777777" w:rsidR="00D45847" w:rsidRDefault="00850895">
      <w:r>
        <w:t>Text här</w:t>
      </w:r>
    </w:p>
    <w:p w14:paraId="2FE86646" w14:textId="77777777" w:rsidR="00D45847" w:rsidRDefault="00D45847">
      <w:pPr>
        <w:pStyle w:val="Brdtext"/>
        <w:rPr>
          <w:rFonts w:ascii="Verdana" w:hAnsi="Verdana"/>
          <w:sz w:val="24"/>
        </w:rPr>
      </w:pPr>
    </w:p>
    <w:p w14:paraId="01A85743" w14:textId="77777777" w:rsidR="00D45847" w:rsidRDefault="00850895">
      <w:pPr>
        <w:pStyle w:val="Brdtext"/>
        <w:rPr>
          <w:rFonts w:ascii="Verdana" w:hAnsi="Verdana"/>
          <w:sz w:val="28"/>
          <w:szCs w:val="28"/>
        </w:rPr>
      </w:pPr>
      <w:r>
        <w:rPr>
          <w:rFonts w:ascii="Verdana" w:hAnsi="Verdana"/>
          <w:sz w:val="24"/>
        </w:rPr>
        <w:t>Frågeställning</w:t>
      </w:r>
    </w:p>
    <w:p w14:paraId="322851EC" w14:textId="77777777" w:rsidR="00D45847" w:rsidRDefault="00850895">
      <w:r>
        <w:t>Text här</w:t>
      </w:r>
    </w:p>
    <w:p w14:paraId="4FDBA77F" w14:textId="77777777" w:rsidR="00D45847" w:rsidRDefault="00D45847">
      <w:pPr>
        <w:pStyle w:val="Brdtext"/>
      </w:pPr>
    </w:p>
    <w:p w14:paraId="38B59388" w14:textId="77777777" w:rsidR="00D45847" w:rsidRDefault="00850895">
      <w:pPr>
        <w:pStyle w:val="Brdtext"/>
        <w:rPr>
          <w:rFonts w:ascii="Verdana" w:hAnsi="Verdana"/>
          <w:sz w:val="28"/>
          <w:szCs w:val="28"/>
        </w:rPr>
      </w:pPr>
      <w:r>
        <w:rPr>
          <w:rFonts w:ascii="Verdana" w:hAnsi="Verdana"/>
          <w:sz w:val="24"/>
        </w:rPr>
        <w:t>Metod</w:t>
      </w:r>
    </w:p>
    <w:p w14:paraId="28E9A937" w14:textId="77777777" w:rsidR="00D45847" w:rsidRDefault="00850895">
      <w:r>
        <w:t>Text här</w:t>
      </w:r>
    </w:p>
    <w:p w14:paraId="270D7088" w14:textId="77777777" w:rsidR="00D45847" w:rsidRDefault="00D45847">
      <w:pPr>
        <w:pStyle w:val="Brdtext"/>
      </w:pPr>
    </w:p>
    <w:p w14:paraId="49A2EB2C" w14:textId="77777777" w:rsidR="00D45847" w:rsidRDefault="00850895">
      <w:pPr>
        <w:pStyle w:val="Brdtext"/>
        <w:rPr>
          <w:rFonts w:ascii="Verdana" w:hAnsi="Verdana"/>
          <w:sz w:val="28"/>
          <w:szCs w:val="28"/>
        </w:rPr>
      </w:pPr>
      <w:r>
        <w:rPr>
          <w:rFonts w:ascii="Verdana" w:hAnsi="Verdana"/>
          <w:sz w:val="24"/>
        </w:rPr>
        <w:t>Resultat</w:t>
      </w:r>
    </w:p>
    <w:p w14:paraId="0A24C1B1" w14:textId="77777777" w:rsidR="00D45847" w:rsidRDefault="00850895">
      <w:r>
        <w:t>Text här</w:t>
      </w:r>
    </w:p>
    <w:p w14:paraId="3F275A73" w14:textId="77777777" w:rsidR="00D45847" w:rsidRDefault="00D45847">
      <w:pPr>
        <w:pStyle w:val="Brdtext"/>
      </w:pPr>
    </w:p>
    <w:p w14:paraId="63C5BBA0" w14:textId="77777777" w:rsidR="00D45847" w:rsidRDefault="00850895">
      <w:pPr>
        <w:pStyle w:val="Brdtext"/>
        <w:rPr>
          <w:rFonts w:ascii="Verdana" w:hAnsi="Verdana"/>
          <w:sz w:val="28"/>
          <w:szCs w:val="28"/>
        </w:rPr>
      </w:pPr>
      <w:r>
        <w:rPr>
          <w:rFonts w:ascii="Verdana" w:hAnsi="Verdana"/>
          <w:sz w:val="24"/>
        </w:rPr>
        <w:t>Diskussion</w:t>
      </w:r>
    </w:p>
    <w:p w14:paraId="33BBDEC3" w14:textId="77777777" w:rsidR="00D45847" w:rsidRDefault="00850895">
      <w:r>
        <w:t>Text här</w:t>
      </w:r>
    </w:p>
    <w:p w14:paraId="495DBF6C" w14:textId="77777777" w:rsidR="00D45847" w:rsidRDefault="00D45847">
      <w:pPr>
        <w:pStyle w:val="Brdtext"/>
      </w:pPr>
    </w:p>
    <w:p w14:paraId="2C85713F" w14:textId="77777777" w:rsidR="00D45847" w:rsidRDefault="00D45847" w:rsidP="009F3187">
      <w:pPr>
        <w:pStyle w:val="Heading11"/>
        <w:numPr>
          <w:ilvl w:val="0"/>
          <w:numId w:val="0"/>
        </w:numPr>
      </w:pPr>
    </w:p>
    <w:p w14:paraId="16563DA7" w14:textId="77777777" w:rsidR="00D45847" w:rsidRDefault="00D45847"/>
    <w:p w14:paraId="0587F940" w14:textId="77777777" w:rsidR="00D45847" w:rsidRDefault="00850895">
      <w:pPr>
        <w:pStyle w:val="Beskrivning"/>
      </w:pPr>
      <w:r>
        <w:br w:type="page"/>
      </w:r>
    </w:p>
    <w:p w14:paraId="4C71CDF6" w14:textId="77777777" w:rsidR="00D45847" w:rsidRDefault="00850895" w:rsidP="009F3187">
      <w:pPr>
        <w:pStyle w:val="Heading11"/>
      </w:pPr>
      <w:bookmarkStart w:id="3" w:name="_Toc391456179"/>
      <w:bookmarkStart w:id="4" w:name="_Toc394248553"/>
      <w:bookmarkEnd w:id="3"/>
      <w:r>
        <w:lastRenderedPageBreak/>
        <w:t>Introduktion</w:t>
      </w:r>
      <w:bookmarkEnd w:id="4"/>
    </w:p>
    <w:p w14:paraId="44F73BAC" w14:textId="77777777" w:rsidR="00D45847" w:rsidRDefault="00D45847">
      <w:pPr>
        <w:pStyle w:val="Brdtext"/>
      </w:pPr>
    </w:p>
    <w:p w14:paraId="5BB8FF23" w14:textId="3E208248" w:rsidR="00D45847" w:rsidRDefault="00850895">
      <w:pPr>
        <w:spacing w:line="600" w:lineRule="auto"/>
        <w:rPr>
          <w:rFonts w:cs="Times New Roman"/>
        </w:rPr>
      </w:pPr>
      <w:r>
        <w:rPr>
          <w:rFonts w:cs="Times New Roman"/>
        </w:rPr>
        <w:t xml:space="preserve">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(Bower and Hardy, 2004). Under det senaste 20 åren har </w:t>
      </w:r>
      <w:r w:rsidR="00D44F9D">
        <w:rPr>
          <w:rFonts w:cs="Times New Roman"/>
        </w:rPr>
        <w:t>distans</w:t>
      </w:r>
      <w:r>
        <w:rPr>
          <w:rFonts w:cs="Times New Roman"/>
        </w:rPr>
        <w:t xml:space="preserve">utbildningar effektiviseras med elektroniskt lärande (e-lärande). </w:t>
      </w:r>
      <w:r w:rsidR="00F36D89">
        <w:rPr>
          <w:rFonts w:cs="Times New Roman"/>
        </w:rPr>
        <w:t>E</w:t>
      </w:r>
      <w:r w:rsidR="00E7141B">
        <w:rPr>
          <w:rFonts w:cs="Times New Roman"/>
        </w:rPr>
        <w:t xml:space="preserve">-lärande är </w:t>
      </w:r>
      <w:r w:rsidR="00F36D89">
        <w:rPr>
          <w:rFonts w:cs="Times New Roman"/>
        </w:rPr>
        <w:t>en typ av distanslärande so</w:t>
      </w:r>
      <w:r w:rsidR="004642EB">
        <w:rPr>
          <w:rFonts w:cs="Times New Roman"/>
        </w:rPr>
        <w:t>m</w:t>
      </w:r>
      <w:r w:rsidR="000C1C09">
        <w:rPr>
          <w:rFonts w:cs="Times New Roman"/>
        </w:rPr>
        <w:t xml:space="preserve"> </w:t>
      </w:r>
      <w:r w:rsidR="00F36D89">
        <w:rPr>
          <w:rFonts w:cs="Times New Roman"/>
        </w:rPr>
        <w:t>sker</w:t>
      </w:r>
      <w:r w:rsidR="00235908">
        <w:rPr>
          <w:rFonts w:cs="Times New Roman"/>
        </w:rPr>
        <w:t xml:space="preserve"> med hjälp av </w:t>
      </w:r>
      <w:r w:rsidR="000C1C09">
        <w:rPr>
          <w:rFonts w:cs="Times New Roman"/>
        </w:rPr>
        <w:t xml:space="preserve">datorer och </w:t>
      </w:r>
      <w:r>
        <w:rPr>
          <w:rFonts w:cs="Times New Roman"/>
        </w:rPr>
        <w:t>online-kommunikati</w:t>
      </w:r>
      <w:r w:rsidR="00A74157">
        <w:rPr>
          <w:rFonts w:cs="Times New Roman"/>
        </w:rPr>
        <w:t>on.</w:t>
      </w:r>
      <w:r>
        <w:rPr>
          <w:rFonts w:cs="Times New Roman"/>
        </w:rPr>
        <w:t xml:space="preserve"> Fördelarna med e-lärande jämfört med </w:t>
      </w:r>
      <w:r w:rsidR="000A3642">
        <w:rPr>
          <w:rFonts w:cs="Times New Roman"/>
        </w:rPr>
        <w:t>traditionell undervisning</w:t>
      </w:r>
      <w:r>
        <w:rPr>
          <w:rFonts w:cs="Times New Roman"/>
        </w:rPr>
        <w:t xml:space="preserve"> är att studenten kan studera i egen takt, lärande</w:t>
      </w:r>
      <w:r w:rsidR="00960F14">
        <w:rPr>
          <w:rFonts w:cs="Times New Roman"/>
        </w:rPr>
        <w:t>t blir mer interaktivt, och</w:t>
      </w:r>
      <w:r w:rsidR="00F36D89">
        <w:rPr>
          <w:rFonts w:cs="Times New Roman"/>
        </w:rPr>
        <w:t xml:space="preserve"> e</w:t>
      </w:r>
      <w:r w:rsidR="002B2E86">
        <w:rPr>
          <w:rFonts w:cs="Times New Roman"/>
        </w:rPr>
        <w:t>-lärandet skapar ett</w:t>
      </w:r>
      <w:r w:rsidR="00960F14">
        <w:rPr>
          <w:rFonts w:cs="Times New Roman"/>
        </w:rPr>
        <w:t xml:space="preserve"> </w:t>
      </w:r>
      <w:r w:rsidR="00A17D89">
        <w:rPr>
          <w:rFonts w:cs="Times New Roman"/>
        </w:rPr>
        <w:t xml:space="preserve">tidsbesparande </w:t>
      </w:r>
      <w:r w:rsidR="00652AE0">
        <w:rPr>
          <w:rFonts w:cs="Times New Roman"/>
        </w:rPr>
        <w:t xml:space="preserve">för studenten </w:t>
      </w:r>
      <w:r w:rsidR="00A17D89">
        <w:rPr>
          <w:rFonts w:cs="Times New Roman"/>
        </w:rPr>
        <w:t>upp till 60</w:t>
      </w:r>
      <w:r w:rsidR="002B2E86">
        <w:rPr>
          <w:rFonts w:cs="Times New Roman"/>
        </w:rPr>
        <w:t xml:space="preserve"> </w:t>
      </w:r>
      <w:r w:rsidR="005E3C6F">
        <w:rPr>
          <w:rFonts w:cs="Times New Roman"/>
        </w:rPr>
        <w:t>%</w:t>
      </w:r>
      <w:r w:rsidR="00E2103E">
        <w:rPr>
          <w:rFonts w:cs="Times New Roman"/>
        </w:rPr>
        <w:t xml:space="preserve"> </w:t>
      </w:r>
      <w:r w:rsidR="00E2103E">
        <w:rPr>
          <w:rFonts w:cs="Times New Roman"/>
        </w:rPr>
        <w:fldChar w:fldCharType="begin"/>
      </w:r>
      <w:r w:rsidR="00E2103E">
        <w:rPr>
          <w:rFonts w:cs="Times New Roman"/>
        </w:rPr>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https://tekniskkvalitet.se/e-learning-mer-larande-pa-effektivare-satt/","language":"sv-SE","author":[{"literal":"businessreflex"}],"issued":{"date-parts":[["2016",12,2]]},"accessed":{"date-parts":[["2018",8,31]]}}}],"schema":"https://github.com/citation-style-language/schema/raw/master/csl-citation.json"} </w:instrText>
      </w:r>
      <w:r w:rsidR="00E2103E">
        <w:rPr>
          <w:rFonts w:cs="Times New Roman"/>
        </w:rPr>
        <w:fldChar w:fldCharType="separate"/>
      </w:r>
      <w:r w:rsidR="00E2103E">
        <w:rPr>
          <w:rFonts w:cs="Times New Roman"/>
          <w:noProof/>
        </w:rPr>
        <w:t>(Businessreflex, 2016)</w:t>
      </w:r>
      <w:r w:rsidR="00E2103E">
        <w:rPr>
          <w:rFonts w:cs="Times New Roman"/>
        </w:rPr>
        <w:fldChar w:fldCharType="end"/>
      </w:r>
      <w:r>
        <w:rPr>
          <w:rFonts w:cs="Times New Roman"/>
        </w:rPr>
        <w:t xml:space="preserve">. Marknadstillväxten för e-lärandet i Sverige under 2015 resulterade med en ökning på 6 % jämfört med omsättningen 2014 (Triglyf, 2015) och förväntas ytterligare utvecklas under Europeiska Union initiativet ”The eLearning Action Plan” (Space, 2001). Det är ofta att e-kurser är designade av specialiserade e-lärande företag (ELF) som anställs av </w:t>
      </w:r>
      <w:r w:rsidR="004642EB">
        <w:rPr>
          <w:rFonts w:cs="Times New Roman"/>
        </w:rPr>
        <w:t xml:space="preserve">e-lärande inköpsföretag (EIF) </w:t>
      </w:r>
      <w:r>
        <w:rPr>
          <w:rFonts w:cs="Times New Roman"/>
        </w:rPr>
        <w:t>som är</w:t>
      </w:r>
      <w:r w:rsidR="00960F14">
        <w:rPr>
          <w:rFonts w:cs="Times New Roman"/>
        </w:rPr>
        <w:t xml:space="preserve"> intresserade av</w:t>
      </w:r>
      <w:r>
        <w:rPr>
          <w:rFonts w:cs="Times New Roman"/>
        </w:rPr>
        <w:t xml:space="preserve"> att utbilda sin personal med </w:t>
      </w:r>
      <w:r w:rsidR="004642EB">
        <w:rPr>
          <w:rFonts w:cs="Times New Roman"/>
        </w:rPr>
        <w:t xml:space="preserve">hjälp </w:t>
      </w:r>
      <w:r>
        <w:rPr>
          <w:rFonts w:cs="Times New Roman"/>
        </w:rPr>
        <w:t>av</w:t>
      </w:r>
      <w:r w:rsidR="00960F14">
        <w:rPr>
          <w:rFonts w:cs="Times New Roman"/>
        </w:rPr>
        <w:t xml:space="preserve"> </w:t>
      </w:r>
      <w:r>
        <w:rPr>
          <w:rFonts w:cs="Times New Roman"/>
        </w:rPr>
        <w:t>e</w:t>
      </w:r>
      <w:r w:rsidR="00960F14">
        <w:rPr>
          <w:rFonts w:cs="Times New Roman"/>
        </w:rPr>
        <w:t>-lärande</w:t>
      </w:r>
      <w:r>
        <w:rPr>
          <w:rFonts w:cs="Times New Roman"/>
        </w:rPr>
        <w:t xml:space="preserve">. Dagens teknik, i form av Learning Management System mm., har gjort att e-lärandet är </w:t>
      </w:r>
      <w:r w:rsidR="00652AE0">
        <w:rPr>
          <w:rFonts w:cs="Times New Roman"/>
        </w:rPr>
        <w:t>lättare</w:t>
      </w:r>
      <w:r>
        <w:rPr>
          <w:rFonts w:cs="Times New Roman"/>
        </w:rPr>
        <w:t xml:space="preserve"> att tekniskt hantera och </w:t>
      </w:r>
      <w:r w:rsidR="00652AE0">
        <w:rPr>
          <w:rFonts w:cs="Times New Roman"/>
        </w:rPr>
        <w:t xml:space="preserve">mycket </w:t>
      </w:r>
      <w:r>
        <w:rPr>
          <w:rFonts w:cs="Times New Roman"/>
        </w:rPr>
        <w:t xml:space="preserve">fokus hos ELF kan läggas på hur pedagogiken och innehållet ska tillsammans resultera i ett effektivt lärande.  </w:t>
      </w:r>
      <w:r>
        <w:rPr>
          <w:rFonts w:cs="Times New Roman"/>
        </w:rPr>
        <w:br/>
      </w:r>
    </w:p>
    <w:p w14:paraId="6320D0C2" w14:textId="776C15F4" w:rsidR="00D45847" w:rsidRPr="007C474C" w:rsidRDefault="00D37BCF">
      <w:pPr>
        <w:spacing w:line="600" w:lineRule="auto"/>
        <w:rPr>
          <w:rFonts w:cs="Times New Roman"/>
          <w:strike/>
        </w:rPr>
      </w:pPr>
      <w:r>
        <w:rPr>
          <w:rFonts w:cs="Times New Roman"/>
        </w:rPr>
        <w:t>E-kurs utvecklings</w:t>
      </w:r>
      <w:r w:rsidR="00A713D9">
        <w:rPr>
          <w:rFonts w:cs="Times New Roman"/>
        </w:rPr>
        <w:t xml:space="preserve">processen </w:t>
      </w:r>
      <w:r w:rsidR="004642EB">
        <w:rPr>
          <w:rFonts w:cs="Times New Roman"/>
        </w:rPr>
        <w:t>sker</w:t>
      </w:r>
      <w:r w:rsidR="000856E3">
        <w:rPr>
          <w:rFonts w:cs="Times New Roman"/>
        </w:rPr>
        <w:t xml:space="preserve"> oftast</w:t>
      </w:r>
      <w:r w:rsidR="004642EB">
        <w:rPr>
          <w:rFonts w:cs="Times New Roman"/>
        </w:rPr>
        <w:t xml:space="preserve"> i </w:t>
      </w:r>
      <w:r w:rsidR="000856E3">
        <w:rPr>
          <w:rFonts w:cs="Times New Roman"/>
        </w:rPr>
        <w:t>flera olika stadier</w:t>
      </w:r>
      <w:r w:rsidR="004642EB">
        <w:rPr>
          <w:rFonts w:cs="Times New Roman"/>
        </w:rPr>
        <w:t xml:space="preserve"> och </w:t>
      </w:r>
      <w:r w:rsidR="000856E3">
        <w:rPr>
          <w:rFonts w:cs="Times New Roman"/>
        </w:rPr>
        <w:t xml:space="preserve">kan exempelvis följa den </w:t>
      </w:r>
      <w:r w:rsidR="0061770F">
        <w:rPr>
          <w:rFonts w:cs="Times New Roman"/>
        </w:rPr>
        <w:t>ned</w:t>
      </w:r>
      <w:r w:rsidR="00B06ECC">
        <w:rPr>
          <w:rFonts w:cs="Times New Roman"/>
        </w:rPr>
        <w:t>an</w:t>
      </w:r>
      <w:r w:rsidR="0061770F">
        <w:rPr>
          <w:rFonts w:cs="Times New Roman"/>
        </w:rPr>
        <w:t>stående</w:t>
      </w:r>
      <w:r w:rsidR="000856E3">
        <w:rPr>
          <w:rFonts w:cs="Times New Roman"/>
        </w:rPr>
        <w:t xml:space="preserve"> </w:t>
      </w:r>
      <w:r w:rsidR="00B06ECC">
        <w:rPr>
          <w:rFonts w:cs="Times New Roman"/>
        </w:rPr>
        <w:t>formen</w:t>
      </w:r>
      <w:r w:rsidR="000856E3">
        <w:rPr>
          <w:rFonts w:cs="Times New Roman"/>
        </w:rPr>
        <w:t xml:space="preserve">. Designprocessen </w:t>
      </w:r>
      <w:r w:rsidR="00B06ECC">
        <w:rPr>
          <w:rFonts w:cs="Times New Roman"/>
        </w:rPr>
        <w:t xml:space="preserve">börjar </w:t>
      </w:r>
      <w:r w:rsidR="000856E3">
        <w:rPr>
          <w:rFonts w:cs="Times New Roman"/>
        </w:rPr>
        <w:t xml:space="preserve">vanligen </w:t>
      </w:r>
      <w:r w:rsidR="004642EB">
        <w:rPr>
          <w:rFonts w:cs="Times New Roman"/>
        </w:rPr>
        <w:t>med</w:t>
      </w:r>
      <w:r w:rsidR="00640B24">
        <w:rPr>
          <w:rFonts w:cs="Times New Roman"/>
        </w:rPr>
        <w:t xml:space="preserve"> att få en förståelse för EIF</w:t>
      </w:r>
      <w:r w:rsidR="00C51B02">
        <w:rPr>
          <w:rFonts w:cs="Times New Roman"/>
        </w:rPr>
        <w:t>’</w:t>
      </w:r>
      <w:r w:rsidR="00305460">
        <w:rPr>
          <w:rFonts w:cs="Times New Roman"/>
        </w:rPr>
        <w:t>s mål med kursen, budget- och tidsbegränsningar,</w:t>
      </w:r>
      <w:r w:rsidR="00840367">
        <w:rPr>
          <w:rFonts w:cs="Times New Roman"/>
        </w:rPr>
        <w:t xml:space="preserve"> analys av kursens åhörare,</w:t>
      </w:r>
      <w:r w:rsidR="00305460">
        <w:rPr>
          <w:rFonts w:cs="Times New Roman"/>
        </w:rPr>
        <w:t xml:space="preserve"> och </w:t>
      </w:r>
      <w:r w:rsidR="009853E3">
        <w:rPr>
          <w:rFonts w:cs="Times New Roman"/>
        </w:rPr>
        <w:t xml:space="preserve">en </w:t>
      </w:r>
      <w:r w:rsidR="00850895">
        <w:rPr>
          <w:rFonts w:cs="Times New Roman"/>
        </w:rPr>
        <w:t>noggrann granskning över underliggand</w:t>
      </w:r>
      <w:r w:rsidR="00D43E6B">
        <w:rPr>
          <w:rFonts w:cs="Times New Roman"/>
        </w:rPr>
        <w:t xml:space="preserve">e </w:t>
      </w:r>
      <w:r w:rsidR="005E7AB1">
        <w:rPr>
          <w:rFonts w:cs="Times New Roman"/>
        </w:rPr>
        <w:t>material. Sedan</w:t>
      </w:r>
      <w:r w:rsidR="00840367">
        <w:rPr>
          <w:rFonts w:cs="Times New Roman"/>
        </w:rPr>
        <w:t xml:space="preserve"> formuleras </w:t>
      </w:r>
      <w:r w:rsidR="00D43E6B">
        <w:rPr>
          <w:rFonts w:cs="Times New Roman"/>
        </w:rPr>
        <w:t xml:space="preserve">ett </w:t>
      </w:r>
      <w:r w:rsidR="0061770F">
        <w:rPr>
          <w:rFonts w:cs="Times New Roman"/>
        </w:rPr>
        <w:t xml:space="preserve">utkast </w:t>
      </w:r>
      <w:r w:rsidR="00D43E6B">
        <w:rPr>
          <w:rFonts w:cs="Times New Roman"/>
        </w:rPr>
        <w:t>på</w:t>
      </w:r>
      <w:r w:rsidR="00D43553">
        <w:rPr>
          <w:rFonts w:cs="Times New Roman"/>
        </w:rPr>
        <w:t xml:space="preserve"> </w:t>
      </w:r>
      <w:r w:rsidR="00D43E6B">
        <w:rPr>
          <w:rFonts w:cs="Times New Roman"/>
        </w:rPr>
        <w:t>ett</w:t>
      </w:r>
      <w:r w:rsidR="00850895">
        <w:rPr>
          <w:rFonts w:cs="Times New Roman"/>
        </w:rPr>
        <w:t xml:space="preserve"> koncept</w:t>
      </w:r>
      <w:r w:rsidR="005E7AB1">
        <w:rPr>
          <w:rFonts w:cs="Times New Roman"/>
        </w:rPr>
        <w:t>, s.k. storyboard</w:t>
      </w:r>
      <w:r w:rsidR="0009439E">
        <w:rPr>
          <w:rFonts w:cs="Times New Roman"/>
        </w:rPr>
        <w:t xml:space="preserve">, </w:t>
      </w:r>
      <w:r w:rsidR="00850895">
        <w:rPr>
          <w:rFonts w:cs="Times New Roman"/>
        </w:rPr>
        <w:t xml:space="preserve">som beskriver </w:t>
      </w:r>
      <w:r>
        <w:rPr>
          <w:rFonts w:cs="Times New Roman"/>
        </w:rPr>
        <w:lastRenderedPageBreak/>
        <w:t xml:space="preserve">kursaspekter som </w:t>
      </w:r>
      <w:r w:rsidR="005E7AB1">
        <w:rPr>
          <w:rFonts w:cs="Times New Roman"/>
        </w:rPr>
        <w:t>t</w:t>
      </w:r>
      <w:r w:rsidR="00AC7B85">
        <w:rPr>
          <w:rFonts w:cs="Times New Roman"/>
        </w:rPr>
        <w:t>ill exempel</w:t>
      </w:r>
      <w:r w:rsidR="005E7AB1">
        <w:rPr>
          <w:rFonts w:cs="Times New Roman"/>
        </w:rPr>
        <w:t xml:space="preserve"> </w:t>
      </w:r>
      <w:r>
        <w:rPr>
          <w:rFonts w:cs="Times New Roman"/>
        </w:rPr>
        <w:t>sekvens av informationsflöde,</w:t>
      </w:r>
      <w:r w:rsidR="0061770F">
        <w:rPr>
          <w:rFonts w:cs="Times New Roman"/>
        </w:rPr>
        <w:t xml:space="preserve"> </w:t>
      </w:r>
      <w:r w:rsidR="005E7AB1">
        <w:rPr>
          <w:rFonts w:cs="Times New Roman"/>
        </w:rPr>
        <w:t>tex</w:t>
      </w:r>
      <w:r w:rsidR="001E3C88">
        <w:rPr>
          <w:rFonts w:cs="Times New Roman"/>
        </w:rPr>
        <w:t>t-, visuella-, och audioelement</w:t>
      </w:r>
      <w:r w:rsidR="0061770F">
        <w:rPr>
          <w:rFonts w:cs="Times New Roman"/>
        </w:rPr>
        <w:t xml:space="preserve">, </w:t>
      </w:r>
      <w:r w:rsidR="005E7AB1">
        <w:rPr>
          <w:rFonts w:cs="Times New Roman"/>
        </w:rPr>
        <w:t xml:space="preserve">och inlärningsmål. </w:t>
      </w:r>
      <w:r w:rsidR="00840367">
        <w:rPr>
          <w:rFonts w:cs="Times New Roman"/>
        </w:rPr>
        <w:t xml:space="preserve">Konceptet måste också </w:t>
      </w:r>
      <w:r w:rsidR="005E7AB1">
        <w:rPr>
          <w:rFonts w:cs="Times New Roman"/>
        </w:rPr>
        <w:t>lägga</w:t>
      </w:r>
      <w:r w:rsidR="00840367">
        <w:rPr>
          <w:rFonts w:cs="Times New Roman"/>
        </w:rPr>
        <w:t xml:space="preserve"> </w:t>
      </w:r>
      <w:r w:rsidR="0095154D">
        <w:rPr>
          <w:rFonts w:cs="Times New Roman"/>
        </w:rPr>
        <w:t>en</w:t>
      </w:r>
      <w:r w:rsidR="00840367">
        <w:rPr>
          <w:rFonts w:cs="Times New Roman"/>
        </w:rPr>
        <w:t xml:space="preserve"> tydlig plan för hur kursen ska uppnå inlärning på ett effektivt sätt</w:t>
      </w:r>
      <w:r w:rsidR="001E3C88">
        <w:rPr>
          <w:rFonts w:cs="Times New Roman"/>
        </w:rPr>
        <w:t>,</w:t>
      </w:r>
      <w:r w:rsidR="00840367">
        <w:rPr>
          <w:rFonts w:cs="Times New Roman"/>
        </w:rPr>
        <w:t xml:space="preserve"> </w:t>
      </w:r>
      <w:r w:rsidR="001E3C88">
        <w:rPr>
          <w:rFonts w:cs="Times New Roman"/>
        </w:rPr>
        <w:t xml:space="preserve">i många fall </w:t>
      </w:r>
      <w:r w:rsidR="00840367">
        <w:rPr>
          <w:rFonts w:cs="Times New Roman"/>
        </w:rPr>
        <w:t xml:space="preserve">genom att </w:t>
      </w:r>
      <w:r w:rsidR="001E3C88">
        <w:rPr>
          <w:rFonts w:cs="Times New Roman"/>
        </w:rPr>
        <w:t>utnyttja etablerade lärometoder och pedagogisk modell</w:t>
      </w:r>
      <w:r w:rsidR="00840367">
        <w:rPr>
          <w:rFonts w:cs="Times New Roman"/>
        </w:rPr>
        <w:t xml:space="preserve">. </w:t>
      </w:r>
      <w:r w:rsidR="006B0EE1">
        <w:rPr>
          <w:rFonts w:cs="Times New Roman"/>
        </w:rPr>
        <w:t>E-kursens koncept</w:t>
      </w:r>
      <w:r w:rsidR="00DB4ED3">
        <w:rPr>
          <w:rFonts w:cs="Times New Roman"/>
        </w:rPr>
        <w:t xml:space="preserve"> oftast</w:t>
      </w:r>
      <w:r w:rsidR="0009439E">
        <w:rPr>
          <w:rFonts w:cs="Times New Roman"/>
        </w:rPr>
        <w:t xml:space="preserve"> </w:t>
      </w:r>
      <w:r w:rsidR="00850895">
        <w:rPr>
          <w:rFonts w:cs="Times New Roman"/>
        </w:rPr>
        <w:t>bearbetas</w:t>
      </w:r>
      <w:r w:rsidR="0009439E">
        <w:rPr>
          <w:rFonts w:cs="Times New Roman"/>
        </w:rPr>
        <w:t xml:space="preserve"> iterativt</w:t>
      </w:r>
      <w:r w:rsidR="00850895">
        <w:rPr>
          <w:rFonts w:cs="Times New Roman"/>
        </w:rPr>
        <w:t xml:space="preserve"> </w:t>
      </w:r>
      <w:r w:rsidR="00DB4ED3">
        <w:rPr>
          <w:rFonts w:cs="Times New Roman"/>
        </w:rPr>
        <w:t>med flera</w:t>
      </w:r>
      <w:r w:rsidR="00C51B02">
        <w:rPr>
          <w:rFonts w:cs="Times New Roman"/>
        </w:rPr>
        <w:t xml:space="preserve"> rundo</w:t>
      </w:r>
      <w:r w:rsidR="00DB4ED3">
        <w:rPr>
          <w:rFonts w:cs="Times New Roman"/>
        </w:rPr>
        <w:t>r av utveckling och recension tillsa</w:t>
      </w:r>
      <w:r w:rsidR="007C474C">
        <w:rPr>
          <w:rFonts w:cs="Times New Roman"/>
        </w:rPr>
        <w:t>mmans med andra hos ELF och utsa</w:t>
      </w:r>
      <w:r w:rsidR="00DB4ED3">
        <w:rPr>
          <w:rFonts w:cs="Times New Roman"/>
        </w:rPr>
        <w:t xml:space="preserve">tta personer hos EIF (s.k. Subject Matter Expert) innan en prototyp utvecklas. </w:t>
      </w:r>
      <w:r w:rsidR="004A5707">
        <w:rPr>
          <w:rFonts w:cs="Times New Roman"/>
        </w:rPr>
        <w:t>I vissa fall kan k</w:t>
      </w:r>
      <w:r w:rsidR="00DB4ED3">
        <w:rPr>
          <w:rFonts w:cs="Times New Roman"/>
        </w:rPr>
        <w:t>urs</w:t>
      </w:r>
      <w:r w:rsidR="005A039A">
        <w:rPr>
          <w:rFonts w:cs="Times New Roman"/>
        </w:rPr>
        <w:t>prototyp</w:t>
      </w:r>
      <w:r w:rsidR="00DB4ED3">
        <w:rPr>
          <w:rFonts w:cs="Times New Roman"/>
        </w:rPr>
        <w:t>en</w:t>
      </w:r>
      <w:r w:rsidR="00E70FC4">
        <w:rPr>
          <w:rFonts w:cs="Times New Roman"/>
        </w:rPr>
        <w:t xml:space="preserve"> </w:t>
      </w:r>
      <w:r w:rsidR="00850895">
        <w:rPr>
          <w:rFonts w:cs="Times New Roman"/>
        </w:rPr>
        <w:t xml:space="preserve">skickas ut för </w:t>
      </w:r>
      <w:r w:rsidR="00DB4ED3">
        <w:rPr>
          <w:rFonts w:cs="Times New Roman"/>
        </w:rPr>
        <w:t xml:space="preserve">mer </w:t>
      </w:r>
      <w:r w:rsidR="004A5707">
        <w:rPr>
          <w:rFonts w:cs="Times New Roman"/>
        </w:rPr>
        <w:t>testning</w:t>
      </w:r>
      <w:r w:rsidR="00E70FC4">
        <w:rPr>
          <w:rFonts w:cs="Times New Roman"/>
        </w:rPr>
        <w:t xml:space="preserve"> </w:t>
      </w:r>
      <w:r>
        <w:rPr>
          <w:rFonts w:cs="Times New Roman"/>
        </w:rPr>
        <w:t>hos EIF innan slutlig styling, utveckling, och ”</w:t>
      </w:r>
      <w:r w:rsidR="00A85A1E">
        <w:rPr>
          <w:rFonts w:cs="Times New Roman"/>
        </w:rPr>
        <w:t>utplacering</w:t>
      </w:r>
      <w:r>
        <w:rPr>
          <w:rFonts w:cs="Times New Roman"/>
        </w:rPr>
        <w:t>” till leveranssystemet.</w:t>
      </w:r>
    </w:p>
    <w:p w14:paraId="7CF583A8" w14:textId="77777777" w:rsidR="00D45847" w:rsidRDefault="00D45847">
      <w:pPr>
        <w:spacing w:line="600" w:lineRule="auto"/>
        <w:rPr>
          <w:rFonts w:cs="Times New Roman"/>
        </w:rPr>
      </w:pPr>
    </w:p>
    <w:p w14:paraId="026B626A" w14:textId="7C95A3A1" w:rsidR="000B42FE" w:rsidRDefault="00840367" w:rsidP="00384E49">
      <w:pPr>
        <w:pStyle w:val="Brdtext"/>
        <w:spacing w:line="600" w:lineRule="auto"/>
        <w:rPr>
          <w:ins w:id="5" w:author="Jason Serviss" w:date="2018-09-01T10:52:00Z"/>
          <w:szCs w:val="22"/>
        </w:rPr>
      </w:pPr>
      <w:r>
        <w:rPr>
          <w:szCs w:val="22"/>
        </w:rPr>
        <w:t xml:space="preserve">En </w:t>
      </w:r>
      <w:r w:rsidR="001E3C88">
        <w:rPr>
          <w:szCs w:val="22"/>
        </w:rPr>
        <w:t>viktig</w:t>
      </w:r>
      <w:r>
        <w:rPr>
          <w:szCs w:val="22"/>
        </w:rPr>
        <w:t xml:space="preserve"> aspekt av </w:t>
      </w:r>
      <w:r w:rsidR="001E3C88">
        <w:rPr>
          <w:szCs w:val="22"/>
        </w:rPr>
        <w:t>e-</w:t>
      </w:r>
      <w:r>
        <w:rPr>
          <w:szCs w:val="22"/>
        </w:rPr>
        <w:t>kurs</w:t>
      </w:r>
      <w:r w:rsidR="00A85A1E">
        <w:rPr>
          <w:szCs w:val="22"/>
        </w:rPr>
        <w:t>ens</w:t>
      </w:r>
      <w:r w:rsidR="001E3C88">
        <w:rPr>
          <w:szCs w:val="22"/>
        </w:rPr>
        <w:t xml:space="preserve"> koncept</w:t>
      </w:r>
      <w:r>
        <w:rPr>
          <w:szCs w:val="22"/>
        </w:rPr>
        <w:t xml:space="preserve">design är </w:t>
      </w:r>
      <w:r w:rsidR="004A5707">
        <w:rPr>
          <w:szCs w:val="22"/>
        </w:rPr>
        <w:t xml:space="preserve">användning av </w:t>
      </w:r>
      <w:r w:rsidRPr="004A5707">
        <w:rPr>
          <w:bCs/>
          <w:szCs w:val="22"/>
        </w:rPr>
        <w:t>pedagogik</w:t>
      </w:r>
      <w:r w:rsidR="004A5707">
        <w:rPr>
          <w:bCs/>
          <w:szCs w:val="22"/>
        </w:rPr>
        <w:t xml:space="preserve"> och lärometoder för att</w:t>
      </w:r>
      <w:r w:rsidR="007C1638">
        <w:rPr>
          <w:bCs/>
          <w:szCs w:val="22"/>
        </w:rPr>
        <w:t xml:space="preserve"> försäkra ett effektivt och långvarig lärande för studenterna.</w:t>
      </w:r>
      <w:r w:rsidR="000B42FE">
        <w:rPr>
          <w:bCs/>
          <w:szCs w:val="22"/>
        </w:rPr>
        <w:t xml:space="preserve"> </w:t>
      </w:r>
      <w:r w:rsidR="000B42FE">
        <w:rPr>
          <w:szCs w:val="22"/>
        </w:rPr>
        <w:t>Lärometoderna grundar sig ofta i pedagogiska modeller och kan beskrivas som kognitiva modeller eller teoretiska strukturer. De härleder från inlärningsteorier och möjliggör genomförandet av specifika instruktioner- och inlärningsstrategier (</w:t>
      </w:r>
      <w:r w:rsidR="000B42FE" w:rsidRPr="00A10B06">
        <w:rPr>
          <w:szCs w:val="22"/>
        </w:rPr>
        <w:t>Conole,</w:t>
      </w:r>
      <w:r w:rsidR="000B42FE">
        <w:rPr>
          <w:szCs w:val="22"/>
        </w:rPr>
        <w:t xml:space="preserve"> 2010</w:t>
      </w:r>
      <w:r w:rsidR="000B42FE" w:rsidRPr="00A10B06">
        <w:rPr>
          <w:szCs w:val="22"/>
        </w:rPr>
        <w:t>)</w:t>
      </w:r>
      <w:r w:rsidR="000B42FE">
        <w:rPr>
          <w:szCs w:val="22"/>
        </w:rPr>
        <w:t xml:space="preserve">.  </w:t>
      </w:r>
      <w:r>
        <w:rPr>
          <w:szCs w:val="22"/>
        </w:rPr>
        <w:t xml:space="preserve"> </w:t>
      </w:r>
      <w:r w:rsidR="00F24A19">
        <w:rPr>
          <w:szCs w:val="22"/>
        </w:rPr>
        <w:t xml:space="preserve">Lärometoderna </w:t>
      </w:r>
      <w:r w:rsidR="004A5707">
        <w:rPr>
          <w:szCs w:val="22"/>
        </w:rPr>
        <w:t xml:space="preserve">etableras i </w:t>
      </w:r>
      <w:r w:rsidR="00E040F7">
        <w:rPr>
          <w:szCs w:val="22"/>
        </w:rPr>
        <w:t xml:space="preserve">många </w:t>
      </w:r>
      <w:r w:rsidR="00B467DC">
        <w:rPr>
          <w:szCs w:val="22"/>
        </w:rPr>
        <w:t xml:space="preserve">fall </w:t>
      </w:r>
      <w:r w:rsidR="003F797E">
        <w:rPr>
          <w:szCs w:val="22"/>
        </w:rPr>
        <w:t>i</w:t>
      </w:r>
      <w:r w:rsidR="00850895">
        <w:rPr>
          <w:szCs w:val="22"/>
        </w:rPr>
        <w:t>genom testning och bevisning av validiteten i undervisning</w:t>
      </w:r>
      <w:r w:rsidR="006725C3">
        <w:rPr>
          <w:szCs w:val="22"/>
        </w:rPr>
        <w:t xml:space="preserve"> </w:t>
      </w:r>
      <w:r w:rsidR="00FF1248">
        <w:rPr>
          <w:szCs w:val="22"/>
        </w:rPr>
        <w:t xml:space="preserve">med hjälp av att utforma kurser som </w:t>
      </w:r>
      <w:r w:rsidR="00652AE0">
        <w:rPr>
          <w:szCs w:val="22"/>
        </w:rPr>
        <w:t xml:space="preserve">använder </w:t>
      </w:r>
      <w:r w:rsidR="00FF1248">
        <w:rPr>
          <w:szCs w:val="22"/>
        </w:rPr>
        <w:t>en viss lärometod</w:t>
      </w:r>
      <w:r w:rsidR="004A5707">
        <w:rPr>
          <w:szCs w:val="22"/>
        </w:rPr>
        <w:t xml:space="preserve"> för att sedan jämföra inlärning av </w:t>
      </w:r>
      <w:r w:rsidR="00652AE0">
        <w:rPr>
          <w:szCs w:val="22"/>
        </w:rPr>
        <w:t xml:space="preserve">dessa </w:t>
      </w:r>
      <w:r w:rsidR="004A5707">
        <w:rPr>
          <w:szCs w:val="22"/>
        </w:rPr>
        <w:t>studenter mot en kontrollgrupp. E</w:t>
      </w:r>
      <w:r w:rsidR="00850895">
        <w:rPr>
          <w:szCs w:val="22"/>
        </w:rPr>
        <w:t>tt exempel</w:t>
      </w:r>
      <w:r w:rsidR="006725C3">
        <w:rPr>
          <w:szCs w:val="22"/>
        </w:rPr>
        <w:t xml:space="preserve"> på en lärometod som har visat sig </w:t>
      </w:r>
      <w:r w:rsidR="007C1638">
        <w:rPr>
          <w:szCs w:val="22"/>
        </w:rPr>
        <w:t xml:space="preserve">förbättra minnesåterkallelsen senare i praktiken </w:t>
      </w:r>
      <w:r w:rsidR="00850895">
        <w:rPr>
          <w:szCs w:val="22"/>
        </w:rPr>
        <w:t xml:space="preserve">är scenario-baserad e-lärande </w:t>
      </w:r>
      <w:r w:rsidR="006725C3">
        <w:rPr>
          <w:szCs w:val="22"/>
        </w:rPr>
        <w:t xml:space="preserve">som </w:t>
      </w:r>
      <w:r w:rsidR="00850895">
        <w:rPr>
          <w:szCs w:val="22"/>
        </w:rPr>
        <w:t>sätter studenten in i olika situationer eller händelser för att göra lärandet realistisk</w:t>
      </w:r>
      <w:r w:rsidR="00A81DE8">
        <w:rPr>
          <w:szCs w:val="22"/>
        </w:rPr>
        <w:t xml:space="preserve">t (Clark and Mayer, 2012). </w:t>
      </w:r>
      <w:r w:rsidR="00850895">
        <w:rPr>
          <w:szCs w:val="22"/>
        </w:rPr>
        <w:t xml:space="preserve">Ett annat exempel är hur spel har börjat användas som </w:t>
      </w:r>
      <w:r w:rsidR="006725C3">
        <w:rPr>
          <w:szCs w:val="22"/>
        </w:rPr>
        <w:t xml:space="preserve">en del av </w:t>
      </w:r>
      <w:r w:rsidR="00850895">
        <w:rPr>
          <w:szCs w:val="22"/>
        </w:rPr>
        <w:t xml:space="preserve">e-lärande och har motiverat studenten till att fortsätta lära sig </w:t>
      </w:r>
      <w:r w:rsidR="006725C3">
        <w:rPr>
          <w:szCs w:val="22"/>
        </w:rPr>
        <w:t>genom att</w:t>
      </w:r>
      <w:r w:rsidR="00640B24">
        <w:rPr>
          <w:szCs w:val="22"/>
        </w:rPr>
        <w:t xml:space="preserve"> skapa</w:t>
      </w:r>
      <w:r w:rsidR="00850895">
        <w:rPr>
          <w:szCs w:val="22"/>
        </w:rPr>
        <w:t xml:space="preserve"> en gemensam samm</w:t>
      </w:r>
      <w:r w:rsidR="008E34C7">
        <w:rPr>
          <w:szCs w:val="22"/>
        </w:rPr>
        <w:t xml:space="preserve">anhållning inom organisationen </w:t>
      </w:r>
      <w:r w:rsidR="008E34C7">
        <w:rPr>
          <w:szCs w:val="22"/>
        </w:rPr>
        <w:fldChar w:fldCharType="begin"/>
      </w:r>
      <w:r w:rsidR="00FD48CF">
        <w:rPr>
          <w:szCs w:val="22"/>
        </w:rPr>
        <w:instrText xml:space="preserve"> ADDIN ZOTERO_ITEM CSL_CITATION {"citationID":"sJbLQB6m","properties":{"formattedCitation":"(Derouin et al., 2005)","plainCitation":"(Derouin et al., 2005)","noteIndex":0},"citationItems":[{"id":40,"uris":["http://zotero.org/users/local/QsygNxKM/items/GDBEPPCL"],"uri":["http://zotero.org/users/local/QsygNxKM/items/GDBEPPCL"],"itemData":{"id":40,"type":"article-journal","title":"E-Learning in Organizations","container-title":"Journal of Management","page":"920-940","volume":"31","issue":"6","source":"Crossref","DOI":"10.1177/0149206305279815","ISSN":"0149-2063, 1557-1211","language":"en","author":[{"family":"Derouin","given":"Renée E."},{"family":"Fritzsche","given":"Barbara A."},{"family":"Salas","given":"Eduardo"}],"issued":{"date-parts":[["2005",12]]}}}],"schema":"https://github.com/citation-style-language/schema/raw/master/csl-citation.json"} </w:instrText>
      </w:r>
      <w:r w:rsidR="008E34C7">
        <w:rPr>
          <w:szCs w:val="22"/>
        </w:rPr>
        <w:fldChar w:fldCharType="separate"/>
      </w:r>
      <w:r w:rsidR="00640B24">
        <w:rPr>
          <w:noProof/>
          <w:szCs w:val="22"/>
        </w:rPr>
        <w:t>(B</w:t>
      </w:r>
      <w:r w:rsidR="00E2103E">
        <w:rPr>
          <w:noProof/>
          <w:szCs w:val="22"/>
        </w:rPr>
        <w:t>usinessreflex, 2016)</w:t>
      </w:r>
      <w:r w:rsidR="008E34C7">
        <w:rPr>
          <w:szCs w:val="22"/>
        </w:rPr>
        <w:fldChar w:fldCharType="end"/>
      </w:r>
      <w:r w:rsidR="00850895">
        <w:rPr>
          <w:szCs w:val="22"/>
        </w:rPr>
        <w:t xml:space="preserve">. </w:t>
      </w:r>
    </w:p>
    <w:p w14:paraId="306ABDCA" w14:textId="77777777" w:rsidR="0074784D" w:rsidRDefault="0074784D" w:rsidP="000B42FE">
      <w:pPr>
        <w:pStyle w:val="Brdtext"/>
        <w:spacing w:line="600" w:lineRule="auto"/>
        <w:rPr>
          <w:szCs w:val="22"/>
        </w:rPr>
      </w:pPr>
    </w:p>
    <w:p w14:paraId="59212457" w14:textId="0032D801" w:rsidR="00984248" w:rsidRDefault="00850895" w:rsidP="0058177A">
      <w:pPr>
        <w:pStyle w:val="Brdtext"/>
        <w:spacing w:line="600" w:lineRule="auto"/>
      </w:pPr>
      <w:r>
        <w:rPr>
          <w:szCs w:val="22"/>
        </w:rPr>
        <w:lastRenderedPageBreak/>
        <w:t xml:space="preserve">Det finns </w:t>
      </w:r>
      <w:r w:rsidR="009D7B5B">
        <w:rPr>
          <w:szCs w:val="22"/>
        </w:rPr>
        <w:t xml:space="preserve">ett flertal </w:t>
      </w:r>
      <w:r>
        <w:rPr>
          <w:szCs w:val="22"/>
        </w:rPr>
        <w:t>pedagogiska modeller som används inom e-lärandet och hjälper ELF</w:t>
      </w:r>
      <w:r w:rsidR="00C51B02">
        <w:rPr>
          <w:szCs w:val="22"/>
        </w:rPr>
        <w:t>’</w:t>
      </w:r>
      <w:r w:rsidR="00411F1C">
        <w:rPr>
          <w:szCs w:val="22"/>
        </w:rPr>
        <w:t>s</w:t>
      </w:r>
      <w:r>
        <w:rPr>
          <w:szCs w:val="22"/>
        </w:rPr>
        <w:t xml:space="preserve"> att utnyttja sina kunskaper och redskap för att främja meningsfull kunskapsförvärv (Dabbagh, 2005). </w:t>
      </w:r>
      <w:r w:rsidR="00D74144">
        <w:rPr>
          <w:szCs w:val="22"/>
        </w:rPr>
        <w:t>I ELF kan p</w:t>
      </w:r>
      <w:r>
        <w:rPr>
          <w:szCs w:val="22"/>
        </w:rPr>
        <w:t xml:space="preserve">edagogiska modeller </w:t>
      </w:r>
      <w:r w:rsidR="00063F85">
        <w:rPr>
          <w:szCs w:val="22"/>
        </w:rPr>
        <w:t>ofta vara</w:t>
      </w:r>
      <w:r>
        <w:rPr>
          <w:szCs w:val="22"/>
        </w:rPr>
        <w:t xml:space="preserve"> användbara </w:t>
      </w:r>
      <w:r w:rsidR="00063F85">
        <w:rPr>
          <w:szCs w:val="22"/>
        </w:rPr>
        <w:t>eftersom de</w:t>
      </w:r>
      <w:r>
        <w:rPr>
          <w:szCs w:val="22"/>
        </w:rPr>
        <w:t xml:space="preserve"> strukturera</w:t>
      </w:r>
      <w:r w:rsidR="00063F85">
        <w:rPr>
          <w:szCs w:val="22"/>
        </w:rPr>
        <w:t>r</w:t>
      </w:r>
      <w:r>
        <w:rPr>
          <w:szCs w:val="22"/>
        </w:rPr>
        <w:t xml:space="preserve"> kursinnehållet och </w:t>
      </w:r>
      <w:r w:rsidR="00384E49">
        <w:rPr>
          <w:szCs w:val="22"/>
        </w:rPr>
        <w:t xml:space="preserve">bidrar med att studenten utbildar sig efter deras kognitiva förståelse. </w:t>
      </w:r>
      <w:r>
        <w:rPr>
          <w:szCs w:val="22"/>
        </w:rPr>
        <w:t xml:space="preserve">Det kan likaså </w:t>
      </w:r>
      <w:r w:rsidR="0074784D">
        <w:rPr>
          <w:szCs w:val="22"/>
        </w:rPr>
        <w:t>underlätta</w:t>
      </w:r>
      <w:r>
        <w:rPr>
          <w:szCs w:val="22"/>
        </w:rPr>
        <w:t xml:space="preserve"> ELF</w:t>
      </w:r>
      <w:r w:rsidR="00C51B02">
        <w:rPr>
          <w:szCs w:val="22"/>
        </w:rPr>
        <w:t>’</w:t>
      </w:r>
      <w:r w:rsidR="0074784D">
        <w:rPr>
          <w:szCs w:val="22"/>
        </w:rPr>
        <w:t>s</w:t>
      </w:r>
      <w:r w:rsidR="00411F1C">
        <w:rPr>
          <w:szCs w:val="22"/>
        </w:rPr>
        <w:t xml:space="preserve"> möjlighet</w:t>
      </w:r>
      <w:r>
        <w:rPr>
          <w:szCs w:val="22"/>
        </w:rPr>
        <w:t xml:space="preserve"> att kunna bedöma utefter hur pedagogiken</w:t>
      </w:r>
      <w:r w:rsidR="00384E49">
        <w:rPr>
          <w:szCs w:val="22"/>
        </w:rPr>
        <w:t xml:space="preserve"> tillhandahålls i sina e-kurser</w:t>
      </w:r>
      <w:r>
        <w:t>. Det har uppvisat</w:t>
      </w:r>
      <w:r w:rsidR="0074784D">
        <w:t>s</w:t>
      </w:r>
      <w:r>
        <w:t xml:space="preserve"> att majoriteten av e-kurser inte har tillräckligt med pedagogisk bakgrund och har därmed orsakat grova brister i lärandestrategier, kursinnehållet, tid och takt angående hantering av kursen, gränssnittdesignen, och att det försämrar studentens fokus (Pange and Pange, 2011). </w:t>
      </w:r>
      <w:r w:rsidR="000B42FE">
        <w:t xml:space="preserve">I och med detta, implementation av en pedagogisk modell i ett ELF kan ge en stark utveckling och förbättring i </w:t>
      </w:r>
      <w:r w:rsidR="0074784D">
        <w:t>kvaliteten av</w:t>
      </w:r>
      <w:r w:rsidR="000B42FE">
        <w:t xml:space="preserve"> ELF’s framtida e-kurser.</w:t>
      </w:r>
    </w:p>
    <w:p w14:paraId="1820DB7F" w14:textId="6C7A312D" w:rsidR="00D45847" w:rsidRPr="0058177A" w:rsidRDefault="009B5FD4" w:rsidP="0058177A">
      <w:pPr>
        <w:pStyle w:val="Brdtext"/>
        <w:spacing w:line="600" w:lineRule="auto"/>
        <w:rPr>
          <w:szCs w:val="22"/>
        </w:rPr>
      </w:pPr>
      <w:r>
        <w:t>Pedagogik kan delas upp i ett flertal olika perspektiv</w:t>
      </w:r>
      <w:r w:rsidR="0074784D">
        <w:t xml:space="preserve"> där varje perspektiv inkluderar flera pedagogiska modeller</w:t>
      </w:r>
      <w:r w:rsidR="000132C0">
        <w:t xml:space="preserve">. </w:t>
      </w:r>
      <w:r w:rsidR="00850895">
        <w:t>De pedagogiska perspektiven</w:t>
      </w:r>
      <w:r w:rsidR="000413AA">
        <w:t xml:space="preserve"> associativ, konstruktivism och sociokulturellt</w:t>
      </w:r>
      <w:r w:rsidR="00850895">
        <w:t xml:space="preserve"> är form</w:t>
      </w:r>
      <w:r w:rsidR="000413AA">
        <w:t>er</w:t>
      </w:r>
      <w:r w:rsidR="00850895">
        <w:t xml:space="preserve"> av tillvägagångssätt för lärande</w:t>
      </w:r>
      <w:r w:rsidR="000132C0">
        <w:t xml:space="preserve"> och deras individuella lämplighet beror på vilken slags inlärning som ska tilldelas i undervisningen</w:t>
      </w:r>
      <w:r w:rsidR="00850895">
        <w:t xml:space="preserve">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w:t>
      </w:r>
      <w:r w:rsidR="00CF0BE6">
        <w:t xml:space="preserve">En av de pedagogiska modellerna som används inom det </w:t>
      </w:r>
      <w:r w:rsidR="00850895">
        <w:t xml:space="preserve">associativa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93589A">
        <w:t>att utgå</w:t>
      </w:r>
      <w:r w:rsidR="0019256B">
        <w:t xml:space="preserve"> från koncept och färdigheter genom</w:t>
      </w:r>
      <w:r w:rsidR="00850895">
        <w:t xml:space="preserve"> kombination av praktik och åter</w:t>
      </w:r>
      <w:r w:rsidR="0019256B">
        <w:t xml:space="preserve">koppling till studenten </w:t>
      </w:r>
      <w:r w:rsidR="00850895">
        <w:t xml:space="preserve">(Yeh, 2009; Kauchak and Eggen, 1993). Konstruktivistiskt perspektiv </w:t>
      </w:r>
      <w:r>
        <w:t>är baserande på</w:t>
      </w:r>
      <w:r w:rsidR="00850895">
        <w:t xml:space="preserve"> att lära sig genom förståelse och det innebär att det behövs kommunikation, klargöranden, kontraster, rekombination, problemlösning och slutsatser</w:t>
      </w:r>
      <w:r w:rsidR="00CF0BE6">
        <w:t xml:space="preserve"> </w:t>
      </w:r>
      <w:r w:rsidR="00413AFC">
        <w:fldChar w:fldCharType="begin"/>
      </w:r>
      <w:r w:rsidR="00413AFC">
        <w:instrText xml:space="preserve"> ADDIN ZOTERO_ITEM CSL_CITATION {"citationID":"8rJxqOlR","properties":{"formattedCitation":"(Siemens, 2014)","plainCitation":"(Siemens, 2014)","noteIndex":0},"citationItems":[{"id":36,"uris":["http://zotero.org/users/local/QsygNxKM/items/7KCNSLMX"],"uri":["http://zotero.org/users/local/QsygNxKM/items/7KCNSLMX"],"itemData":{"id":36,"type":"article-journal","title":"Connectivism: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413AFC">
        <w:rPr>
          <w:noProof/>
        </w:rPr>
        <w:t>(Siemens, 2014)</w:t>
      </w:r>
      <w:r w:rsidR="00413AFC">
        <w:fldChar w:fldCharType="end"/>
      </w:r>
      <w:r w:rsidR="00850895">
        <w:t xml:space="preserve">. Dessa punkter behöver bearbetas innan det blir en </w:t>
      </w:r>
      <w:r w:rsidR="00F611BE">
        <w:lastRenderedPageBreak/>
        <w:t>vinst</w:t>
      </w:r>
      <w:r w:rsidR="00850895">
        <w:t xml:space="preserve"> </w:t>
      </w:r>
      <w:r w:rsidR="00F611BE">
        <w:t>från</w:t>
      </w:r>
      <w:r w:rsidR="00850895">
        <w:t xml:space="preserve"> lärandet. En modell inom </w:t>
      </w:r>
      <w:r w:rsidR="00F611BE">
        <w:t xml:space="preserve">det Konstruktivistiskt </w:t>
      </w:r>
      <w:r w:rsidR="00850895">
        <w:t>perspektivet kallas Konstruktivistisk läromiljö (KL</w:t>
      </w:r>
      <w:r w:rsidR="00413AFC">
        <w:t>M</w:t>
      </w:r>
      <w:r w:rsidR="00850895">
        <w:t xml:space="preserve">) och baserar sig på att studenten bygger sina egna mentala strukturer när de interagerar med en miljö (Yeh, 2009). Modellen fokuserar på att studenten presenteras ett problem och </w:t>
      </w:r>
      <w:r w:rsidR="00F611BE">
        <w:t xml:space="preserve">därefter </w:t>
      </w:r>
      <w:r w:rsidR="00850895">
        <w:t xml:space="preserve">ska </w:t>
      </w:r>
      <w:r w:rsidR="00F611BE">
        <w:t xml:space="preserve">studenten </w:t>
      </w:r>
      <w:r w:rsidR="00850895">
        <w:t xml:space="preserve">självständigt </w:t>
      </w:r>
      <w:r w:rsidR="00F611BE">
        <w:t xml:space="preserve">lösa problemet </w:t>
      </w:r>
      <w:r w:rsidR="00850895">
        <w:t>med hjälp av en tydlig d</w:t>
      </w:r>
      <w:r w:rsidR="00F611BE">
        <w:t xml:space="preserve">esign </w:t>
      </w:r>
      <w:r w:rsidR="009F664E">
        <w:t xml:space="preserve">som ska </w:t>
      </w:r>
      <w:r w:rsidR="00744110">
        <w:t>uppmuntra</w:t>
      </w:r>
      <w:r w:rsidR="00850895">
        <w:t xml:space="preserve"> studenten frivilligt vilja uppt</w:t>
      </w:r>
      <w:r w:rsidR="00205671">
        <w:t>äcka lärandet (Yeh, 2009). Det S</w:t>
      </w:r>
      <w:r w:rsidR="00850895">
        <w:t>ociokulturella perspektivet handlar om att d</w:t>
      </w:r>
      <w:r w:rsidR="00205671">
        <w:t>elta i sociala sammanhang</w:t>
      </w:r>
      <w:r w:rsidR="00850895">
        <w:t xml:space="preserve"> för att </w:t>
      </w:r>
      <w:r w:rsidR="00205671">
        <w:t xml:space="preserve">studenten ska lära sig, ett exempel på dessa sammanhang är en </w:t>
      </w:r>
      <w:r w:rsidR="00850895">
        <w:t xml:space="preserve">form av små studentgrupper för att skaffa kunskaper </w:t>
      </w:r>
      <w:r w:rsidR="00205671">
        <w:t>tillsammans</w:t>
      </w:r>
      <w:r w:rsidR="00850895">
        <w:t xml:space="preserve">. Målet är att förstå hur meningsfullt innehållet är för lärandet (Brodie, 2005). Det sociokulturella perspektivet </w:t>
      </w:r>
      <w:r w:rsidR="00744110">
        <w:t xml:space="preserve">inkluderar </w:t>
      </w:r>
      <w:r w:rsidR="009F664E">
        <w:t>modellen Aktivitets T</w:t>
      </w:r>
      <w:r w:rsidR="00850895">
        <w:t>eori (AT</w:t>
      </w:r>
      <w:r w:rsidR="009F664E">
        <w:t>M</w:t>
      </w:r>
      <w:r w:rsidR="00850895">
        <w:t>) och som även betraktas som ett egen pedagogiskt ramverk (Conole, 2010).  AT</w:t>
      </w:r>
      <w:r w:rsidR="009F664E">
        <w:t>M</w:t>
      </w:r>
      <w:r w:rsidR="00850895">
        <w:t xml:space="preserve"> förutsätter att lärande kontexten behöver vara en redogörelse så att studenten förstår meningen av situationen och kan göra lämpliga tolkningar av resultatet</w:t>
      </w:r>
      <w:r w:rsidR="00BA0F17">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r w:rsidR="000331BF">
        <w:t xml:space="preserve"> </w:t>
      </w:r>
      <w:commentRangeStart w:id="6"/>
      <w:r w:rsidR="000331BF">
        <w:t>Användningen av de tre pedagogiska modeller som nämns här behöver inte vara nödvändiga för alla ELF, utan det finns ett flertal modeller att utforska närmare</w:t>
      </w:r>
      <w:commentRangeEnd w:id="6"/>
      <w:r w:rsidR="000132C0">
        <w:rPr>
          <w:rStyle w:val="Kommentarsreferens"/>
          <w:rFonts w:eastAsiaTheme="minorHAnsi" w:cstheme="minorBidi"/>
          <w:lang w:eastAsia="en-US"/>
        </w:rPr>
        <w:commentReference w:id="6"/>
      </w:r>
      <w:r w:rsidR="00D71CDE">
        <w:rPr>
          <w:szCs w:val="22"/>
        </w:rPr>
        <w:t>.</w:t>
      </w:r>
    </w:p>
    <w:p w14:paraId="3F9168E2" w14:textId="77777777" w:rsidR="00D45847" w:rsidRDefault="00850895" w:rsidP="009F3187">
      <w:pPr>
        <w:pStyle w:val="Heading31"/>
        <w:numPr>
          <w:ilvl w:val="0"/>
          <w:numId w:val="0"/>
        </w:numPr>
      </w:pPr>
      <w:bookmarkStart w:id="7" w:name="_Toc391456180"/>
      <w:bookmarkStart w:id="8" w:name="_Toc394248554"/>
      <w:r>
        <w:t>Syfte</w:t>
      </w:r>
      <w:bookmarkEnd w:id="7"/>
      <w:bookmarkEnd w:id="8"/>
      <w:r>
        <w:t xml:space="preserve">  </w:t>
      </w:r>
    </w:p>
    <w:p w14:paraId="48718676" w14:textId="77777777" w:rsidR="00D45847" w:rsidRDefault="00D45847">
      <w:pPr>
        <w:pStyle w:val="Brdtext"/>
        <w:rPr>
          <w:rFonts w:eastAsiaTheme="minorHAnsi"/>
          <w:lang w:eastAsia="en-US"/>
        </w:rPr>
      </w:pPr>
    </w:p>
    <w:p w14:paraId="464026F9" w14:textId="77777777" w:rsidR="00D45847" w:rsidRDefault="00850895">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även färdiga kurser i deras anskaffade lärplattfom Luvit. På Stockholmskontoret är det 10 medarbetare som producerar årligen mellan 20 till 25 e-kurser. </w:t>
      </w:r>
    </w:p>
    <w:p w14:paraId="2623EA96" w14:textId="6D83B830" w:rsidR="00D45847" w:rsidRDefault="00850895">
      <w:pPr>
        <w:pStyle w:val="Brdtext"/>
        <w:spacing w:line="600" w:lineRule="auto"/>
      </w:pPr>
      <w:r>
        <w:rPr>
          <w:szCs w:val="22"/>
        </w:rPr>
        <w:t xml:space="preserve">För nuvarande anpassar Grade sina e-kurser efter vad EIF kräver och arbetar genom att använda ett antal pedagogiska riktlinjer. </w:t>
      </w:r>
      <w:r w:rsidR="00116196">
        <w:rPr>
          <w:szCs w:val="22"/>
        </w:rPr>
        <w:t xml:space="preserve">De </w:t>
      </w:r>
      <w:r w:rsidR="00D7649D">
        <w:rPr>
          <w:szCs w:val="22"/>
        </w:rPr>
        <w:t>nuvarande riktlinjerna</w:t>
      </w:r>
      <w:r w:rsidR="009562B9">
        <w:rPr>
          <w:szCs w:val="22"/>
        </w:rPr>
        <w:t xml:space="preserve"> har ingen koppling till ett</w:t>
      </w:r>
      <w:r w:rsidR="00116196">
        <w:rPr>
          <w:szCs w:val="22"/>
        </w:rPr>
        <w:t xml:space="preserve"> </w:t>
      </w:r>
      <w:r w:rsidR="00D7649D">
        <w:rPr>
          <w:szCs w:val="22"/>
        </w:rPr>
        <w:t xml:space="preserve">vetenskapligt </w:t>
      </w:r>
      <w:r w:rsidR="00D83AD0">
        <w:rPr>
          <w:szCs w:val="22"/>
        </w:rPr>
        <w:t xml:space="preserve">utvecklade pedagogisk modell </w:t>
      </w:r>
      <w:r w:rsidR="00116196">
        <w:rPr>
          <w:szCs w:val="22"/>
        </w:rPr>
        <w:t>och har utvecklats genom att använda v</w:t>
      </w:r>
      <w:r w:rsidR="00D7649D">
        <w:rPr>
          <w:szCs w:val="22"/>
        </w:rPr>
        <w:t xml:space="preserve">isa tekniker som till exempel, </w:t>
      </w:r>
      <w:r w:rsidR="00D7649D">
        <w:rPr>
          <w:szCs w:val="22"/>
        </w:rPr>
        <w:lastRenderedPageBreak/>
        <w:t>S</w:t>
      </w:r>
      <w:r w:rsidR="00116196">
        <w:rPr>
          <w:szCs w:val="22"/>
        </w:rPr>
        <w:t>toryline som utspe</w:t>
      </w:r>
      <w:r w:rsidR="00D7649D">
        <w:rPr>
          <w:szCs w:val="22"/>
        </w:rPr>
        <w:t xml:space="preserve">lar sig som en form av Powerpoint presentation. </w:t>
      </w:r>
      <w:r>
        <w:rPr>
          <w:szCs w:val="22"/>
        </w:rPr>
        <w:t xml:space="preserve">Eftersom Grade </w:t>
      </w:r>
      <w:r w:rsidR="00D83AD0">
        <w:rPr>
          <w:szCs w:val="22"/>
        </w:rPr>
        <w:t xml:space="preserve">aldrig </w:t>
      </w:r>
      <w:r>
        <w:rPr>
          <w:szCs w:val="22"/>
        </w:rPr>
        <w:t>utgår från någon specifik pedagogisk ansats i dagsläget, kan det vara fördelaktigt för de att utnyttja en pedagogisk modell för att göra deras pedagogik ytterligare strukturerad och enklare kunna utvärdera hur deras pedagogik levereras till EIF. 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med de två andra perspektivens respektive modeller.  DIM resultaten tyder på att den modell 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 i de utvärderade kurserna, samtidigt som Bedömning och Utvärderings fasen visar mest möjligheter att kunna förbättras. I sin helhet ger resultatet från denna analys en tydlig karta över vilken del av kursen som skulle kunna förbättras enligt DIM. </w:t>
      </w:r>
    </w:p>
    <w:p w14:paraId="3EC0EA8E" w14:textId="77777777" w:rsidR="00D45847" w:rsidRDefault="00850895">
      <w:pPr>
        <w:spacing w:before="720" w:after="200" w:line="0" w:lineRule="auto"/>
        <w:rPr>
          <w:rFonts w:eastAsia="Times New Roman" w:cs="Times New Roman"/>
          <w:szCs w:val="24"/>
        </w:rPr>
      </w:pPr>
      <w:r>
        <w:br w:type="page"/>
      </w:r>
    </w:p>
    <w:p w14:paraId="09F31FFB" w14:textId="77777777" w:rsidR="00D45847" w:rsidRDefault="00850895" w:rsidP="009F3187">
      <w:pPr>
        <w:pStyle w:val="Heading11"/>
      </w:pPr>
      <w:bookmarkStart w:id="9" w:name="_Toc391456181"/>
      <w:bookmarkStart w:id="10" w:name="_Toc394248555"/>
      <w:bookmarkEnd w:id="9"/>
      <w:r>
        <w:lastRenderedPageBreak/>
        <w:t>Metod</w:t>
      </w:r>
      <w:bookmarkEnd w:id="10"/>
    </w:p>
    <w:p w14:paraId="4F1EA438" w14:textId="77777777" w:rsidR="00D45847" w:rsidRPr="004E58AD" w:rsidRDefault="00850895" w:rsidP="009F3187">
      <w:pPr>
        <w:pStyle w:val="Heading31"/>
        <w:numPr>
          <w:ilvl w:val="0"/>
          <w:numId w:val="0"/>
        </w:numPr>
      </w:pPr>
      <w:bookmarkStart w:id="11" w:name="_Toc391456182"/>
      <w:bookmarkStart w:id="12" w:name="_Toc394248556"/>
      <w:bookmarkEnd w:id="11"/>
      <w:r w:rsidRPr="004E58AD">
        <w:t>Intervjun</w:t>
      </w:r>
      <w:bookmarkEnd w:id="12"/>
    </w:p>
    <w:p w14:paraId="658ECF7C" w14:textId="77777777" w:rsidR="00D45847" w:rsidRDefault="00D45847">
      <w:pPr>
        <w:tabs>
          <w:tab w:val="left" w:pos="1134"/>
        </w:tabs>
        <w:spacing w:line="600" w:lineRule="auto"/>
        <w:rPr>
          <w:rFonts w:cs="Times New Roman"/>
        </w:rPr>
      </w:pPr>
    </w:p>
    <w:p w14:paraId="32BAAB67" w14:textId="4B18C515" w:rsidR="00D45847" w:rsidRDefault="00850895">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Tre pedagogiska perspektiv inom lärandet, </w:t>
      </w:r>
      <w:r>
        <w:rPr>
          <w:rFonts w:eastAsia="Times New Roman" w:cs="Times New Roman"/>
          <w:lang w:eastAsia="sv-SE"/>
        </w:rPr>
        <w:t>associativ, konstruktivism, sociokulturellt,</w:t>
      </w:r>
      <w:r>
        <w:rPr>
          <w:rFonts w:cs="Times New Roman"/>
        </w:rPr>
        <w:t xml:space="preserve"> har tidigare beskrivits och redogjorts med 17 olika modeller som passar för e-lärande inom perspektiven </w:t>
      </w:r>
      <w:r>
        <w:t>(Conole (2010), Mayes &amp; Freitas (2004)).  Vi utnyttjade detta upplägg för att sammanfatta de pedagogiska perspektiven och modellerna för att därefter välja en representativ modell från varje perspektiv. När representativa modeller valdes tog vi hänsyn till hur representativa de var för perspektiven genom att jämföra modell kriteriet och uteslutande modeller där kriteriet skiljde sig markant från andra modeller i perspektivet. Sedan tog vi hänsyn till kriterium från Grade som skulle omedelbart göra vissa modeller olämpliga att använda. Dessa kriterier var modeller som hindrar arbetet med ett stort nätverk med diverse verksamhetsområden eller modeller som kräver ett djupgående förståelse av bakomlig</w:t>
      </w:r>
      <w:r w:rsidR="004B0686">
        <w:t>gande material eller målgruppen</w:t>
      </w:r>
      <w:r>
        <w:t>.</w:t>
      </w:r>
      <w:r w:rsidR="004B0686">
        <w:t xml:space="preserve"> </w:t>
      </w:r>
      <w:r>
        <w:t xml:space="preserve">Baserat på kriterierna valde vi DIM, ATM, KLM modellerna från vartdera </w:t>
      </w:r>
      <w:r>
        <w:rPr>
          <w:rFonts w:eastAsia="Times New Roman" w:cs="Times New Roman"/>
          <w:lang w:eastAsia="sv-SE"/>
        </w:rPr>
        <w:t xml:space="preserve">perspektivet associativ, konstruktivism, och sociokulturellt, respektive. Slutligen utnyttjades </w:t>
      </w:r>
      <w:r>
        <w:t xml:space="preserve">Conole (2010), och Mayes och Freitas (2004) studier för att analysera och sammanställa modellerna i form av en förklarande faktauppställning (Bilaga 1). Målet med </w:t>
      </w:r>
      <w:r w:rsidR="006C3FF0">
        <w:t xml:space="preserve">faktauppställning </w:t>
      </w:r>
      <w:r>
        <w:t xml:space="preserve">var att sammanfatta alla </w:t>
      </w:r>
      <w:commentRangeStart w:id="13"/>
      <w:r>
        <w:t>m</w:t>
      </w:r>
      <w:r w:rsidR="003B5EB1">
        <w:t>odellernas</w:t>
      </w:r>
      <w:r>
        <w:t xml:space="preserve"> </w:t>
      </w:r>
      <w:r w:rsidR="006601B2">
        <w:t xml:space="preserve">faser och </w:t>
      </w:r>
      <w:r>
        <w:t xml:space="preserve">element </w:t>
      </w:r>
      <w:commentRangeEnd w:id="13"/>
      <w:r w:rsidR="00622CDA">
        <w:rPr>
          <w:rStyle w:val="Kommentarsreferens"/>
        </w:rPr>
        <w:commentReference w:id="13"/>
      </w:r>
      <w:r>
        <w:t xml:space="preserve">på ett jämförbart sätt där de motsvara varandra i en så stor utsträckning som möjligt. Genom att använda </w:t>
      </w:r>
      <w:r w:rsidR="006C3FF0">
        <w:t xml:space="preserve">faktauppställning </w:t>
      </w:r>
      <w:r>
        <w:t>kunde vi sedan skapa</w:t>
      </w:r>
      <w:r w:rsidR="00401324">
        <w:t xml:space="preserve"> frågekonstruktioner</w:t>
      </w:r>
      <w:r w:rsidR="00905DB0">
        <w:t xml:space="preserve"> </w:t>
      </w:r>
      <w:r>
        <w:t xml:space="preserve">för </w:t>
      </w:r>
      <w:r w:rsidR="007F5A31">
        <w:t>en intervju</w:t>
      </w:r>
      <w:r>
        <w:t xml:space="preserve"> </w:t>
      </w:r>
      <w:r w:rsidR="007F5A31">
        <w:t>vilket</w:t>
      </w:r>
      <w:r>
        <w:t xml:space="preserve"> </w:t>
      </w:r>
      <w:r w:rsidR="007F5A31">
        <w:t xml:space="preserve">kunde evaluerar </w:t>
      </w:r>
      <w:r w:rsidR="007F5A31">
        <w:lastRenderedPageBreak/>
        <w:t>betydelsen av</w:t>
      </w:r>
      <w:r>
        <w:t xml:space="preserve"> </w:t>
      </w:r>
      <w:r w:rsidR="007F5A31">
        <w:t>modell</w:t>
      </w:r>
      <w:r>
        <w:t>element</w:t>
      </w:r>
      <w:r w:rsidR="0079274D">
        <w:t xml:space="preserve"> </w:t>
      </w:r>
      <w:r w:rsidR="007F5A31">
        <w:t xml:space="preserve">enligt Grades pedagogiska riktlinjer </w:t>
      </w:r>
      <w:r w:rsidR="0079274D">
        <w:t>(Bilaga 2)</w:t>
      </w:r>
      <w:r>
        <w:t>.</w:t>
      </w:r>
      <w:ins w:id="14" w:author="Jason Serviss" w:date="2018-09-11T17:52:00Z">
        <w:r w:rsidR="00673314">
          <w:t xml:space="preserve"> </w:t>
        </w:r>
      </w:ins>
      <w:r w:rsidR="00673314">
        <w:t xml:space="preserve">Frågekonstruktioner i intervjun 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att urskilja vilken modell som passade bäst för de element och </w:t>
      </w:r>
      <w:r w:rsidR="00C05B0F">
        <w:t xml:space="preserve">det </w:t>
      </w:r>
      <w:r w:rsidR="00A74157">
        <w:t xml:space="preserve">resulterade i ett ojämnt antal modellspecifika frågor per element. </w:t>
      </w:r>
      <w:commentRangeStart w:id="15"/>
      <w:r w:rsidR="00633E89">
        <w:t>.</w:t>
      </w:r>
      <w:commentRangeEnd w:id="15"/>
      <w:r w:rsidR="00673314">
        <w:rPr>
          <w:rStyle w:val="Kommentarsreferens"/>
        </w:rPr>
        <w:commentReference w:id="15"/>
      </w:r>
      <w:r w:rsidR="00633E89">
        <w:t xml:space="preserve"> </w:t>
      </w:r>
      <w:r>
        <w:t xml:space="preserve">Poängen från intervju sammanställdes per perspektiv/modell och den </w:t>
      </w:r>
      <w:r w:rsidR="00205671">
        <w:t>pedagogiskmodellen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3E4E62B6" w14:textId="77777777" w:rsidR="00D45847" w:rsidRPr="004E58AD" w:rsidRDefault="00850895" w:rsidP="009F3187">
      <w:pPr>
        <w:pStyle w:val="Heading31"/>
        <w:numPr>
          <w:ilvl w:val="0"/>
          <w:numId w:val="0"/>
        </w:numPr>
      </w:pPr>
      <w:bookmarkStart w:id="16" w:name="_Toc391456183"/>
      <w:bookmarkStart w:id="17" w:name="_Toc394248557"/>
      <w:r w:rsidRPr="004E58AD">
        <w:t>Utvärdering</w:t>
      </w:r>
      <w:bookmarkEnd w:id="16"/>
      <w:bookmarkEnd w:id="17"/>
      <w:r w:rsidRPr="004E58AD">
        <w:t xml:space="preserve"> </w:t>
      </w:r>
    </w:p>
    <w:p w14:paraId="602DC738" w14:textId="77777777" w:rsidR="00D45847" w:rsidRDefault="00D45847">
      <w:pPr>
        <w:tabs>
          <w:tab w:val="left" w:pos="1134"/>
        </w:tabs>
        <w:spacing w:line="480" w:lineRule="auto"/>
        <w:rPr>
          <w:rFonts w:cs="Times New Roman"/>
        </w:rPr>
      </w:pPr>
    </w:p>
    <w:p w14:paraId="574086C9" w14:textId="0B5E5540" w:rsidR="00D45847" w:rsidRDefault="000E3605">
      <w:pPr>
        <w:tabs>
          <w:tab w:val="left" w:pos="1134"/>
        </w:tabs>
        <w:spacing w:line="600" w:lineRule="auto"/>
      </w:pPr>
      <w:r>
        <w:rPr>
          <w:rFonts w:eastAsia="Times New Roman" w:cs="Times New Roman"/>
          <w:lang w:eastAsia="sv-SE"/>
        </w:rPr>
        <w:t>För att få en förståelse av kvalitet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850895">
        <w:rPr>
          <w:rFonts w:eastAsia="Times New Roman" w:cs="Times New Roman"/>
          <w:lang w:eastAsia="sv-SE"/>
        </w:rPr>
        <w:t xml:space="preserve"> </w:t>
      </w:r>
      <w:r w:rsidR="00FE505A">
        <w:rPr>
          <w:rFonts w:eastAsia="Times New Roman" w:cs="Times New Roman"/>
          <w:lang w:eastAsia="sv-SE"/>
        </w:rPr>
        <w:t>vi fyra av Grades</w:t>
      </w:r>
      <w:r w:rsidR="006C3FF0">
        <w:rPr>
          <w:rFonts w:eastAsia="Times New Roman" w:cs="Times New Roman"/>
          <w:lang w:eastAsia="sv-SE"/>
        </w:rPr>
        <w:t xml:space="preserve"> tidigare </w:t>
      </w:r>
      <w:r w:rsidR="00850895">
        <w:rPr>
          <w:rFonts w:eastAsia="Times New Roman" w:cs="Times New Roman"/>
          <w:lang w:eastAsia="sv-SE"/>
        </w:rPr>
        <w:t xml:space="preserve">kurser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850895">
        <w:rPr>
          <w:rFonts w:eastAsia="Times New Roman" w:cs="Times New Roman"/>
          <w:lang w:eastAsia="sv-SE"/>
        </w:rPr>
        <w:t xml:space="preserve">Vi sammanställde en djupgående sammanfattning av DIM’s modellelement och utnyttjade detta för att utforma ett </w:t>
      </w:r>
      <w:r w:rsidR="0072154A">
        <w:rPr>
          <w:rFonts w:eastAsia="Times New Roman" w:cs="Times New Roman"/>
          <w:lang w:eastAsia="sv-SE"/>
        </w:rPr>
        <w:t>formulär (Bilaga 1</w:t>
      </w:r>
      <w:r w:rsidR="00850895">
        <w:rPr>
          <w:rFonts w:eastAsia="Times New Roman" w:cs="Times New Roman"/>
          <w:lang w:eastAsia="sv-SE"/>
        </w:rPr>
        <w:t>,</w:t>
      </w:r>
      <w:r w:rsidR="008709DF" w:rsidRPr="008709DF">
        <w:rPr>
          <w:rFonts w:eastAsia="Times New Roman" w:cs="Times New Roman"/>
          <w:lang w:eastAsia="sv-SE"/>
        </w:rPr>
        <w:fldChar w:fldCharType="begin"/>
      </w:r>
      <w:r w:rsidR="008709DF" w:rsidRPr="008709DF">
        <w:rPr>
          <w:rFonts w:eastAsia="Times New Roman" w:cs="Times New Roman"/>
          <w:lang w:eastAsia="sv-SE"/>
        </w:rPr>
        <w:instrText xml:space="preserve"> ADDIN ZOTERO_ITEM CSL_CITATION {"citationID":"U6TFBy8v","properties":{"formattedCitation":"(Magliaro et al., 2005)","plainCitation":"(Magliaro et al., 2005)","noteIndex":0},"citationItems":[{"id":21,"uris":["http://zotero.org/users/local/QsygNxKM/items/2U2FVFPZ"],"uri":["http://zotero.org/users/local/QsygNxKM/items/2U2FVFPZ"],"itemData":{"id":21,"type":"article-journal","title":"Direct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Development","page":"41-55","volume":"53","issue":"4","source":"Crossref","DOI":"10.1007/BF02504684","ISSN":"1042-1629, 1556-6501","shortTitle":"Direct instruction revisited","language":"en","author":[{"family":"Magliaro","given":"Susan G."},{"family":"Lockee","given":"Barbara B."},{"family":"Burton","given":"John K."}],"issued":{"date-parts":[["2005",12]]}}}],"schema":"https://github.com/citation-style-language/schema/raw/master/csl-citation.json"} </w:instrText>
      </w:r>
      <w:r w:rsidR="008709DF" w:rsidRPr="008709DF">
        <w:rPr>
          <w:rFonts w:eastAsia="Times New Roman" w:cs="Times New Roman"/>
          <w:lang w:eastAsia="sv-SE"/>
        </w:rPr>
        <w:fldChar w:fldCharType="separate"/>
      </w:r>
      <w:r w:rsidR="008709DF">
        <w:rPr>
          <w:rFonts w:eastAsia="Times New Roman" w:cs="Times New Roman"/>
          <w:noProof/>
          <w:lang w:eastAsia="sv-SE"/>
        </w:rPr>
        <w:t xml:space="preserve"> </w:t>
      </w:r>
      <w:r w:rsidR="008709DF" w:rsidRPr="008709DF">
        <w:rPr>
          <w:rFonts w:eastAsia="Times New Roman" w:cs="Times New Roman"/>
          <w:noProof/>
          <w:lang w:eastAsia="sv-SE"/>
        </w:rPr>
        <w:t>Magliaro et al., 2005)</w:t>
      </w:r>
      <w:r w:rsidR="008709DF" w:rsidRPr="008709DF">
        <w:rPr>
          <w:rFonts w:eastAsia="Times New Roman" w:cs="Times New Roman"/>
          <w:lang w:eastAsia="sv-SE"/>
        </w:rPr>
        <w:fldChar w:fldCharType="end"/>
      </w:r>
      <w:r w:rsidR="00850895" w:rsidRPr="008709DF">
        <w:rPr>
          <w:rFonts w:eastAsia="Times New Roman" w:cs="Times New Roman"/>
          <w:lang w:eastAsia="sv-SE"/>
        </w:rPr>
        <w:t>.</w:t>
      </w:r>
      <w:r w:rsidR="00850895">
        <w:rPr>
          <w:rFonts w:eastAsia="Times New Roman" w:cs="Times New Roman"/>
          <w:lang w:eastAsia="sv-SE"/>
        </w:rPr>
        <w:t xml:space="preserve"> 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Fyra slumpmässigt utvalda kurserna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ett bedömningssystem 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617FA5E2" w14:textId="77777777" w:rsidR="00D45847" w:rsidRDefault="00D45847">
      <w:pPr>
        <w:tabs>
          <w:tab w:val="left" w:pos="1134"/>
        </w:tabs>
        <w:spacing w:line="600" w:lineRule="auto"/>
        <w:rPr>
          <w:rFonts w:eastAsia="Times New Roman" w:cs="Times New Roman"/>
          <w:lang w:eastAsia="sv-SE"/>
        </w:rPr>
      </w:pPr>
    </w:p>
    <w:p w14:paraId="790BB946" w14:textId="77777777" w:rsidR="00D45847" w:rsidRDefault="00D45847">
      <w:pPr>
        <w:tabs>
          <w:tab w:val="left" w:pos="1134"/>
        </w:tabs>
        <w:spacing w:line="600" w:lineRule="auto"/>
        <w:rPr>
          <w:rFonts w:eastAsia="Times New Roman" w:cs="Times New Roman"/>
          <w:lang w:eastAsia="sv-SE"/>
        </w:rPr>
      </w:pPr>
    </w:p>
    <w:p w14:paraId="51CF9B07" w14:textId="77777777" w:rsidR="00D45847" w:rsidRDefault="00D45847">
      <w:pPr>
        <w:rPr>
          <w:u w:val="single"/>
        </w:rPr>
      </w:pPr>
    </w:p>
    <w:p w14:paraId="2D5E4BB4" w14:textId="77777777" w:rsidR="00401324" w:rsidRDefault="00401324">
      <w:pPr>
        <w:rPr>
          <w:u w:val="single"/>
        </w:rPr>
      </w:pPr>
    </w:p>
    <w:p w14:paraId="247B4B43" w14:textId="77777777" w:rsidR="00D45847" w:rsidRDefault="00D45847">
      <w:pPr>
        <w:rPr>
          <w:u w:val="single"/>
        </w:rPr>
      </w:pPr>
    </w:p>
    <w:p w14:paraId="29031C83" w14:textId="77777777" w:rsidR="00D45847" w:rsidRDefault="00D45847">
      <w:pPr>
        <w:rPr>
          <w:u w:val="single"/>
        </w:rPr>
      </w:pPr>
    </w:p>
    <w:p w14:paraId="776998E4" w14:textId="77777777" w:rsidR="00D45847" w:rsidRDefault="00D45847">
      <w:pPr>
        <w:rPr>
          <w:u w:val="single"/>
        </w:rPr>
      </w:pPr>
    </w:p>
    <w:p w14:paraId="291B51B9" w14:textId="77777777" w:rsidR="00D45847" w:rsidRDefault="00850895" w:rsidP="00401324">
      <w:pPr>
        <w:pStyle w:val="Heading11"/>
      </w:pPr>
      <w:bookmarkStart w:id="18" w:name="_Toc391456184"/>
      <w:bookmarkStart w:id="19" w:name="_Toc394248558"/>
      <w:bookmarkEnd w:id="18"/>
      <w:commentRangeStart w:id="20"/>
      <w:r>
        <w:lastRenderedPageBreak/>
        <w:t>Resultat</w:t>
      </w:r>
      <w:bookmarkEnd w:id="19"/>
      <w:commentRangeEnd w:id="20"/>
      <w:r w:rsidR="00E04FD4">
        <w:rPr>
          <w:rStyle w:val="Kommentarsreferens"/>
          <w:rFonts w:ascii="Times New Roman" w:eastAsiaTheme="minorHAnsi" w:hAnsi="Times New Roman" w:cstheme="minorBidi"/>
          <w:bCs w:val="0"/>
          <w:color w:val="auto"/>
        </w:rPr>
        <w:commentReference w:id="20"/>
      </w:r>
    </w:p>
    <w:p w14:paraId="181AF975" w14:textId="77777777" w:rsidR="00D45847" w:rsidRDefault="00850895">
      <w:pPr>
        <w:pStyle w:val="Brdtext"/>
        <w:spacing w:line="600" w:lineRule="auto"/>
        <w:rPr>
          <w:b/>
        </w:rPr>
      </w:pPr>
      <w:r>
        <w:rPr>
          <w:b/>
        </w:rPr>
        <w:t xml:space="preserve">Associativt perspektiv och DIM motsvarar Grades nuvarande pedagogik  </w:t>
      </w:r>
    </w:p>
    <w:p w14:paraId="73270093" w14:textId="3A02B508" w:rsidR="004A08DF" w:rsidRPr="00860782" w:rsidRDefault="00850895" w:rsidP="004A08DF">
      <w:pPr>
        <w:pStyle w:val="Brdtext"/>
        <w:spacing w:line="600" w:lineRule="auto"/>
        <w:rPr>
          <w:color w:val="353535"/>
          <w:szCs w:val="22"/>
        </w:rPr>
      </w:pPr>
      <w:r>
        <w:rPr>
          <w:color w:val="353535"/>
          <w:szCs w:val="22"/>
        </w:rPr>
        <w:t>För att kunna svara på vilket pedagogiskt perspektiv</w:t>
      </w:r>
      <w:r w:rsidR="0072154A">
        <w:rPr>
          <w:color w:val="353535"/>
          <w:szCs w:val="22"/>
        </w:rPr>
        <w:t xml:space="preserve"> och</w:t>
      </w:r>
      <w:r>
        <w:rPr>
          <w:color w:val="353535"/>
          <w:szCs w:val="22"/>
        </w:rPr>
        <w:t xml:space="preserve"> respektive modell som ligger närmast den strategi som Grade använder idag, genomfördes d</w:t>
      </w:r>
      <w:r w:rsidR="0088501B">
        <w:rPr>
          <w:color w:val="353535"/>
          <w:szCs w:val="22"/>
        </w:rPr>
        <w:t>et en evaluering med hjälp av att</w:t>
      </w:r>
      <w:r>
        <w:rPr>
          <w:color w:val="353535"/>
          <w:szCs w:val="22"/>
        </w:rPr>
        <w:t xml:space="preserve"> intervju</w:t>
      </w:r>
      <w:r w:rsidR="0088501B">
        <w:rPr>
          <w:color w:val="353535"/>
          <w:szCs w:val="22"/>
        </w:rPr>
        <w:t xml:space="preserve">a </w:t>
      </w:r>
      <w:r w:rsidR="000E3605">
        <w:t>Grades pedagogi</w:t>
      </w:r>
      <w:r w:rsidR="006601B2">
        <w:t>sk</w:t>
      </w:r>
      <w:r w:rsidR="000E3605">
        <w:t xml:space="preserve"> ansvarig</w:t>
      </w:r>
      <w:r>
        <w:rPr>
          <w:color w:val="353535"/>
          <w:szCs w:val="22"/>
        </w:rPr>
        <w:t>. För att fullfölja intervjun</w:t>
      </w:r>
      <w:r w:rsidR="000E3605">
        <w:rPr>
          <w:color w:val="353535"/>
          <w:szCs w:val="22"/>
        </w:rPr>
        <w:t>,</w:t>
      </w:r>
      <w:r w:rsidR="00830D00">
        <w:rPr>
          <w:color w:val="353535"/>
          <w:szCs w:val="22"/>
        </w:rPr>
        <w:t xml:space="preserve"> valde</w:t>
      </w:r>
      <w:r w:rsidR="006601B2">
        <w:rPr>
          <w:color w:val="353535"/>
          <w:szCs w:val="22"/>
        </w:rPr>
        <w:t xml:space="preserve"> vi först</w:t>
      </w:r>
      <w:r w:rsidR="00830D00">
        <w:rPr>
          <w:color w:val="353535"/>
          <w:szCs w:val="22"/>
        </w:rPr>
        <w:t xml:space="preserve"> en representativ modell från varje </w:t>
      </w:r>
      <w:r w:rsidR="00830D00">
        <w:t>perspektiv</w:t>
      </w:r>
      <w:r w:rsidR="00830D00">
        <w:rPr>
          <w:color w:val="353535"/>
          <w:szCs w:val="22"/>
        </w:rPr>
        <w:t xml:space="preserve">. DIM, ATM, och KLM valdes </w:t>
      </w:r>
      <w:r w:rsidR="006601B2">
        <w:rPr>
          <w:color w:val="353535"/>
          <w:szCs w:val="22"/>
        </w:rPr>
        <w:t xml:space="preserve">för </w:t>
      </w:r>
      <w:commentRangeStart w:id="21"/>
      <w:r w:rsidR="006601B2">
        <w:rPr>
          <w:color w:val="353535"/>
          <w:szCs w:val="22"/>
        </w:rPr>
        <w:t>den</w:t>
      </w:r>
      <w:commentRangeEnd w:id="21"/>
      <w:r w:rsidR="00A44A23">
        <w:rPr>
          <w:rStyle w:val="Kommentarsreferens"/>
          <w:rFonts w:eastAsiaTheme="minorHAnsi" w:cstheme="minorBidi"/>
          <w:lang w:eastAsia="en-US"/>
        </w:rPr>
        <w:commentReference w:id="21"/>
      </w:r>
      <w:r w:rsidR="00830D00">
        <w:rPr>
          <w:color w:val="353535"/>
          <w:szCs w:val="22"/>
        </w:rPr>
        <w:t xml:space="preserve"> </w:t>
      </w:r>
      <w:r w:rsidR="006601B2">
        <w:t>associativ</w:t>
      </w:r>
      <w:r w:rsidR="00A44A23">
        <w:t>t</w:t>
      </w:r>
      <w:r w:rsidR="006601B2">
        <w:t>-, konstruktivistiskt</w:t>
      </w:r>
      <w:r w:rsidR="00830D00">
        <w:t>-, och sociokulturellt-perspektiv, respektive.</w:t>
      </w:r>
      <w:r w:rsidR="00830D00">
        <w:rPr>
          <w:color w:val="353535"/>
          <w:szCs w:val="22"/>
        </w:rPr>
        <w:t xml:space="preserve"> Sedan</w:t>
      </w:r>
      <w:r w:rsidR="000E3605">
        <w:rPr>
          <w:color w:val="353535"/>
          <w:szCs w:val="22"/>
        </w:rPr>
        <w:t xml:space="preserve"> utvecklades</w:t>
      </w:r>
      <w:r>
        <w:rPr>
          <w:color w:val="353535"/>
          <w:szCs w:val="22"/>
        </w:rPr>
        <w:t xml:space="preserve"> en faktauppställning </w:t>
      </w:r>
      <w:r w:rsidR="000E3605">
        <w:rPr>
          <w:color w:val="353535"/>
          <w:szCs w:val="22"/>
        </w:rPr>
        <w:t>(</w:t>
      </w:r>
      <w:r w:rsidR="000E3605">
        <w:rPr>
          <w:szCs w:val="22"/>
        </w:rPr>
        <w:t>Bilaga 1</w:t>
      </w:r>
      <w:r w:rsidR="000E3605">
        <w:rPr>
          <w:color w:val="353535"/>
          <w:szCs w:val="22"/>
        </w:rPr>
        <w:t xml:space="preserve">) </w:t>
      </w:r>
      <w:r w:rsidR="0088501B">
        <w:rPr>
          <w:color w:val="353535"/>
          <w:szCs w:val="22"/>
        </w:rPr>
        <w:t>av</w:t>
      </w:r>
      <w:r>
        <w:rPr>
          <w:color w:val="353535"/>
          <w:szCs w:val="22"/>
        </w:rPr>
        <w:t xml:space="preserve"> </w:t>
      </w:r>
      <w:r w:rsidR="00830D00">
        <w:rPr>
          <w:color w:val="353535"/>
          <w:szCs w:val="22"/>
        </w:rPr>
        <w:t xml:space="preserve">de representativa </w:t>
      </w:r>
      <w:r>
        <w:rPr>
          <w:szCs w:val="22"/>
        </w:rPr>
        <w:t>m</w:t>
      </w:r>
      <w:r w:rsidR="0088501B">
        <w:rPr>
          <w:szCs w:val="22"/>
        </w:rPr>
        <w:t>odellernas</w:t>
      </w:r>
      <w:r w:rsidR="008709DF">
        <w:rPr>
          <w:szCs w:val="22"/>
        </w:rPr>
        <w:t xml:space="preserve"> </w:t>
      </w:r>
      <w:r w:rsidR="0088501B">
        <w:rPr>
          <w:szCs w:val="22"/>
        </w:rPr>
        <w:t>faser och element som var jämförbara och</w:t>
      </w:r>
      <w:r>
        <w:rPr>
          <w:szCs w:val="22"/>
        </w:rPr>
        <w:t xml:space="preserve"> </w:t>
      </w:r>
      <w:r w:rsidR="00363562">
        <w:rPr>
          <w:szCs w:val="22"/>
        </w:rPr>
        <w:t xml:space="preserve">kunde </w:t>
      </w:r>
      <w:r>
        <w:rPr>
          <w:szCs w:val="22"/>
        </w:rPr>
        <w:t>motsvara varandra</w:t>
      </w:r>
      <w:r w:rsidR="0072154A">
        <w:rPr>
          <w:szCs w:val="22"/>
        </w:rPr>
        <w:t xml:space="preserve"> i fall detta var möjligt</w:t>
      </w:r>
      <w:r>
        <w:rPr>
          <w:szCs w:val="22"/>
        </w:rPr>
        <w:t xml:space="preserve">. </w:t>
      </w:r>
      <w:r w:rsidR="00830D00">
        <w:rPr>
          <w:szCs w:val="22"/>
        </w:rPr>
        <w:t>Slutligen</w:t>
      </w:r>
      <w:r w:rsidR="000E3605">
        <w:rPr>
          <w:szCs w:val="22"/>
        </w:rPr>
        <w:t xml:space="preserve"> </w:t>
      </w:r>
      <w:r w:rsidR="000E3605">
        <w:rPr>
          <w:color w:val="353535"/>
          <w:szCs w:val="22"/>
        </w:rPr>
        <w:t xml:space="preserve">skapades </w:t>
      </w:r>
      <w:r w:rsidR="00401324">
        <w:t xml:space="preserve">frågekonstruktioner </w:t>
      </w:r>
      <w:r w:rsidR="000E3605">
        <w:rPr>
          <w:color w:val="353535"/>
          <w:szCs w:val="22"/>
        </w:rPr>
        <w:t xml:space="preserve">av </w:t>
      </w:r>
      <w:commentRangeStart w:id="22"/>
      <w:r w:rsidR="000E3605">
        <w:rPr>
          <w:color w:val="353535"/>
          <w:szCs w:val="22"/>
        </w:rPr>
        <w:t xml:space="preserve">påståenden och frågor </w:t>
      </w:r>
      <w:commentRangeEnd w:id="22"/>
      <w:r w:rsidR="00401324">
        <w:rPr>
          <w:rStyle w:val="Kommentarsreferens"/>
          <w:rFonts w:eastAsiaTheme="minorHAnsi" w:cstheme="minorBidi"/>
          <w:lang w:eastAsia="en-US"/>
        </w:rPr>
        <w:commentReference w:id="22"/>
      </w:r>
      <w:r w:rsidR="000E3605">
        <w:rPr>
          <w:color w:val="353535"/>
          <w:szCs w:val="22"/>
        </w:rPr>
        <w:t>(</w:t>
      </w:r>
      <w:r w:rsidR="000E3605">
        <w:rPr>
          <w:szCs w:val="22"/>
        </w:rPr>
        <w:t>Bilaga 2</w:t>
      </w:r>
      <w:r w:rsidR="000E3605">
        <w:rPr>
          <w:color w:val="353535"/>
          <w:szCs w:val="22"/>
        </w:rPr>
        <w:t>) som presenterades på interv</w:t>
      </w:r>
      <w:r w:rsidR="006601B2">
        <w:rPr>
          <w:color w:val="353535"/>
          <w:szCs w:val="22"/>
        </w:rPr>
        <w:t>ju</w:t>
      </w:r>
      <w:r w:rsidR="000E3605">
        <w:rPr>
          <w:color w:val="353535"/>
          <w:szCs w:val="22"/>
        </w:rPr>
        <w:t xml:space="preserve">n och poängsätts enligt viktigheten. </w:t>
      </w:r>
      <w:commentRangeStart w:id="23"/>
      <w:r>
        <w:rPr>
          <w:color w:val="353535"/>
          <w:szCs w:val="22"/>
        </w:rPr>
        <w:t>Resultat från intervjun visar att DIM har ett genomsnittlig högre poäng med ett medelvärde på 4,5 poäng, jämfört med ATM (medelpoäng = 3) och KLM (medelpoäng = 4) (Figur 1a).</w:t>
      </w:r>
      <w:r>
        <w:t xml:space="preserve"> </w:t>
      </w:r>
      <w:commentRangeEnd w:id="23"/>
      <w:r w:rsidR="005078DE">
        <w:rPr>
          <w:rStyle w:val="Kommentarsreferens"/>
          <w:rFonts w:eastAsiaTheme="minorHAnsi" w:cstheme="minorBidi"/>
          <w:lang w:eastAsia="en-US"/>
        </w:rPr>
        <w:commentReference w:id="23"/>
      </w:r>
      <w:r>
        <w:rPr>
          <w:color w:val="353535"/>
          <w:szCs w:val="22"/>
        </w:rPr>
        <w:t>Dessa resultat tyder på att det associativa perspektivet ger den bästa matchningen med Grades nuvarande pedagogiska ansats. I och med det visade resultatet även att DIM var den mest lämpade modellen för att passa Grade</w:t>
      </w:r>
      <w:ins w:id="24" w:author="Jason Serviss" w:date="2018-08-31T20:24:00Z">
        <w:r w:rsidR="005078DE">
          <w:rPr>
            <w:color w:val="353535"/>
            <w:szCs w:val="22"/>
          </w:rPr>
          <w:t>s</w:t>
        </w:r>
      </w:ins>
      <w:r>
        <w:rPr>
          <w:color w:val="353535"/>
          <w:szCs w:val="22"/>
        </w:rPr>
        <w:t xml:space="preserve"> pedagogik</w:t>
      </w:r>
      <w:r w:rsidR="00B61255">
        <w:rPr>
          <w:color w:val="353535"/>
          <w:szCs w:val="22"/>
        </w:rPr>
        <w:t xml:space="preserve"> av de analyserade modellerna </w:t>
      </w:r>
      <w:r>
        <w:rPr>
          <w:color w:val="353535"/>
          <w:szCs w:val="22"/>
        </w:rPr>
        <w:t>(Figur 1a).</w:t>
      </w:r>
      <w:r w:rsidR="00A80803">
        <w:rPr>
          <w:color w:val="353535"/>
          <w:szCs w:val="22"/>
        </w:rPr>
        <w:t xml:space="preserve"> </w:t>
      </w:r>
      <w:commentRangeStart w:id="25"/>
      <w:r w:rsidR="00A80803">
        <w:rPr>
          <w:color w:val="353535"/>
          <w:szCs w:val="22"/>
        </w:rPr>
        <w:t>Genom at</w:t>
      </w:r>
      <w:r w:rsidR="009A0EF4">
        <w:rPr>
          <w:color w:val="353535"/>
          <w:szCs w:val="22"/>
        </w:rPr>
        <w:t>t analysera intervjuresultat från</w:t>
      </w:r>
      <w:r w:rsidR="00A80803">
        <w:rPr>
          <w:color w:val="353535"/>
          <w:szCs w:val="22"/>
        </w:rPr>
        <w:t xml:space="preserve"> varje enskild element, kan vi se att DIM hade en konstant hög poäng över all</w:t>
      </w:r>
      <w:r w:rsidR="00860782">
        <w:rPr>
          <w:color w:val="353535"/>
          <w:szCs w:val="22"/>
        </w:rPr>
        <w:t>a</w:t>
      </w:r>
      <w:r w:rsidR="00A80803">
        <w:rPr>
          <w:color w:val="353535"/>
          <w:szCs w:val="22"/>
        </w:rPr>
        <w:t xml:space="preserve"> element med den högsta (poäng = 5) eller näst högsta (poäng = 4) poäng i varje fall (Figur 1b). KLM, som hade en medelpoäng strax under DIM, skulle nästan bedömts som lika anpassande som DIM om det inte var för </w:t>
      </w:r>
      <w:r w:rsidR="00A80803">
        <w:rPr>
          <w:i/>
          <w:color w:val="353535"/>
          <w:szCs w:val="22"/>
        </w:rPr>
        <w:t>Bedömning &amp; Hjälp</w:t>
      </w:r>
      <w:r w:rsidR="00A80803">
        <w:rPr>
          <w:color w:val="353535"/>
          <w:szCs w:val="22"/>
        </w:rPr>
        <w:t xml:space="preserve"> elemente</w:t>
      </w:r>
      <w:r w:rsidR="00860782">
        <w:rPr>
          <w:color w:val="353535"/>
          <w:szCs w:val="22"/>
        </w:rPr>
        <w:t>t</w:t>
      </w:r>
      <w:r w:rsidR="00A80803">
        <w:rPr>
          <w:color w:val="353535"/>
          <w:szCs w:val="22"/>
        </w:rPr>
        <w:t xml:space="preserve"> där den fick en låg poäng (poäng = 2). ATM visade en låg överensstämmelse med Grades nuvarande ped</w:t>
      </w:r>
      <w:r w:rsidR="001A09C0">
        <w:rPr>
          <w:color w:val="353535"/>
          <w:szCs w:val="22"/>
        </w:rPr>
        <w:t>ag</w:t>
      </w:r>
      <w:r w:rsidR="00A80803">
        <w:rPr>
          <w:color w:val="353535"/>
          <w:szCs w:val="22"/>
        </w:rPr>
        <w:t xml:space="preserve">ogik huvudsakligen genom en låg prioritering av fråga 8 inom </w:t>
      </w:r>
      <w:r w:rsidR="00A80803" w:rsidRPr="00A44A23">
        <w:rPr>
          <w:i/>
          <w:color w:val="353535"/>
          <w:szCs w:val="22"/>
        </w:rPr>
        <w:t>Kontext och Riktlinjer</w:t>
      </w:r>
      <w:r w:rsidR="00A80803">
        <w:rPr>
          <w:color w:val="353535"/>
          <w:szCs w:val="22"/>
        </w:rPr>
        <w:t xml:space="preserve"> elemente</w:t>
      </w:r>
      <w:r w:rsidR="009A0EF4">
        <w:rPr>
          <w:color w:val="353535"/>
          <w:szCs w:val="22"/>
        </w:rPr>
        <w:t xml:space="preserve">t. </w:t>
      </w:r>
      <w:r w:rsidR="004A08DF">
        <w:rPr>
          <w:color w:val="353535"/>
          <w:szCs w:val="22"/>
        </w:rPr>
        <w:t xml:space="preserve">Från resultatet kan vi sammanfattningsvis påstå att DIM passar in bäst på Grade nuvarande pedagogik och det innebär att </w:t>
      </w:r>
      <w:r w:rsidR="004A08DF">
        <w:rPr>
          <w:color w:val="353535"/>
          <w:szCs w:val="22"/>
        </w:rPr>
        <w:lastRenderedPageBreak/>
        <w:t xml:space="preserve">det associativa perspektivet representera en logisk utgångspunkt för evaluering av modeller som skulle lättare utnyttjas av Grade i framtiden. </w:t>
      </w:r>
      <w:commentRangeEnd w:id="25"/>
      <w:r w:rsidR="001A09C0">
        <w:rPr>
          <w:rStyle w:val="Kommentarsreferens"/>
          <w:rFonts w:eastAsiaTheme="minorHAnsi" w:cstheme="minorBidi"/>
          <w:lang w:eastAsia="en-US"/>
        </w:rPr>
        <w:commentReference w:id="25"/>
      </w:r>
    </w:p>
    <w:p w14:paraId="5DE0A969" w14:textId="0307AD49" w:rsidR="00D45847" w:rsidRDefault="00850895">
      <w:pPr>
        <w:pStyle w:val="Brdtext"/>
        <w:spacing w:line="600" w:lineRule="auto"/>
      </w:pPr>
      <w:r>
        <w:rPr>
          <w:color w:val="353535"/>
          <w:szCs w:val="22"/>
        </w:rPr>
        <w:t xml:space="preserve"> </w:t>
      </w:r>
    </w:p>
    <w:p w14:paraId="5E6609FD" w14:textId="52840EC9" w:rsidR="00D45847" w:rsidRDefault="00526AA1">
      <w:pPr>
        <w:pStyle w:val="Brdtext"/>
        <w:keepNext/>
        <w:spacing w:line="600" w:lineRule="auto"/>
      </w:pPr>
      <w:commentRangeStart w:id="27"/>
      <w:r>
        <w:rPr>
          <w:rFonts w:eastAsiaTheme="minorHAnsi" w:cstheme="minorBidi"/>
          <w:noProof/>
          <w:sz w:val="18"/>
          <w:szCs w:val="18"/>
        </w:rPr>
        <w:drawing>
          <wp:inline distT="0" distB="0" distL="0" distR="0" wp14:anchorId="2F3806C5" wp14:editId="58B81874">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commentRangeEnd w:id="27"/>
      <w:r w:rsidR="00D02663">
        <w:rPr>
          <w:rStyle w:val="Kommentarsreferens"/>
          <w:rFonts w:eastAsiaTheme="minorHAnsi" w:cstheme="minorBidi"/>
          <w:lang w:eastAsia="en-US"/>
        </w:rPr>
        <w:commentReference w:id="27"/>
      </w:r>
    </w:p>
    <w:p w14:paraId="0B9A2407" w14:textId="2679E9F8" w:rsidR="00D45847" w:rsidRDefault="00850895">
      <w:pPr>
        <w:pStyle w:val="Beskrivning"/>
      </w:pPr>
      <w:r w:rsidRPr="00830D00">
        <w:rPr>
          <w:b/>
          <w:i w:val="0"/>
        </w:rPr>
        <w:t xml:space="preserve">Figur </w:t>
      </w:r>
      <w:r w:rsidRPr="00C45585">
        <w:rPr>
          <w:b/>
          <w:i w:val="0"/>
        </w:rPr>
        <w:fldChar w:fldCharType="begin"/>
      </w:r>
      <w:r w:rsidRPr="00C45585">
        <w:rPr>
          <w:b/>
          <w:i w:val="0"/>
        </w:rPr>
        <w:instrText>SEQ Figur \* ARABIC</w:instrText>
      </w:r>
      <w:r w:rsidRPr="00C45585">
        <w:rPr>
          <w:b/>
          <w:i w:val="0"/>
        </w:rPr>
        <w:fldChar w:fldCharType="separate"/>
      </w:r>
      <w:r w:rsidRPr="00C45585">
        <w:rPr>
          <w:b/>
          <w:i w:val="0"/>
        </w:rPr>
        <w:t>1</w:t>
      </w:r>
      <w:r w:rsidRPr="00C45585">
        <w:rPr>
          <w:b/>
          <w:i w:val="0"/>
        </w:rPr>
        <w:fldChar w:fldCharType="end"/>
      </w:r>
      <w:r w:rsidRPr="00830D00">
        <w:rPr>
          <w:b/>
          <w:i w:val="0"/>
        </w:rPr>
        <w:t>:</w:t>
      </w:r>
      <w:r>
        <w:rPr>
          <w:b/>
          <w:i w:val="0"/>
        </w:rPr>
        <w:t xml:space="preserve"> </w:t>
      </w:r>
      <w:r w:rsidR="00A958E8">
        <w:rPr>
          <w:b/>
          <w:i w:val="0"/>
        </w:rPr>
        <w:t>Sammanställning av intervjuresultatet</w:t>
      </w:r>
      <w:r>
        <w:rPr>
          <w:b/>
          <w:i w:val="0"/>
        </w:rPr>
        <w:t xml:space="preserve"> A)</w:t>
      </w:r>
      <w:r>
        <w:rPr>
          <w:i w:val="0"/>
        </w:rPr>
        <w:t xml:space="preserve"> Punkterna presenterar utspridningen av poängen och den vågräta linjen representerar medelvärdet av poängen. </w:t>
      </w:r>
      <w:r>
        <w:rPr>
          <w:b/>
          <w:i w:val="0"/>
        </w:rPr>
        <w:t>B</w:t>
      </w:r>
      <w:r w:rsidR="00A958E8">
        <w:rPr>
          <w:b/>
          <w:i w:val="0"/>
        </w:rPr>
        <w:t>)</w:t>
      </w:r>
      <w:commentRangeStart w:id="28"/>
      <w:r w:rsidR="00131159">
        <w:rPr>
          <w:i w:val="0"/>
        </w:rPr>
        <w:t xml:space="preserve"> </w:t>
      </w:r>
      <w:commentRangeEnd w:id="28"/>
      <w:r w:rsidR="000F257E">
        <w:rPr>
          <w:rStyle w:val="Kommentarsreferens"/>
          <w:rFonts w:ascii="Times New Roman" w:hAnsi="Times New Roman"/>
          <w:bCs w:val="0"/>
          <w:i w:val="0"/>
        </w:rPr>
        <w:commentReference w:id="28"/>
      </w:r>
      <w:r w:rsidR="00A958E8">
        <w:rPr>
          <w:i w:val="0"/>
        </w:rPr>
        <w:t xml:space="preserve">Diagramstaplarna visar resultatet av tilldelade poäng från </w:t>
      </w:r>
      <w:r w:rsidR="00D02663">
        <w:rPr>
          <w:i w:val="0"/>
        </w:rPr>
        <w:t>frågekonstruktionerna</w:t>
      </w:r>
      <w:ins w:id="29" w:author="Jason Serviss" w:date="2018-09-11T17:58:00Z">
        <w:r w:rsidR="002B4A17">
          <w:rPr>
            <w:i w:val="0"/>
          </w:rPr>
          <w:t>.</w:t>
        </w:r>
      </w:ins>
      <w:r w:rsidR="00401324">
        <w:t xml:space="preserve"> </w:t>
      </w:r>
      <w:ins w:id="30" w:author="Jason Serviss" w:date="2018-09-11T17:58:00Z">
        <w:r w:rsidR="002B4A17">
          <w:rPr>
            <w:i w:val="0"/>
          </w:rPr>
          <w:t>I</w:t>
        </w:r>
      </w:ins>
      <w:r>
        <w:rPr>
          <w:i w:val="0"/>
        </w:rPr>
        <w:t>dentifieringsnummer</w:t>
      </w:r>
      <w:r w:rsidR="0093589A">
        <w:rPr>
          <w:i w:val="0"/>
        </w:rPr>
        <w:t xml:space="preserve"> </w:t>
      </w:r>
      <w:r>
        <w:rPr>
          <w:i w:val="0"/>
        </w:rPr>
        <w:t xml:space="preserve">korresponderar med numrering och </w:t>
      </w:r>
      <w:r w:rsidR="00C05B0F">
        <w:rPr>
          <w:i w:val="0"/>
        </w:rPr>
        <w:t>frågekonstruktion</w:t>
      </w:r>
      <w:r w:rsidR="00615A46">
        <w:rPr>
          <w:i w:val="0"/>
        </w:rPr>
        <w:t xml:space="preserve"> </w:t>
      </w:r>
      <w:r>
        <w:rPr>
          <w:i w:val="0"/>
        </w:rPr>
        <w:t>i bilaga 2.</w:t>
      </w:r>
    </w:p>
    <w:p w14:paraId="3364D059" w14:textId="77777777" w:rsidR="00D45847" w:rsidRDefault="00D45847">
      <w:pPr>
        <w:pStyle w:val="Brdtext"/>
        <w:spacing w:line="600" w:lineRule="auto"/>
      </w:pPr>
    </w:p>
    <w:p w14:paraId="3D99BBD3" w14:textId="77777777" w:rsidR="00D45847" w:rsidRDefault="00850895">
      <w:pPr>
        <w:pStyle w:val="Brdtext"/>
        <w:spacing w:line="600" w:lineRule="auto"/>
        <w:rPr>
          <w:b/>
        </w:rPr>
      </w:pPr>
      <w:r>
        <w:rPr>
          <w:b/>
        </w:rPr>
        <w:t>DIM utvärdering resulterar i att Presentations fasen presteras främst i Grades tidigare kurser</w:t>
      </w:r>
    </w:p>
    <w:p w14:paraId="131ACC75" w14:textId="3F6A503E" w:rsidR="00BA62A8" w:rsidRDefault="00D808DD">
      <w:pPr>
        <w:pStyle w:val="Brdtext"/>
        <w:spacing w:line="600" w:lineRule="auto"/>
      </w:pPr>
      <w:r>
        <w:t>För att få en förståelse av hur väl Grades tidigare kurser följer DIM gjordes e</w:t>
      </w:r>
      <w:r w:rsidR="00213FB2">
        <w:t>n evaluering på</w:t>
      </w:r>
      <w:r w:rsidR="00E31E16">
        <w:t xml:space="preserve"> </w:t>
      </w:r>
      <w:r w:rsidR="00C44EB7">
        <w:rPr>
          <w:rStyle w:val="Kommentarsreferens"/>
          <w:rFonts w:eastAsiaTheme="minorHAnsi" w:cstheme="minorBidi"/>
          <w:lang w:eastAsia="en-US"/>
        </w:rPr>
        <w:commentReference w:id="31"/>
      </w:r>
      <w:r w:rsidR="004A010C">
        <w:t xml:space="preserve">4 av </w:t>
      </w:r>
      <w:r w:rsidR="00213FB2">
        <w:t>Grades</w:t>
      </w:r>
      <w:r w:rsidR="004A010C">
        <w:t xml:space="preserve"> tidigare </w:t>
      </w:r>
      <w:r w:rsidR="00213FB2">
        <w:t>e-</w:t>
      </w:r>
      <w:r w:rsidR="004A010C">
        <w:t>kurser som var nyligen designade under 2017 (KS Strålskydd, PT Strålsäkerhet, RCC, Telia GDPR)</w:t>
      </w:r>
      <w:r w:rsidR="00850895">
        <w:t xml:space="preserve">. </w:t>
      </w:r>
      <w:r w:rsidR="007B22BB">
        <w:t xml:space="preserve">DIM kan fördelas in i faser </w:t>
      </w:r>
      <w:r w:rsidR="002717B1">
        <w:t xml:space="preserve">med </w:t>
      </w:r>
      <w:r w:rsidR="0047588C">
        <w:t>omfattande</w:t>
      </w:r>
      <w:r w:rsidR="002717B1">
        <w:t xml:space="preserve"> el</w:t>
      </w:r>
      <w:r w:rsidR="0047588C">
        <w:t xml:space="preserve">ement för att klara av att använda modellen </w:t>
      </w:r>
      <w:r w:rsidR="00874DE4">
        <w:t xml:space="preserve">inom </w:t>
      </w:r>
      <w:r w:rsidR="0047588C">
        <w:t xml:space="preserve">lärandet. </w:t>
      </w:r>
      <w:r w:rsidR="00874DE4">
        <w:t xml:space="preserve">Vi </w:t>
      </w:r>
      <w:r w:rsidR="00D000E0">
        <w:t xml:space="preserve">sammanfattade DIM’s </w:t>
      </w:r>
      <w:commentRangeStart w:id="32"/>
      <w:r w:rsidR="00D000E0">
        <w:t xml:space="preserve">faser och element </w:t>
      </w:r>
      <w:commentRangeEnd w:id="32"/>
      <w:r w:rsidR="00575177">
        <w:rPr>
          <w:rStyle w:val="Kommentarsreferens"/>
          <w:rFonts w:eastAsiaTheme="minorHAnsi" w:cstheme="minorBidi"/>
          <w:lang w:eastAsia="en-US"/>
        </w:rPr>
        <w:commentReference w:id="32"/>
      </w:r>
      <w:r w:rsidR="002717B1">
        <w:t>(Bilaga 1) för</w:t>
      </w:r>
      <w:r w:rsidR="0047588C">
        <w:t xml:space="preserve"> </w:t>
      </w:r>
      <w:r w:rsidR="00D000E0">
        <w:t xml:space="preserve">att sedan sammanställa </w:t>
      </w:r>
      <w:r w:rsidR="00874DE4">
        <w:t>frågekonstruktioner</w:t>
      </w:r>
      <w:r w:rsidR="00D000E0">
        <w:t xml:space="preserve"> (Bilaga 3)</w:t>
      </w:r>
      <w:r w:rsidR="00850895">
        <w:t xml:space="preserve"> som motsvarade modellens innehåll</w:t>
      </w:r>
      <w:r>
        <w:t xml:space="preserve"> för att</w:t>
      </w:r>
      <w:r w:rsidR="00850895">
        <w:t xml:space="preserve"> därefter kunna utvärdera kurserna. </w:t>
      </w:r>
    </w:p>
    <w:p w14:paraId="29EBCC13" w14:textId="2C30C7B4" w:rsidR="00E91509" w:rsidRDefault="00D808DD">
      <w:pPr>
        <w:pStyle w:val="Brdtext"/>
        <w:spacing w:line="600" w:lineRule="auto"/>
      </w:pPr>
      <w:r>
        <w:lastRenderedPageBreak/>
        <w:t>Uppdelning av poäng för alla e-kurser över DIM</w:t>
      </w:r>
      <w:r w:rsidR="0047588C">
        <w:t>’</w:t>
      </w:r>
      <w:r>
        <w:t>s olika faser, visade</w:t>
      </w:r>
      <w:r w:rsidR="00850895">
        <w:t xml:space="preserve"> att </w:t>
      </w:r>
      <w:r w:rsidR="00850895">
        <w:rPr>
          <w:i/>
        </w:rPr>
        <w:t>Presentations</w:t>
      </w:r>
      <w:r w:rsidR="00850895">
        <w:t xml:space="preserve"> fasen och </w:t>
      </w:r>
      <w:r w:rsidR="00850895">
        <w:rPr>
          <w:i/>
        </w:rPr>
        <w:t>Praktik</w:t>
      </w:r>
      <w:r w:rsidR="00850895">
        <w:t xml:space="preserve"> fasen hade relativt höga poäng (medelpoäng = 3,5 och 2,8) i kontrast till </w:t>
      </w:r>
      <w:commentRangeStart w:id="33"/>
      <w:r w:rsidR="00850895">
        <w:rPr>
          <w:i/>
        </w:rPr>
        <w:t>Övervakning och Återkopplings</w:t>
      </w:r>
      <w:r w:rsidR="00850895">
        <w:t xml:space="preserve"> fasen och </w:t>
      </w:r>
      <w:r w:rsidR="00850895">
        <w:rPr>
          <w:i/>
        </w:rPr>
        <w:t>Bedömning och Utvärderings</w:t>
      </w:r>
      <w:r w:rsidR="00850895">
        <w:t xml:space="preserve"> fasen som hade relativt låga poäng </w:t>
      </w:r>
      <w:commentRangeEnd w:id="33"/>
      <w:r w:rsidR="00C240AD">
        <w:rPr>
          <w:rStyle w:val="Kommentarsreferens"/>
          <w:rFonts w:eastAsiaTheme="minorHAnsi" w:cstheme="minorBidi"/>
          <w:lang w:eastAsia="en-US"/>
        </w:rPr>
        <w:commentReference w:id="33"/>
      </w:r>
      <w:r w:rsidR="00850895">
        <w:t>(medelpoäng = 2,2 och 1,5) (</w:t>
      </w:r>
      <w:r w:rsidR="00D000E0">
        <w:t>Figur 2</w:t>
      </w:r>
      <w:r w:rsidR="00850895">
        <w:t>a).</w:t>
      </w:r>
      <w:r w:rsidR="00213FB2">
        <w:t xml:space="preserve"> </w:t>
      </w:r>
      <w:r>
        <w:t xml:space="preserve">Dessa resultat betecknar Grades förmågor att presentera information och meningen bakom kursen till studenten och samtidigt understödja deras lärande genom </w:t>
      </w:r>
      <w:r w:rsidR="00874DE4">
        <w:t>materiella</w:t>
      </w:r>
      <w:r>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874DE4">
        <w:t>avslutnings test</w:t>
      </w:r>
      <w:r w:rsidR="00234C76">
        <w:t>, och rättningar.</w:t>
      </w:r>
      <w:r>
        <w:t xml:space="preserve"> </w:t>
      </w:r>
    </w:p>
    <w:p w14:paraId="7789A662" w14:textId="77777777" w:rsidR="00E91509" w:rsidRDefault="00E91509">
      <w:pPr>
        <w:pStyle w:val="Brdtext"/>
        <w:spacing w:line="600" w:lineRule="auto"/>
      </w:pPr>
    </w:p>
    <w:p w14:paraId="5D4A30B3" w14:textId="5DD2FE0C" w:rsidR="00D45847" w:rsidRDefault="00E91509">
      <w:pPr>
        <w:pStyle w:val="Brdtext"/>
        <w:spacing w:line="600" w:lineRule="auto"/>
      </w:pPr>
      <w:r>
        <w:t xml:space="preserve">För att få en djupare blick inom Grades prestanda i varje fas, delade vi upp de erhållna poäng utefter varje </w:t>
      </w:r>
      <w:r w:rsidR="00575177">
        <w:t xml:space="preserve">fas element. </w:t>
      </w:r>
      <w:del w:id="34" w:author="Jason Serviss" w:date="2018-09-15T15:26:00Z">
        <w:r w:rsidR="005E268B" w:rsidDel="00E91509">
          <w:delText xml:space="preserve">Nästa </w:delText>
        </w:r>
      </w:del>
      <w:del w:id="35" w:author="Jason Serviss" w:date="2018-09-15T15:30:00Z">
        <w:r w:rsidR="005E268B" w:rsidDel="00575177">
          <w:delText>steg var att</w:delText>
        </w:r>
        <w:r w:rsidR="00213FB2" w:rsidDel="00575177">
          <w:delText xml:space="preserve"> få en bättre förståelse av</w:delText>
        </w:r>
        <w:r w:rsidR="009A0EF4" w:rsidDel="00575177">
          <w:delText xml:space="preserve"> </w:delText>
        </w:r>
        <w:r w:rsidR="00A63C4E" w:rsidDel="00575177">
          <w:delText>DIM</w:delText>
        </w:r>
        <w:r w:rsidR="00BA62A8" w:rsidDel="00575177">
          <w:delText xml:space="preserve">’s faser </w:delText>
        </w:r>
        <w:r w:rsidR="00A31199" w:rsidDel="00575177">
          <w:delText>och en analys gjordes av</w:delText>
        </w:r>
        <w:r w:rsidR="005E268B" w:rsidDel="00575177">
          <w:delText xml:space="preserve"> </w:delText>
        </w:r>
        <w:r w:rsidR="00213FB2" w:rsidDel="00575177">
          <w:delText>modellens</w:delText>
        </w:r>
        <w:r w:rsidR="00BA62A8" w:rsidDel="00575177">
          <w:delText xml:space="preserve"> underliggande element</w:delText>
        </w:r>
        <w:r w:rsidR="00A31199" w:rsidDel="00575177">
          <w:delText xml:space="preserve">. </w:delText>
        </w:r>
      </w:del>
      <w:del w:id="36" w:author="Jason Serviss" w:date="2018-09-15T15:31:00Z">
        <w:r w:rsidR="00A31199" w:rsidDel="00575177">
          <w:delText xml:space="preserve">Analysen resulterade i att DIM’s </w:delText>
        </w:r>
        <w:r w:rsidR="005E268B" w:rsidDel="00575177">
          <w:delText xml:space="preserve">bestämda instruktioner </w:delText>
        </w:r>
        <w:r w:rsidR="00A31199" w:rsidDel="00575177">
          <w:delText>gick att använda som en mall för att kunna evaluera Grade e-kurser. Vi bestämde att evalueringen</w:delText>
        </w:r>
        <w:r w:rsidR="005E268B" w:rsidDel="00575177">
          <w:delText xml:space="preserve"> skulle </w:delText>
        </w:r>
        <w:r w:rsidR="00A31199" w:rsidDel="00575177">
          <w:delText xml:space="preserve">bestå av att </w:delText>
        </w:r>
        <w:r w:rsidR="005E268B" w:rsidDel="00575177">
          <w:delText>v</w:delText>
        </w:r>
        <w:r w:rsidR="004C23B4" w:rsidDel="00575177">
          <w:delText>arje D</w:delText>
        </w:r>
        <w:r w:rsidR="00A31199" w:rsidDel="00575177">
          <w:delText xml:space="preserve">IM element blir </w:delText>
        </w:r>
        <w:r w:rsidR="004C23B4" w:rsidDel="00575177">
          <w:delText>tilldelad</w:delText>
        </w:r>
        <w:r w:rsidR="00764107" w:rsidDel="00575177">
          <w:delText xml:space="preserve"> poäng beroende på hur </w:delText>
        </w:r>
        <w:r w:rsidR="00572E06" w:rsidDel="00575177">
          <w:delText>stark</w:delText>
        </w:r>
        <w:r w:rsidR="00764107" w:rsidDel="00575177">
          <w:delText xml:space="preserve"> eller </w:delText>
        </w:r>
        <w:r w:rsidR="00572E06" w:rsidDel="00575177">
          <w:delText xml:space="preserve">svag </w:delText>
        </w:r>
        <w:r w:rsidR="00764107" w:rsidDel="00575177">
          <w:delText xml:space="preserve">den </w:delText>
        </w:r>
        <w:r w:rsidR="00BA62A8" w:rsidDel="00575177">
          <w:delText>uppvisade</w:delText>
        </w:r>
        <w:r w:rsidR="00764107" w:rsidDel="00575177">
          <w:delText xml:space="preserve"> att vara</w:delText>
        </w:r>
        <w:r w:rsidR="00BA62A8" w:rsidDel="00575177">
          <w:delText xml:space="preserve"> i Grades tidigare kurser</w:delText>
        </w:r>
        <w:r w:rsidR="00850895" w:rsidDel="00575177">
          <w:delText>.</w:delText>
        </w:r>
      </w:del>
      <w:r w:rsidR="00850895">
        <w:t xml:space="preserve"> I </w:t>
      </w:r>
      <w:r w:rsidR="00850895">
        <w:rPr>
          <w:i/>
        </w:rPr>
        <w:t>Presentations</w:t>
      </w:r>
      <w:r w:rsidR="00850895">
        <w:t xml:space="preserve"> 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8E6FE9">
        <w:t xml:space="preserve">och 4,8) </w:t>
      </w:r>
      <w:r w:rsidR="00850895">
        <w:t xml:space="preserve">(Figur 2b). </w:t>
      </w:r>
      <w:r w:rsidR="00227C61">
        <w:t xml:space="preserve">Fast </w:t>
      </w:r>
      <w:r w:rsidR="00227C61" w:rsidRPr="00227C61">
        <w:rPr>
          <w:i/>
        </w:rPr>
        <w:t>Presentations</w:t>
      </w:r>
      <w:r w:rsidR="00227C61">
        <w:t xml:space="preserve"> fasen hade en samlad hög medelpoäng, kunde förbättringar av </w:t>
      </w:r>
      <w:r w:rsidR="00227C61">
        <w:rPr>
          <w:i/>
        </w:rPr>
        <w:t>Förståelse</w:t>
      </w:r>
      <w:r w:rsidR="00227C61">
        <w:t xml:space="preserve"> elementen åstadkommas genom tillägg av tillfällen för studenten att visa sina förståelse i framtida kurser. </w:t>
      </w:r>
      <w:r w:rsidR="00850895" w:rsidRPr="006814B9">
        <w:t>Praktik</w:t>
      </w:r>
      <w:r w:rsidR="00850895">
        <w:t xml:space="preserve"> 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ins w:id="37" w:author="Jason Serviss" w:date="2018-09-15T15:43:00Z">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ins>
      <w:r w:rsidR="00DC7A9B">
        <w:t>att Grade inte lägger någon större fokus på dessa områden.</w:t>
      </w:r>
      <w:ins w:id="38" w:author="Jason Serviss" w:date="2018-09-15T15:44:00Z">
        <w:r w:rsidR="00227C61">
          <w:rPr>
            <w:rStyle w:val="Kommentarsreferens"/>
            <w:rFonts w:eastAsiaTheme="minorHAnsi" w:cstheme="minorBidi"/>
            <w:lang w:eastAsia="en-US"/>
          </w:rPr>
          <w:commentReference w:id="39"/>
        </w:r>
      </w:ins>
      <w:ins w:id="41" w:author="Jason Serviss" w:date="2018-09-15T15:43:00Z">
        <w:r w:rsidR="00227C61">
          <w:t xml:space="preserve"> </w:t>
        </w:r>
      </w:ins>
      <w:r w:rsidR="00850895">
        <w:rPr>
          <w:i/>
        </w:rPr>
        <w:t>Bedömning och Utvärderings</w:t>
      </w:r>
      <w:r w:rsidR="00850895">
        <w:t xml:space="preserve"> fasen </w:t>
      </w:r>
      <w:r w:rsidR="00F57D86">
        <w:t>fick</w:t>
      </w:r>
      <w:r w:rsidR="00850895">
        <w:t xml:space="preserve"> den lägsta </w:t>
      </w:r>
      <w:r w:rsidR="00971948">
        <w:t>medel</w:t>
      </w:r>
      <w:r w:rsidR="00850895">
        <w:t>poän</w:t>
      </w:r>
      <w:r w:rsidR="00971948">
        <w:t xml:space="preserve">gen jämfört med alla </w:t>
      </w:r>
      <w:r w:rsidR="00850895">
        <w:t xml:space="preserve">DIM </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902AF6">
        <w:t>medel</w:t>
      </w:r>
      <w:r w:rsidR="00971948">
        <w:t>resultat på 1,5 respektive 2</w:t>
      </w:r>
      <w:r w:rsidR="00850895">
        <w:t xml:space="preserve">. </w:t>
      </w:r>
      <w:ins w:id="42" w:author="Jason Serviss" w:date="2018-09-15T15:45:00Z">
        <w:r w:rsidR="00227C61">
          <w:t>Tilläg</w:t>
        </w:r>
      </w:ins>
      <w:r w:rsidR="000C13C1">
        <w:t>g</w:t>
      </w:r>
      <w:ins w:id="43" w:author="Jason Serviss" w:date="2018-09-15T15:45:00Z">
        <w:r w:rsidR="00227C61">
          <w:t xml:space="preserve"> av</w:t>
        </w:r>
      </w:ins>
      <w:r w:rsidR="000C13C1">
        <w:t xml:space="preserve"> fler kurstester som hanterar hur kursen fungerar för studenten </w:t>
      </w:r>
      <w:commentRangeStart w:id="44"/>
      <w:ins w:id="45" w:author="Jason Serviss" w:date="2018-09-15T15:45:00Z">
        <w:r w:rsidR="00227C61">
          <w:t>och</w:t>
        </w:r>
      </w:ins>
      <w:r w:rsidR="000C13C1">
        <w:t xml:space="preserve"> visar vad studenten är belägen av för tillfället</w:t>
      </w:r>
      <w:ins w:id="46" w:author="Jason Serviss" w:date="2018-09-15T15:45:00Z">
        <w:r w:rsidR="00227C61">
          <w:t xml:space="preserve"> </w:t>
        </w:r>
      </w:ins>
      <w:commentRangeEnd w:id="44"/>
      <w:ins w:id="47" w:author="Jason Serviss" w:date="2018-09-15T15:46:00Z">
        <w:r w:rsidR="00227C61">
          <w:rPr>
            <w:rStyle w:val="Kommentarsreferens"/>
            <w:rFonts w:eastAsiaTheme="minorHAnsi" w:cstheme="minorBidi"/>
            <w:lang w:eastAsia="en-US"/>
          </w:rPr>
          <w:commentReference w:id="44"/>
        </w:r>
      </w:ins>
      <w:ins w:id="49" w:author="Jason Serviss" w:date="2018-09-15T15:45:00Z">
        <w:r w:rsidR="00227C61">
          <w:t xml:space="preserve">skulle bidrag med den största möjliga förbättring i Grades kurser enligt DIM. </w:t>
        </w:r>
      </w:ins>
      <w:r w:rsidR="00850895">
        <w:rPr>
          <w:i/>
        </w:rPr>
        <w:t>Övervakning och Återkoppling</w:t>
      </w:r>
      <w:r w:rsidR="00850895">
        <w:t xml:space="preserve"> fasen innehåller elementet </w:t>
      </w:r>
      <w:r w:rsidR="00850895">
        <w:rPr>
          <w:i/>
        </w:rPr>
        <w:t>Ledtrådar och Uppmaningar</w:t>
      </w:r>
      <w:r w:rsidR="00850895">
        <w:t xml:space="preserve"> </w:t>
      </w:r>
      <w:r w:rsidR="00850895">
        <w:lastRenderedPageBreak/>
        <w:t xml:space="preserve">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commentRangeStart w:id="50"/>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850895">
        <w:t xml:space="preserve">. </w:t>
      </w:r>
      <w:commentRangeEnd w:id="50"/>
      <w:r w:rsidR="00463CEE">
        <w:rPr>
          <w:rStyle w:val="Kommentarsreferens"/>
          <w:rFonts w:eastAsiaTheme="minorHAnsi" w:cstheme="minorBidi"/>
          <w:lang w:eastAsia="en-US"/>
        </w:rPr>
        <w:commentReference w:id="50"/>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Utvärderings</w:t>
      </w:r>
      <w:r w:rsidR="00463CEE">
        <w:t xml:space="preserve"> bor prioriteras högst för att bidrag till de största möjliga förbättringar</w:t>
      </w:r>
      <w:r w:rsidR="00EB3A4E">
        <w:t xml:space="preserve">. </w:t>
      </w:r>
    </w:p>
    <w:p w14:paraId="023B1B5F" w14:textId="77777777" w:rsidR="00D45847" w:rsidRDefault="00850895">
      <w:r>
        <w:rPr>
          <w:noProof/>
          <w:lang w:eastAsia="sv-SE"/>
        </w:rPr>
        <w:drawing>
          <wp:inline distT="0" distB="0" distL="0" distR="0" wp14:anchorId="21C454E6" wp14:editId="03F9C5F6">
            <wp:extent cx="5727700" cy="3303270"/>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a:blip r:embed="rId14"/>
                    <a:stretch>
                      <a:fillRect/>
                    </a:stretch>
                  </pic:blipFill>
                  <pic:spPr bwMode="auto">
                    <a:xfrm>
                      <a:off x="0" y="0"/>
                      <a:ext cx="5727700" cy="3303270"/>
                    </a:xfrm>
                    <a:prstGeom prst="rect">
                      <a:avLst/>
                    </a:prstGeom>
                  </pic:spPr>
                </pic:pic>
              </a:graphicData>
            </a:graphic>
          </wp:inline>
        </w:drawing>
      </w:r>
      <w:r>
        <w:commentReference w:id="51"/>
      </w:r>
    </w:p>
    <w:p w14:paraId="3095C4E8" w14:textId="77777777" w:rsidR="00D45847" w:rsidRDefault="00D45847">
      <w:pPr>
        <w:rPr>
          <w:b/>
        </w:rPr>
      </w:pPr>
    </w:p>
    <w:p w14:paraId="7CAFD75D" w14:textId="3261BAC2" w:rsidR="00D45847" w:rsidRDefault="00850895">
      <w:r>
        <w:rPr>
          <w:rFonts w:ascii="Verdana" w:hAnsi="Verdana"/>
          <w:b/>
          <w:sz w:val="16"/>
          <w:szCs w:val="16"/>
        </w:rPr>
        <w:t xml:space="preserve">Figur </w:t>
      </w:r>
      <w:r w:rsidRPr="008E6FE9">
        <w:rPr>
          <w:rFonts w:ascii="Verdana" w:hAnsi="Verdana"/>
          <w:b/>
          <w:sz w:val="16"/>
          <w:szCs w:val="16"/>
        </w:rPr>
        <w:fldChar w:fldCharType="begin"/>
      </w:r>
      <w:r w:rsidRPr="008E6FE9">
        <w:rPr>
          <w:rFonts w:ascii="Verdana" w:hAnsi="Verdana"/>
          <w:b/>
          <w:sz w:val="16"/>
          <w:szCs w:val="16"/>
        </w:rPr>
        <w:instrText>SEQ Figur \* ARABIC</w:instrText>
      </w:r>
      <w:r w:rsidRPr="008E6FE9">
        <w:rPr>
          <w:rFonts w:ascii="Verdana" w:hAnsi="Verdana"/>
          <w:b/>
          <w:sz w:val="16"/>
          <w:szCs w:val="16"/>
        </w:rPr>
        <w:fldChar w:fldCharType="separate"/>
      </w:r>
      <w:r w:rsidRPr="008E6FE9">
        <w:rPr>
          <w:rFonts w:ascii="Verdana" w:hAnsi="Verdana"/>
          <w:b/>
          <w:sz w:val="16"/>
          <w:szCs w:val="16"/>
        </w:rPr>
        <w:t>2</w:t>
      </w:r>
      <w:r w:rsidRPr="008E6FE9">
        <w:rPr>
          <w:rFonts w:ascii="Verdana" w:hAnsi="Verdana"/>
          <w:b/>
          <w:sz w:val="16"/>
          <w:szCs w:val="16"/>
        </w:rPr>
        <w:fldChar w:fldCharType="end"/>
      </w:r>
      <w:r w:rsidRPr="008E6FE9">
        <w:rPr>
          <w:rFonts w:ascii="Verdana" w:hAnsi="Verdana"/>
          <w:b/>
          <w:sz w:val="16"/>
          <w:szCs w:val="16"/>
        </w:rPr>
        <w:t xml:space="preserve">: </w:t>
      </w:r>
      <w:r w:rsidR="00F67766">
        <w:rPr>
          <w:rFonts w:ascii="Verdana" w:hAnsi="Verdana"/>
          <w:b/>
          <w:sz w:val="16"/>
          <w:szCs w:val="16"/>
        </w:rPr>
        <w:t>DIM r</w:t>
      </w:r>
      <w:r>
        <w:rPr>
          <w:rFonts w:ascii="Verdana" w:hAnsi="Verdana"/>
          <w:b/>
          <w:sz w:val="16"/>
          <w:szCs w:val="16"/>
        </w:rPr>
        <w:t xml:space="preserve">esultat per fas/element för Grades tidigare kurser. </w:t>
      </w:r>
    </w:p>
    <w:p w14:paraId="14D5D6EF" w14:textId="4B7E1ED5" w:rsidR="00D45847" w:rsidRDefault="00850895" w:rsidP="008A6C94">
      <w:pPr>
        <w:pStyle w:val="Beskrivning"/>
        <w:rPr>
          <w:i w:val="0"/>
        </w:rPr>
      </w:pPr>
      <w:r>
        <w:rPr>
          <w:b/>
          <w:i w:val="0"/>
        </w:rPr>
        <w:t>A)</w:t>
      </w:r>
      <w:r>
        <w:rPr>
          <w:i w:val="0"/>
        </w:rPr>
        <w:t xml:space="preserve"> Punkterna representerar poäng från vardera DIM fas och den vågräta linjen representerar medelvärdet. </w:t>
      </w:r>
      <w:r>
        <w:rPr>
          <w:b/>
          <w:i w:val="0"/>
        </w:rPr>
        <w:t>B)</w:t>
      </w:r>
      <w:r>
        <w:rPr>
          <w:i w:val="0"/>
        </w:rPr>
        <w:t xml:space="preserve"> DIM faser och element presenteras med tilldelade poäng. Inlärning av specifik kunskap </w:t>
      </w:r>
      <w:r w:rsidRPr="000F0C86">
        <w:rPr>
          <w:i w:val="0"/>
          <w:iCs/>
        </w:rPr>
        <w:t>eller färdighet</w:t>
      </w:r>
      <w:r>
        <w:rPr>
          <w:i w:val="0"/>
        </w:rPr>
        <w:t xml:space="preserve"> (ISKF), Förklaring till vad som ska läras (FTL).</w:t>
      </w:r>
    </w:p>
    <w:p w14:paraId="4071B33C" w14:textId="77777777" w:rsidR="008A6C94" w:rsidRPr="008A6C94" w:rsidRDefault="008A6C94" w:rsidP="008A6C94"/>
    <w:p w14:paraId="1C56A7C7" w14:textId="77777777" w:rsidR="00463CEE" w:rsidRDefault="00463CEE">
      <w:pPr>
        <w:pStyle w:val="Brdtext"/>
        <w:spacing w:line="600" w:lineRule="auto"/>
        <w:rPr>
          <w:ins w:id="52" w:author="Jason Serviss" w:date="2018-09-15T15:51:00Z"/>
          <w:b/>
        </w:rPr>
      </w:pPr>
    </w:p>
    <w:p w14:paraId="6AA358B4" w14:textId="77777777" w:rsidR="00D45847" w:rsidRDefault="00850895">
      <w:pPr>
        <w:pStyle w:val="Brdtext"/>
        <w:spacing w:line="600" w:lineRule="auto"/>
        <w:rPr>
          <w:b/>
        </w:rPr>
      </w:pPr>
      <w:r>
        <w:rPr>
          <w:b/>
        </w:rPr>
        <w:t xml:space="preserve">Likartat medelpoäng igenom alla Grades tidigare kurser ger utslag till vidare förbättring </w:t>
      </w:r>
    </w:p>
    <w:p w14:paraId="10B83308" w14:textId="4B7EED19" w:rsidR="00E2013D" w:rsidRDefault="005D0C05" w:rsidP="004E58AD">
      <w:pPr>
        <w:pStyle w:val="Brdtext"/>
        <w:spacing w:line="600" w:lineRule="auto"/>
        <w:rPr>
          <w:ins w:id="53" w:author="Jason Serviss" w:date="2018-09-15T16:56:00Z"/>
        </w:rPr>
      </w:pPr>
      <w:commentRangeStart w:id="54"/>
      <w:r>
        <w:t>Vi</w:t>
      </w:r>
      <w:commentRangeEnd w:id="54"/>
      <w:r w:rsidR="003E2AEF">
        <w:rPr>
          <w:rStyle w:val="Kommentarsreferens"/>
          <w:rFonts w:eastAsiaTheme="minorHAnsi" w:cstheme="minorBidi"/>
          <w:lang w:eastAsia="en-US"/>
        </w:rPr>
        <w:commentReference w:id="54"/>
      </w:r>
      <w:r>
        <w:t xml:space="preserve"> valde att titta </w:t>
      </w:r>
      <w:r w:rsidR="00E2013D">
        <w:t>poängutdelningen för</w:t>
      </w:r>
      <w:r>
        <w:t xml:space="preserve"> varje individuell kurs som evaluerades </w:t>
      </w:r>
      <w:r w:rsidR="005A03C6">
        <w:t xml:space="preserve">för att få en förståelse för om särskilda krav från specifika kurser kan påverka hur anpassade DIM är. </w:t>
      </w:r>
      <w:r w:rsidR="00850895">
        <w:t xml:space="preserve">Resultatet visar att </w:t>
      </w:r>
      <w:r w:rsidR="00850895">
        <w:lastRenderedPageBreak/>
        <w:t xml:space="preserve">spridningen mellan poäng och respektive kurs har en </w:t>
      </w:r>
      <w:r w:rsidR="00B623A6">
        <w:t>medel</w:t>
      </w:r>
      <w:r w:rsidR="005A03C6">
        <w:t xml:space="preserve">skillnad </w:t>
      </w:r>
      <w:r w:rsidR="00850895">
        <w:t>på cirka 0,5 poäng</w:t>
      </w:r>
      <w:commentRangeStart w:id="55"/>
      <w:r w:rsidR="00850895">
        <w:t xml:space="preserve"> </w:t>
      </w:r>
      <w:commentRangeEnd w:id="55"/>
      <w:r w:rsidR="00E04FD4">
        <w:rPr>
          <w:rStyle w:val="Kommentarsreferens"/>
          <w:rFonts w:eastAsiaTheme="minorHAnsi" w:cstheme="minorBidi"/>
          <w:lang w:eastAsia="en-US"/>
        </w:rPr>
        <w:commentReference w:id="55"/>
      </w:r>
      <w:r w:rsidR="00850895">
        <w:t xml:space="preserve">(Figur 3a). </w:t>
      </w:r>
      <w:r w:rsidR="00377747">
        <w:t>Vi ser att DIM’</w:t>
      </w:r>
      <w:r w:rsidR="00377747" w:rsidRPr="00377747">
        <w:t xml:space="preserve">s poäng är likartade, vilket tyder på att DIM är lika lämplig för de kurser som är observerade, och dessutom behöver </w:t>
      </w:r>
      <w:r w:rsidR="00385B71">
        <w:t xml:space="preserve">inte </w:t>
      </w:r>
      <w:r w:rsidR="00377747" w:rsidRPr="00377747">
        <w:t>s</w:t>
      </w:r>
      <w:r w:rsidR="00377747">
        <w:t>pecifika pedagogiska strategier/</w:t>
      </w:r>
      <w:r w:rsidR="00377747" w:rsidRPr="00377747">
        <w:t xml:space="preserve">modeller behöva genomföras </w:t>
      </w:r>
      <w:r w:rsidR="00377747">
        <w:t xml:space="preserve">i grunden per kurs för "typiska" Grade </w:t>
      </w:r>
      <w:r w:rsidR="00377747" w:rsidRPr="00377747">
        <w:t>kunder</w:t>
      </w:r>
      <w:r w:rsidR="00377747">
        <w:t>.</w:t>
      </w:r>
      <w:commentRangeStart w:id="56"/>
      <w:r w:rsidR="00377747">
        <w:t xml:space="preserve"> </w:t>
      </w:r>
      <w:commentRangeEnd w:id="56"/>
      <w:r w:rsidR="00377747">
        <w:rPr>
          <w:rStyle w:val="Kommentarsreferens"/>
          <w:rFonts w:eastAsiaTheme="minorHAnsi" w:cstheme="minorBidi"/>
          <w:lang w:eastAsia="en-US"/>
        </w:rPr>
        <w:commentReference w:id="56"/>
      </w:r>
      <w:commentRangeStart w:id="58"/>
      <w:r w:rsidR="00BA7F7A">
        <w:t xml:space="preserve"> </w:t>
      </w:r>
      <w:commentRangeStart w:id="59"/>
      <w:r w:rsidR="00BA7F7A">
        <w:t xml:space="preserve"> </w:t>
      </w:r>
      <w:commentRangeEnd w:id="59"/>
      <w:r w:rsidR="00E04FD4">
        <w:rPr>
          <w:rStyle w:val="Kommentarsreferens"/>
          <w:rFonts w:eastAsiaTheme="minorHAnsi" w:cstheme="minorBidi"/>
          <w:lang w:eastAsia="en-US"/>
        </w:rPr>
        <w:commentReference w:id="59"/>
      </w:r>
      <w:r w:rsidR="00BA7F7A">
        <w:t xml:space="preserve"> </w:t>
      </w:r>
      <w:commentRangeEnd w:id="58"/>
      <w:r w:rsidR="00514B48">
        <w:rPr>
          <w:rStyle w:val="Kommentarsreferens"/>
          <w:rFonts w:eastAsiaTheme="minorHAnsi" w:cstheme="minorBidi"/>
          <w:lang w:eastAsia="en-US"/>
        </w:rPr>
        <w:commentReference w:id="58"/>
      </w:r>
      <w:r w:rsidR="00850895">
        <w:t xml:space="preserve"> </w:t>
      </w:r>
    </w:p>
    <w:p w14:paraId="5E2981F0" w14:textId="77777777" w:rsidR="00297AF9" w:rsidRDefault="006606DD" w:rsidP="004E58AD">
      <w:pPr>
        <w:pStyle w:val="Brdtext"/>
        <w:spacing w:line="600" w:lineRule="auto"/>
      </w:pPr>
      <w:r>
        <w:t>I takt med att k</w:t>
      </w:r>
      <w:r w:rsidR="00850895">
        <w:t xml:space="preserve">urserna uppvisar att ha </w:t>
      </w:r>
      <w:r>
        <w:t>likvärdigt</w:t>
      </w:r>
      <w:r w:rsidR="00850895">
        <w:t xml:space="preserve"> resultat</w:t>
      </w:r>
      <w:r>
        <w:t xml:space="preserve"> kan det ge möjligheter</w:t>
      </w:r>
      <w:r w:rsidR="00850895">
        <w:t xml:space="preserve"> till att utförligare visa hur </w:t>
      </w:r>
      <w:r>
        <w:t xml:space="preserve">evalueringens poäng blev tilldelad i DIM’s faser </w:t>
      </w:r>
      <w:r w:rsidR="00850895">
        <w:t xml:space="preserve">(Figur 3b). </w:t>
      </w:r>
    </w:p>
    <w:p w14:paraId="5E605DD3" w14:textId="2B37DCDB" w:rsidR="00D45847" w:rsidRPr="004E58AD" w:rsidRDefault="00297AF9" w:rsidP="004E58AD">
      <w:pPr>
        <w:pStyle w:val="Brdtext"/>
        <w:spacing w:line="600" w:lineRule="auto"/>
        <w:rPr>
          <w:ins w:id="60" w:author="Olivia Imner" w:date="2018-07-07T12:55:00Z"/>
        </w:rPr>
      </w:pPr>
      <w:r>
        <w:t xml:space="preserve">Slutsatsen </w:t>
      </w:r>
      <w:r w:rsidR="001C5B3A">
        <w:t>från de</w:t>
      </w:r>
      <w:r>
        <w:t xml:space="preserve"> evaluerade kurserna visar att det </w:t>
      </w:r>
      <w:r w:rsidR="00522279">
        <w:t>inte finns</w:t>
      </w:r>
      <w:r>
        <w:t xml:space="preserve"> någon skillnad me</w:t>
      </w:r>
      <w:r w:rsidR="00522279">
        <w:t>llan kurserna Presentations fas</w:t>
      </w:r>
      <w:r w:rsidR="001C5B3A">
        <w:t xml:space="preserve"> och Bedömning och Utvärdering fas</w:t>
      </w:r>
      <w:r w:rsidR="00522279">
        <w:t xml:space="preserve">, Praktik fasen visar en lätt skillnad men inget markant, och Övervakning och Återkoppling </w:t>
      </w:r>
      <w:r w:rsidR="001C5B3A">
        <w:t>avser</w:t>
      </w:r>
      <w:r w:rsidR="00522279">
        <w:t xml:space="preserve"> att </w:t>
      </w:r>
      <w:r w:rsidR="001C73C5">
        <w:t xml:space="preserve">visa mest </w:t>
      </w:r>
      <w:r w:rsidR="001C5B3A">
        <w:t xml:space="preserve">varierande </w:t>
      </w:r>
      <w:r w:rsidR="00981CC7">
        <w:t>med en differens mellan kurserna KS Strålskydd och Telia GDPR</w:t>
      </w:r>
      <w:commentRangeStart w:id="61"/>
      <w:r w:rsidR="00850895">
        <w:t>.</w:t>
      </w:r>
      <w:bookmarkStart w:id="62" w:name="_Toc489811950"/>
      <w:bookmarkStart w:id="63" w:name="_Ref489810823"/>
      <w:commentRangeEnd w:id="61"/>
      <w:r w:rsidR="00E44B3C">
        <w:rPr>
          <w:rStyle w:val="Kommentarsreferens"/>
          <w:rFonts w:eastAsiaTheme="minorHAnsi" w:cstheme="minorBidi"/>
          <w:lang w:eastAsia="en-US"/>
        </w:rPr>
        <w:commentReference w:id="61"/>
      </w:r>
      <w:r>
        <w:t xml:space="preserve"> </w:t>
      </w:r>
    </w:p>
    <w:p w14:paraId="31FC49E2" w14:textId="77777777"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36AB41F6" w14:textId="77777777" w:rsidR="00D45847" w:rsidRDefault="00D45847"/>
    <w:p w14:paraId="630E528E" w14:textId="5B6D451A" w:rsidR="00D45847" w:rsidRDefault="00850895">
      <w:pPr>
        <w:pStyle w:val="Beskrivning"/>
        <w:rPr>
          <w:i w:val="0"/>
        </w:rPr>
      </w:pPr>
      <w:r>
        <w:rPr>
          <w:b/>
          <w:i w:val="0"/>
        </w:rPr>
        <w:t xml:space="preserve">Figur </w:t>
      </w:r>
      <w:r w:rsidRPr="008A6C94">
        <w:rPr>
          <w:b/>
          <w:i w:val="0"/>
        </w:rPr>
        <w:fldChar w:fldCharType="begin"/>
      </w:r>
      <w:r w:rsidRPr="008A6C94">
        <w:rPr>
          <w:b/>
          <w:i w:val="0"/>
        </w:rPr>
        <w:instrText>SEQ Figur \* ARABIC</w:instrText>
      </w:r>
      <w:r w:rsidRPr="008A6C94">
        <w:rPr>
          <w:b/>
          <w:i w:val="0"/>
        </w:rPr>
        <w:fldChar w:fldCharType="separate"/>
      </w:r>
      <w:r w:rsidRPr="008A6C94">
        <w:rPr>
          <w:b/>
          <w:i w:val="0"/>
        </w:rPr>
        <w:t>3</w:t>
      </w:r>
      <w:r w:rsidRPr="008A6C94">
        <w:rPr>
          <w:b/>
          <w:i w:val="0"/>
        </w:rPr>
        <w:fldChar w:fldCharType="end"/>
      </w:r>
      <w:r w:rsidR="00E44B3C">
        <w:rPr>
          <w:b/>
          <w:i w:val="0"/>
        </w:rPr>
        <w:t>:</w:t>
      </w:r>
      <w:r>
        <w:rPr>
          <w:b/>
          <w:i w:val="0"/>
        </w:rPr>
        <w:t xml:space="preserve"> Resultatet från DIM utvärderingen per fas och kurs. A)</w:t>
      </w:r>
      <w:r>
        <w:rPr>
          <w:i w:val="0"/>
        </w:rPr>
        <w:t xml:space="preserve"> Tidigare kurser tillsammans med utdelad poäng per kurs. </w:t>
      </w:r>
      <w:r>
        <w:rPr>
          <w:b/>
          <w:i w:val="0"/>
        </w:rPr>
        <w:t>B)</w:t>
      </w:r>
      <w:r>
        <w:rPr>
          <w:i w:val="0"/>
        </w:rPr>
        <w:t xml:space="preserve"> </w:t>
      </w:r>
      <w:bookmarkEnd w:id="62"/>
      <w:bookmarkEnd w:id="63"/>
      <w:r>
        <w:rPr>
          <w:i w:val="0"/>
        </w:rPr>
        <w:t xml:space="preserve">Poäng per kurs och respektive DIM fas. </w:t>
      </w:r>
    </w:p>
    <w:p w14:paraId="378209C6" w14:textId="77777777" w:rsidR="00D45847" w:rsidRDefault="00850895">
      <w:pPr>
        <w:spacing w:before="720" w:after="200" w:line="480" w:lineRule="auto"/>
      </w:pPr>
      <w:r>
        <w:br w:type="page"/>
      </w:r>
    </w:p>
    <w:p w14:paraId="23E63620" w14:textId="172D7E21" w:rsidR="005B77FC" w:rsidRDefault="00850895" w:rsidP="005B77FC">
      <w:pPr>
        <w:pStyle w:val="Heading11"/>
      </w:pPr>
      <w:bookmarkStart w:id="64" w:name="_Toc391456185"/>
      <w:bookmarkStart w:id="65" w:name="_Toc394248559"/>
      <w:bookmarkEnd w:id="64"/>
      <w:commentRangeStart w:id="66"/>
      <w:r w:rsidRPr="004E58AD">
        <w:lastRenderedPageBreak/>
        <w:t>Diskussion</w:t>
      </w:r>
      <w:bookmarkEnd w:id="65"/>
      <w:commentRangeEnd w:id="66"/>
      <w:r w:rsidR="009C0163">
        <w:rPr>
          <w:rStyle w:val="Kommentarsreferens"/>
          <w:rFonts w:ascii="Times New Roman" w:eastAsiaTheme="minorHAnsi" w:hAnsi="Times New Roman" w:cstheme="minorBidi"/>
          <w:bCs w:val="0"/>
          <w:color w:val="auto"/>
        </w:rPr>
        <w:commentReference w:id="66"/>
      </w:r>
    </w:p>
    <w:p w14:paraId="4A16613B" w14:textId="42738B68" w:rsidR="00AF601B" w:rsidRDefault="00902C81">
      <w:pPr>
        <w:pStyle w:val="Brdtext"/>
        <w:spacing w:line="600" w:lineRule="auto"/>
      </w:pPr>
      <w:r>
        <w:t>Syftet med det hä</w:t>
      </w:r>
      <w:r w:rsidR="00F85236">
        <w:t>r arbetet var att utifrån Grade</w:t>
      </w:r>
      <w:r>
        <w:t xml:space="preserve"> </w:t>
      </w:r>
      <w:r w:rsidR="00F85236">
        <w:t>undersöka vilket pedagogiskt</w:t>
      </w:r>
      <w:r>
        <w:t xml:space="preserve"> </w:t>
      </w:r>
      <w:r w:rsidR="00F85236">
        <w:t xml:space="preserve">perspektiv som de </w:t>
      </w:r>
      <w:r w:rsidR="00902178">
        <w:t>omfattar</w:t>
      </w:r>
      <w:r w:rsidR="00F85236">
        <w:t xml:space="preserve"> </w:t>
      </w:r>
      <w:r w:rsidR="00127A70">
        <w:t xml:space="preserve">för nuvarande </w:t>
      </w:r>
      <w:r w:rsidR="00F85236">
        <w:t xml:space="preserve">och använda </w:t>
      </w:r>
      <w:r w:rsidR="00127A70">
        <w:t>den pedagogiska modell</w:t>
      </w:r>
      <w:r w:rsidR="00342848">
        <w:t xml:space="preserve"> som</w:t>
      </w:r>
      <w:r w:rsidR="00127A70">
        <w:t xml:space="preserve"> blivit utvald för att passa in bäst på </w:t>
      </w:r>
      <w:r w:rsidR="00B46C95">
        <w:t>respektive</w:t>
      </w:r>
      <w:r w:rsidR="00127A70">
        <w:t xml:space="preserve"> perspektiv</w:t>
      </w:r>
      <w:r w:rsidR="00342848">
        <w:t>.</w:t>
      </w:r>
      <w:r w:rsidR="00912ED7">
        <w:t xml:space="preserve"> </w:t>
      </w:r>
      <w:r w:rsidR="00B46C95">
        <w:t xml:space="preserve">Perspektiven </w:t>
      </w:r>
      <w:r w:rsidR="00912ED7">
        <w:t xml:space="preserve">som valdes var i syfte </w:t>
      </w:r>
      <w:r w:rsidR="00B46C95">
        <w:t>för</w:t>
      </w:r>
      <w:r w:rsidR="00912ED7">
        <w:t xml:space="preserve"> att få information om hur Grade arbetar med pedagogiken i dagsläget och </w:t>
      </w:r>
      <w:r w:rsidR="00A11DD2">
        <w:t>analysera</w:t>
      </w:r>
      <w:r w:rsidR="00912ED7">
        <w:t xml:space="preserve"> en passad modell för vidare utveckling inom pedagogisk str</w:t>
      </w:r>
      <w:r w:rsidR="00B46C95">
        <w:t>uktur. Detta gjordes</w:t>
      </w:r>
      <w:r w:rsidR="00A11DD2">
        <w:t xml:space="preserve"> därför </w:t>
      </w:r>
      <w:r w:rsidR="001B1EAE">
        <w:t xml:space="preserve">att </w:t>
      </w:r>
      <w:r w:rsidR="00A11DD2">
        <w:t xml:space="preserve">Grade inte arbetar med sin pedagogik för nuvarande och </w:t>
      </w:r>
      <w:r w:rsidR="001B1EAE">
        <w:t>att kommande arbeten kan utveckla bättre kurser.</w:t>
      </w:r>
      <w:r w:rsidR="00A11DD2">
        <w:t xml:space="preserve"> </w:t>
      </w:r>
      <w:r w:rsidR="001B1EAE">
        <w:t xml:space="preserve">Resultatet visade att det </w:t>
      </w:r>
      <w:r w:rsidR="00902178">
        <w:t xml:space="preserve">associativa perspektivet </w:t>
      </w:r>
      <w:r w:rsidR="00262ADC">
        <w:t>var lämpligast för att passa</w:t>
      </w:r>
      <w:r w:rsidR="00902178">
        <w:t xml:space="preserve"> Grades pedagogiska</w:t>
      </w:r>
      <w:r w:rsidR="00B46C95">
        <w:t xml:space="preserve"> ansats</w:t>
      </w:r>
      <w:r w:rsidR="00902178">
        <w:t xml:space="preserve"> </w:t>
      </w:r>
      <w:r w:rsidR="00262ADC">
        <w:t xml:space="preserve">och </w:t>
      </w:r>
      <w:r w:rsidR="00902178">
        <w:t xml:space="preserve">det gav oss möjlighet att </w:t>
      </w:r>
      <w:r w:rsidR="00A11DD2">
        <w:t>utreda</w:t>
      </w:r>
      <w:r w:rsidR="00902178">
        <w:t xml:space="preserve"> </w:t>
      </w:r>
      <w:r w:rsidR="00262ADC">
        <w:t>hur väl DIM</w:t>
      </w:r>
      <w:r w:rsidR="00902178">
        <w:t xml:space="preserve"> </w:t>
      </w:r>
      <w:r w:rsidR="001B1EAE">
        <w:t>passa</w:t>
      </w:r>
      <w:r w:rsidR="00262ADC">
        <w:t xml:space="preserve">r i de </w:t>
      </w:r>
      <w:r w:rsidR="001B1EAE">
        <w:t>befintliga kurserna</w:t>
      </w:r>
      <w:r w:rsidR="00262ADC">
        <w:t>, eftersom det inte fanns tillräckligt med underlag för att utreda en nyproducerad kurs för tillfället</w:t>
      </w:r>
      <w:r w:rsidR="001B1EAE">
        <w:t>.</w:t>
      </w:r>
      <w:r w:rsidR="00262ADC">
        <w:t xml:space="preserve"> </w:t>
      </w:r>
      <w:r w:rsidR="00B46C95">
        <w:t>I detta avsnitt</w:t>
      </w:r>
      <w:r w:rsidR="00CE6BAB">
        <w:t xml:space="preserve"> kommer det diskutera</w:t>
      </w:r>
      <w:r w:rsidR="00B46C95">
        <w:t>s</w:t>
      </w:r>
      <w:r w:rsidR="00CE6BAB">
        <w:t xml:space="preserve"> de resultat och frågor som uppkommit under arbetets gång. Det kommer också diskuteras vilka brister som finns med arbetet och vilka områden som är viktigare att vidare forskning genomförs. </w:t>
      </w:r>
    </w:p>
    <w:p w14:paraId="416A4B36" w14:textId="05F40AFF" w:rsidR="00AF601B" w:rsidRDefault="00AF601B">
      <w:pPr>
        <w:pStyle w:val="Brdtext"/>
        <w:spacing w:line="600" w:lineRule="auto"/>
        <w:rPr>
          <w:b/>
        </w:rPr>
      </w:pPr>
      <w:r>
        <w:rPr>
          <w:b/>
        </w:rPr>
        <w:t>Angående i</w:t>
      </w:r>
      <w:r w:rsidRPr="00AF601B">
        <w:rPr>
          <w:b/>
        </w:rPr>
        <w:t>ntervjun</w:t>
      </w:r>
      <w:r>
        <w:rPr>
          <w:b/>
        </w:rPr>
        <w:t xml:space="preserve"> av Grades pedagogiska ansvarig </w:t>
      </w:r>
    </w:p>
    <w:p w14:paraId="6AA18E2C" w14:textId="60E93533" w:rsidR="00735C7B" w:rsidRDefault="00043579">
      <w:pPr>
        <w:pStyle w:val="Brdtext"/>
        <w:spacing w:line="600" w:lineRule="auto"/>
      </w:pPr>
      <w:r>
        <w:t>Resultatet</w:t>
      </w:r>
      <w:r w:rsidR="00B46C95">
        <w:t xml:space="preserve"> </w:t>
      </w:r>
      <w:r>
        <w:t>från intervjun hade en viktig utgångspunkt eftersom två perspektiv hade likartade resultat. Det skiljde inte många poäng från att Konstruktiv läromiljö</w:t>
      </w:r>
      <w:r w:rsidR="00735C7B">
        <w:t>.</w:t>
      </w:r>
      <w:bookmarkStart w:id="67" w:name="_GoBack"/>
      <w:bookmarkEnd w:id="67"/>
    </w:p>
    <w:p w14:paraId="287781E3" w14:textId="6EA45590" w:rsidR="00127A70" w:rsidRPr="00127A70" w:rsidRDefault="00043579">
      <w:pPr>
        <w:pStyle w:val="Brdtext"/>
        <w:spacing w:line="600" w:lineRule="auto"/>
      </w:pPr>
      <w:commentRangeStart w:id="68"/>
      <w:r>
        <w:t xml:space="preserve"> blev angående att intervju var a</w:t>
      </w:r>
      <w:r w:rsidR="00735C7B">
        <w:t xml:space="preserve">tt Grade pedagogiska ansats är </w:t>
      </w:r>
      <w:r>
        <w:t>de</w:t>
      </w:r>
      <w:r w:rsidR="00B46C95">
        <w:t xml:space="preserve"> att arbeta vidare med DIM oc</w:t>
      </w:r>
      <w:r>
        <w:t>h utvärdera Grades kurs</w:t>
      </w:r>
      <w:r w:rsidR="00B46C95">
        <w:t xml:space="preserve"> </w:t>
      </w:r>
      <w:commentRangeEnd w:id="68"/>
      <w:r w:rsidR="00735C7B">
        <w:rPr>
          <w:rStyle w:val="Kommentarsreferens"/>
          <w:rFonts w:eastAsiaTheme="minorHAnsi" w:cstheme="minorBidi"/>
          <w:lang w:eastAsia="en-US"/>
        </w:rPr>
        <w:commentReference w:id="68"/>
      </w:r>
    </w:p>
    <w:p w14:paraId="7A41C3B6" w14:textId="3CA0F9E1" w:rsidR="00AF601B" w:rsidRPr="00AF601B" w:rsidRDefault="00AF601B">
      <w:pPr>
        <w:pStyle w:val="Brdtext"/>
        <w:spacing w:line="600" w:lineRule="auto"/>
        <w:rPr>
          <w:b/>
        </w:rPr>
      </w:pPr>
      <w:r>
        <w:rPr>
          <w:b/>
        </w:rPr>
        <w:t xml:space="preserve">Angående utvärderingen av föregående kurser </w:t>
      </w:r>
    </w:p>
    <w:p w14:paraId="758DFAAC" w14:textId="579D00DB" w:rsidR="00654CAB" w:rsidRDefault="00E56D30">
      <w:pPr>
        <w:pStyle w:val="Brdtext"/>
        <w:spacing w:line="600" w:lineRule="auto"/>
      </w:pPr>
      <w:r>
        <w:t xml:space="preserve">Utifrån resultatet har det </w:t>
      </w:r>
      <w:r w:rsidR="00B31D7F">
        <w:t>också</w:t>
      </w:r>
      <w:r>
        <w:t xml:space="preserve"> framkommit att det finns visa faktorer som kan göras annorlunda i kommande utvärderingar. </w:t>
      </w:r>
      <w:commentRangeStart w:id="69"/>
      <w:r w:rsidR="00AE0EFD">
        <w:t>Även</w:t>
      </w:r>
      <w:commentRangeEnd w:id="69"/>
      <w:r w:rsidR="00B52F86">
        <w:rPr>
          <w:rStyle w:val="Kommentarsreferens"/>
          <w:rFonts w:eastAsiaTheme="minorHAnsi" w:cstheme="minorBidi"/>
          <w:lang w:eastAsia="en-US"/>
        </w:rPr>
        <w:commentReference w:id="69"/>
      </w:r>
      <w:r w:rsidR="00AE0EFD">
        <w:t xml:space="preserve"> om vi har funnit att DIM fungerar bra med Grade nuvarande pedagogik beroende på EIF’s specifika krav kan det vara nödvändigt att anta andra modeller för att </w:t>
      </w:r>
      <w:r w:rsidR="00AE0EFD">
        <w:lastRenderedPageBreak/>
        <w:t xml:space="preserve">uppfylla sådana krav. </w:t>
      </w:r>
      <w:r>
        <w:t xml:space="preserve">Det </w:t>
      </w:r>
      <w:r w:rsidR="00EB1E68">
        <w:t xml:space="preserve">kan arbetas vidare med det </w:t>
      </w:r>
      <w:r>
        <w:t>associativa perspektivet och i utbyte undersökas hur fler modeller kan användas för att utvärdera majoritet av Grades kurser</w:t>
      </w:r>
      <w:r w:rsidR="00B52F86">
        <w:t xml:space="preserve">. </w:t>
      </w:r>
      <w:r w:rsidR="00654CAB">
        <w:t xml:space="preserve">Det betyder att fokusen behöver läggas på att undersöka fler modeller inom det associativa </w:t>
      </w:r>
      <w:r w:rsidR="006278F8">
        <w:t xml:space="preserve">perspektivet och testa det med hjälp av att utvärdera föregående och nuvarande producerade e-kurserna. Utvärderingen kan ge bedömningen att e-kurser levererar ett säkert lärande inom EIF och ett resultat som Grade kan ha nytta av i kommande </w:t>
      </w:r>
      <w:r w:rsidR="004609DA">
        <w:t>uppdrag</w:t>
      </w:r>
      <w:r w:rsidR="006278F8">
        <w:t>.</w:t>
      </w:r>
      <w:r w:rsidR="0016757F">
        <w:t xml:space="preserve"> För att Grade ska kunna använda denna studie kan de </w:t>
      </w:r>
      <w:r w:rsidR="00A62911">
        <w:t>utnyttja</w:t>
      </w:r>
      <w:r w:rsidR="0016757F">
        <w:t xml:space="preserve"> intervjumaterialet för att få en grund i framtida utvärderingar </w:t>
      </w:r>
    </w:p>
    <w:p w14:paraId="527747D9" w14:textId="7E20F2FD" w:rsidR="004609DA" w:rsidRDefault="004609DA" w:rsidP="004609DA">
      <w:pPr>
        <w:pStyle w:val="Brdtext"/>
        <w:spacing w:line="600" w:lineRule="auto"/>
      </w:pPr>
      <w:r>
        <w:t xml:space="preserve">Studien använder en kvalitativ metod genom att intervjua ansvarig för den pedagogiska designen. Detta har sina brister eftersom viktig information kan bli utesluten när studien förlitar sig på endast en person. Grade har enbart en ansvarig för pedagogiken och hanterar det med att använda samma struktur som de gjort under många år. </w:t>
      </w:r>
    </w:p>
    <w:p w14:paraId="5435F3E4" w14:textId="2B58A6CF" w:rsidR="004B4647" w:rsidRDefault="004B4647">
      <w:pPr>
        <w:pStyle w:val="Brdtext"/>
        <w:spacing w:line="600" w:lineRule="auto"/>
      </w:pPr>
    </w:p>
    <w:p w14:paraId="157A4F95" w14:textId="77777777" w:rsidR="00FB7215" w:rsidRDefault="00FB7215">
      <w:pPr>
        <w:pStyle w:val="Brdtext"/>
        <w:spacing w:line="600" w:lineRule="auto"/>
      </w:pPr>
    </w:p>
    <w:p w14:paraId="6464CE05" w14:textId="438693F5" w:rsidR="00D45847" w:rsidRPr="00B52F86" w:rsidRDefault="00D71CDE">
      <w:pPr>
        <w:pStyle w:val="Brdtext"/>
        <w:spacing w:line="600" w:lineRule="auto"/>
        <w:rPr>
          <w:szCs w:val="22"/>
        </w:rPr>
      </w:pPr>
      <w:commentRangeStart w:id="70"/>
      <w:r>
        <w:t>EIF kan även ha specifika kundmålsgrupper och det tillåter att de kan vara oberoende till att hålla fast till en specifikt pedagogisk modell. Då kan enskilda e-kurser få en annorlunda pedagogisk modell som är mer beroende på kurskraven och behöver vara unik för målgruppen.</w:t>
      </w:r>
      <w:commentRangeEnd w:id="70"/>
      <w:r>
        <w:rPr>
          <w:rStyle w:val="Kommentarsreferens"/>
        </w:rPr>
        <w:commentReference w:id="70"/>
      </w:r>
    </w:p>
    <w:p w14:paraId="6A8BB234" w14:textId="2FB2DB04" w:rsidR="00D45847" w:rsidRDefault="00C54D6F">
      <w:pPr>
        <w:pStyle w:val="Brdtext"/>
        <w:spacing w:line="600" w:lineRule="auto"/>
      </w:pPr>
      <w:r>
        <w:t xml:space="preserve">Från resultat del bara för att förstå vad jag ska skriva om: Uppdelning av poäng för alla e-kurser över DIM’s olika faser, visade att </w:t>
      </w:r>
      <w:r>
        <w:rPr>
          <w:i/>
        </w:rPr>
        <w:t>Presentations</w:t>
      </w:r>
      <w:r>
        <w:t xml:space="preserve"> fasen och </w:t>
      </w:r>
      <w:r>
        <w:rPr>
          <w:i/>
        </w:rPr>
        <w:t>Praktik</w:t>
      </w:r>
      <w:r>
        <w:t xml:space="preserve"> fasen hade relativt höga poäng (medelpoäng = 3,5 och 2,8) i kontrast till </w:t>
      </w:r>
      <w:commentRangeStart w:id="71"/>
      <w:r>
        <w:rPr>
          <w:i/>
        </w:rPr>
        <w:t>Övervakning och Återkopplings</w:t>
      </w:r>
      <w:r>
        <w:t xml:space="preserve"> fasen och </w:t>
      </w:r>
      <w:r>
        <w:rPr>
          <w:i/>
        </w:rPr>
        <w:t>Bedömning och Utvärderings</w:t>
      </w:r>
      <w:r>
        <w:t xml:space="preserve"> fasen som hade relativt låga poäng </w:t>
      </w:r>
      <w:commentRangeEnd w:id="71"/>
      <w:r>
        <w:rPr>
          <w:rStyle w:val="Kommentarsreferens"/>
          <w:rFonts w:eastAsiaTheme="minorHAnsi" w:cstheme="minorBidi"/>
          <w:lang w:eastAsia="en-US"/>
        </w:rPr>
        <w:commentReference w:id="71"/>
      </w:r>
      <w:r>
        <w:t>(medelpoäng = 2,2 och 1,5) (Figur 2a).</w:t>
      </w:r>
    </w:p>
    <w:p w14:paraId="0C405819" w14:textId="08201469" w:rsidR="00D45847" w:rsidRDefault="00850895">
      <w:pPr>
        <w:pStyle w:val="Brdtext"/>
        <w:spacing w:line="600" w:lineRule="auto"/>
        <w:rPr>
          <w:color w:val="FF0000"/>
        </w:rPr>
      </w:pPr>
      <w:r>
        <w:rPr>
          <w:color w:val="FF0000"/>
        </w:rPr>
        <w:lastRenderedPageBreak/>
        <w:t>Extra kanske: Utifrån resultatet v</w:t>
      </w:r>
      <w:r w:rsidR="006F6C67">
        <w:rPr>
          <w:color w:val="FF0000"/>
        </w:rPr>
        <w:t>isar det att DIM vinner med</w:t>
      </w:r>
      <w:r>
        <w:rPr>
          <w:color w:val="FF0000"/>
        </w:rPr>
        <w:t xml:space="preserve"> marginal för att visa att den modellen har bäst chans att passa in på Grades pedagogiska ansats. Extra: </w:t>
      </w:r>
      <w:r>
        <w:t>Kan vara nyckeln till att få en tydligare pedagogisk struktur vid produktion av nya kurser.</w:t>
      </w:r>
    </w:p>
    <w:p w14:paraId="1B807D71"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Gå tillbaka till rapportens syfte och diskutera huruvida resultaten besvarar de frågor du ställde i syftet.</w:t>
      </w:r>
    </w:p>
    <w:p w14:paraId="2B592108" w14:textId="77777777" w:rsidR="00D45847" w:rsidRPr="00EB1E68" w:rsidRDefault="00850895">
      <w:pPr>
        <w:pStyle w:val="Liststycke"/>
        <w:numPr>
          <w:ilvl w:val="0"/>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 xml:space="preserve">Förklara resultaten utifrån metod och material. Har dessa påverkat resultaten och i så fall på vilket sätt? </w:t>
      </w:r>
      <w:r w:rsidRPr="00EB1E68">
        <w:rPr>
          <w:rFonts w:ascii="Times New Roman" w:eastAsia="Times New Roman" w:hAnsi="Times New Roman" w:cs="Times New Roman"/>
          <w:color w:val="000000"/>
          <w:sz w:val="22"/>
          <w:szCs w:val="22"/>
        </w:rPr>
        <w:br/>
      </w:r>
    </w:p>
    <w:p w14:paraId="1555069A"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Vilka nackdelar har tillvägagångssättet?</w:t>
      </w:r>
    </w:p>
    <w:p w14:paraId="79EAFB7D"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Jag var den enda som gjorde utvärderingen, bias och har ett intresse för att se resultat och bättre med studenters resultat</w:t>
      </w:r>
    </w:p>
    <w:p w14:paraId="46BED76E" w14:textId="77777777" w:rsidR="00D45847" w:rsidRPr="00EB1E68" w:rsidRDefault="00850895">
      <w:pPr>
        <w:pStyle w:val="Liststycke"/>
        <w:numPr>
          <w:ilvl w:val="3"/>
          <w:numId w:val="7"/>
        </w:numPr>
        <w:spacing w:line="360" w:lineRule="auto"/>
        <w:rPr>
          <w:rFonts w:ascii="Times New Roman" w:eastAsia="Times New Roman" w:hAnsi="Times New Roman" w:cs="Times New Roman"/>
          <w:color w:val="000000"/>
          <w:sz w:val="22"/>
          <w:szCs w:val="22"/>
        </w:rPr>
      </w:pPr>
      <w:r w:rsidRPr="00EB1E68">
        <w:rPr>
          <w:rFonts w:ascii="Times New Roman" w:eastAsia="Times New Roman" w:hAnsi="Times New Roman" w:cs="Times New Roman"/>
          <w:color w:val="000000"/>
          <w:sz w:val="22"/>
          <w:szCs w:val="22"/>
        </w:rPr>
        <w:t>Bättre med fler kurs utvärderingar, säg i metod avsnittet att kurser är slumpmässigt valda.</w:t>
      </w:r>
    </w:p>
    <w:p w14:paraId="225B7BE4" w14:textId="77777777" w:rsidR="00D45847" w:rsidRPr="00EB1E68" w:rsidRDefault="00850895">
      <w:pPr>
        <w:pStyle w:val="Liststycke"/>
        <w:numPr>
          <w:ilvl w:val="1"/>
          <w:numId w:val="7"/>
        </w:numPr>
        <w:spacing w:line="360" w:lineRule="auto"/>
        <w:rPr>
          <w:rFonts w:ascii="Times New Roman" w:eastAsia="Times New Roman" w:hAnsi="Times New Roman" w:cs="Times New Roman"/>
          <w:color w:val="000000"/>
          <w:sz w:val="22"/>
          <w:szCs w:val="22"/>
        </w:rPr>
      </w:pPr>
      <w:r w:rsidRPr="00EB1E68">
        <w:rPr>
          <w:rFonts w:ascii="Times New Roman" w:hAnsi="Times New Roman" w:cs="Times New Roman"/>
          <w:sz w:val="22"/>
          <w:szCs w:val="22"/>
          <w:shd w:val="clear" w:color="auto" w:fill="FFFFFF"/>
        </w:rPr>
        <w:t>Kan du nu se andra alternativ?</w:t>
      </w:r>
    </w:p>
    <w:p w14:paraId="2AACA702" w14:textId="77777777" w:rsidR="00D45847" w:rsidRPr="00EB1E68" w:rsidRDefault="00D45847">
      <w:pPr>
        <w:spacing w:line="360" w:lineRule="auto"/>
        <w:ind w:left="720"/>
        <w:rPr>
          <w:rFonts w:eastAsia="Times New Roman" w:cs="Times New Roman"/>
          <w:color w:val="000000"/>
          <w:lang w:eastAsia="sv-SE"/>
        </w:rPr>
      </w:pPr>
    </w:p>
    <w:p w14:paraId="3C8FAEA6" w14:textId="77777777" w:rsidR="00D45847" w:rsidRPr="00EB1E68" w:rsidRDefault="00850895">
      <w:pPr>
        <w:numPr>
          <w:ilvl w:val="0"/>
          <w:numId w:val="7"/>
        </w:numPr>
        <w:spacing w:line="360" w:lineRule="auto"/>
        <w:rPr>
          <w:rFonts w:eastAsia="Times New Roman" w:cs="Times New Roman"/>
          <w:color w:val="000000"/>
          <w:lang w:eastAsia="sv-SE"/>
        </w:rPr>
      </w:pPr>
      <w:r w:rsidRPr="00EB1E68">
        <w:rPr>
          <w:rFonts w:eastAsia="Times New Roman" w:cs="Times New Roman"/>
          <w:color w:val="000000"/>
          <w:lang w:eastAsia="sv-SE"/>
        </w:rPr>
        <w:t>Vilka konsekvenser får resultaten? Vad påverkar de?</w:t>
      </w:r>
    </w:p>
    <w:p w14:paraId="6F2BF59C" w14:textId="77777777" w:rsidR="00D45847" w:rsidRPr="00EB1E68" w:rsidRDefault="00850895">
      <w:pPr>
        <w:pStyle w:val="Brdtext"/>
        <w:numPr>
          <w:ilvl w:val="0"/>
          <w:numId w:val="7"/>
        </w:numPr>
        <w:spacing w:line="360" w:lineRule="auto"/>
        <w:rPr>
          <w:szCs w:val="22"/>
          <w:lang w:eastAsia="en-US"/>
        </w:rPr>
      </w:pPr>
      <w:r w:rsidRPr="00EB1E68">
        <w:rPr>
          <w:szCs w:val="22"/>
          <w:lang w:eastAsia="en-US"/>
        </w:rPr>
        <w:t xml:space="preserve">Hur skulle man kunna bygga på min forskning i framtiden, </w:t>
      </w:r>
      <w:r w:rsidRPr="00EB1E68">
        <w:rPr>
          <w:color w:val="000000"/>
          <w:szCs w:val="22"/>
          <w:shd w:val="clear" w:color="auto" w:fill="FFFFFF"/>
        </w:rPr>
        <w:t>viktiga frågor/områden att forska vidare inom?</w:t>
      </w:r>
    </w:p>
    <w:p w14:paraId="047A63AD" w14:textId="77777777" w:rsidR="00D45847" w:rsidRPr="00EB1E68" w:rsidRDefault="00850895">
      <w:pPr>
        <w:pStyle w:val="Brdtext"/>
        <w:numPr>
          <w:ilvl w:val="0"/>
          <w:numId w:val="7"/>
        </w:numPr>
        <w:spacing w:line="240" w:lineRule="auto"/>
        <w:rPr>
          <w:color w:val="B41723"/>
          <w:szCs w:val="22"/>
        </w:rPr>
      </w:pPr>
      <w:r w:rsidRPr="00EB1E68">
        <w:rPr>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664E9D04" w14:textId="77777777" w:rsidR="00D45847" w:rsidRDefault="00D45847">
      <w:pPr>
        <w:pStyle w:val="Brdtext"/>
        <w:spacing w:line="360" w:lineRule="auto"/>
        <w:ind w:left="720"/>
        <w:rPr>
          <w:b/>
          <w:szCs w:val="22"/>
          <w:lang w:eastAsia="en-US"/>
        </w:rPr>
      </w:pPr>
    </w:p>
    <w:p w14:paraId="70EA92FE" w14:textId="77777777" w:rsidR="00D45847" w:rsidRDefault="00850895">
      <w:pPr>
        <w:spacing w:before="720" w:after="200" w:line="0" w:lineRule="auto"/>
        <w:rPr>
          <w:rFonts w:ascii="Verdana" w:eastAsiaTheme="majorEastAsia" w:hAnsi="Verdana" w:cstheme="majorBidi"/>
          <w:bCs/>
          <w:color w:val="000000" w:themeColor="text1"/>
          <w:sz w:val="52"/>
          <w:szCs w:val="28"/>
        </w:rPr>
      </w:pPr>
      <w:r>
        <w:br w:type="page"/>
      </w:r>
    </w:p>
    <w:p w14:paraId="721613BB" w14:textId="77777777" w:rsidR="00D45847" w:rsidRPr="004E58AD" w:rsidRDefault="00850895" w:rsidP="009F3187">
      <w:pPr>
        <w:pStyle w:val="Heading11"/>
      </w:pPr>
      <w:bookmarkStart w:id="72" w:name="_Toc391456186"/>
      <w:bookmarkStart w:id="73" w:name="_Toc394248560"/>
      <w:bookmarkEnd w:id="72"/>
      <w:r w:rsidRPr="004E58AD">
        <w:lastRenderedPageBreak/>
        <w:t>Referenser</w:t>
      </w:r>
      <w:bookmarkEnd w:id="73"/>
    </w:p>
    <w:p w14:paraId="53FFD7B5" w14:textId="77777777" w:rsidR="00D45847" w:rsidRDefault="00850895">
      <w:pPr>
        <w:rPr>
          <w:rFonts w:eastAsia="Times New Roman" w:cs="Times New Roman"/>
          <w:color w:val="222222"/>
          <w:highlight w:val="white"/>
        </w:rPr>
      </w:pPr>
      <w:r>
        <w:rPr>
          <w:rFonts w:eastAsia="Times New Roman" w:cs="Times New Roman"/>
          <w:color w:val="222222"/>
          <w:shd w:val="clear" w:color="auto" w:fill="FFFFFF"/>
        </w:rPr>
        <w:t>Bower, B.L. and Hardy, K.P., 2004. From correspondence to cyberspace: Changes and challenges in distance education.</w:t>
      </w:r>
      <w:r>
        <w:rPr>
          <w:rStyle w:val="apple-converted-space"/>
          <w:rFonts w:eastAsia="Times New Roman" w:cs="Times New Roman"/>
          <w:color w:val="222222"/>
          <w:shd w:val="clear" w:color="auto" w:fill="FFFFFF"/>
        </w:rPr>
        <w:t> </w:t>
      </w:r>
      <w:r>
        <w:rPr>
          <w:rFonts w:eastAsia="Times New Roman" w:cs="Times New Roman"/>
          <w:i/>
          <w:iCs/>
          <w:color w:val="222222"/>
        </w:rPr>
        <w:t>New directions for community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19030E74" w14:textId="77777777" w:rsidR="00D45847" w:rsidRDefault="00D45847">
      <w:pPr>
        <w:rPr>
          <w:rFonts w:eastAsia="Times New Roman" w:cs="Times New Roman"/>
          <w:color w:val="222222"/>
          <w:highlight w:val="white"/>
        </w:rPr>
      </w:pPr>
    </w:p>
    <w:p w14:paraId="254E277F"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Narciss, S., Proske, A. and Koerndle, H., 2007. Promoting self-regulated learning in web-based learning environments. </w:t>
      </w:r>
      <w:r>
        <w:rPr>
          <w:rFonts w:eastAsia="Times New Roman" w:cs="Times New Roman"/>
          <w:i/>
          <w:iCs/>
          <w:color w:val="222222"/>
          <w:lang w:eastAsia="sv-SE"/>
        </w:rPr>
        <w:t>Computers in human behavior</w:t>
      </w:r>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424E052F" w14:textId="77777777" w:rsidR="00D45847" w:rsidRDefault="00D45847">
      <w:pPr>
        <w:rPr>
          <w:rFonts w:eastAsia="Times New Roman" w:cs="Times New Roman"/>
          <w:color w:val="222222"/>
          <w:highlight w:val="white"/>
          <w:lang w:eastAsia="sv-SE"/>
        </w:rPr>
      </w:pPr>
    </w:p>
    <w:p w14:paraId="4629B1F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Roy, R., Potter, S. and Yarrow, K., 2008. Designing low carbon higher education systems: Environmental impacts of campus and distance learning systems. </w:t>
      </w:r>
      <w:r>
        <w:rPr>
          <w:rFonts w:eastAsia="Times New Roman" w:cs="Times New Roman"/>
          <w:i/>
          <w:iCs/>
          <w:color w:val="222222"/>
          <w:lang w:eastAsia="sv-SE"/>
        </w:rPr>
        <w:t>International journal of sustainability in higher education</w:t>
      </w:r>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489C4A89" w14:textId="77777777" w:rsidR="00D45847" w:rsidRDefault="00D45847">
      <w:pPr>
        <w:rPr>
          <w:rFonts w:eastAsia="Times New Roman" w:cs="Times New Roman"/>
          <w:color w:val="222222"/>
          <w:highlight w:val="white"/>
          <w:lang w:eastAsia="sv-SE"/>
        </w:rPr>
      </w:pPr>
    </w:p>
    <w:p w14:paraId="2EE4376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042DFE6E" w14:textId="77777777" w:rsidR="00D45847" w:rsidRDefault="00D45847">
      <w:pPr>
        <w:rPr>
          <w:rFonts w:eastAsia="Times New Roman" w:cs="Times New Roman"/>
          <w:lang w:eastAsia="sv-SE"/>
        </w:rPr>
      </w:pPr>
    </w:p>
    <w:p w14:paraId="7386622D"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Scenario-based e-learning: Evidence-based guidelines for online workforce learning</w:t>
      </w:r>
      <w:r>
        <w:rPr>
          <w:rFonts w:eastAsia="Times New Roman" w:cs="Times New Roman"/>
          <w:color w:val="222222"/>
          <w:shd w:val="clear" w:color="auto" w:fill="FFFFFF"/>
          <w:lang w:eastAsia="sv-SE"/>
        </w:rPr>
        <w:t>. John Wiley &amp; Sons, pp.125.</w:t>
      </w:r>
    </w:p>
    <w:p w14:paraId="05715C9A" w14:textId="77777777" w:rsidR="00D45847" w:rsidRDefault="00D45847">
      <w:pPr>
        <w:rPr>
          <w:rFonts w:eastAsia="Times New Roman" w:cs="Times New Roman"/>
          <w:color w:val="222222"/>
          <w:highlight w:val="white"/>
          <w:lang w:eastAsia="sv-SE"/>
        </w:rPr>
      </w:pPr>
    </w:p>
    <w:p w14:paraId="68FA23FC"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Capper, J., 2010. E-learning: Current status and international experience. </w:t>
      </w:r>
      <w:r>
        <w:rPr>
          <w:rFonts w:eastAsia="Times New Roman" w:cs="Times New Roman"/>
          <w:i/>
          <w:iCs/>
          <w:color w:val="222222"/>
          <w:lang w:eastAsia="sv-SE"/>
        </w:rPr>
        <w:t>Retrieved on the 14th January</w:t>
      </w:r>
      <w:r>
        <w:rPr>
          <w:rFonts w:eastAsia="Times New Roman" w:cs="Times New Roman"/>
          <w:color w:val="222222"/>
          <w:shd w:val="clear" w:color="auto" w:fill="FFFFFF"/>
          <w:lang w:eastAsia="sv-SE"/>
        </w:rPr>
        <w:t>.</w:t>
      </w:r>
    </w:p>
    <w:p w14:paraId="5F43628C" w14:textId="77777777" w:rsidR="00D45847" w:rsidRDefault="00D45847">
      <w:pPr>
        <w:rPr>
          <w:rFonts w:eastAsia="Times New Roman" w:cs="Times New Roman"/>
          <w:color w:val="222222"/>
          <w:sz w:val="20"/>
          <w:szCs w:val="20"/>
          <w:highlight w:val="white"/>
          <w:lang w:eastAsia="sv-SE"/>
        </w:rPr>
      </w:pPr>
    </w:p>
    <w:p w14:paraId="3728733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Conole, G., Dyke, M., Oliver, M. and Seale, J., 2004. Mapping pedagogy and tools for effective learning design. </w:t>
      </w:r>
      <w:r>
        <w:rPr>
          <w:rFonts w:eastAsia="Times New Roman" w:cs="Times New Roman"/>
          <w:i/>
          <w:iCs/>
          <w:color w:val="222222"/>
          <w:lang w:eastAsia="sv-SE"/>
        </w:rPr>
        <w:t>Computers &amp; Education</w:t>
      </w:r>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25D812F1" w14:textId="77777777" w:rsidR="00D45847" w:rsidRDefault="00D45847">
      <w:pPr>
        <w:rPr>
          <w:rFonts w:eastAsia="Times New Roman" w:cs="Times New Roman"/>
          <w:color w:val="222222"/>
          <w:highlight w:val="white"/>
          <w:lang w:eastAsia="sv-SE"/>
        </w:rPr>
      </w:pPr>
    </w:p>
    <w:p w14:paraId="6D5B6FDB"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Dabbagh, N., 2005. Pedagogical models for E-Learning: A theory-based design framework. </w:t>
      </w:r>
      <w:r>
        <w:rPr>
          <w:rFonts w:eastAsia="Times New Roman" w:cs="Times New Roman"/>
          <w:i/>
          <w:iCs/>
          <w:color w:val="222222"/>
          <w:lang w:eastAsia="sv-SE"/>
        </w:rPr>
        <w:t>International journal of technology in teaching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67DF0943" w14:textId="77777777" w:rsidR="00D45847" w:rsidRDefault="00D45847">
      <w:pPr>
        <w:rPr>
          <w:rFonts w:eastAsia="Times New Roman" w:cs="Times New Roman"/>
          <w:lang w:eastAsia="sv-SE"/>
        </w:rPr>
      </w:pPr>
    </w:p>
    <w:p w14:paraId="72732DF9" w14:textId="77777777" w:rsidR="00D45847" w:rsidRDefault="00D808DD">
      <w:pPr>
        <w:rPr>
          <w:rFonts w:eastAsia="Times New Roman" w:cs="Times New Roman"/>
          <w:lang w:eastAsia="sv-SE"/>
        </w:rPr>
      </w:pPr>
      <w:hyperlink r:id="rId16">
        <w:r w:rsidR="00850895">
          <w:rPr>
            <w:rStyle w:val="InternetLink"/>
            <w:rFonts w:eastAsia="Times New Roman" w:cs="Times New Roman"/>
            <w:lang w:eastAsia="sv-SE"/>
          </w:rPr>
          <w:t>http://empresas.sence.cl/documentos/elearning/E-learning.%20Art%EDculo%20de%20Joanne%20Capper%20(Ingl%E9s).pdf</w:t>
        </w:r>
      </w:hyperlink>
    </w:p>
    <w:p w14:paraId="47B7931B" w14:textId="77777777" w:rsidR="00D45847" w:rsidRDefault="00D45847">
      <w:pPr>
        <w:rPr>
          <w:rFonts w:eastAsia="Times New Roman" w:cs="Times New Roman"/>
          <w:lang w:eastAsia="sv-SE"/>
        </w:rPr>
      </w:pPr>
    </w:p>
    <w:p w14:paraId="68935124"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Kauchak, D.P. and Eggen, P.D., 1993. Learning and teaching. </w:t>
      </w:r>
      <w:r>
        <w:rPr>
          <w:rFonts w:eastAsia="Times New Roman" w:cs="Times New Roman"/>
          <w:i/>
          <w:iCs/>
          <w:color w:val="222222"/>
          <w:lang w:eastAsia="sv-SE"/>
        </w:rPr>
        <w:t>New York: Allyn Bacon</w:t>
      </w:r>
      <w:r>
        <w:rPr>
          <w:rFonts w:eastAsia="Times New Roman" w:cs="Times New Roman"/>
          <w:color w:val="222222"/>
          <w:shd w:val="clear" w:color="auto" w:fill="FFFFFF"/>
          <w:lang w:eastAsia="sv-SE"/>
        </w:rPr>
        <w:t>.</w:t>
      </w:r>
    </w:p>
    <w:p w14:paraId="769CC637" w14:textId="77777777" w:rsidR="00D45847" w:rsidRDefault="00D45847">
      <w:pPr>
        <w:rPr>
          <w:rFonts w:eastAsia="Times New Roman" w:cs="Times New Roman"/>
        </w:rPr>
      </w:pPr>
    </w:p>
    <w:p w14:paraId="776D1AA6" w14:textId="77777777" w:rsidR="00D45847" w:rsidRDefault="00850895">
      <w:r>
        <w:t xml:space="preserve">Ambient Insight Research, </w:t>
      </w:r>
      <w:r>
        <w:rPr>
          <w:rFonts w:eastAsia="Times New Roman" w:cs="Times New Roman"/>
        </w:rPr>
        <w:t>rapport hämtat 6/6-2018</w:t>
      </w:r>
    </w:p>
    <w:p w14:paraId="2FA43716" w14:textId="77777777" w:rsidR="00D45847" w:rsidRDefault="00D808DD">
      <w:pPr>
        <w:rPr>
          <w:rFonts w:eastAsia="Times New Roman" w:cs="Times New Roman"/>
        </w:rPr>
      </w:pPr>
      <w:hyperlink r:id="rId17" w:anchor="section1" w:history="1">
        <w:r w:rsidR="00850895">
          <w:rPr>
            <w:rStyle w:val="InternetLink"/>
            <w:rFonts w:eastAsia="Times New Roman" w:cs="Times New Roman"/>
          </w:rPr>
          <w:t>http://www.ambientinsight.com/reports/elearning.aspx#section1</w:t>
        </w:r>
      </w:hyperlink>
      <w:r w:rsidR="00850895">
        <w:rPr>
          <w:rFonts w:eastAsia="Times New Roman" w:cs="Times New Roman"/>
        </w:rPr>
        <w:t xml:space="preserve"> </w:t>
      </w:r>
    </w:p>
    <w:p w14:paraId="49E2064E" w14:textId="77777777" w:rsidR="00D45847" w:rsidRDefault="00D45847">
      <w:pPr>
        <w:rPr>
          <w:rFonts w:eastAsia="Times New Roman" w:cs="Times New Roman"/>
        </w:rPr>
      </w:pPr>
    </w:p>
    <w:p w14:paraId="7F18CAD4" w14:textId="77777777" w:rsidR="00D45847" w:rsidRDefault="00850895">
      <w:pPr>
        <w:rPr>
          <w:rFonts w:eastAsia="Times New Roman" w:cs="Times New Roman"/>
        </w:rPr>
      </w:pPr>
      <w:r>
        <w:rPr>
          <w:rFonts w:eastAsia="Times New Roman" w:cs="Times New Roman"/>
        </w:rPr>
        <w:t>Riksdagen</w:t>
      </w:r>
    </w:p>
    <w:p w14:paraId="752A27D0" w14:textId="77777777" w:rsidR="00D45847" w:rsidRDefault="00D808DD">
      <w:pPr>
        <w:rPr>
          <w:rFonts w:eastAsia="Times New Roman" w:cs="Times New Roman"/>
        </w:rPr>
      </w:pPr>
      <w:hyperlink r:id="rId18">
        <w:r w:rsidR="00850895">
          <w:rPr>
            <w:rStyle w:val="InternetLink"/>
            <w:rFonts w:eastAsia="Times New Roman" w:cs="Times New Roman"/>
          </w:rPr>
          <w:t>https://data.riksdagen.se/fil/5DB2B1BF-429C-4CB6-8468-4B5B05C8D7CF</w:t>
        </w:r>
      </w:hyperlink>
    </w:p>
    <w:p w14:paraId="6D46600E" w14:textId="77777777" w:rsidR="00D45847" w:rsidRDefault="00D45847">
      <w:pPr>
        <w:rPr>
          <w:rFonts w:eastAsia="Times New Roman" w:cs="Times New Roman"/>
        </w:rPr>
      </w:pPr>
    </w:p>
    <w:p w14:paraId="3FDFDEEA" w14:textId="77777777" w:rsidR="00D45847" w:rsidRDefault="00850895">
      <w:pPr>
        <w:rPr>
          <w:rFonts w:eastAsia="Times New Roman" w:cs="Times New Roman"/>
        </w:rPr>
      </w:pPr>
      <w:r>
        <w:rPr>
          <w:rFonts w:eastAsia="Times New Roman" w:cs="Times New Roman"/>
        </w:rPr>
        <w:t>Triglyf</w:t>
      </w:r>
    </w:p>
    <w:p w14:paraId="0A778B28" w14:textId="77777777" w:rsidR="00D45847" w:rsidRDefault="00D808DD">
      <w:pPr>
        <w:rPr>
          <w:rFonts w:eastAsia="Times New Roman" w:cs="Times New Roman"/>
        </w:rPr>
      </w:pPr>
      <w:hyperlink r:id="rId19">
        <w:r w:rsidR="00850895">
          <w:rPr>
            <w:rStyle w:val="InternetLink"/>
            <w:rFonts w:eastAsia="Times New Roman" w:cs="Times New Roman"/>
          </w:rPr>
          <w:t>http://www.triglyf.se/branschanalys/branschanalys-e-learning-sverige-2015/</w:t>
        </w:r>
      </w:hyperlink>
    </w:p>
    <w:p w14:paraId="27223056" w14:textId="77777777" w:rsidR="00D45847" w:rsidRDefault="00D45847">
      <w:pPr>
        <w:rPr>
          <w:rFonts w:eastAsia="Times New Roman" w:cs="Times New Roman"/>
        </w:rPr>
      </w:pPr>
    </w:p>
    <w:p w14:paraId="65A50C8F" w14:textId="77777777" w:rsidR="00D45847" w:rsidRDefault="00850895">
      <w:pPr>
        <w:rPr>
          <w:rFonts w:eastAsia="Times New Roman" w:cs="Times New Roman"/>
        </w:rPr>
      </w:pPr>
      <w:r>
        <w:rPr>
          <w:rFonts w:eastAsia="Times New Roman" w:cs="Times New Roman"/>
        </w:rPr>
        <w:t>Teorier -läs</w:t>
      </w:r>
    </w:p>
    <w:p w14:paraId="07DFC86F" w14:textId="77777777" w:rsidR="00D45847" w:rsidRDefault="00D808DD">
      <w:pPr>
        <w:rPr>
          <w:rFonts w:eastAsia="Times New Roman" w:cs="Times New Roman"/>
        </w:rPr>
      </w:pPr>
      <w:hyperlink r:id="rId20">
        <w:r w:rsidR="00850895">
          <w:rPr>
            <w:rStyle w:val="InternetLink"/>
            <w:rFonts w:eastAsia="Times New Roman" w:cs="Times New Roman"/>
          </w:rPr>
          <w:t>https://waset.org/publications/12654/is-e-learning-based-on-learning-theories-a-literature-review</w:t>
        </w:r>
      </w:hyperlink>
    </w:p>
    <w:p w14:paraId="2F18EED1" w14:textId="77777777" w:rsidR="00D45847" w:rsidRDefault="00D45847">
      <w:pPr>
        <w:rPr>
          <w:rFonts w:eastAsia="Times New Roman" w:cs="Times New Roman"/>
        </w:rPr>
      </w:pPr>
    </w:p>
    <w:p w14:paraId="6A8E8D02"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Mehanna, W.N., 2004. e-Pedagogy: the pedagogies of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79C471B2" w14:textId="77777777" w:rsidR="00D45847" w:rsidRDefault="00D45847">
      <w:pPr>
        <w:rPr>
          <w:rFonts w:eastAsia="Times New Roman" w:cs="Times New Roman"/>
          <w:color w:val="222222"/>
          <w:highlight w:val="white"/>
          <w:lang w:eastAsia="sv-SE"/>
        </w:rPr>
      </w:pPr>
    </w:p>
    <w:p w14:paraId="004AB00E"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Mayes..lägg till källa</w:t>
      </w:r>
    </w:p>
    <w:p w14:paraId="4C50BC43" w14:textId="77777777" w:rsidR="00D45847" w:rsidRDefault="00D45847">
      <w:pPr>
        <w:rPr>
          <w:rFonts w:eastAsia="Times New Roman" w:cs="Times New Roman"/>
        </w:rPr>
      </w:pPr>
    </w:p>
    <w:p w14:paraId="50533281" w14:textId="77777777" w:rsidR="00D45847" w:rsidRDefault="00850895">
      <w:pPr>
        <w:rPr>
          <w:rFonts w:eastAsia="Times New Roman" w:cs="Times New Roman"/>
          <w:color w:val="222222"/>
          <w:highlight w:val="white"/>
          <w:lang w:eastAsia="sv-SE"/>
        </w:rPr>
      </w:pPr>
      <w:r>
        <w:rPr>
          <w:rFonts w:eastAsia="Times New Roman" w:cs="Times New Roman"/>
          <w:color w:val="222222"/>
          <w:shd w:val="clear" w:color="auto" w:fill="FFFFFF"/>
          <w:lang w:eastAsia="sv-SE"/>
        </w:rPr>
        <w:t>Tynjälä, P. and Häkkinen, P., 2005. E-learning at work: theoretical underpinnings and pedagogical challenges. </w:t>
      </w:r>
      <w:r>
        <w:rPr>
          <w:rFonts w:eastAsia="Times New Roman" w:cs="Times New Roman"/>
          <w:i/>
          <w:iCs/>
          <w:color w:val="222222"/>
          <w:lang w:eastAsia="sv-SE"/>
        </w:rPr>
        <w:t>Journal of Workplace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22C550C3" w14:textId="114761F2" w:rsidR="00D45847" w:rsidRDefault="00D45847">
      <w:pPr>
        <w:pStyle w:val="Litteraturfrteckning1"/>
      </w:pPr>
      <w:bookmarkStart w:id="74" w:name="__Fieldmark__1067_823957682"/>
      <w:bookmarkStart w:id="75" w:name="__Fieldmark__744_3764101930"/>
      <w:bookmarkStart w:id="76" w:name="__Fieldmark__1179_1934263386"/>
      <w:bookmarkEnd w:id="74"/>
      <w:bookmarkEnd w:id="75"/>
      <w:bookmarkEnd w:id="76"/>
    </w:p>
    <w:p w14:paraId="06B810C6"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Pange, A. and Pange, J., 2011. Is e-learning based on learning theories. </w:t>
      </w:r>
      <w:r>
        <w:rPr>
          <w:rFonts w:eastAsia="Times New Roman" w:cs="Times New Roman"/>
          <w:i/>
          <w:iCs/>
          <w:color w:val="222222"/>
          <w:lang w:eastAsia="sv-SE"/>
        </w:rPr>
        <w:t>A literature</w:t>
      </w:r>
      <w:r>
        <w:rPr>
          <w:rFonts w:eastAsia="Times New Roman" w:cs="Times New Roman"/>
          <w:color w:val="222222"/>
          <w:shd w:val="clear" w:color="auto" w:fill="FFFFFF"/>
          <w:lang w:eastAsia="sv-SE"/>
        </w:rPr>
        <w:t xml:space="preserve">. </w:t>
      </w:r>
      <w:r>
        <w:rPr>
          <w:rFonts w:cs="Times New Roman"/>
          <w:i/>
          <w:iCs/>
        </w:rPr>
        <w:t>World Academy of Science, Engineering &amp; Technology, 8</w:t>
      </w:r>
      <w:r>
        <w:rPr>
          <w:rFonts w:cs="Times New Roman"/>
        </w:rPr>
        <w:t>,</w:t>
      </w:r>
      <w:r>
        <w:t xml:space="preserve"> pp.</w:t>
      </w:r>
      <w:r>
        <w:rPr>
          <w:rFonts w:cs="Times New Roman"/>
        </w:rPr>
        <w:t xml:space="preserve"> 62–66. </w:t>
      </w:r>
    </w:p>
    <w:p w14:paraId="5E683DCA" w14:textId="77777777" w:rsidR="00D45847" w:rsidRDefault="00D45847">
      <w:pPr>
        <w:rPr>
          <w:rFonts w:eastAsia="Times New Roman" w:cs="Times New Roman"/>
          <w:lang w:eastAsia="sv-SE"/>
        </w:rPr>
      </w:pPr>
    </w:p>
    <w:p w14:paraId="6017619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lastRenderedPageBreak/>
        <w:t>Yeh, Y.C., 2009. Integrating e-learning into the direct-instruction model to enhance the effectiveness of critical-thinking instruction. </w:t>
      </w:r>
      <w:r>
        <w:rPr>
          <w:rFonts w:eastAsia="Times New Roman" w:cs="Times New Roman"/>
          <w:i/>
          <w:iCs/>
          <w:color w:val="222222"/>
          <w:lang w:eastAsia="sv-SE"/>
        </w:rPr>
        <w:t>Instructional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C08F889" w14:textId="77777777" w:rsidR="00D45847" w:rsidRDefault="00D45847">
      <w:pPr>
        <w:rPr>
          <w:rFonts w:eastAsia="Times New Roman" w:cs="Times New Roman"/>
        </w:rPr>
      </w:pPr>
    </w:p>
    <w:p w14:paraId="7F338F8F" w14:textId="77777777" w:rsidR="00D45847" w:rsidRDefault="00850895">
      <w:pPr>
        <w:rPr>
          <w:rFonts w:eastAsia="Times New Roman" w:cs="Times New Roman"/>
          <w:lang w:eastAsia="sv-SE"/>
        </w:rPr>
      </w:pPr>
      <w:r>
        <w:rPr>
          <w:rFonts w:eastAsia="Times New Roman" w:cs="Times New Roman"/>
          <w:color w:val="222222"/>
          <w:shd w:val="clear" w:color="auto" w:fill="FFFFFF"/>
          <w:lang w:eastAsia="sv-SE"/>
        </w:rPr>
        <w:t>Space, C., 2001. Curriculum Development Guidelines: New ICT Curricula for the 21 st Century, Designing Tomorrow’s Education. </w:t>
      </w:r>
      <w:r>
        <w:rPr>
          <w:rFonts w:eastAsia="Times New Roman" w:cs="Times New Roman"/>
          <w:iCs/>
          <w:color w:val="222222"/>
          <w:lang w:eastAsia="sv-SE"/>
        </w:rPr>
        <w:t>International Co-operation Europe Ltd, http://www. career-space.com</w:t>
      </w:r>
      <w:r>
        <w:rPr>
          <w:rFonts w:eastAsia="Times New Roman" w:cs="Times New Roman"/>
          <w:color w:val="222222"/>
          <w:shd w:val="clear" w:color="auto" w:fill="FFFFFF"/>
          <w:lang w:eastAsia="sv-SE"/>
        </w:rPr>
        <w:t>.</w:t>
      </w:r>
    </w:p>
    <w:p w14:paraId="78176173" w14:textId="77777777" w:rsidR="00D45847" w:rsidRDefault="00D45847">
      <w:pPr>
        <w:rPr>
          <w:rFonts w:eastAsia="Times New Roman" w:cs="Times New Roman"/>
        </w:rPr>
      </w:pPr>
    </w:p>
    <w:p w14:paraId="34026666" w14:textId="77777777" w:rsidR="00D45847" w:rsidRDefault="00850895">
      <w:pPr>
        <w:spacing w:before="720" w:after="200" w:line="0" w:lineRule="auto"/>
      </w:pPr>
      <w:r>
        <w:t xml:space="preserve"> </w:t>
      </w:r>
      <w:r>
        <w:br w:type="page"/>
      </w:r>
    </w:p>
    <w:p w14:paraId="552823EF" w14:textId="352D9058" w:rsidR="00D45847" w:rsidRPr="00305D18" w:rsidRDefault="009F3187" w:rsidP="00242648">
      <w:pPr>
        <w:pStyle w:val="Heading11"/>
      </w:pPr>
      <w:bookmarkStart w:id="77" w:name="_Toc391456187"/>
      <w:bookmarkStart w:id="78" w:name="_Toc394248561"/>
      <w:bookmarkEnd w:id="77"/>
      <w:r w:rsidRPr="009F3187">
        <w:lastRenderedPageBreak/>
        <w:t>Bilagor</w:t>
      </w:r>
      <w:bookmarkEnd w:id="78"/>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110CA86" w14:textId="0EC80296" w:rsidR="00D45847" w:rsidRPr="000427E4" w:rsidRDefault="00F16CB6" w:rsidP="000427E4">
      <w:pPr>
        <w:pStyle w:val="Beskrivning"/>
        <w:ind w:left="-284"/>
      </w:pPr>
      <w:r w:rsidRPr="000427E4">
        <w:rPr>
          <w:b/>
          <w:i w:val="0"/>
          <w:color w:val="000000" w:themeColor="text1"/>
        </w:rPr>
        <w:t>Bilaga</w:t>
      </w:r>
      <w:r w:rsidR="00850895" w:rsidRPr="000427E4">
        <w:rPr>
          <w:b/>
          <w:i w:val="0"/>
          <w:color w:val="000000" w:themeColor="text1"/>
        </w:rPr>
        <w:t xml:space="preserve"> </w:t>
      </w:r>
      <w:r w:rsidR="00850895" w:rsidRPr="000427E4">
        <w:rPr>
          <w:b/>
          <w:i w:val="0"/>
          <w:color w:val="000000" w:themeColor="text1"/>
        </w:rPr>
        <w:fldChar w:fldCharType="begin"/>
      </w:r>
      <w:r w:rsidR="00850895" w:rsidRPr="000427E4">
        <w:rPr>
          <w:b/>
          <w:i w:val="0"/>
        </w:rPr>
        <w:instrText>SEQ Tabell \* ARABIC</w:instrText>
      </w:r>
      <w:r w:rsidR="00850895" w:rsidRPr="000427E4">
        <w:rPr>
          <w:b/>
          <w:i w:val="0"/>
        </w:rPr>
        <w:fldChar w:fldCharType="separate"/>
      </w:r>
      <w:r w:rsidR="00850895" w:rsidRPr="000427E4">
        <w:rPr>
          <w:b/>
          <w:i w:val="0"/>
        </w:rPr>
        <w:t>1</w:t>
      </w:r>
      <w:r w:rsidR="00850895" w:rsidRPr="000427E4">
        <w:rPr>
          <w:b/>
          <w:i w:val="0"/>
        </w:rPr>
        <w:fldChar w:fldCharType="end"/>
      </w:r>
      <w:r w:rsidR="00850895" w:rsidRPr="000427E4">
        <w:rPr>
          <w:b/>
          <w:i w:val="0"/>
          <w:color w:val="000000" w:themeColor="text1"/>
        </w:rPr>
        <w:t xml:space="preserve">: </w:t>
      </w:r>
      <w:r w:rsidR="00EF56C7" w:rsidRPr="000427E4">
        <w:rPr>
          <w:b/>
          <w:i w:val="0"/>
          <w:color w:val="000000" w:themeColor="text1"/>
        </w:rPr>
        <w:t xml:space="preserve">Sammanställning </w:t>
      </w:r>
      <w:r w:rsidR="00850895" w:rsidRPr="000427E4">
        <w:rPr>
          <w:b/>
          <w:i w:val="0"/>
          <w:color w:val="000000" w:themeColor="text1"/>
        </w:rPr>
        <w:t>av pedagogiska modeller</w:t>
      </w:r>
      <w:r w:rsidR="00850895" w:rsidRPr="000427E4">
        <w:rPr>
          <w:color w:val="000000" w:themeColor="text1"/>
        </w:rPr>
        <w:t>.</w:t>
      </w:r>
      <w:r w:rsidR="00EF56C7" w:rsidRPr="000427E4">
        <w:rPr>
          <w:color w:val="000000" w:themeColor="text1"/>
        </w:rPr>
        <w:t xml:space="preserve"> </w:t>
      </w:r>
      <w:r w:rsidR="003B5EB1">
        <w:rPr>
          <w:i w:val="0"/>
          <w:color w:val="000000" w:themeColor="text1"/>
        </w:rPr>
        <w:t xml:space="preserve">Pedagogiska modellerna (DIM, KLM, och ATM) är indelade efter tre pedagogiska perspektiv (Associativt, Konstruktivist och Sociokulturellt). </w:t>
      </w:r>
      <w:r w:rsidR="00560FF4">
        <w:rPr>
          <w:i w:val="0"/>
          <w:color w:val="000000" w:themeColor="text1"/>
        </w:rPr>
        <w:t>Modellerna är sammanfattand</w:t>
      </w:r>
      <w:r w:rsidR="003B5EB1">
        <w:rPr>
          <w:i w:val="0"/>
          <w:color w:val="000000" w:themeColor="text1"/>
        </w:rPr>
        <w:t xml:space="preserve">e med </w:t>
      </w:r>
      <w:r w:rsidR="00905DB0">
        <w:rPr>
          <w:i w:val="0"/>
          <w:color w:val="000000" w:themeColor="text1"/>
        </w:rPr>
        <w:t>element</w:t>
      </w:r>
      <w:r w:rsidR="00560FF4">
        <w:rPr>
          <w:i w:val="0"/>
          <w:color w:val="000000" w:themeColor="text1"/>
        </w:rPr>
        <w:t>en</w:t>
      </w:r>
      <w:r w:rsidR="00305D18" w:rsidRPr="000427E4">
        <w:rPr>
          <w:i w:val="0"/>
          <w:color w:val="000000" w:themeColor="text1"/>
        </w:rPr>
        <w:t xml:space="preserve"> Inledning, Uppmuntra deltagare, Kontext och riktlinjer, Bedömning och </w:t>
      </w:r>
      <w:r w:rsidR="00305D18" w:rsidRPr="000427E4">
        <w:rPr>
          <w:i w:val="0"/>
          <w:color w:val="000000" w:themeColor="text1"/>
        </w:rPr>
        <w:lastRenderedPageBreak/>
        <w:t>Hjälp, Användarbarhet och feedback på prestation, Samarbete.</w:t>
      </w:r>
      <w:r w:rsidR="00850895" w:rsidRPr="000427E4">
        <w:rPr>
          <w:color w:val="000000" w:themeColor="text1"/>
        </w:rPr>
        <w:t xml:space="preserve"> </w:t>
      </w:r>
      <w:r w:rsidR="003B5EB1">
        <w:rPr>
          <w:i w:val="0"/>
          <w:color w:val="000000" w:themeColor="text1"/>
        </w:rPr>
        <w:t>Vid vissa</w:t>
      </w:r>
      <w:r w:rsidR="00560FF4">
        <w:rPr>
          <w:i w:val="0"/>
          <w:color w:val="000000" w:themeColor="text1"/>
        </w:rPr>
        <w:t xml:space="preserve"> tillfällen har inte modellen ett element och betecknas då med NA.</w:t>
      </w:r>
      <w:r w:rsidR="00850895" w:rsidRPr="000427E4">
        <w:commentReference w:id="79"/>
      </w:r>
      <w:r w:rsidR="00850895" w:rsidRPr="000427E4">
        <w:rPr>
          <w:b/>
          <w:color w:val="000000" w:themeColor="text1"/>
        </w:rPr>
        <w:t xml:space="preserve"> </w:t>
      </w:r>
      <w:r w:rsidR="00850895" w:rsidRPr="000427E4">
        <w:br w:type="page"/>
      </w:r>
    </w:p>
    <w:p w14:paraId="5082155C" w14:textId="153D2568" w:rsidR="00D45847" w:rsidRPr="00D01DE3" w:rsidRDefault="00850895" w:rsidP="004E58AD">
      <w:pPr>
        <w:rPr>
          <w:b/>
          <w:bCs/>
          <w:i/>
          <w:iCs/>
          <w:color w:val="00000A"/>
        </w:rPr>
      </w:pPr>
      <w:bookmarkStart w:id="80" w:name="_Toc391456188"/>
      <w:bookmarkEnd w:id="80"/>
      <w:commentRangeStart w:id="81"/>
      <w:r w:rsidRPr="00D01DE3">
        <w:rPr>
          <w:rStyle w:val="Starkbetoning"/>
          <w:color w:val="00000A"/>
        </w:rPr>
        <w:lastRenderedPageBreak/>
        <w:t xml:space="preserve">Inledning </w:t>
      </w:r>
      <w:commentRangeEnd w:id="81"/>
      <w:r w:rsidR="00673314">
        <w:rPr>
          <w:rStyle w:val="Kommentarsreferens"/>
        </w:rPr>
        <w:commentReference w:id="81"/>
      </w:r>
    </w:p>
    <w:p w14:paraId="3EE5A07C" w14:textId="77777777" w:rsidR="00F16CB6" w:rsidRDefault="00F16CB6" w:rsidP="004E58AD">
      <w:pPr>
        <w:rPr>
          <w:rFonts w:cs="Times New Roman"/>
        </w:rPr>
      </w:pPr>
      <w:r>
        <w:rPr>
          <w:rFonts w:cs="Times New Roman"/>
        </w:rPr>
        <w:t xml:space="preserve">1. </w:t>
      </w:r>
      <w:r w:rsidR="00850895">
        <w:rPr>
          <w:rFonts w:cs="Times New Roman"/>
        </w:rPr>
        <w:t xml:space="preserve">Hur viktigt är det att kursdesignen och ämnet utförligt granskas från det underliggande material? </w:t>
      </w:r>
    </w:p>
    <w:p w14:paraId="2356165B" w14:textId="27DBA538" w:rsidR="00F16CB6" w:rsidRDefault="00DD12F3" w:rsidP="004E58AD">
      <w:pPr>
        <w:rPr>
          <w:ins w:id="82" w:author="Jason Serviss" w:date="2018-09-02T10:36:00Z"/>
          <w:rFonts w:cs="Times New Roman"/>
        </w:rPr>
      </w:pPr>
      <w:r>
        <w:rPr>
          <w:rFonts w:cs="Times New Roman"/>
        </w:rPr>
        <w:t xml:space="preserve">Poäng: </w:t>
      </w:r>
      <w:r w:rsidR="00A53F62">
        <w:rPr>
          <w:rFonts w:cs="Times New Roman"/>
        </w:rPr>
        <w:t>5</w:t>
      </w:r>
    </w:p>
    <w:p w14:paraId="08934F4A" w14:textId="77777777" w:rsidR="00DD12F3" w:rsidRDefault="00DD12F3" w:rsidP="004E58AD">
      <w:pPr>
        <w:rPr>
          <w:rFonts w:cs="Times New Roman"/>
        </w:rPr>
      </w:pPr>
    </w:p>
    <w:p w14:paraId="4D6D91A1" w14:textId="4442884A" w:rsidR="00DD12F3" w:rsidRDefault="00F16CB6" w:rsidP="00DD12F3">
      <w:pPr>
        <w:rPr>
          <w:ins w:id="83" w:author="Jason Serviss" w:date="2018-09-02T10:37:00Z"/>
          <w:rFonts w:cs="Times New Roman"/>
        </w:rPr>
      </w:pPr>
      <w:r>
        <w:rPr>
          <w:rFonts w:cs="Times New Roman"/>
        </w:rPr>
        <w:t xml:space="preserve">2. </w:t>
      </w:r>
      <w:r w:rsidR="00850895">
        <w:rPr>
          <w:rFonts w:cs="Times New Roman"/>
        </w:rPr>
        <w:t>Hur viktigt är det att bedöma vilken användargrupp</w:t>
      </w:r>
      <w:r w:rsidR="00850895">
        <w:rPr>
          <w:rStyle w:val="FootnoteAnchor"/>
          <w:rFonts w:cs="Times New Roman"/>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549F22DE" w14:textId="77777777" w:rsidR="004E58AD" w:rsidRPr="004E58AD" w:rsidRDefault="004E58AD" w:rsidP="004E58AD">
      <w:pPr>
        <w:rPr>
          <w:rFonts w:cs="Times New Roman"/>
        </w:rPr>
      </w:pPr>
    </w:p>
    <w:p w14:paraId="3621C8F0" w14:textId="0D2974CF" w:rsidR="00DD12F3" w:rsidRDefault="00F16CB6" w:rsidP="00DD12F3">
      <w:pPr>
        <w:rPr>
          <w:ins w:id="84" w:author="Jason Serviss" w:date="2018-09-02T10:37:00Z"/>
          <w:rFonts w:cs="Times New Roman"/>
        </w:rPr>
      </w:pPr>
      <w:r>
        <w:rPr>
          <w:rFonts w:cs="Times New Roman"/>
        </w:rPr>
        <w:t xml:space="preserve">3.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21C318E7" w14:textId="77777777" w:rsidR="004E58AD" w:rsidRPr="004E58AD" w:rsidRDefault="004E58AD" w:rsidP="004E58AD">
      <w:pPr>
        <w:rPr>
          <w:rFonts w:cs="Times New Roman"/>
        </w:rPr>
      </w:pPr>
    </w:p>
    <w:p w14:paraId="49266A91" w14:textId="0A72CED1" w:rsidR="00DD12F3" w:rsidRDefault="00F16CB6" w:rsidP="00DD12F3">
      <w:pPr>
        <w:rPr>
          <w:ins w:id="85" w:author="Jason Serviss" w:date="2018-09-02T10:37:00Z"/>
          <w:rFonts w:cs="Times New Roman"/>
        </w:rPr>
      </w:pPr>
      <w:r>
        <w:rPr>
          <w:rFonts w:cs="Times New Roman"/>
        </w:rPr>
        <w:t xml:space="preserve">4. </w:t>
      </w:r>
      <w:r w:rsidR="00850895">
        <w:rPr>
          <w:rFonts w:cs="Times New Roman"/>
        </w:rPr>
        <w:t>Hur viktigt är det att studenten aktivt kan utföra övningar i kursen, för att senare skapa något och påverka deras miljö?</w:t>
      </w:r>
      <w:r w:rsidR="00850895">
        <w:rPr>
          <w:rStyle w:val="FootnoteAnchor"/>
          <w:rFonts w:cs="Times New Roman"/>
        </w:rPr>
        <w:footnoteReference w:id="2"/>
      </w:r>
      <w:r w:rsidR="00850895">
        <w:rPr>
          <w:rFonts w:cs="Times New Roman"/>
        </w:rPr>
        <w:t xml:space="preserve"> </w:t>
      </w:r>
      <w:r w:rsidR="00DD12F3">
        <w:rPr>
          <w:rFonts w:cs="Times New Roman"/>
        </w:rPr>
        <w:t xml:space="preserve"> Poäng: </w:t>
      </w:r>
      <w:r w:rsidR="00A53F62">
        <w:rPr>
          <w:rFonts w:cs="Times New Roman"/>
        </w:rPr>
        <w:t>5</w:t>
      </w:r>
    </w:p>
    <w:p w14:paraId="7044FDA2" w14:textId="77777777" w:rsidR="004E58AD" w:rsidRPr="004E58AD" w:rsidRDefault="004E58AD" w:rsidP="004E58AD">
      <w:pPr>
        <w:rPr>
          <w:rFonts w:cs="Times New Roman"/>
        </w:rPr>
      </w:pPr>
    </w:p>
    <w:p w14:paraId="21D5C3C4" w14:textId="7174E271" w:rsidR="00DD12F3" w:rsidRDefault="00F16CB6" w:rsidP="00DD12F3">
      <w:pPr>
        <w:rPr>
          <w:ins w:id="86" w:author="Jason Serviss" w:date="2018-09-02T10:37:00Z"/>
          <w:rFonts w:cs="Times New Roman"/>
        </w:rPr>
      </w:pPr>
      <w:r>
        <w:rPr>
          <w:rFonts w:cs="Times New Roman"/>
          <w:color w:val="000000"/>
        </w:rPr>
        <w:t xml:space="preserve">5.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0379FF9A" w14:textId="77777777" w:rsidR="00D45847" w:rsidRDefault="00D45847" w:rsidP="004E58AD">
      <w:pPr>
        <w:rPr>
          <w:rFonts w:eastAsiaTheme="minorEastAsia"/>
          <w:i/>
          <w:sz w:val="23"/>
          <w:szCs w:val="23"/>
        </w:rPr>
      </w:pPr>
    </w:p>
    <w:p w14:paraId="5128E022" w14:textId="2DEC5DA5" w:rsidR="00D45847" w:rsidRPr="00D01DE3" w:rsidRDefault="00850895" w:rsidP="004E58AD">
      <w:pPr>
        <w:rPr>
          <w:b/>
          <w:bCs/>
          <w:i/>
          <w:iCs/>
          <w:color w:val="00000A"/>
        </w:rPr>
      </w:pPr>
      <w:r w:rsidRPr="00D01DE3">
        <w:rPr>
          <w:rStyle w:val="Starkbetoning"/>
          <w:color w:val="00000A"/>
        </w:rPr>
        <w:t>Uppmuntra deltagande</w:t>
      </w:r>
    </w:p>
    <w:p w14:paraId="006BD848" w14:textId="2C2003EF" w:rsidR="00DD12F3" w:rsidRDefault="00F16CB6" w:rsidP="00DD12F3">
      <w:pPr>
        <w:rPr>
          <w:ins w:id="87" w:author="Jason Serviss" w:date="2018-09-02T10:37:00Z"/>
          <w:rFonts w:cs="Times New Roman"/>
        </w:rPr>
      </w:pPr>
      <w:r>
        <w:rPr>
          <w:rFonts w:eastAsia="Times New Roman" w:cs="Times New Roman"/>
          <w:color w:val="333333"/>
        </w:rPr>
        <w:t xml:space="preserve">6.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2283E1E3" w14:textId="77777777" w:rsidR="00D45847" w:rsidRDefault="00D45847" w:rsidP="004E58AD">
      <w:pPr>
        <w:rPr>
          <w:rFonts w:eastAsia="Times New Roman" w:cs="Times New Roman"/>
          <w:color w:val="333333"/>
        </w:rPr>
      </w:pPr>
    </w:p>
    <w:p w14:paraId="4454F09D" w14:textId="6343BD77" w:rsidR="00DD12F3" w:rsidRDefault="00F16CB6" w:rsidP="00DD12F3">
      <w:pPr>
        <w:rPr>
          <w:ins w:id="88" w:author="Jason Serviss" w:date="2018-09-02T10:37:00Z"/>
          <w:rFonts w:cs="Times New Roman"/>
        </w:rPr>
      </w:pPr>
      <w:r>
        <w:rPr>
          <w:rFonts w:eastAsia="Times New Roman" w:cs="Times New Roman"/>
          <w:color w:val="333333"/>
        </w:rPr>
        <w:t xml:space="preserve">7. </w:t>
      </w:r>
      <w:r w:rsidR="00850895">
        <w:rPr>
          <w:rFonts w:eastAsia="Times New Roman" w:cs="Times New Roman"/>
          <w:color w:val="333333"/>
        </w:rPr>
        <w:t>Hur viktigt är det studenten ska bli motiverad till att aktivera sina sinnen</w:t>
      </w:r>
      <w:r w:rsidR="00850895">
        <w:rPr>
          <w:rStyle w:val="FootnoteAnchor"/>
          <w:rFonts w:eastAsia="Times New Roman" w:cs="Times New Roman"/>
          <w:color w:val="333333"/>
        </w:rPr>
        <w:footnoteReference w:id="3"/>
      </w:r>
      <w:r w:rsidR="00850895">
        <w:rPr>
          <w:rFonts w:eastAsia="Times New Roman" w:cs="Times New Roman"/>
          <w:color w:val="333333"/>
        </w:rPr>
        <w:t xml:space="preserve"> (kognitiva färdigheter) för att gestalta</w:t>
      </w:r>
      <w:r w:rsidR="00850895">
        <w:rPr>
          <w:rStyle w:val="FootnoteAnchor"/>
          <w:rFonts w:eastAsia="Times New Roman" w:cs="Times New Roman"/>
          <w:color w:val="333333"/>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787414BB" w14:textId="77777777" w:rsidR="004E58AD" w:rsidRDefault="004E58AD" w:rsidP="004E58AD">
      <w:pPr>
        <w:rPr>
          <w:rStyle w:val="Starkbetoning"/>
          <w:color w:val="00000A"/>
          <w:sz w:val="23"/>
          <w:szCs w:val="23"/>
        </w:rPr>
      </w:pPr>
    </w:p>
    <w:p w14:paraId="55D689E2" w14:textId="7C70F378" w:rsidR="00D45847" w:rsidRPr="00D01DE3" w:rsidRDefault="00850895" w:rsidP="004E58AD">
      <w:pPr>
        <w:rPr>
          <w:b/>
          <w:bCs/>
          <w:i/>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3CE8C50D" w14:textId="14394892" w:rsidR="00DD12F3" w:rsidRDefault="00F16CB6" w:rsidP="00DD12F3">
      <w:pPr>
        <w:rPr>
          <w:ins w:id="89" w:author="Jason Serviss" w:date="2018-09-02T10:37:00Z"/>
          <w:rFonts w:cs="Times New Roman"/>
        </w:rPr>
      </w:pPr>
      <w:r>
        <w:rPr>
          <w:rStyle w:val="Betoning"/>
          <w:rFonts w:cs="Times New Roman"/>
          <w:i w:val="0"/>
        </w:rPr>
        <w:t xml:space="preserve">8. </w:t>
      </w:r>
      <w:r w:rsidR="00850895">
        <w:rPr>
          <w:rStyle w:val="Betoning"/>
          <w:rFonts w:cs="Times New Roman"/>
          <w:i w:val="0"/>
        </w:rPr>
        <w:t>Hur viktigt är det att det genomförs en analys av studentens explicita och implicita normer</w:t>
      </w:r>
      <w:r w:rsidR="00850895">
        <w:rPr>
          <w:rStyle w:val="FootnoteAnchor"/>
          <w:rFonts w:cs="Times New Roman"/>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6D50F409" w14:textId="77777777" w:rsidR="00D45847" w:rsidRDefault="00D45847" w:rsidP="004E58AD">
      <w:pPr>
        <w:rPr>
          <w:rStyle w:val="Betoning"/>
          <w:rFonts w:cs="Times New Roman"/>
          <w:i w:val="0"/>
        </w:rPr>
      </w:pPr>
    </w:p>
    <w:p w14:paraId="48DC492E" w14:textId="5316CD33" w:rsidR="00DD12F3" w:rsidRDefault="00F16CB6" w:rsidP="00DD12F3">
      <w:pPr>
        <w:rPr>
          <w:ins w:id="90" w:author="Jason Serviss" w:date="2018-09-02T10:37:00Z"/>
          <w:rFonts w:cs="Times New Roman"/>
        </w:rPr>
      </w:pPr>
      <w:r>
        <w:rPr>
          <w:rStyle w:val="Betoning"/>
          <w:rFonts w:cs="Times New Roman"/>
          <w:i w:val="0"/>
        </w:rPr>
        <w:t xml:space="preserve">9. </w:t>
      </w:r>
      <w:r w:rsidR="00850895">
        <w:rPr>
          <w:rStyle w:val="Betoning"/>
          <w:rFonts w:cs="Times New Roman"/>
          <w:i w:val="0"/>
        </w:rPr>
        <w:t>Hur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3205E1BF" w14:textId="77777777" w:rsidR="00D45847" w:rsidRDefault="00D45847" w:rsidP="004E58AD">
      <w:pPr>
        <w:rPr>
          <w:rStyle w:val="Betoning"/>
          <w:rFonts w:cs="Times New Roman"/>
          <w:i w:val="0"/>
        </w:rPr>
      </w:pPr>
    </w:p>
    <w:p w14:paraId="17111BE6" w14:textId="2CCB0049" w:rsidR="00DD12F3" w:rsidRDefault="00F16CB6" w:rsidP="00DD12F3">
      <w:pPr>
        <w:rPr>
          <w:ins w:id="91" w:author="Jason Serviss" w:date="2018-09-02T10:37:00Z"/>
          <w:rFonts w:cs="Times New Roman"/>
        </w:rPr>
      </w:pPr>
      <w:r>
        <w:rPr>
          <w:rStyle w:val="Betoning"/>
          <w:rFonts w:cs="Times New Roman"/>
          <w:i w:val="0"/>
        </w:rPr>
        <w:t xml:space="preserve">10. </w:t>
      </w:r>
      <w:r w:rsidR="00850895">
        <w:rPr>
          <w:rStyle w:val="Betoning"/>
          <w:rFonts w:cs="Times New Roman"/>
          <w:i w:val="0"/>
        </w:rPr>
        <w:t>Hur viktigt är det att lärandet genomförs med hjälp av övning och granskning</w:t>
      </w:r>
      <w:r w:rsidR="00850895">
        <w:rPr>
          <w:rStyle w:val="FootnoteAnchor"/>
          <w:rFonts w:cs="Times New Roman"/>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5775ACBB" w14:textId="77777777" w:rsidR="00D45847" w:rsidRDefault="00D45847" w:rsidP="004E58AD">
      <w:pPr>
        <w:rPr>
          <w:i/>
          <w:sz w:val="23"/>
          <w:szCs w:val="23"/>
        </w:rPr>
      </w:pPr>
    </w:p>
    <w:p w14:paraId="6CE1A58B" w14:textId="004B6463" w:rsidR="00D45847" w:rsidRPr="00D01DE3" w:rsidRDefault="00850895" w:rsidP="004E58AD">
      <w:pPr>
        <w:rPr>
          <w:b/>
          <w:i/>
        </w:rPr>
      </w:pPr>
      <w:r w:rsidRPr="00D01DE3">
        <w:rPr>
          <w:b/>
          <w:i/>
        </w:rPr>
        <w:t>Bedömning &amp; Hjälp</w:t>
      </w:r>
    </w:p>
    <w:p w14:paraId="3811F539" w14:textId="01AE64AC" w:rsidR="00DD12F3" w:rsidRDefault="00F16CB6" w:rsidP="00DD12F3">
      <w:pPr>
        <w:rPr>
          <w:ins w:id="92" w:author="Jason Serviss" w:date="2018-09-02T10:37:00Z"/>
          <w:rFonts w:cs="Times New Roman"/>
        </w:rPr>
      </w:pPr>
      <w:r>
        <w:rPr>
          <w:rStyle w:val="Betoning"/>
          <w:rFonts w:cs="Times New Roman"/>
          <w:i w:val="0"/>
        </w:rPr>
        <w:t xml:space="preserve">11.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284A53C8" w14:textId="77777777" w:rsidR="00D45847" w:rsidRDefault="00D45847" w:rsidP="004E58AD">
      <w:pPr>
        <w:rPr>
          <w:rStyle w:val="Betoning"/>
          <w:rFonts w:cs="Times New Roman"/>
          <w:i w:val="0"/>
        </w:rPr>
      </w:pPr>
    </w:p>
    <w:p w14:paraId="5A811DBC" w14:textId="1A58C892" w:rsidR="00DD12F3" w:rsidRDefault="00F16CB6" w:rsidP="00DD12F3">
      <w:pPr>
        <w:rPr>
          <w:ins w:id="93" w:author="Jason Serviss" w:date="2018-09-02T10:37:00Z"/>
          <w:rFonts w:cs="Times New Roman"/>
        </w:rPr>
      </w:pPr>
      <w:r>
        <w:rPr>
          <w:rFonts w:eastAsia="Times New Roman" w:cs="Times New Roman"/>
          <w:color w:val="333333"/>
        </w:rPr>
        <w:t xml:space="preserve">12.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467CD6A7" w14:textId="146E5CA4" w:rsidR="00D45847" w:rsidRDefault="00D45847" w:rsidP="004E58AD">
      <w:pPr>
        <w:rPr>
          <w:rFonts w:eastAsia="Times New Roman" w:cs="Times New Roman"/>
          <w:color w:val="333333"/>
        </w:rPr>
      </w:pPr>
    </w:p>
    <w:p w14:paraId="63D46551" w14:textId="5B134859" w:rsidR="00DD12F3" w:rsidRDefault="00F16CB6" w:rsidP="00DD12F3">
      <w:pPr>
        <w:rPr>
          <w:ins w:id="94" w:author="Jason Serviss" w:date="2018-09-02T10:37:00Z"/>
          <w:rFonts w:cs="Times New Roman"/>
        </w:rPr>
      </w:pPr>
      <w:r>
        <w:rPr>
          <w:rFonts w:eastAsia="Times New Roman" w:cs="Times New Roman"/>
          <w:color w:val="333333"/>
        </w:rPr>
        <w:t xml:space="preserve">13.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5EBF2C83" w14:textId="77777777" w:rsidR="004E58AD" w:rsidRDefault="004E58AD" w:rsidP="004E58AD">
      <w:pPr>
        <w:rPr>
          <w:rStyle w:val="Starkbetoning"/>
          <w:color w:val="00000A"/>
          <w:sz w:val="23"/>
          <w:szCs w:val="23"/>
        </w:rPr>
      </w:pPr>
    </w:p>
    <w:p w14:paraId="671B8297" w14:textId="0DCB6335" w:rsidR="004E58AD" w:rsidRPr="00D01DE3" w:rsidRDefault="00850895" w:rsidP="004E58AD">
      <w:pPr>
        <w:rPr>
          <w:b/>
          <w:bCs/>
          <w:i/>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4EA9A698" w:rsidR="00DD12F3" w:rsidRDefault="00F16CB6" w:rsidP="00DD12F3">
      <w:pPr>
        <w:rPr>
          <w:ins w:id="95" w:author="Jason Serviss" w:date="2018-09-02T10:38:00Z"/>
          <w:rFonts w:cs="Times New Roman"/>
        </w:rPr>
      </w:pPr>
      <w:r>
        <w:rPr>
          <w:rFonts w:eastAsia="Times New Roman" w:cs="Times New Roman"/>
          <w:color w:val="333333"/>
        </w:rPr>
        <w:t>14.</w:t>
      </w:r>
      <w:r w:rsidR="00CB3D1B">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CB9AFAE" w14:textId="77777777" w:rsidR="004E58AD" w:rsidRDefault="004E58AD" w:rsidP="004E58AD">
      <w:pPr>
        <w:rPr>
          <w:rStyle w:val="Starkbetoning"/>
          <w:color w:val="00000A"/>
          <w:sz w:val="23"/>
          <w:szCs w:val="23"/>
        </w:rPr>
      </w:pP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264E1364" w14:textId="680D37A2" w:rsidR="00DD12F3" w:rsidRPr="00A53F62" w:rsidRDefault="00F16CB6" w:rsidP="00A53F62">
      <w:pPr>
        <w:pBdr>
          <w:bottom w:val="single" w:sz="6" w:space="1" w:color="auto"/>
        </w:pBdr>
        <w:rPr>
          <w:ins w:id="96" w:author="Jason Serviss" w:date="2018-09-02T10:38:00Z"/>
          <w:rFonts w:eastAsia="Times New Roman" w:cs="Times New Roman"/>
          <w:color w:val="333333"/>
        </w:rPr>
      </w:pPr>
      <w:r>
        <w:rPr>
          <w:rStyle w:val="Starkbetoning"/>
          <w:rFonts w:eastAsia="Times New Roman" w:cs="Times New Roman"/>
          <w:b w:val="0"/>
          <w:bCs w:val="0"/>
          <w:i w:val="0"/>
          <w:iCs w:val="0"/>
          <w:color w:val="333333"/>
        </w:rPr>
        <w:t xml:space="preserve">15.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5465594" w14:textId="2CEA5C7E" w:rsidR="00DD12F3" w:rsidRDefault="00DD12F3" w:rsidP="004E58AD">
      <w:pPr>
        <w:pBdr>
          <w:bottom w:val="single" w:sz="6" w:space="1" w:color="auto"/>
        </w:pBdr>
        <w:rPr>
          <w:rStyle w:val="Starkbetoning"/>
          <w:rFonts w:eastAsia="Times New Roman" w:cs="Times New Roman"/>
          <w:b w:val="0"/>
          <w:bCs w:val="0"/>
          <w:i w:val="0"/>
          <w:iCs w:val="0"/>
          <w:color w:val="333333"/>
        </w:rPr>
      </w:pPr>
    </w:p>
    <w:p w14:paraId="1E4EE7FC" w14:textId="63D875E2" w:rsidR="00F16CB6" w:rsidRPr="000427E4" w:rsidRDefault="00F16CB6" w:rsidP="000427E4">
      <w:pPr>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av ordföljder</w:t>
      </w:r>
      <w:r w:rsidR="00F628A3" w:rsidRPr="000427E4">
        <w:rPr>
          <w:rStyle w:val="Kommentarsreferens"/>
          <w:rFonts w:ascii="Verdana" w:hAnsi="Verdana"/>
          <w:sz w:val="16"/>
          <w:szCs w:val="16"/>
        </w:rPr>
        <w:commentReference w:id="97"/>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98" w:name="_Toc391456189"/>
      <w:bookmarkEnd w:id="98"/>
    </w:p>
    <w:p w14:paraId="5045D8EB" w14:textId="77777777" w:rsidR="00D12CAD" w:rsidRDefault="00D12CAD">
      <w:pPr>
        <w:rPr>
          <w:ins w:id="99" w:author="Jason Serviss" w:date="2018-09-02T10:07:00Z"/>
          <w:rFonts w:cs="Times New Roman"/>
          <w:b/>
        </w:rPr>
      </w:pPr>
    </w:p>
    <w:p w14:paraId="0279EB7D" w14:textId="77777777" w:rsidR="00D45847" w:rsidRDefault="00850895">
      <w:pPr>
        <w:rPr>
          <w:rFonts w:cs="Times New Roman"/>
          <w:b/>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ins w:id="100" w:author="Jason Serviss" w:date="2018-09-02T10:46:00Z"/>
          <w:rFonts w:ascii="Verdana" w:hAnsi="Verdana"/>
          <w:b/>
          <w:sz w:val="16"/>
          <w:szCs w:val="16"/>
        </w:rPr>
      </w:pPr>
    </w:p>
    <w:p w14:paraId="38843A61" w14:textId="5E4723ED" w:rsidR="00D45847" w:rsidRPr="000427E4" w:rsidRDefault="00AD2787" w:rsidP="000427E4">
      <w:pPr>
        <w:rPr>
          <w:rFonts w:ascii="Verdana" w:hAnsi="Verdana"/>
          <w:sz w:val="16"/>
          <w:szCs w:val="16"/>
        </w:rPr>
        <w:sectPr w:rsidR="00D45847" w:rsidRPr="000427E4" w:rsidSect="00882763">
          <w:footerReference w:type="default" r:id="rId21"/>
          <w:footerReference w:type="first" r:id="rId22"/>
          <w:pgSz w:w="11906" w:h="16838"/>
          <w:pgMar w:top="1135" w:right="1417" w:bottom="1417" w:left="1417" w:header="0" w:footer="709" w:gutter="0"/>
          <w:lnNumType w:countBy="1" w:restart="continuous"/>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0427E4" w:rsidRPr="000427E4">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BBA5181"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124E639C" w14:textId="77777777" w:rsidR="00EF56C7" w:rsidRPr="00EF56C7" w:rsidRDefault="00EF56C7" w:rsidP="00F628A3"/>
    <w:sectPr w:rsidR="00EF56C7" w:rsidRPr="00EF56C7">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ason Serviss" w:date="2018-09-09T11:09:00Z" w:initials="JS">
    <w:p w14:paraId="2759EE41" w14:textId="7A01094A" w:rsidR="00043579" w:rsidRDefault="00043579">
      <w:pPr>
        <w:pStyle w:val="Kommentarer"/>
      </w:pPr>
      <w:r>
        <w:rPr>
          <w:rStyle w:val="Kommentarsreferens"/>
        </w:rPr>
        <w:annotationRef/>
      </w:r>
      <w:r>
        <w:t>Not really satisfied with how this paragraph ends but can’t come up with an alternative right now…</w:t>
      </w:r>
      <w:r>
        <w:br/>
        <w:t>Ta bort ?/olivia</w:t>
      </w:r>
    </w:p>
  </w:comment>
  <w:comment w:id="13" w:author="Jason Serviss" w:date="2018-09-09T09:10:00Z" w:initials="JS">
    <w:p w14:paraId="0CDB43D4" w14:textId="08BB6893" w:rsidR="00043579" w:rsidRDefault="00043579" w:rsidP="00622CDA">
      <w:pPr>
        <w:pStyle w:val="Kommentarer"/>
      </w:pPr>
      <w:r>
        <w:rPr>
          <w:rStyle w:val="Kommentarsreferens"/>
        </w:rPr>
        <w:annotationRef/>
      </w:r>
      <w:r>
        <w:rPr>
          <w:rStyle w:val="Kommentarsreferens"/>
        </w:rPr>
        <w:annotationRef/>
      </w:r>
      <w:r>
        <w:t>There is a general problem with consistency of terms. In Bilaga 1 you use the word ”block” to describe different subdivisions of the models but here and in the figures you call them ”elements”. You need to be consistent with the terms you use. Fix this everywhere. Fixed</w:t>
      </w:r>
    </w:p>
    <w:p w14:paraId="58995C78" w14:textId="0E7D4B8D" w:rsidR="00043579" w:rsidRDefault="00043579">
      <w:pPr>
        <w:pStyle w:val="Kommentarer"/>
      </w:pPr>
    </w:p>
  </w:comment>
  <w:comment w:id="15" w:author="Jason Serviss" w:date="2018-09-13T09:24:00Z" w:initials="JS">
    <w:p w14:paraId="0EC8A166" w14:textId="4D70C8D0" w:rsidR="00043579" w:rsidRPr="00C05B0F" w:rsidRDefault="00043579">
      <w:pPr>
        <w:pStyle w:val="Kommentarer"/>
        <w:rPr>
          <w:color w:val="FFFFFF" w:themeColor="background1"/>
        </w:rPr>
      </w:pPr>
      <w:r>
        <w:rPr>
          <w:rStyle w:val="Kommentarsreferens"/>
        </w:rPr>
        <w:annotationRef/>
      </w:r>
      <w:r>
        <w:t xml:space="preserve">Not satisfied with this. It should be more along the lines of ”Antalet frågpr per model och element reflektera den mängd frågar som bedömdes vara nödvändigt att urskilja vilken modell passade bäst för den element och resulterade i ett ojämn antal modellspecifika frågor per element” </w:t>
      </w:r>
      <w:r w:rsidRPr="00C05B0F">
        <w:rPr>
          <w:color w:val="FFFFFF" w:themeColor="background1"/>
        </w:rPr>
        <w:t xml:space="preserve">Fixad, men ska kolla vill återkomma och läsa igenom igen, meningen låter lite konstig. </w:t>
      </w:r>
    </w:p>
  </w:comment>
  <w:comment w:id="20" w:author="Jason Serviss" w:date="2018-09-15T17:08:00Z" w:initials="JS">
    <w:p w14:paraId="77369648" w14:textId="008532B0" w:rsidR="00043579" w:rsidRDefault="00043579">
      <w:pPr>
        <w:pStyle w:val="Kommentarer"/>
      </w:pPr>
      <w:r>
        <w:rPr>
          <w:rStyle w:val="Kommentarsreferens"/>
        </w:rPr>
        <w:annotationRef/>
      </w:r>
      <w:r>
        <w:t>In most of the results checks need to be done for situations where these 2 statments can be equally correct, a) result shows that X corresponds well with model and b) result shows that model corresponds well with X. Example: The high score shows the course folows DIM well vs. The high score shows DIM is a good model for the course. Should these be considered equally true?</w:t>
      </w:r>
    </w:p>
  </w:comment>
  <w:comment w:id="21" w:author="Olivia Imner" w:date="2018-09-09T09:11:00Z" w:initials="OI">
    <w:p w14:paraId="2F534D75" w14:textId="07960E8B" w:rsidR="00043579" w:rsidRDefault="00043579">
      <w:pPr>
        <w:pStyle w:val="Kommentarer"/>
      </w:pPr>
      <w:r>
        <w:rPr>
          <w:rStyle w:val="Kommentarsreferens"/>
        </w:rPr>
        <w:annotationRef/>
      </w:r>
      <w:r>
        <w:t>Låter konstigt, annat ord..</w:t>
      </w:r>
    </w:p>
  </w:comment>
  <w:comment w:id="22" w:author="Olivia Imner" w:date="2018-09-09T15:54:00Z" w:initials="OI">
    <w:p w14:paraId="1A489350" w14:textId="493E1C41" w:rsidR="00043579" w:rsidRDefault="00043579">
      <w:pPr>
        <w:pStyle w:val="Kommentarer"/>
      </w:pPr>
      <w:r>
        <w:rPr>
          <w:rStyle w:val="Kommentarsreferens"/>
        </w:rPr>
        <w:annotationRef/>
      </w:r>
      <w:r>
        <w:t xml:space="preserve">Behöver inte förklaras att frågekonstruktioner </w:t>
      </w:r>
      <w:r>
        <w:rPr>
          <w:rStyle w:val="Kommentarsreferens"/>
        </w:rPr>
        <w:annotationRef/>
      </w:r>
      <w:r>
        <w:t xml:space="preserve">innehåller frågor och påståenden? </w:t>
      </w:r>
    </w:p>
  </w:comment>
  <w:comment w:id="23" w:author="Jason Serviss" w:date="2018-09-09T10:29:00Z" w:initials="JS">
    <w:p w14:paraId="7B006EE6" w14:textId="65B6F130" w:rsidR="00043579" w:rsidRDefault="00043579">
      <w:pPr>
        <w:pStyle w:val="Kommentarer"/>
      </w:pPr>
      <w:r>
        <w:rPr>
          <w:rStyle w:val="Kommentarsreferens"/>
        </w:rPr>
        <w:annotationRef/>
      </w:r>
      <w:r>
        <w:t>The fact that DIM only scored 0.5 points higher than KLM should be discussed in the discussion. This essentially means that DIM and KLM are ALMOST equally suitable to equate with Grades current peoagogic practices. ok</w:t>
      </w:r>
    </w:p>
  </w:comment>
  <w:comment w:id="25" w:author="Jason Serviss" w:date="2018-09-09T09:50:00Z" w:initials="JS">
    <w:p w14:paraId="1F0105B4" w14:textId="704A523C" w:rsidR="00043579" w:rsidRDefault="00043579">
      <w:pPr>
        <w:pStyle w:val="Kommentarer"/>
      </w:pPr>
      <w:ins w:id="26" w:author="Jason Serviss" w:date="2018-09-02T14:52:00Z">
        <w:r>
          <w:rPr>
            <w:rStyle w:val="Kommentarsreferens"/>
          </w:rPr>
          <w:annotationRef/>
        </w:r>
      </w:ins>
      <w:r>
        <w:t>I am not 100% satisfied with this but it  is a rough idea of what I think should be here. OK</w:t>
      </w:r>
    </w:p>
  </w:comment>
  <w:comment w:id="27" w:author="Olivia Imner" w:date="2018-09-09T15:59:00Z" w:initials="OI">
    <w:p w14:paraId="19309899" w14:textId="7F5D87C7" w:rsidR="00043579" w:rsidRDefault="00043579">
      <w:pPr>
        <w:pStyle w:val="Kommentarer"/>
      </w:pPr>
      <w:r>
        <w:rPr>
          <w:rStyle w:val="Kommentarsreferens"/>
        </w:rPr>
        <w:annotationRef/>
      </w:r>
      <w:r>
        <w:t xml:space="preserve">Ändra Ordföljder till frågekonstruktionerna . </w:t>
      </w:r>
    </w:p>
  </w:comment>
  <w:comment w:id="28" w:author="Jason Serviss" w:date="2018-09-09T11:07:00Z" w:initials="JS">
    <w:p w14:paraId="1FFFE4B3" w14:textId="63259DB1" w:rsidR="00043579" w:rsidRDefault="00043579">
      <w:pPr>
        <w:pStyle w:val="Kommentarer"/>
      </w:pPr>
      <w:r>
        <w:rPr>
          <w:rStyle w:val="Kommentarsreferens"/>
        </w:rPr>
        <w:annotationRef/>
      </w:r>
      <w:r>
        <w:t xml:space="preserve">The figure legend does not need to describe how the interview is ”uppdelad” it needs to describe the FIGURE. Fixed </w:t>
      </w:r>
    </w:p>
  </w:comment>
  <w:comment w:id="31" w:author="Jason Serviss" w:date="2018-09-15T14:59:00Z" w:initials="JS">
    <w:p w14:paraId="0A682B11" w14:textId="042FB179" w:rsidR="00043579" w:rsidRDefault="00043579">
      <w:pPr>
        <w:pStyle w:val="Kommentarer"/>
      </w:pPr>
      <w:r>
        <w:rPr>
          <w:rStyle w:val="Kommentarsreferens"/>
        </w:rPr>
        <w:annotationRef/>
      </w:r>
      <w:r>
        <w:t xml:space="preserve">This needs to be revised. Wording needs to be precise/specific according to what the results ACTUALLY can tell us. </w:t>
      </w:r>
    </w:p>
  </w:comment>
  <w:comment w:id="32" w:author="Jason Serviss" w:date="2018-09-18T09:52:00Z" w:initials="JS">
    <w:p w14:paraId="147158D9" w14:textId="38320F9D" w:rsidR="00043579" w:rsidRDefault="00043579">
      <w:pPr>
        <w:pStyle w:val="Kommentarer"/>
      </w:pPr>
      <w:r>
        <w:rPr>
          <w:rStyle w:val="Kommentarsreferens"/>
        </w:rPr>
        <w:annotationRef/>
      </w:r>
      <w:r>
        <w:t xml:space="preserve">I think maybe you need to say here that DIM can be divided into faser and element and describe what this division consists of before saying that you ”sammanfattade” them. You should just add one sentance before this sentance that accomplishes this. </w:t>
      </w:r>
      <w:r w:rsidRPr="00874DE4">
        <w:rPr>
          <w:color w:val="FFFFFF" w:themeColor="background1"/>
        </w:rPr>
        <w:t>Ska jag beskriva faserna?</w:t>
      </w:r>
    </w:p>
  </w:comment>
  <w:comment w:id="33" w:author="Jason Serviss" w:date="2018-09-18T09:52:00Z" w:initials="JS">
    <w:p w14:paraId="5BF30984" w14:textId="772745F5" w:rsidR="00043579" w:rsidRDefault="00043579">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r w:rsidRPr="00874DE4">
        <w:rPr>
          <w:color w:val="FFFFFF" w:themeColor="background1"/>
        </w:rPr>
        <w:t>Ska jag beskriva varför här?</w:t>
      </w:r>
    </w:p>
  </w:comment>
  <w:comment w:id="39" w:author="Jason Serviss" w:date="2018-09-18T10:12:00Z" w:initials="JS">
    <w:p w14:paraId="7B4E95E0" w14:textId="617A8F6C" w:rsidR="00043579" w:rsidRPr="00253BB6" w:rsidRDefault="00043579">
      <w:pPr>
        <w:pStyle w:val="Kommentarer"/>
        <w:rPr>
          <w:color w:val="FFFFFF" w:themeColor="background1"/>
        </w:rPr>
      </w:pPr>
      <w:ins w:id="40" w:author="Jason Serviss" w:date="2018-09-15T15:44:00Z">
        <w:r>
          <w:rPr>
            <w:rStyle w:val="Kommentarsreferens"/>
          </w:rPr>
          <w:annotationRef/>
        </w:r>
      </w:ins>
      <w:r>
        <w:t xml:space="preserve">Add here what was missing from these elements that caused them to have a low score. Why were the points low in these elements? Use Bilaga 3 to find the answer. </w:t>
      </w:r>
      <w:r>
        <w:rPr>
          <w:color w:val="FFFFFF" w:themeColor="background1"/>
        </w:rPr>
        <w:t>Lägga till poäng i bilaga 3</w:t>
      </w:r>
    </w:p>
  </w:comment>
  <w:comment w:id="44" w:author="Jason Serviss" w:date="2018-09-18T10:31:00Z" w:initials="JS">
    <w:p w14:paraId="44D5F7A2" w14:textId="3BE714ED" w:rsidR="00043579" w:rsidRPr="000C13C1" w:rsidRDefault="00043579">
      <w:pPr>
        <w:pStyle w:val="Kommentarer"/>
        <w:rPr>
          <w:color w:val="FFFFFF" w:themeColor="background1"/>
        </w:rPr>
      </w:pPr>
      <w:ins w:id="48" w:author="Jason Serviss" w:date="2018-09-15T15:46:00Z">
        <w:r>
          <w:rPr>
            <w:rStyle w:val="Kommentarsreferens"/>
          </w:rPr>
          <w:annotationRef/>
        </w:r>
      </w:ins>
      <w:r>
        <w:t xml:space="preserve">What specific things does Grade need to add to the courses to improve the quality of this phase/element(s)? </w:t>
      </w:r>
      <w:r>
        <w:rPr>
          <w:color w:val="FFFFFF" w:themeColor="background1"/>
        </w:rPr>
        <w:t>Fixed</w:t>
      </w:r>
    </w:p>
  </w:comment>
  <w:comment w:id="50" w:author="Jason Serviss" w:date="2018-09-18T10:43:00Z" w:initials="JS">
    <w:p w14:paraId="0B0965DE" w14:textId="7C3907D8" w:rsidR="00043579" w:rsidRPr="001004DB" w:rsidRDefault="00043579">
      <w:pPr>
        <w:pStyle w:val="Kommentarer"/>
        <w:rPr>
          <w:color w:val="FFFFFF" w:themeColor="background1"/>
        </w:rPr>
      </w:pPr>
      <w:r>
        <w:rPr>
          <w:rStyle w:val="Kommentarsreferens"/>
        </w:rPr>
        <w:annotationRef/>
      </w:r>
      <w:r>
        <w:t xml:space="preserve">Instead of saying this say what should be added in order to improve the elements with low points. </w:t>
      </w:r>
      <w:r>
        <w:rPr>
          <w:color w:val="FFFFFF" w:themeColor="background1"/>
        </w:rPr>
        <w:t>Fixed</w:t>
      </w:r>
    </w:p>
  </w:comment>
  <w:comment w:id="51" w:author="Unknown Author" w:date="2018-07-25T15:56:00Z" w:initials="">
    <w:p w14:paraId="49A8A583" w14:textId="32CE9B39" w:rsidR="00043579" w:rsidRDefault="00043579">
      <w:r>
        <w:rPr>
          <w:rFonts w:asciiTheme="minorHAnsi" w:hAnsiTheme="minorHAnsi"/>
          <w:sz w:val="20"/>
        </w:rPr>
        <w:t>Remind me toa so they are in the same order as the elements on the x axis.</w:t>
      </w:r>
    </w:p>
  </w:comment>
  <w:comment w:id="54" w:author="Jason Serviss" w:date="2018-09-15T16:21:00Z" w:initials="JS">
    <w:p w14:paraId="61E58F0A" w14:textId="321F015F" w:rsidR="00043579" w:rsidRDefault="00043579">
      <w:pPr>
        <w:pStyle w:val="Kommentarer"/>
      </w:pPr>
      <w:r>
        <w:rPr>
          <w:rStyle w:val="Kommentarsreferens"/>
        </w:rPr>
        <w:annotationRef/>
      </w:r>
      <w:r>
        <w:t>On line 306 in the discussion there is a comment (that I previously made in the introduction) about why forcing Grade into one model when they have a diverse range of customers, might be a bad idea. The results in this section indicate that, according to these observations, this is not a problem. If the diversity of Grades customers was so large that they would need to adopt a different model very often, we would see the performance of DIM differ a lot between the courses that we analysed BUT we don’t see that. Of course, we are only looking at 4 courses so you can’t draw a very strong conclusion from the data but the data that we have indicates that Grade would only need to adpot a specialized model in a case when the customer has ”out of the ordinary” needs.</w:t>
      </w:r>
    </w:p>
  </w:comment>
  <w:comment w:id="55" w:author="Jason Serviss" w:date="2018-09-18T13:21:00Z" w:initials="JS">
    <w:p w14:paraId="7B90C115" w14:textId="0394004D" w:rsidR="00043579" w:rsidRPr="00981CC7" w:rsidRDefault="00043579">
      <w:pPr>
        <w:pStyle w:val="Kommentarer"/>
        <w:rPr>
          <w:color w:val="FFFFFF" w:themeColor="background1"/>
        </w:rPr>
      </w:pPr>
      <w:r>
        <w:rPr>
          <w:rStyle w:val="Kommentarsreferens"/>
        </w:rPr>
        <w:annotationRef/>
      </w:r>
      <w:r>
        <w:t xml:space="preserve">Here we should also probably state the mean score for all courses (?) </w:t>
      </w:r>
      <w:r>
        <w:rPr>
          <w:color w:val="FFFFFF" w:themeColor="background1"/>
        </w:rPr>
        <w:t>Hur? Räkna på sammanlagd poäng i Figur 3a?</w:t>
      </w:r>
    </w:p>
  </w:comment>
  <w:comment w:id="56" w:author="Olivia Imner" w:date="2018-09-18T11:22:00Z" w:initials="OI">
    <w:p w14:paraId="60FE3475" w14:textId="3E9529BC" w:rsidR="00043579" w:rsidRDefault="00043579">
      <w:pPr>
        <w:pStyle w:val="Kommentarer"/>
      </w:pPr>
      <w:r>
        <w:rPr>
          <w:rStyle w:val="Kommentarsreferens"/>
        </w:rPr>
        <w:annotationRef/>
      </w:r>
      <w:r>
        <w:t xml:space="preserve">Det stod innan : Det visar att varje individuell </w:t>
      </w:r>
      <w:ins w:id="57" w:author="Jason Serviss" w:date="2018-09-15T16:28:00Z">
        <w:r>
          <w:t xml:space="preserve">utvärderade </w:t>
        </w:r>
      </w:ins>
      <w:r>
        <w:t xml:space="preserve">kurs har liknade pedagogisk riktning </w:t>
      </w:r>
      <w:r>
        <w:rPr>
          <w:rStyle w:val="Kommentarsreferens"/>
        </w:rPr>
        <w:annotationRef/>
      </w:r>
      <w:r>
        <w:t>och Grade arbetar ungefär på samma sätt igenom alla sina kurser.</w:t>
      </w:r>
    </w:p>
  </w:comment>
  <w:comment w:id="59" w:author="Jason Serviss" w:date="2018-09-15T17:12:00Z" w:initials="JS">
    <w:p w14:paraId="19D6F41E" w14:textId="693706E3" w:rsidR="00043579" w:rsidRDefault="00043579">
      <w:pPr>
        <w:pStyle w:val="Kommentarer"/>
      </w:pPr>
      <w:r>
        <w:rPr>
          <w:rStyle w:val="Kommentarsreferens"/>
        </w:rPr>
        <w:annotationRef/>
      </w:r>
      <w:r>
        <w:t>I would rather say here that ”we see that DIM scores are similar indicating that, of the courses observed, DIM is equally appropriate and, furthermore, specific pedagogic strategies/models should not need to be implemented on a per course basis for "typical" Grade customers".</w:t>
      </w:r>
    </w:p>
  </w:comment>
  <w:comment w:id="58" w:author="Jason Serviss" w:date="2018-09-15T16:13:00Z" w:initials="JS">
    <w:p w14:paraId="071669B5" w14:textId="1B74C618" w:rsidR="00043579" w:rsidRDefault="00043579">
      <w:pPr>
        <w:pStyle w:val="Kommentarer"/>
      </w:pPr>
      <w:r>
        <w:rPr>
          <w:rStyle w:val="Kommentarsreferens"/>
        </w:rPr>
        <w:annotationRef/>
      </w:r>
      <w:r>
        <w:t>The relative low average points across all courses can mean 2 things, A) it could be that DIM is a great model for these courses but that Grades pedagogic riktlinjer missed some important aspects of DIM and, therefore, the courses all had relativley low points due to the fact that they lacked the same thing. B) This result could also mean that DIM is not the best model for these courses (remember these courses are suppose to represent the ”normal” Grade customer) and, therefore that DIM is not the best model for Grade. Maybe another of the Associative perspective models would be better or even one of the KL perspective models (since it was almost the same score as DIM). With your data you cannot be SURE which is right, i.e. A) or B), and this should be discussed in the Discussion.</w:t>
      </w:r>
    </w:p>
  </w:comment>
  <w:comment w:id="61" w:author="Jason Serviss" w:date="2018-09-18T13:19:00Z" w:initials="JS">
    <w:p w14:paraId="249960F2" w14:textId="57ECA797" w:rsidR="00043579" w:rsidRPr="00981CC7" w:rsidRDefault="00043579">
      <w:pPr>
        <w:pStyle w:val="Kommentarer"/>
        <w:rPr>
          <w:color w:val="FFFFFF" w:themeColor="background1"/>
        </w:rPr>
      </w:pPr>
      <w:r>
        <w:rPr>
          <w:rStyle w:val="Kommentarsreferens"/>
        </w:rPr>
        <w:annotationRef/>
      </w:r>
      <w:r>
        <w:t xml:space="preserve">Better conclusions are needed here. The conclulsions should be: Presentation phase = no difference; Praktik phase = minor difference; Övervak o återk = most variable; Bedö o utvär = no difference. </w:t>
      </w:r>
      <w:r>
        <w:rPr>
          <w:color w:val="FFFFFF" w:themeColor="background1"/>
        </w:rPr>
        <w:t>Skrev om.</w:t>
      </w:r>
    </w:p>
    <w:p w14:paraId="23EECF35" w14:textId="77777777" w:rsidR="00043579" w:rsidRDefault="00043579">
      <w:pPr>
        <w:pStyle w:val="Kommentarer"/>
      </w:pPr>
    </w:p>
    <w:p w14:paraId="2BD1CD6C" w14:textId="21B67413" w:rsidR="00043579" w:rsidRDefault="00043579">
      <w:pPr>
        <w:pStyle w:val="Kommentarer"/>
      </w:pPr>
      <w:r>
        <w:t xml:space="preserve">Text innan : Kurserna KS Strålskydd och Telia GDPR visar ett bättre resultat än majoriteten av DIM’s faser och kan ge möjligen ge anvisningar på hur Grade ska börja arbeta med </w:t>
      </w:r>
      <w:r w:rsidRPr="00257DD5">
        <w:rPr>
          <w:i/>
        </w:rPr>
        <w:t xml:space="preserve">Bedömning och Utvärderings </w:t>
      </w:r>
      <w:r>
        <w:t>fasen eftersom den delen i deras kurser har ett medelmåttigt resultat (Figur 3b). Sammanfattningsvis visar resultatet att Grades tidigare kurser kan ge möjligheten till att förstå var de kan börja fokusera på i kurserna och därmed klara av att påbörja förändringar i nuvarande kurser</w:t>
      </w:r>
    </w:p>
  </w:comment>
  <w:comment w:id="66" w:author="Jason Serviss" w:date="2018-09-18T17:24:00Z" w:initials="JS">
    <w:p w14:paraId="0F06971F" w14:textId="77777777" w:rsidR="00043579" w:rsidRDefault="00043579">
      <w:pPr>
        <w:pStyle w:val="Kommentarer"/>
      </w:pPr>
      <w:r>
        <w:rPr>
          <w:rStyle w:val="Kommentarsreferens"/>
        </w:rPr>
        <w:annotationRef/>
      </w:r>
      <w:r>
        <w:t xml:space="preserve">I stopped reading the discussion after the first 3 sentances. The discussion needs to be divided into specific paragraphs with each one discussing specific aspects of the study. First, it is common to restate the purpose of the study and summarize the results. This you have tried to do but it needs to be improved.  After that you should probably have a paragraph per major result, </w:t>
      </w:r>
    </w:p>
    <w:p w14:paraId="717EAE0C" w14:textId="77777777" w:rsidR="00043579" w:rsidRDefault="00043579">
      <w:pPr>
        <w:pStyle w:val="Kommentarer"/>
      </w:pPr>
      <w:r>
        <w:t>i.e.</w:t>
      </w:r>
    </w:p>
    <w:p w14:paraId="6BF86C59" w14:textId="77777777" w:rsidR="00043579" w:rsidRDefault="00043579">
      <w:pPr>
        <w:pStyle w:val="Kommentarer"/>
      </w:pPr>
    </w:p>
    <w:p w14:paraId="1D898353" w14:textId="38B85C59" w:rsidR="00043579" w:rsidRPr="00AF601B" w:rsidRDefault="00043579">
      <w:pPr>
        <w:pStyle w:val="Kommentarer"/>
        <w:rPr>
          <w:b/>
        </w:rPr>
      </w:pPr>
      <w:r w:rsidRPr="00AF601B">
        <w:rPr>
          <w:b/>
        </w:rPr>
        <w:t>1 for interview and o</w:t>
      </w:r>
      <w:r>
        <w:rPr>
          <w:b/>
        </w:rPr>
        <w:t>ne for evaluation, where you d</w:t>
      </w:r>
      <w:r w:rsidRPr="00AF601B">
        <w:rPr>
          <w:b/>
        </w:rPr>
        <w:t xml:space="preserve">iscuss the result further, take up additional points that need to be discussed, ”brister” in the procurment of the results or study design, mm. Finally, in the last paragraph, you whould bring up future perspectives and highlight how additional research could be preformed to add to the results you have already. In the last sentance of the last paragraph you, again, summarize the reaearch result and its importance in a broader context. If you don’t want the ddiscussion writing to take another </w:t>
      </w:r>
    </w:p>
    <w:p w14:paraId="2DCFB3AD" w14:textId="77777777" w:rsidR="00043579" w:rsidRDefault="00043579">
      <w:pPr>
        <w:pStyle w:val="Kommentarer"/>
      </w:pPr>
    </w:p>
    <w:p w14:paraId="59D705C9" w14:textId="3F7FBA07" w:rsidR="00043579" w:rsidRDefault="00043579">
      <w:pPr>
        <w:pStyle w:val="Kommentarer"/>
      </w:pPr>
      <w:r>
        <w:t>2 months you should REALLY read a few discussions and understand how they are typically constructed. The discussions can be on any topic in a thesis or article… they are all constructed more or less in the same way.</w:t>
      </w:r>
    </w:p>
  </w:comment>
  <w:comment w:id="68" w:author="Olivia Imner" w:date="2018-09-18T19:35:00Z" w:initials="OI">
    <w:p w14:paraId="47C0E594" w14:textId="398693C0" w:rsidR="00735C7B" w:rsidRDefault="00735C7B">
      <w:pPr>
        <w:pStyle w:val="Kommentarer"/>
      </w:pPr>
      <w:r>
        <w:rPr>
          <w:rStyle w:val="Kommentarsreferens"/>
        </w:rPr>
        <w:annotationRef/>
      </w:r>
      <w:r>
        <w:t xml:space="preserve">Håller på här </w:t>
      </w:r>
    </w:p>
  </w:comment>
  <w:comment w:id="69" w:author="Olivia Imner" w:date="2018-09-11T13:15:00Z" w:initials="OI">
    <w:p w14:paraId="7EC61131" w14:textId="58EBAF06" w:rsidR="00043579" w:rsidRPr="00B52F86" w:rsidRDefault="00043579" w:rsidP="00B52F86">
      <w:pPr>
        <w:rPr>
          <w:rFonts w:ascii="Calibri" w:eastAsia="Tahoma" w:hAnsi="Calibri" w:cs="Tahoma"/>
          <w:color w:val="FF0000"/>
          <w:sz w:val="16"/>
          <w:szCs w:val="24"/>
          <w:lang w:val="en-US" w:bidi="en-US"/>
        </w:rPr>
      </w:pPr>
      <w:r>
        <w:rPr>
          <w:rStyle w:val="Kommentarsreferens"/>
        </w:rPr>
        <w:annotationRef/>
      </w:r>
      <w:r>
        <w:rPr>
          <w:rFonts w:ascii="Calibri" w:eastAsia="Tahoma" w:hAnsi="Calibri" w:cs="Tahoma"/>
          <w:sz w:val="16"/>
          <w:szCs w:val="24"/>
          <w:lang w:val="en-US" w:bidi="en-US"/>
        </w:rPr>
        <w:t xml:space="preserve">One thing we need to consider…. The ”riktlinjer” Grade currently use has previously allowed them to function as a company. One thing that a reader might think is that your study is trying to push Grade into using ONE model whereas this might not be appropriate in all situations (customers). The reader could potentially think that Grades ”riktlinjer” are structured but allow for enough flexability for them to cater to the types of customers that they have. In that case, forcing them into a pedagogic model would be a bad move. We somehow need to convey to the reader that the interview part of the study is used to avoid this. I think this could either be done by a) explaining what their riktlinjer are in a bit more detail, b) specifically stating this in the next sentance or c) a combination of both. I will think about this a bit more when I read through next time. </w:t>
      </w:r>
      <w:r>
        <w:rPr>
          <w:rFonts w:ascii="Calibri" w:eastAsia="Tahoma" w:hAnsi="Calibri" w:cs="Tahoma"/>
          <w:color w:val="FF0000"/>
          <w:sz w:val="16"/>
          <w:szCs w:val="24"/>
          <w:lang w:val="en-US" w:bidi="en-US"/>
        </w:rPr>
        <w:t>I think this is something we should bring up in the discussion. We should say that “although we have found that XXX model works well with Grades current pedagogic, depending on the specific requirements of the EIF, it may be necessary to adopt other models to fufill such requirements”. Do this in the discussion or make a note there to include it and remove this comment or move it there instead.</w:t>
      </w:r>
    </w:p>
  </w:comment>
  <w:comment w:id="70" w:author="Jason Serviss" w:date="2018-09-11T14:46:00Z" w:initials="JS">
    <w:p w14:paraId="5F3246B0" w14:textId="77777777" w:rsidR="00043579" w:rsidRDefault="00043579" w:rsidP="00D71CDE">
      <w:pPr>
        <w:pStyle w:val="Kommentarer"/>
      </w:pPr>
      <w:r>
        <w:rPr>
          <w:rStyle w:val="Kommentarsreferens"/>
        </w:rPr>
        <w:annotationRef/>
      </w:r>
      <w:r>
        <w:t xml:space="preserve">Revise this sentance. Furthermore, although it might be a point that you need to make, it is not placed well here.  The first sentance does not fit with the rest of the paragraphs content. </w:t>
      </w:r>
      <w:r w:rsidRPr="00205671">
        <w:rPr>
          <w:color w:val="FF0000"/>
        </w:rPr>
        <w:t>Bätrre att ha här eller vara med i diskussion?</w:t>
      </w:r>
      <w:r>
        <w:rPr>
          <w:color w:val="FF0000"/>
        </w:rPr>
        <w:t xml:space="preserve"> </w:t>
      </w:r>
      <w:r>
        <w:t>Yes, move this to the discussion /Jason</w:t>
      </w:r>
    </w:p>
    <w:p w14:paraId="584D2CFD" w14:textId="77777777" w:rsidR="00043579" w:rsidRDefault="00043579" w:rsidP="00D71CDE">
      <w:pPr>
        <w:pStyle w:val="Kommentarer"/>
      </w:pPr>
    </w:p>
    <w:p w14:paraId="23C3C54C" w14:textId="57C85BC1" w:rsidR="00043579" w:rsidRPr="00D338A7" w:rsidRDefault="00043579" w:rsidP="00D71CDE">
      <w:pPr>
        <w:pStyle w:val="Kommentarer"/>
      </w:pPr>
      <w:r>
        <w:t>Tidigare kommentar beskriver detta stycke.</w:t>
      </w:r>
    </w:p>
  </w:comment>
  <w:comment w:id="71" w:author="Jason Serviss" w:date="2018-09-18T09:10:00Z" w:initials="JS">
    <w:p w14:paraId="634CACD8" w14:textId="77777777" w:rsidR="00043579" w:rsidRDefault="00043579" w:rsidP="00C54D6F">
      <w:pPr>
        <w:pStyle w:val="Kommentarer"/>
      </w:pPr>
      <w:r>
        <w:rPr>
          <w:rStyle w:val="Kommentarsreferens"/>
        </w:rPr>
        <w:annotationRef/>
      </w:r>
      <w:r>
        <w:t xml:space="preserve">Are the low points here because Grade is not prioritising these things (according to the interview result) or are these fases prioritized but Grade is failing in their implementation? This is potentially Discussion material. </w:t>
      </w:r>
    </w:p>
  </w:comment>
  <w:comment w:id="79" w:author="Unknown Author" w:date="2018-09-09T08:01:00Z" w:initials="">
    <w:p w14:paraId="4778FD34" w14:textId="1B8703F5" w:rsidR="00043579" w:rsidRDefault="00043579">
      <w:r>
        <w:rPr>
          <w:rFonts w:asciiTheme="minorHAnsi" w:hAnsiTheme="minorHAnsi"/>
          <w:sz w:val="20"/>
        </w:rPr>
        <w:t>Description of table needs to be more detailed. Fixed.</w:t>
      </w:r>
    </w:p>
  </w:comment>
  <w:comment w:id="81" w:author="Jason Serviss" w:date="2018-09-11T17:50:00Z" w:initials="JS">
    <w:p w14:paraId="1E64CC6F" w14:textId="4C3FCAFD" w:rsidR="00043579" w:rsidRDefault="00043579">
      <w:pPr>
        <w:pStyle w:val="Kommentarer"/>
      </w:pPr>
      <w:r>
        <w:rPr>
          <w:rStyle w:val="Kommentarsreferens"/>
        </w:rPr>
        <w:annotationRef/>
      </w:r>
      <w:r>
        <w:t>Impossible to tell which question relates to which model.</w:t>
      </w:r>
    </w:p>
  </w:comment>
  <w:comment w:id="97" w:author="Olivia Imner" w:date="2018-07-25T08:06:00Z" w:initials="OI">
    <w:p w14:paraId="44A6F018" w14:textId="181ED00E" w:rsidR="00043579" w:rsidRDefault="00043579">
      <w:pPr>
        <w:pStyle w:val="Kommentarer"/>
      </w:pPr>
      <w:r>
        <w:rPr>
          <w:rStyle w:val="Kommentarsreferens"/>
        </w:rPr>
        <w:annotationRef/>
      </w:r>
      <w:r>
        <w:t xml:space="preserve">Ändra till annat ord för frågor och påståenden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043579" w:rsidRDefault="00043579">
      <w:r>
        <w:separator/>
      </w:r>
    </w:p>
  </w:endnote>
  <w:endnote w:type="continuationSeparator" w:id="0">
    <w:p w14:paraId="4F768654" w14:textId="77777777" w:rsidR="00043579" w:rsidRDefault="000435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043579" w:rsidRDefault="0004357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043579" w:rsidRDefault="0004357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584213"/>
      <w:docPartObj>
        <w:docPartGallery w:val="Page Numbers (Bottom of Page)"/>
        <w:docPartUnique/>
      </w:docPartObj>
    </w:sdtPr>
    <w:sdtContent>
      <w:p w14:paraId="403C7186" w14:textId="77777777" w:rsidR="00043579" w:rsidRDefault="00043579">
        <w:pPr>
          <w:pStyle w:val="Footer1"/>
          <w:jc w:val="center"/>
        </w:pPr>
        <w:r>
          <w:fldChar w:fldCharType="begin"/>
        </w:r>
        <w:r>
          <w:instrText>PAGE</w:instrText>
        </w:r>
        <w:r>
          <w:fldChar w:fldCharType="separate"/>
        </w:r>
        <w:r w:rsidR="003A3342">
          <w:rPr>
            <w:noProof/>
          </w:rPr>
          <w:t>22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95728447"/>
      <w:docPartObj>
        <w:docPartGallery w:val="Page Numbers (Bottom of Page)"/>
        <w:docPartUnique/>
      </w:docPartObj>
    </w:sdtPr>
    <w:sdtContent>
      <w:p w14:paraId="3915FA6D" w14:textId="77777777" w:rsidR="00043579" w:rsidRDefault="00043579">
        <w:pPr>
          <w:pStyle w:val="Footer1"/>
          <w:jc w:val="center"/>
        </w:pPr>
        <w:r>
          <w:fldChar w:fldCharType="begin"/>
        </w:r>
        <w:r>
          <w:instrText>PAGE</w:instrText>
        </w:r>
        <w:r>
          <w:fldChar w:fldCharType="separate"/>
        </w:r>
        <w:r w:rsidR="003A334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043579" w:rsidRDefault="00043579">
      <w:r>
        <w:separator/>
      </w:r>
    </w:p>
  </w:footnote>
  <w:footnote w:type="continuationSeparator" w:id="0">
    <w:p w14:paraId="71DB8F98" w14:textId="77777777" w:rsidR="00043579" w:rsidRDefault="00043579">
      <w:r>
        <w:continuationSeparator/>
      </w:r>
    </w:p>
  </w:footnote>
  <w:footnote w:id="1">
    <w:p w14:paraId="5824ECF3" w14:textId="3C586678" w:rsidR="00043579" w:rsidRDefault="00043579">
      <w:pPr>
        <w:pStyle w:val="Fotnotstext"/>
      </w:pPr>
      <w:r>
        <w:rPr>
          <w:rStyle w:val="Fotnotsreferens"/>
        </w:rPr>
        <w:footnoteRef/>
      </w:r>
      <w:r>
        <w:rPr>
          <w:rStyle w:val="Fotnotsreferens"/>
        </w:rPr>
        <w:tab/>
      </w:r>
      <w:r>
        <w:t xml:space="preserve"> </w:t>
      </w:r>
      <w:r>
        <w:rPr>
          <w:sz w:val="14"/>
          <w:szCs w:val="14"/>
        </w:rPr>
        <w:t>I intervjun förklarades det vad användargrupp är och att det innefattar Grades förklaring av målgrupp.</w:t>
      </w:r>
    </w:p>
  </w:footnote>
  <w:footnote w:id="2">
    <w:p w14:paraId="1BA30943" w14:textId="3787EF4A" w:rsidR="00043579" w:rsidRDefault="00043579">
      <w:pPr>
        <w:pStyle w:val="Fotnotstext"/>
      </w:pPr>
      <w:r>
        <w:rPr>
          <w:rStyle w:val="Fotnotsreferens"/>
        </w:rPr>
        <w:footnoteRef/>
      </w:r>
      <w:r>
        <w:rPr>
          <w:rStyle w:val="Fotnotsreferens"/>
        </w:rPr>
        <w:tab/>
      </w:r>
      <w:r>
        <w:rPr>
          <w:sz w:val="14"/>
          <w:szCs w:val="14"/>
        </w:rPr>
        <w:t xml:space="preserve"> Frågan förklarades igen med: Att studenten kan konkretisera det dem lärt sig i kursen. </w:t>
      </w:r>
    </w:p>
  </w:footnote>
  <w:footnote w:id="3">
    <w:p w14:paraId="58A700CB" w14:textId="2FA38BC1" w:rsidR="00043579" w:rsidRDefault="00043579">
      <w:pPr>
        <w:pStyle w:val="Fotnotstext"/>
      </w:pPr>
      <w:r>
        <w:rPr>
          <w:rStyle w:val="Fotnotsreferens"/>
        </w:rPr>
        <w:footnoteRef/>
      </w:r>
      <w:r>
        <w:rPr>
          <w:rStyle w:val="Fotnotsreferens"/>
        </w:rPr>
        <w:tab/>
      </w:r>
      <w:r>
        <w:rPr>
          <w:sz w:val="14"/>
          <w:szCs w:val="14"/>
        </w:rPr>
        <w:t xml:space="preserve"> En förklaring gjordes av ”aktivera sinnena” med: att studenten får möjlighet att arbete själv. </w:t>
      </w:r>
    </w:p>
  </w:footnote>
  <w:footnote w:id="4">
    <w:p w14:paraId="19D64118" w14:textId="6533C3D9" w:rsidR="00043579" w:rsidRDefault="00043579">
      <w:pPr>
        <w:pStyle w:val="Fotnotstext"/>
      </w:pPr>
      <w:r>
        <w:rPr>
          <w:rStyle w:val="Fotnotsreferens"/>
        </w:rPr>
        <w:footnoteRef/>
      </w:r>
      <w:r>
        <w:rPr>
          <w:rStyle w:val="Fotnotsreferens"/>
        </w:rPr>
        <w:tab/>
      </w:r>
      <w:r>
        <w:rPr>
          <w:sz w:val="14"/>
          <w:szCs w:val="14"/>
        </w:rPr>
        <w:t xml:space="preserve"> Ordförklaring av ”gestalta”: att det framställa och inlärda materialet ska fastna hos studenten.</w:t>
      </w:r>
    </w:p>
  </w:footnote>
  <w:footnote w:id="5">
    <w:p w14:paraId="4B8BE4EC" w14:textId="4EF66878" w:rsidR="00043579" w:rsidRDefault="00043579">
      <w:pPr>
        <w:pStyle w:val="Fotnotstext"/>
      </w:pPr>
      <w:r>
        <w:rPr>
          <w:rStyle w:val="Fotnotsreferens"/>
        </w:rPr>
        <w:footnoteRef/>
      </w:r>
      <w:r>
        <w:rPr>
          <w:rStyle w:val="Fotnotsreferens"/>
        </w:rPr>
        <w:tab/>
      </w:r>
      <w:r>
        <w:rPr>
          <w:sz w:val="14"/>
          <w:szCs w:val="14"/>
        </w:rPr>
        <w:t xml:space="preserve"> En förklaring gjordes av normerna: ”Explicit normer” handlar om att människan har tydligt uttalande sociala regler och ”implicita normer” är de outtalade regler sociala regler, sådant som är majoriteten av människor, vet är rätt eller fel.</w:t>
      </w:r>
    </w:p>
  </w:footnote>
  <w:footnote w:id="6">
    <w:p w14:paraId="50DA1C35" w14:textId="78B3807B" w:rsidR="00043579" w:rsidRDefault="00043579" w:rsidP="00305D18">
      <w:pPr>
        <w:pStyle w:val="Fotnotstext"/>
      </w:pPr>
      <w:r>
        <w:rPr>
          <w:rStyle w:val="Fotnotsreferens"/>
        </w:rPr>
        <w:footnoteRef/>
      </w:r>
      <w:r>
        <w:rPr>
          <w:rStyle w:val="Fotnotsreferens"/>
        </w:rPr>
        <w:tab/>
      </w:r>
      <w:r>
        <w:t xml:space="preserve"> </w:t>
      </w:r>
      <w:r w:rsidRPr="003405AE">
        <w:rPr>
          <w:sz w:val="14"/>
          <w:szCs w:val="14"/>
        </w:rPr>
        <w:t>En förklaring gjordes av ”övning och granskning</w:t>
      </w:r>
      <w:r>
        <w:t xml:space="preserve">” </w:t>
      </w:r>
      <w:r>
        <w:rPr>
          <w:sz w:val="14"/>
          <w:szCs w:val="14"/>
        </w:rPr>
        <w:t>med: Att g</w:t>
      </w:r>
      <w:r w:rsidRPr="00D01DE3">
        <w:rPr>
          <w:sz w:val="14"/>
          <w:szCs w:val="14"/>
        </w:rPr>
        <w:t>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E7B54"/>
    <w:multiLevelType w:val="multilevel"/>
    <w:tmpl w:val="99802BBC"/>
    <w:lvl w:ilvl="0">
      <w:start w:val="1"/>
      <w:numFmt w:val="decimal"/>
      <w:pStyle w:val="Heading11"/>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0"/>
  </w:num>
  <w:num w:numId="2">
    <w:abstractNumId w:val="2"/>
  </w:num>
  <w:num w:numId="3">
    <w:abstractNumId w:val="1"/>
  </w:num>
  <w:num w:numId="4">
    <w:abstractNumId w:val="4"/>
  </w:num>
  <w:num w:numId="5">
    <w:abstractNumId w:val="7"/>
  </w:num>
  <w:num w:numId="6">
    <w:abstractNumId w:val="8"/>
  </w:num>
  <w:num w:numId="7">
    <w:abstractNumId w:val="5"/>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132C0"/>
    <w:rsid w:val="00021305"/>
    <w:rsid w:val="000331BF"/>
    <w:rsid w:val="000359B7"/>
    <w:rsid w:val="000413AA"/>
    <w:rsid w:val="000427E4"/>
    <w:rsid w:val="00043579"/>
    <w:rsid w:val="00052213"/>
    <w:rsid w:val="000531A0"/>
    <w:rsid w:val="00063F85"/>
    <w:rsid w:val="000775EB"/>
    <w:rsid w:val="00083F82"/>
    <w:rsid w:val="000856E3"/>
    <w:rsid w:val="00087DFC"/>
    <w:rsid w:val="0009439E"/>
    <w:rsid w:val="000A3642"/>
    <w:rsid w:val="000B42FE"/>
    <w:rsid w:val="000C13C1"/>
    <w:rsid w:val="000C1C09"/>
    <w:rsid w:val="000C29D9"/>
    <w:rsid w:val="000E09E7"/>
    <w:rsid w:val="000E3605"/>
    <w:rsid w:val="000F0C86"/>
    <w:rsid w:val="000F257E"/>
    <w:rsid w:val="000F49A5"/>
    <w:rsid w:val="001004DB"/>
    <w:rsid w:val="001017ED"/>
    <w:rsid w:val="00103740"/>
    <w:rsid w:val="001046A8"/>
    <w:rsid w:val="001077E4"/>
    <w:rsid w:val="00113211"/>
    <w:rsid w:val="00116196"/>
    <w:rsid w:val="00127A70"/>
    <w:rsid w:val="00131159"/>
    <w:rsid w:val="0016757F"/>
    <w:rsid w:val="00190936"/>
    <w:rsid w:val="0019256B"/>
    <w:rsid w:val="001A09C0"/>
    <w:rsid w:val="001B1EAE"/>
    <w:rsid w:val="001B244D"/>
    <w:rsid w:val="001C5B3A"/>
    <w:rsid w:val="001C73C5"/>
    <w:rsid w:val="001D31E9"/>
    <w:rsid w:val="001E3C88"/>
    <w:rsid w:val="001E60E6"/>
    <w:rsid w:val="001F2C9C"/>
    <w:rsid w:val="00205671"/>
    <w:rsid w:val="00213FB2"/>
    <w:rsid w:val="00216DDF"/>
    <w:rsid w:val="00227C61"/>
    <w:rsid w:val="00233434"/>
    <w:rsid w:val="00234C76"/>
    <w:rsid w:val="00235908"/>
    <w:rsid w:val="00242648"/>
    <w:rsid w:val="002427A4"/>
    <w:rsid w:val="00253BB6"/>
    <w:rsid w:val="00257DD5"/>
    <w:rsid w:val="00262ADC"/>
    <w:rsid w:val="002717B1"/>
    <w:rsid w:val="00286D84"/>
    <w:rsid w:val="00297AF9"/>
    <w:rsid w:val="002B2E86"/>
    <w:rsid w:val="002B4A17"/>
    <w:rsid w:val="002C6BFF"/>
    <w:rsid w:val="002D30EE"/>
    <w:rsid w:val="002D38C1"/>
    <w:rsid w:val="002E792E"/>
    <w:rsid w:val="00305460"/>
    <w:rsid w:val="00305D18"/>
    <w:rsid w:val="00313701"/>
    <w:rsid w:val="003148A7"/>
    <w:rsid w:val="003405AE"/>
    <w:rsid w:val="0034079D"/>
    <w:rsid w:val="00341BB8"/>
    <w:rsid w:val="00342848"/>
    <w:rsid w:val="0035370A"/>
    <w:rsid w:val="00355C23"/>
    <w:rsid w:val="00363562"/>
    <w:rsid w:val="00377747"/>
    <w:rsid w:val="00384E49"/>
    <w:rsid w:val="00385B71"/>
    <w:rsid w:val="00391CE8"/>
    <w:rsid w:val="003A2801"/>
    <w:rsid w:val="003A3342"/>
    <w:rsid w:val="003B5EB1"/>
    <w:rsid w:val="003C06CF"/>
    <w:rsid w:val="003D1A09"/>
    <w:rsid w:val="003E2AEF"/>
    <w:rsid w:val="003E735C"/>
    <w:rsid w:val="003F3081"/>
    <w:rsid w:val="003F3E31"/>
    <w:rsid w:val="003F797E"/>
    <w:rsid w:val="00401324"/>
    <w:rsid w:val="00411F1C"/>
    <w:rsid w:val="00413AFC"/>
    <w:rsid w:val="00424D19"/>
    <w:rsid w:val="00425275"/>
    <w:rsid w:val="004317DB"/>
    <w:rsid w:val="00460759"/>
    <w:rsid w:val="004609DA"/>
    <w:rsid w:val="00463CEE"/>
    <w:rsid w:val="004642EB"/>
    <w:rsid w:val="0047515C"/>
    <w:rsid w:val="0047588C"/>
    <w:rsid w:val="004A010C"/>
    <w:rsid w:val="004A07F5"/>
    <w:rsid w:val="004A08DF"/>
    <w:rsid w:val="004A5707"/>
    <w:rsid w:val="004A62A2"/>
    <w:rsid w:val="004B0686"/>
    <w:rsid w:val="004B4647"/>
    <w:rsid w:val="004C23B4"/>
    <w:rsid w:val="004D2BD6"/>
    <w:rsid w:val="004E58AD"/>
    <w:rsid w:val="005078DE"/>
    <w:rsid w:val="00514027"/>
    <w:rsid w:val="00514B48"/>
    <w:rsid w:val="00522279"/>
    <w:rsid w:val="00526AA1"/>
    <w:rsid w:val="005271EF"/>
    <w:rsid w:val="00535A60"/>
    <w:rsid w:val="00536530"/>
    <w:rsid w:val="00542B84"/>
    <w:rsid w:val="00560FF4"/>
    <w:rsid w:val="00561526"/>
    <w:rsid w:val="00567A32"/>
    <w:rsid w:val="00572832"/>
    <w:rsid w:val="00572E06"/>
    <w:rsid w:val="00575177"/>
    <w:rsid w:val="0058177A"/>
    <w:rsid w:val="0059226E"/>
    <w:rsid w:val="005A039A"/>
    <w:rsid w:val="005A03C6"/>
    <w:rsid w:val="005B77FC"/>
    <w:rsid w:val="005D0C05"/>
    <w:rsid w:val="005D2977"/>
    <w:rsid w:val="005E268B"/>
    <w:rsid w:val="005E3C6F"/>
    <w:rsid w:val="005E7AB1"/>
    <w:rsid w:val="005F02AD"/>
    <w:rsid w:val="005F4614"/>
    <w:rsid w:val="006072FF"/>
    <w:rsid w:val="00615A46"/>
    <w:rsid w:val="0061770F"/>
    <w:rsid w:val="0062164B"/>
    <w:rsid w:val="00622CDA"/>
    <w:rsid w:val="006278F8"/>
    <w:rsid w:val="006301E1"/>
    <w:rsid w:val="006304C9"/>
    <w:rsid w:val="00633E89"/>
    <w:rsid w:val="00640B24"/>
    <w:rsid w:val="00641CA0"/>
    <w:rsid w:val="00646AD5"/>
    <w:rsid w:val="00652AE0"/>
    <w:rsid w:val="00654CAB"/>
    <w:rsid w:val="00655118"/>
    <w:rsid w:val="006601B2"/>
    <w:rsid w:val="006606DD"/>
    <w:rsid w:val="006725C3"/>
    <w:rsid w:val="00673314"/>
    <w:rsid w:val="006814B9"/>
    <w:rsid w:val="00682622"/>
    <w:rsid w:val="00687D26"/>
    <w:rsid w:val="00695F93"/>
    <w:rsid w:val="006B0EE1"/>
    <w:rsid w:val="006C3FF0"/>
    <w:rsid w:val="006E30FA"/>
    <w:rsid w:val="006F1A69"/>
    <w:rsid w:val="006F6C67"/>
    <w:rsid w:val="00701155"/>
    <w:rsid w:val="00716679"/>
    <w:rsid w:val="0072154A"/>
    <w:rsid w:val="00735C7B"/>
    <w:rsid w:val="00744110"/>
    <w:rsid w:val="0074784D"/>
    <w:rsid w:val="00747A26"/>
    <w:rsid w:val="00764107"/>
    <w:rsid w:val="007710D1"/>
    <w:rsid w:val="007757C3"/>
    <w:rsid w:val="0079274D"/>
    <w:rsid w:val="00795CC9"/>
    <w:rsid w:val="007B0B4F"/>
    <w:rsid w:val="007B22BB"/>
    <w:rsid w:val="007B2AC7"/>
    <w:rsid w:val="007C00B3"/>
    <w:rsid w:val="007C15AA"/>
    <w:rsid w:val="007C1638"/>
    <w:rsid w:val="007C3EE4"/>
    <w:rsid w:val="007C474C"/>
    <w:rsid w:val="007C5578"/>
    <w:rsid w:val="007F5A31"/>
    <w:rsid w:val="00811153"/>
    <w:rsid w:val="00814553"/>
    <w:rsid w:val="0082040C"/>
    <w:rsid w:val="00824AFB"/>
    <w:rsid w:val="008264C6"/>
    <w:rsid w:val="00830D00"/>
    <w:rsid w:val="00840367"/>
    <w:rsid w:val="00850895"/>
    <w:rsid w:val="00860782"/>
    <w:rsid w:val="00860CFB"/>
    <w:rsid w:val="00862662"/>
    <w:rsid w:val="008709DF"/>
    <w:rsid w:val="00874DE4"/>
    <w:rsid w:val="00882763"/>
    <w:rsid w:val="0088501B"/>
    <w:rsid w:val="00890D21"/>
    <w:rsid w:val="00891A2E"/>
    <w:rsid w:val="008928B6"/>
    <w:rsid w:val="008A67A7"/>
    <w:rsid w:val="008A6C94"/>
    <w:rsid w:val="008C3521"/>
    <w:rsid w:val="008E34C7"/>
    <w:rsid w:val="008E6FE9"/>
    <w:rsid w:val="00902178"/>
    <w:rsid w:val="00902AF6"/>
    <w:rsid w:val="00902C81"/>
    <w:rsid w:val="00904282"/>
    <w:rsid w:val="00905DB0"/>
    <w:rsid w:val="00907F5F"/>
    <w:rsid w:val="00912ED7"/>
    <w:rsid w:val="00915D89"/>
    <w:rsid w:val="009306F9"/>
    <w:rsid w:val="0093589A"/>
    <w:rsid w:val="00937404"/>
    <w:rsid w:val="0095154D"/>
    <w:rsid w:val="00951E2F"/>
    <w:rsid w:val="00953C45"/>
    <w:rsid w:val="009562B9"/>
    <w:rsid w:val="00960F14"/>
    <w:rsid w:val="00964625"/>
    <w:rsid w:val="00964904"/>
    <w:rsid w:val="00971948"/>
    <w:rsid w:val="00976A0C"/>
    <w:rsid w:val="00980817"/>
    <w:rsid w:val="00981CC7"/>
    <w:rsid w:val="0098302A"/>
    <w:rsid w:val="00984248"/>
    <w:rsid w:val="009853E3"/>
    <w:rsid w:val="009A0EF4"/>
    <w:rsid w:val="009A5435"/>
    <w:rsid w:val="009B2638"/>
    <w:rsid w:val="009B5FD4"/>
    <w:rsid w:val="009C0163"/>
    <w:rsid w:val="009D10D5"/>
    <w:rsid w:val="009D7AA6"/>
    <w:rsid w:val="009D7B5B"/>
    <w:rsid w:val="009F3187"/>
    <w:rsid w:val="009F664E"/>
    <w:rsid w:val="00A06326"/>
    <w:rsid w:val="00A10B06"/>
    <w:rsid w:val="00A11DD2"/>
    <w:rsid w:val="00A17D89"/>
    <w:rsid w:val="00A31199"/>
    <w:rsid w:val="00A44A23"/>
    <w:rsid w:val="00A46B98"/>
    <w:rsid w:val="00A53F62"/>
    <w:rsid w:val="00A54A9F"/>
    <w:rsid w:val="00A62911"/>
    <w:rsid w:val="00A63576"/>
    <w:rsid w:val="00A63C4E"/>
    <w:rsid w:val="00A713D9"/>
    <w:rsid w:val="00A74157"/>
    <w:rsid w:val="00A80803"/>
    <w:rsid w:val="00A81DE8"/>
    <w:rsid w:val="00A85A1E"/>
    <w:rsid w:val="00A87BB7"/>
    <w:rsid w:val="00A9040C"/>
    <w:rsid w:val="00A91582"/>
    <w:rsid w:val="00A958E8"/>
    <w:rsid w:val="00AB7099"/>
    <w:rsid w:val="00AC7B85"/>
    <w:rsid w:val="00AD2787"/>
    <w:rsid w:val="00AE0EFD"/>
    <w:rsid w:val="00AF577B"/>
    <w:rsid w:val="00AF601B"/>
    <w:rsid w:val="00B06ECC"/>
    <w:rsid w:val="00B17BFA"/>
    <w:rsid w:val="00B31D7F"/>
    <w:rsid w:val="00B32D13"/>
    <w:rsid w:val="00B40FE4"/>
    <w:rsid w:val="00B41458"/>
    <w:rsid w:val="00B467DC"/>
    <w:rsid w:val="00B46C95"/>
    <w:rsid w:val="00B52F86"/>
    <w:rsid w:val="00B61255"/>
    <w:rsid w:val="00B623A6"/>
    <w:rsid w:val="00B95069"/>
    <w:rsid w:val="00BA0F17"/>
    <w:rsid w:val="00BA62A8"/>
    <w:rsid w:val="00BA7F7A"/>
    <w:rsid w:val="00BB2BBD"/>
    <w:rsid w:val="00BC418D"/>
    <w:rsid w:val="00BC47D8"/>
    <w:rsid w:val="00C00002"/>
    <w:rsid w:val="00C05B0F"/>
    <w:rsid w:val="00C240AD"/>
    <w:rsid w:val="00C27CAF"/>
    <w:rsid w:val="00C363DF"/>
    <w:rsid w:val="00C37647"/>
    <w:rsid w:val="00C409E3"/>
    <w:rsid w:val="00C42A9D"/>
    <w:rsid w:val="00C44EB7"/>
    <w:rsid w:val="00C45585"/>
    <w:rsid w:val="00C51B02"/>
    <w:rsid w:val="00C54D6F"/>
    <w:rsid w:val="00C565B9"/>
    <w:rsid w:val="00C869D0"/>
    <w:rsid w:val="00C9446B"/>
    <w:rsid w:val="00CA160B"/>
    <w:rsid w:val="00CB107E"/>
    <w:rsid w:val="00CB3D1B"/>
    <w:rsid w:val="00CB4A5E"/>
    <w:rsid w:val="00CB6D9D"/>
    <w:rsid w:val="00CD3F49"/>
    <w:rsid w:val="00CE6BAB"/>
    <w:rsid w:val="00CF0BE6"/>
    <w:rsid w:val="00CF170C"/>
    <w:rsid w:val="00D000E0"/>
    <w:rsid w:val="00D01DE3"/>
    <w:rsid w:val="00D02663"/>
    <w:rsid w:val="00D042B9"/>
    <w:rsid w:val="00D12CAD"/>
    <w:rsid w:val="00D26629"/>
    <w:rsid w:val="00D338A7"/>
    <w:rsid w:val="00D37BCF"/>
    <w:rsid w:val="00D43553"/>
    <w:rsid w:val="00D43E6B"/>
    <w:rsid w:val="00D44F9D"/>
    <w:rsid w:val="00D45847"/>
    <w:rsid w:val="00D466C9"/>
    <w:rsid w:val="00D54FB0"/>
    <w:rsid w:val="00D65AF9"/>
    <w:rsid w:val="00D71CDE"/>
    <w:rsid w:val="00D73501"/>
    <w:rsid w:val="00D74144"/>
    <w:rsid w:val="00D74BFF"/>
    <w:rsid w:val="00D7649D"/>
    <w:rsid w:val="00D808DD"/>
    <w:rsid w:val="00D83AD0"/>
    <w:rsid w:val="00D863D2"/>
    <w:rsid w:val="00D924A7"/>
    <w:rsid w:val="00D939B2"/>
    <w:rsid w:val="00DB4ED3"/>
    <w:rsid w:val="00DC7A9B"/>
    <w:rsid w:val="00DD12F3"/>
    <w:rsid w:val="00E040F7"/>
    <w:rsid w:val="00E04FD4"/>
    <w:rsid w:val="00E05F45"/>
    <w:rsid w:val="00E2013D"/>
    <w:rsid w:val="00E2103E"/>
    <w:rsid w:val="00E31E16"/>
    <w:rsid w:val="00E44B3C"/>
    <w:rsid w:val="00E53EBC"/>
    <w:rsid w:val="00E56D30"/>
    <w:rsid w:val="00E604B2"/>
    <w:rsid w:val="00E64381"/>
    <w:rsid w:val="00E70FC4"/>
    <w:rsid w:val="00E7141B"/>
    <w:rsid w:val="00E8385A"/>
    <w:rsid w:val="00E91509"/>
    <w:rsid w:val="00EA7A8A"/>
    <w:rsid w:val="00EB1E68"/>
    <w:rsid w:val="00EB3A4E"/>
    <w:rsid w:val="00EB433D"/>
    <w:rsid w:val="00EF56C7"/>
    <w:rsid w:val="00F1559D"/>
    <w:rsid w:val="00F16CB6"/>
    <w:rsid w:val="00F24A19"/>
    <w:rsid w:val="00F36D89"/>
    <w:rsid w:val="00F5225C"/>
    <w:rsid w:val="00F57D86"/>
    <w:rsid w:val="00F611BE"/>
    <w:rsid w:val="00F628A3"/>
    <w:rsid w:val="00F67766"/>
    <w:rsid w:val="00F85236"/>
    <w:rsid w:val="00F87E50"/>
    <w:rsid w:val="00FB7215"/>
    <w:rsid w:val="00FD48CF"/>
    <w:rsid w:val="00FD5664"/>
    <w:rsid w:val="00FE505A"/>
    <w:rsid w:val="00FE510B"/>
    <w:rsid w:val="00FE6164"/>
    <w:rsid w:val="00FF12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9F3187"/>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9F3187"/>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after="100"/>
    </w:pPr>
  </w:style>
  <w:style w:type="paragraph" w:styleId="Innehll3">
    <w:name w:val="toc 3"/>
    <w:basedOn w:val="Normal"/>
    <w:next w:val="Normal"/>
    <w:autoRedefine/>
    <w:uiPriority w:val="39"/>
    <w:unhideWhenUsed/>
    <w:rsid w:val="004E58AD"/>
    <w:pPr>
      <w:spacing w:after="100"/>
      <w:ind w:left="440"/>
    </w:p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spacing w:after="100"/>
      <w:ind w:left="220"/>
    </w:p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BDA8CD0-58F7-6342-9F8D-1708E756DF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9397</TotalTime>
  <Pages>28</Pages>
  <Words>7097</Words>
  <Characters>37617</Characters>
  <Application>Microsoft Macintosh Word</Application>
  <DocSecurity>0</DocSecurity>
  <Lines>313</Lines>
  <Paragraphs>89</Paragraphs>
  <ScaleCrop>false</ScaleCrop>
  <Company>Stockholms universitetsbibliotek</Company>
  <LinksUpToDate>false</LinksUpToDate>
  <CharactersWithSpaces>44625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236</cp:revision>
  <cp:lastPrinted>2010-07-05T09:46:00Z</cp:lastPrinted>
  <dcterms:created xsi:type="dcterms:W3CDTF">2018-05-01T11:24:00Z</dcterms:created>
  <dcterms:modified xsi:type="dcterms:W3CDTF">2018-09-18T17:36:00Z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zotero-version="5.0.55"&gt;&lt;session id="AbKxlNxl"/&gt;&lt;style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