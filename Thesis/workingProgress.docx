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E30FA" w:rsidRDefault="006E30FA">
                            <w:pPr>
                              <w:pStyle w:val="Frontpagetext"/>
                              <w:rPr>
                                <w:sz w:val="28"/>
                                <w:szCs w:val="28"/>
                              </w:rPr>
                            </w:pPr>
                            <w:r>
                              <w:rPr>
                                <w:sz w:val="28"/>
                                <w:szCs w:val="28"/>
                              </w:rPr>
                              <w:t xml:space="preserve">Institutionen för data- </w:t>
                            </w:r>
                            <w:r>
                              <w:rPr>
                                <w:sz w:val="28"/>
                                <w:szCs w:val="28"/>
                              </w:rPr>
                              <w:br/>
                              <w:t>och systemvetenskap</w:t>
                            </w:r>
                          </w:p>
                          <w:p w14:paraId="0DD0DA7D" w14:textId="77777777" w:rsidR="006E30FA" w:rsidRDefault="006E30FA">
                            <w:pPr>
                              <w:pStyle w:val="TextBox"/>
                            </w:pPr>
                            <w:r>
                              <w:t xml:space="preserve">Examensarbete 15 </w:t>
                            </w:r>
                            <w:proofErr w:type="spellStart"/>
                            <w:r>
                              <w:t>hp</w:t>
                            </w:r>
                            <w:proofErr w:type="spellEnd"/>
                          </w:p>
                          <w:p w14:paraId="205AAAC7" w14:textId="77777777" w:rsidR="006E30FA" w:rsidRDefault="006E30FA">
                            <w:pPr>
                              <w:pStyle w:val="TextBox"/>
                            </w:pPr>
                            <w:r>
                              <w:t>Data- och systemvetenskap</w:t>
                            </w:r>
                          </w:p>
                          <w:p w14:paraId="51566511" w14:textId="77777777" w:rsidR="006E30FA" w:rsidRDefault="006E30FA">
                            <w:pPr>
                              <w:pStyle w:val="Textruta"/>
                            </w:pPr>
                            <w:r>
                              <w:t xml:space="preserve">Kurs- eller utbildningsprogram (180 </w:t>
                            </w:r>
                            <w:proofErr w:type="spellStart"/>
                            <w:r>
                              <w:t>hp</w:t>
                            </w:r>
                            <w:proofErr w:type="spellEnd"/>
                            <w:r>
                              <w:t xml:space="preserve">) </w:t>
                            </w:r>
                          </w:p>
                          <w:p w14:paraId="7A700FAB" w14:textId="77777777" w:rsidR="006E30FA" w:rsidRDefault="006E30FA">
                            <w:pPr>
                              <w:pStyle w:val="Textruta"/>
                            </w:pPr>
                            <w:r>
                              <w:t>Höst-/Vårterminen 2018</w:t>
                            </w:r>
                          </w:p>
                          <w:p w14:paraId="381612CD" w14:textId="77777777" w:rsidR="006E30FA" w:rsidRDefault="006E30FA">
                            <w:pPr>
                              <w:pStyle w:val="Textruta"/>
                            </w:pPr>
                            <w:r>
                              <w:t>Handledare: Robert Ramberg</w:t>
                            </w:r>
                          </w:p>
                          <w:p w14:paraId="41DC09BB" w14:textId="77777777" w:rsidR="006E30FA" w:rsidRDefault="006E30FA">
                            <w:pPr>
                              <w:pStyle w:val="Textruta"/>
                            </w:pPr>
                            <w:r>
                              <w:t>Granskare: Förnamn Efternamn</w:t>
                            </w:r>
                          </w:p>
                          <w:p w14:paraId="316E1ACF" w14:textId="77777777" w:rsidR="006E30FA" w:rsidRDefault="006E30FA">
                            <w:pPr>
                              <w:pStyle w:val="Textruta"/>
                              <w:rPr>
                                <w:lang w:val="en-US"/>
                              </w:rPr>
                            </w:pPr>
                            <w:r>
                              <w:rPr>
                                <w:lang w:val="en-US"/>
                              </w:rPr>
                              <w:t>English title: Evaluation of pedagogical models as a platform for the refinement of courses at the e-learning company Grade</w:t>
                            </w:r>
                          </w:p>
                          <w:p w14:paraId="680742CD" w14:textId="77777777" w:rsidR="006E30FA" w:rsidRDefault="006E30FA">
                            <w:pPr>
                              <w:pStyle w:val="TextBox"/>
                            </w:pPr>
                          </w:p>
                        </w:txbxContent>
                      </wps:txbx>
                      <wps:bodyPr bIns="0" anchor="b">
                        <a:noAutofit/>
                      </wps:bodyPr>
                    </wps:wsp>
                  </a:graphicData>
                </a:graphic>
              </wp:anchor>
            </w:drawing>
          </mc:Choice>
          <mc:Fallback>
            <w:pict>
              <v:rect id="shape_0" ID="Text Box 4" stroked="f" style="position:absolute;margin-left:9.35pt;margin-top:541pt;width:292.95pt;height:159.1pt;mso-position-horizontal:left;mso-position-vertical:bottom;mso-position-vertical-relative:margin" wp14:anchorId="4FB4AB62">
                <w10:wrap type="square"/>
                <v:fill o:detectmouseclick="t" on="false"/>
                <v:stroke color="#3465a4" joinstyle="round" endcap="flat"/>
                <v:textbox>
                  <w:txbxContent>
                    <w:p>
                      <w:pPr>
                        <w:pStyle w:val="Frontpagetext"/>
                        <w:keepNext w:val="true"/>
                        <w:spacing w:lineRule="exact" w:line="280" w:before="120" w:after="200"/>
                        <w:rPr>
                          <w:sz w:val="28"/>
                          <w:szCs w:val="28"/>
                        </w:rPr>
                      </w:pPr>
                      <w:r>
                        <w:rPr>
                          <w:sz w:val="28"/>
                          <w:szCs w:val="28"/>
                        </w:rPr>
                        <w:t xml:space="preserve">Institutionen för data- </w:t>
                        <w:br/>
                        <w:t>och systemvetenskap</w:t>
                      </w:r>
                    </w:p>
                    <w:p>
                      <w:pPr>
                        <w:pStyle w:val="TextBox"/>
                        <w:rPr/>
                      </w:pPr>
                      <w:r>
                        <w:rPr/>
                        <w:t>Examensarbete 15 hp</w:t>
                      </w:r>
                    </w:p>
                    <w:p>
                      <w:pPr>
                        <w:pStyle w:val="TextBox"/>
                        <w:rPr/>
                      </w:pPr>
                      <w:r>
                        <w:rPr/>
                        <w:t>Data- och systemvetenskap</w:t>
                      </w:r>
                    </w:p>
                    <w:p>
                      <w:pPr>
                        <w:pStyle w:val="Textruta"/>
                        <w:rPr/>
                      </w:pPr>
                      <w:r>
                        <w:rPr/>
                        <w:t xml:space="preserve">Kurs- eller utbildningsprogram (180 hp) </w:t>
                      </w:r>
                    </w:p>
                    <w:p>
                      <w:pPr>
                        <w:pStyle w:val="Textruta"/>
                        <w:rPr/>
                      </w:pPr>
                      <w:r>
                        <w:rPr/>
                        <w:t>Höst-/Vårterminen 2018</w:t>
                      </w:r>
                    </w:p>
                    <w:p>
                      <w:pPr>
                        <w:pStyle w:val="Textruta"/>
                        <w:rPr/>
                      </w:pPr>
                      <w:r>
                        <w:rPr/>
                        <w:t>Handledare: Robert Ramberg</w:t>
                      </w:r>
                    </w:p>
                    <w:p>
                      <w:pPr>
                        <w:pStyle w:val="Textruta"/>
                        <w:rPr/>
                      </w:pPr>
                      <w:r>
                        <w:rPr/>
                        <w:t>Granskare: Förnamn Efternamn</w:t>
                      </w:r>
                    </w:p>
                    <w:p>
                      <w:pPr>
                        <w:pStyle w:val="Textruta"/>
                        <w:rPr>
                          <w:lang w:val="en-US"/>
                        </w:rPr>
                      </w:pPr>
                      <w:r>
                        <w:rPr>
                          <w:lang w:val="en-US"/>
                        </w:rPr>
                        <w:t>English title: Evaluation of pedagogical models as a platform for the refinement of courses at the e-learning company Grade</w:t>
                      </w:r>
                    </w:p>
                    <w:p>
                      <w:pPr>
                        <w:pStyle w:val="TextBox"/>
                        <w:rPr/>
                      </w:pPr>
                      <w:r>
                        <w:rPr/>
                      </w:r>
                    </w:p>
                  </w:txbxContent>
                </v:textbox>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Default="00850895">
      <w:pPr>
        <w:pStyle w:val="Abstract"/>
      </w:pPr>
      <w:r>
        <w:rPr>
          <w:szCs w:val="5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Default="00850895">
      <w:pPr>
        <w:pStyle w:val="Abstract"/>
        <w:rPr>
          <w:szCs w:val="52"/>
        </w:rPr>
      </w:pPr>
      <w:r>
        <w:rPr>
          <w:szCs w:val="52"/>
        </w:rPr>
        <w:lastRenderedPageBreak/>
        <w:t>Tack</w:t>
      </w:r>
    </w:p>
    <w:p w14:paraId="3C1D050A" w14:textId="77777777" w:rsidR="00D45847" w:rsidRDefault="00850895">
      <w:pPr>
        <w:pStyle w:val="Brdtext"/>
        <w:rPr>
          <w:lang w:eastAsia="en-US"/>
        </w:rPr>
      </w:pPr>
      <w:r>
        <w:rPr>
          <w:lang w:eastAsia="en-US"/>
        </w:rPr>
        <w:t>Här kan man tacka de personer som bidragit till examensarbetet</w:t>
      </w:r>
    </w:p>
    <w:p w14:paraId="405725AD" w14:textId="77777777" w:rsidR="00D45847" w:rsidRDefault="00D45847">
      <w:pPr>
        <w:spacing w:after="200" w:line="0" w:lineRule="auto"/>
        <w:rPr>
          <w:rFonts w:ascii="Verdana" w:hAnsi="Verdana"/>
          <w:sz w:val="52"/>
        </w:rPr>
      </w:pPr>
    </w:p>
    <w:p w14:paraId="6A4D3DE7" w14:textId="77777777" w:rsidR="00D45847" w:rsidRDefault="00850895">
      <w:pPr>
        <w:pStyle w:val="Tableofcontent"/>
      </w:pPr>
      <w:r>
        <w:t>Innehåll</w:t>
      </w:r>
    </w:p>
    <w:p w14:paraId="304CC1E0" w14:textId="77777777" w:rsidR="00D45847" w:rsidRDefault="00850895">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0BB68AFD" w14:textId="77777777" w:rsidR="00D45847" w:rsidRDefault="00850895">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74FED2DD" w14:textId="77777777" w:rsidR="00D45847" w:rsidRDefault="00850895">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6EEC6902" w14:textId="77777777" w:rsidR="00D45847" w:rsidRDefault="00850895">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7E857453" w14:textId="77777777" w:rsidR="00D45847" w:rsidRDefault="00850895">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60CC8511" w14:textId="77777777" w:rsidR="00D45847" w:rsidRDefault="00850895">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2119D331" w14:textId="77777777" w:rsidR="00D45847" w:rsidRDefault="00850895">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76C7B57F" w14:textId="77777777" w:rsidR="00D45847" w:rsidRDefault="00850895">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668AB9E7" w14:textId="77777777" w:rsidR="00D45847" w:rsidRDefault="00850895">
      <w:pPr>
        <w:pStyle w:val="TOC11"/>
        <w:tabs>
          <w:tab w:val="right" w:leader="dot" w:pos="9062"/>
        </w:tabs>
        <w:rPr>
          <w:rFonts w:asciiTheme="minorHAnsi" w:eastAsiaTheme="minorEastAsia" w:hAnsiTheme="minorHAnsi"/>
          <w:b w:val="0"/>
          <w:sz w:val="24"/>
          <w:szCs w:val="24"/>
          <w:lang w:eastAsia="ja-JP"/>
        </w:rPr>
      </w:pPr>
      <w:r>
        <w:t>Referenser</w:t>
      </w:r>
      <w:r>
        <w:tab/>
        <w:t>14</w:t>
      </w:r>
    </w:p>
    <w:p w14:paraId="730ABAFE" w14:textId="77777777" w:rsidR="00D45847" w:rsidRDefault="00850895">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7DB48793" w14:textId="77777777" w:rsidR="00D45847" w:rsidRDefault="00850895">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11C2026C" w14:textId="77777777" w:rsidR="00D45847" w:rsidRDefault="00850895">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5AE3B1FD" w14:textId="77777777" w:rsidR="00D45847" w:rsidRDefault="00850895">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6C301F0F" w14:textId="77777777" w:rsidR="00D45847" w:rsidRDefault="00850895">
      <w:pPr>
        <w:rPr>
          <w:rFonts w:ascii="Verdana" w:hAnsi="Verdana"/>
        </w:rPr>
      </w:pPr>
      <w:r>
        <w:fldChar w:fldCharType="end"/>
      </w:r>
    </w:p>
    <w:p w14:paraId="0D246EB9" w14:textId="77777777" w:rsidR="00D45847" w:rsidRDefault="00850895">
      <w:pPr>
        <w:spacing w:after="200" w:line="0" w:lineRule="auto"/>
        <w:rPr>
          <w:rFonts w:ascii="Verdana" w:hAnsi="Verdana"/>
        </w:rPr>
      </w:pPr>
      <w:r>
        <w:br w:type="page"/>
      </w:r>
    </w:p>
    <w:p w14:paraId="49B874D1" w14:textId="77777777" w:rsidR="00D45847" w:rsidRDefault="00850895">
      <w:pPr>
        <w:pStyle w:val="Tableofcontent"/>
      </w:pPr>
      <w:r>
        <w:lastRenderedPageBreak/>
        <w:t>Figurer</w:t>
      </w:r>
    </w:p>
    <w:p w14:paraId="446645F3" w14:textId="77777777" w:rsidR="00D45847" w:rsidRDefault="00850895">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9654D2" w14:textId="77777777" w:rsidR="00D45847" w:rsidRDefault="00850895">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7C40B216" w14:textId="77777777" w:rsidR="00D45847" w:rsidRDefault="00850895">
      <w:r>
        <w:fldChar w:fldCharType="end"/>
      </w:r>
    </w:p>
    <w:p w14:paraId="58FCDFDD" w14:textId="77777777" w:rsidR="00D45847" w:rsidRDefault="00850895">
      <w:pPr>
        <w:pStyle w:val="Tableofcontent"/>
      </w:pPr>
      <w:r>
        <w:t>Figurer</w:t>
      </w:r>
    </w:p>
    <w:p w14:paraId="78251472" w14:textId="77777777" w:rsidR="00D45847" w:rsidRDefault="00850895">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418E6096" w14:textId="77777777" w:rsidR="00D45847" w:rsidRDefault="00850895">
      <w:pPr>
        <w:pStyle w:val="Figurfrteckning"/>
        <w:tabs>
          <w:tab w:val="right" w:leader="dot" w:pos="9062"/>
        </w:tabs>
        <w:rPr>
          <w:rFonts w:asciiTheme="minorHAnsi" w:eastAsiaTheme="minorEastAsia" w:hAnsiTheme="minorHAnsi"/>
          <w:lang w:eastAsia="en-GB"/>
        </w:rPr>
      </w:pPr>
      <w:hyperlink w:anchor="_Toc489811951">
        <w:r>
          <w:rPr>
            <w:webHidden/>
          </w:rPr>
          <w:fldChar w:fldCharType="begin"/>
        </w:r>
        <w:r>
          <w:rPr>
            <w:webHidden/>
          </w:rPr>
          <w:instrText>PAGEREF _Toc489811951 \h</w:instrText>
        </w:r>
        <w:r>
          <w:rPr>
            <w:webHidden/>
          </w:rPr>
        </w:r>
        <w:r>
          <w:rPr>
            <w:webHidden/>
          </w:rPr>
          <w:fldChar w:fldCharType="separate"/>
        </w:r>
        <w:r>
          <w:rPr>
            <w:rStyle w:val="IndexLink"/>
          </w:rPr>
          <w:t>Tabell 2 Filosofiska böcker 2</w:t>
        </w:r>
        <w:r>
          <w:rPr>
            <w:rStyle w:val="IndexLink"/>
          </w:rPr>
          <w:tab/>
          <w:t>8</w:t>
        </w:r>
        <w:r>
          <w:rPr>
            <w:webHidden/>
          </w:rPr>
          <w:fldChar w:fldCharType="end"/>
        </w:r>
      </w:hyperlink>
    </w:p>
    <w:p w14:paraId="0E1C280C" w14:textId="77777777" w:rsidR="00D45847" w:rsidRDefault="00850895">
      <w:pPr>
        <w:pStyle w:val="Header1"/>
      </w:pPr>
      <w:r>
        <w:fldChar w:fldCharType="end"/>
      </w:r>
    </w:p>
    <w:p w14:paraId="693907C2" w14:textId="77777777" w:rsidR="00D45847" w:rsidRDefault="00850895">
      <w:pPr>
        <w:spacing w:after="200" w:line="0" w:lineRule="auto"/>
        <w:rPr>
          <w:rFonts w:ascii="Verdana" w:hAnsi="Verdana"/>
        </w:rPr>
      </w:pPr>
      <w:r>
        <w:br w:type="page"/>
      </w:r>
    </w:p>
    <w:p w14:paraId="4BEB8E8B" w14:textId="77777777" w:rsidR="00D45847" w:rsidRDefault="00850895">
      <w:pPr>
        <w:pStyle w:val="Tableofcontent"/>
      </w:pPr>
      <w:r>
        <w:lastRenderedPageBreak/>
        <w:t>Förkortningar</w:t>
      </w:r>
    </w:p>
    <w:p w14:paraId="26C84802" w14:textId="77777777" w:rsidR="00D45847" w:rsidRDefault="00850895">
      <w:pPr>
        <w:pStyle w:val="Header1"/>
      </w:pPr>
      <w:r>
        <w:t xml:space="preserve">E-lärande, Pedagogik, Utvärdering, E-kurser. </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pPr>
        <w:pStyle w:val="Heading11"/>
        <w:numPr>
          <w:ilvl w:val="0"/>
          <w:numId w:val="1"/>
        </w:numPr>
        <w:rPr>
          <w:lang w:val="sv-SE"/>
        </w:rPr>
      </w:pPr>
      <w:bookmarkStart w:id="0" w:name="_Toc391456178"/>
      <w:bookmarkEnd w:id="0"/>
      <w:r>
        <w:rPr>
          <w:lang w:val="sv-SE"/>
        </w:rPr>
        <w:lastRenderedPageBreak/>
        <w:t>Synopsis</w:t>
      </w:r>
    </w:p>
    <w:p w14:paraId="09F71B5E" w14:textId="77777777" w:rsidR="00D45847" w:rsidRDefault="00850895">
      <w:pPr>
        <w:pStyle w:val="Brdtext"/>
        <w:rPr>
          <w:color w:val="B41723"/>
        </w:rPr>
      </w:pPr>
      <w:r>
        <w:rPr>
          <w:color w:val="B41723"/>
        </w:rPr>
        <w:t xml:space="preserve">Abstract: </w:t>
      </w:r>
      <w:proofErr w:type="gramStart"/>
      <w:r>
        <w:rPr>
          <w:color w:val="B41723"/>
        </w:rPr>
        <w:t>…</w:t>
      </w:r>
      <w:proofErr w:type="spellStart"/>
      <w:r>
        <w:rPr>
          <w:color w:val="B41723"/>
        </w:rPr>
        <w:t>Some</w:t>
      </w:r>
      <w:proofErr w:type="spellEnd"/>
      <w:proofErr w:type="gramEnd"/>
      <w:r>
        <w:rPr>
          <w:color w:val="B41723"/>
        </w:rPr>
        <w:t xml:space="preserve"> </w:t>
      </w:r>
      <w:proofErr w:type="spellStart"/>
      <w:r>
        <w:rPr>
          <w:color w:val="B41723"/>
        </w:rPr>
        <w:t>sentances</w:t>
      </w:r>
      <w:proofErr w:type="spellEnd"/>
      <w:r>
        <w:rPr>
          <w:color w:val="B41723"/>
        </w:rPr>
        <w:t xml:space="preserve"> </w:t>
      </w:r>
      <w:proofErr w:type="spellStart"/>
      <w:r>
        <w:rPr>
          <w:color w:val="B41723"/>
        </w:rPr>
        <w:t>defining</w:t>
      </w:r>
      <w:proofErr w:type="spellEnd"/>
      <w:r>
        <w:rPr>
          <w:color w:val="B41723"/>
        </w:rPr>
        <w:t xml:space="preserve"> e-learning and </w:t>
      </w:r>
      <w:proofErr w:type="spellStart"/>
      <w:r>
        <w:rPr>
          <w:color w:val="B41723"/>
        </w:rPr>
        <w:t>indicating</w:t>
      </w:r>
      <w:proofErr w:type="spellEnd"/>
      <w:r>
        <w:rPr>
          <w:color w:val="B41723"/>
        </w:rPr>
        <w:t xml:space="preserve"> </w:t>
      </w:r>
      <w:proofErr w:type="spellStart"/>
      <w:r>
        <w:rPr>
          <w:color w:val="B41723"/>
        </w:rPr>
        <w:t>its</w:t>
      </w:r>
      <w:proofErr w:type="spellEnd"/>
      <w:r>
        <w:rPr>
          <w:color w:val="B41723"/>
        </w:rPr>
        <w:t xml:space="preserve"> </w:t>
      </w:r>
      <w:proofErr w:type="spellStart"/>
      <w:r>
        <w:rPr>
          <w:color w:val="B41723"/>
        </w:rPr>
        <w:t>growing</w:t>
      </w:r>
      <w:proofErr w:type="spellEnd"/>
      <w:r>
        <w:rPr>
          <w:color w:val="B41723"/>
        </w:rPr>
        <w:t xml:space="preserve"> </w:t>
      </w:r>
      <w:proofErr w:type="spellStart"/>
      <w:r>
        <w:rPr>
          <w:color w:val="B41723"/>
        </w:rPr>
        <w:t>utilization</w:t>
      </w:r>
      <w:proofErr w:type="spellEnd"/>
      <w:r>
        <w:rPr>
          <w:color w:val="B41723"/>
        </w:rPr>
        <w:t xml:space="preserve">… I takt med ökade användning av e-learning har forskning av pedagogik </w:t>
      </w:r>
      <w:proofErr w:type="spellStart"/>
      <w:r>
        <w:rPr>
          <w:color w:val="B41723"/>
        </w:rPr>
        <w:t>modeler</w:t>
      </w:r>
      <w:proofErr w:type="spellEnd"/>
      <w:r>
        <w:rPr>
          <w:color w:val="B41723"/>
        </w:rPr>
        <w:t xml:space="preserve"> anpassade för e-kurser också utvecklats och används ofta hos </w:t>
      </w:r>
      <w:proofErr w:type="spellStart"/>
      <w:r>
        <w:rPr>
          <w:color w:val="B41723"/>
        </w:rPr>
        <w:t>ELC</w:t>
      </w:r>
      <w:proofErr w:type="spellEnd"/>
      <w:r>
        <w:rPr>
          <w:color w:val="B41723"/>
        </w:rPr>
        <w:t xml:space="preserve"> som en plattform att bygga kurspedagogiken på. </w:t>
      </w:r>
      <w:proofErr w:type="spellStart"/>
      <w:r>
        <w:rPr>
          <w:color w:val="B41723"/>
        </w:rPr>
        <w:t>Working</w:t>
      </w:r>
      <w:proofErr w:type="spellEnd"/>
      <w:r>
        <w:rPr>
          <w:color w:val="B41723"/>
        </w:rPr>
        <w:t xml:space="preserve"> from a </w:t>
      </w:r>
      <w:proofErr w:type="spellStart"/>
      <w:r>
        <w:rPr>
          <w:color w:val="B41723"/>
        </w:rPr>
        <w:t>pedagogic</w:t>
      </w:r>
      <w:proofErr w:type="spellEnd"/>
      <w:r>
        <w:rPr>
          <w:color w:val="B41723"/>
        </w:rPr>
        <w:t xml:space="preserve"> </w:t>
      </w:r>
      <w:proofErr w:type="spellStart"/>
      <w:r>
        <w:rPr>
          <w:color w:val="B41723"/>
        </w:rPr>
        <w:t>model</w:t>
      </w:r>
      <w:proofErr w:type="spellEnd"/>
      <w:r>
        <w:rPr>
          <w:color w:val="B41723"/>
        </w:rPr>
        <w:t xml:space="preserve"> </w:t>
      </w:r>
      <w:proofErr w:type="spellStart"/>
      <w:r>
        <w:rPr>
          <w:color w:val="B41723"/>
        </w:rPr>
        <w:t>specifically</w:t>
      </w:r>
      <w:proofErr w:type="spellEnd"/>
      <w:r>
        <w:rPr>
          <w:color w:val="B41723"/>
        </w:rPr>
        <w:t xml:space="preserve"> </w:t>
      </w:r>
      <w:proofErr w:type="spellStart"/>
      <w:r>
        <w:rPr>
          <w:color w:val="B41723"/>
        </w:rPr>
        <w:t>designed</w:t>
      </w:r>
      <w:proofErr w:type="spellEnd"/>
      <w:r>
        <w:rPr>
          <w:color w:val="B41723"/>
        </w:rPr>
        <w:t xml:space="preserve"> for e-learning </w:t>
      </w:r>
      <w:proofErr w:type="spellStart"/>
      <w:r>
        <w:rPr>
          <w:color w:val="B41723"/>
        </w:rPr>
        <w:t>provides</w:t>
      </w:r>
      <w:proofErr w:type="spellEnd"/>
      <w:r>
        <w:rPr>
          <w:color w:val="B41723"/>
        </w:rPr>
        <w:t xml:space="preserve"> a strong </w:t>
      </w:r>
      <w:proofErr w:type="spellStart"/>
      <w:r>
        <w:rPr>
          <w:color w:val="B41723"/>
        </w:rPr>
        <w:t>framework</w:t>
      </w:r>
      <w:proofErr w:type="spellEnd"/>
      <w:r>
        <w:rPr>
          <w:color w:val="B41723"/>
        </w:rPr>
        <w:t xml:space="preserve"> from </w:t>
      </w:r>
      <w:proofErr w:type="spellStart"/>
      <w:r>
        <w:rPr>
          <w:color w:val="B41723"/>
        </w:rPr>
        <w:t>which</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further</w:t>
      </w:r>
      <w:proofErr w:type="spellEnd"/>
      <w:r>
        <w:rPr>
          <w:color w:val="B41723"/>
        </w:rPr>
        <w:t xml:space="preserve"> </w:t>
      </w:r>
      <w:proofErr w:type="spellStart"/>
      <w:r>
        <w:rPr>
          <w:color w:val="B41723"/>
        </w:rPr>
        <w:t>build</w:t>
      </w:r>
      <w:proofErr w:type="spellEnd"/>
      <w:r>
        <w:rPr>
          <w:color w:val="B41723"/>
        </w:rPr>
        <w:t xml:space="preserve"> the e-learning </w:t>
      </w:r>
      <w:proofErr w:type="spellStart"/>
      <w:r>
        <w:rPr>
          <w:color w:val="B41723"/>
        </w:rPr>
        <w:t>course</w:t>
      </w:r>
      <w:proofErr w:type="spellEnd"/>
      <w:r>
        <w:rPr>
          <w:color w:val="B41723"/>
        </w:rPr>
        <w:t xml:space="preserve"> </w:t>
      </w:r>
      <w:proofErr w:type="spellStart"/>
      <w:r>
        <w:rPr>
          <w:color w:val="B41723"/>
        </w:rPr>
        <w:t>according</w:t>
      </w:r>
      <w:proofErr w:type="spellEnd"/>
      <w:r>
        <w:rPr>
          <w:color w:val="B41723"/>
        </w:rPr>
        <w:t xml:space="preserve"> </w:t>
      </w:r>
      <w:proofErr w:type="spellStart"/>
      <w:r>
        <w:rPr>
          <w:color w:val="B41723"/>
        </w:rPr>
        <w:t>to</w:t>
      </w:r>
      <w:proofErr w:type="spellEnd"/>
      <w:r>
        <w:rPr>
          <w:color w:val="B41723"/>
        </w:rPr>
        <w:t xml:space="preserve"> the </w:t>
      </w:r>
      <w:proofErr w:type="spellStart"/>
      <w:r>
        <w:rPr>
          <w:color w:val="B41723"/>
        </w:rPr>
        <w:t>needs</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company</w:t>
      </w:r>
      <w:proofErr w:type="spellEnd"/>
      <w:r>
        <w:rPr>
          <w:color w:val="B41723"/>
        </w:rPr>
        <w:t xml:space="preserve"> for </w:t>
      </w:r>
      <w:proofErr w:type="spellStart"/>
      <w:r>
        <w:rPr>
          <w:color w:val="B41723"/>
        </w:rPr>
        <w:t>which</w:t>
      </w:r>
      <w:proofErr w:type="spellEnd"/>
      <w:r>
        <w:rPr>
          <w:color w:val="B41723"/>
        </w:rPr>
        <w:t xml:space="preserve"> the </w:t>
      </w:r>
      <w:proofErr w:type="spellStart"/>
      <w:r>
        <w:rPr>
          <w:color w:val="B41723"/>
        </w:rPr>
        <w:t>course</w:t>
      </w:r>
      <w:proofErr w:type="spellEnd"/>
      <w:r>
        <w:rPr>
          <w:color w:val="B41723"/>
        </w:rPr>
        <w:t xml:space="preserve"> is </w:t>
      </w:r>
      <w:proofErr w:type="spellStart"/>
      <w:r>
        <w:rPr>
          <w:color w:val="B41723"/>
        </w:rPr>
        <w:t>designed</w:t>
      </w:r>
      <w:proofErr w:type="spellEnd"/>
      <w:r>
        <w:rPr>
          <w:color w:val="B41723"/>
        </w:rPr>
        <w:t xml:space="preserve">. </w:t>
      </w:r>
      <w:proofErr w:type="spellStart"/>
      <w:r>
        <w:rPr>
          <w:color w:val="B41723"/>
        </w:rPr>
        <w:t>Furthermore</w:t>
      </w:r>
      <w:proofErr w:type="spellEnd"/>
      <w:r>
        <w:rPr>
          <w:color w:val="B41723"/>
        </w:rPr>
        <w:t xml:space="preserve">, it </w:t>
      </w:r>
      <w:proofErr w:type="spellStart"/>
      <w:r>
        <w:rPr>
          <w:color w:val="B41723"/>
        </w:rPr>
        <w:t>provides</w:t>
      </w:r>
      <w:proofErr w:type="spellEnd"/>
      <w:r>
        <w:rPr>
          <w:color w:val="B41723"/>
        </w:rPr>
        <w:t xml:space="preserve"> </w:t>
      </w:r>
      <w:proofErr w:type="spellStart"/>
      <w:r>
        <w:rPr>
          <w:color w:val="B41723"/>
        </w:rPr>
        <w:t>specific</w:t>
      </w:r>
      <w:proofErr w:type="spellEnd"/>
      <w:r>
        <w:rPr>
          <w:color w:val="B41723"/>
        </w:rPr>
        <w:t xml:space="preserve"> </w:t>
      </w:r>
      <w:proofErr w:type="spellStart"/>
      <w:r>
        <w:rPr>
          <w:color w:val="B41723"/>
        </w:rPr>
        <w:t>goals</w:t>
      </w:r>
      <w:proofErr w:type="spellEnd"/>
      <w:r>
        <w:rPr>
          <w:color w:val="B41723"/>
        </w:rPr>
        <w:t xml:space="preserve"> </w:t>
      </w:r>
      <w:proofErr w:type="spellStart"/>
      <w:r>
        <w:rPr>
          <w:color w:val="B41723"/>
        </w:rPr>
        <w:t>which</w:t>
      </w:r>
      <w:proofErr w:type="spellEnd"/>
      <w:r>
        <w:rPr>
          <w:color w:val="B41723"/>
        </w:rPr>
        <w:t xml:space="preserve">, in </w:t>
      </w:r>
      <w:proofErr w:type="spellStart"/>
      <w:r>
        <w:rPr>
          <w:color w:val="B41723"/>
        </w:rPr>
        <w:t>hindsight</w:t>
      </w:r>
      <w:proofErr w:type="spellEnd"/>
      <w:r>
        <w:rPr>
          <w:color w:val="B41723"/>
        </w:rPr>
        <w:t xml:space="preserve">, </w:t>
      </w:r>
      <w:proofErr w:type="spellStart"/>
      <w:r>
        <w:rPr>
          <w:color w:val="B41723"/>
        </w:rPr>
        <w:t>can</w:t>
      </w:r>
      <w:proofErr w:type="spellEnd"/>
      <w:r>
        <w:rPr>
          <w:color w:val="B41723"/>
        </w:rPr>
        <w:t xml:space="preserve"> be </w:t>
      </w:r>
      <w:proofErr w:type="spellStart"/>
      <w:r>
        <w:rPr>
          <w:color w:val="B41723"/>
        </w:rPr>
        <w:t>effectivley</w:t>
      </w:r>
      <w:proofErr w:type="spellEnd"/>
      <w:r>
        <w:rPr>
          <w:color w:val="B41723"/>
        </w:rPr>
        <w:t xml:space="preserve"> </w:t>
      </w:r>
      <w:proofErr w:type="spellStart"/>
      <w:r>
        <w:rPr>
          <w:color w:val="B41723"/>
        </w:rPr>
        <w:t>evaluated</w:t>
      </w:r>
      <w:proofErr w:type="spellEnd"/>
      <w:r>
        <w:rPr>
          <w:color w:val="B41723"/>
        </w:rPr>
        <w:t xml:space="preserve"> by the </w:t>
      </w:r>
      <w:proofErr w:type="spellStart"/>
      <w:r>
        <w:rPr>
          <w:color w:val="B41723"/>
        </w:rPr>
        <w:t>course</w:t>
      </w:r>
      <w:proofErr w:type="spellEnd"/>
      <w:r>
        <w:rPr>
          <w:color w:val="B41723"/>
        </w:rPr>
        <w:t xml:space="preserve"> designing </w:t>
      </w:r>
      <w:proofErr w:type="spellStart"/>
      <w:r>
        <w:rPr>
          <w:color w:val="B41723"/>
        </w:rPr>
        <w:t>company</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provide</w:t>
      </w:r>
      <w:proofErr w:type="spellEnd"/>
      <w:r>
        <w:rPr>
          <w:color w:val="B41723"/>
        </w:rPr>
        <w:t xml:space="preserve"> </w:t>
      </w:r>
      <w:proofErr w:type="spellStart"/>
      <w:r>
        <w:rPr>
          <w:color w:val="B41723"/>
        </w:rPr>
        <w:t>concreate</w:t>
      </w:r>
      <w:proofErr w:type="spellEnd"/>
      <w:r>
        <w:rPr>
          <w:color w:val="B41723"/>
        </w:rPr>
        <w:t xml:space="preserve"> information </w:t>
      </w:r>
      <w:proofErr w:type="spellStart"/>
      <w:r>
        <w:rPr>
          <w:color w:val="B41723"/>
        </w:rPr>
        <w:t>regarding</w:t>
      </w:r>
      <w:proofErr w:type="spellEnd"/>
      <w:r>
        <w:rPr>
          <w:color w:val="B41723"/>
        </w:rPr>
        <w:t xml:space="preserve"> the </w:t>
      </w:r>
      <w:proofErr w:type="spellStart"/>
      <w:r>
        <w:rPr>
          <w:color w:val="B41723"/>
        </w:rPr>
        <w:t>quality</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delievered</w:t>
      </w:r>
      <w:proofErr w:type="spellEnd"/>
      <w:r>
        <w:rPr>
          <w:color w:val="B41723"/>
        </w:rPr>
        <w:t xml:space="preserve"> </w:t>
      </w:r>
      <w:proofErr w:type="spellStart"/>
      <w:r>
        <w:rPr>
          <w:color w:val="B41723"/>
        </w:rPr>
        <w:t>product</w:t>
      </w:r>
      <w:proofErr w:type="spellEnd"/>
      <w:r>
        <w:rPr>
          <w:color w:val="B41723"/>
        </w:rPr>
        <w:t xml:space="preserve">. In </w:t>
      </w:r>
      <w:proofErr w:type="spellStart"/>
      <w:r>
        <w:rPr>
          <w:color w:val="B41723"/>
        </w:rPr>
        <w:t>this</w:t>
      </w:r>
      <w:proofErr w:type="spellEnd"/>
      <w:r>
        <w:rPr>
          <w:color w:val="B41723"/>
        </w:rPr>
        <w:t xml:space="preserve"> </w:t>
      </w:r>
      <w:proofErr w:type="spellStart"/>
      <w:r>
        <w:rPr>
          <w:color w:val="B41723"/>
        </w:rPr>
        <w:t>study</w:t>
      </w:r>
      <w:proofErr w:type="spellEnd"/>
      <w:r>
        <w:rPr>
          <w:color w:val="B41723"/>
        </w:rPr>
        <w:t xml:space="preserve"> </w:t>
      </w:r>
      <w:proofErr w:type="spellStart"/>
      <w:r>
        <w:rPr>
          <w:color w:val="B41723"/>
        </w:rPr>
        <w:t>we</w:t>
      </w:r>
      <w:proofErr w:type="spellEnd"/>
      <w:r>
        <w:rPr>
          <w:color w:val="B41723"/>
        </w:rPr>
        <w:t>…</w:t>
      </w:r>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pPr>
        <w:pStyle w:val="Heading31"/>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pPr>
        <w:pStyle w:val="Heading11"/>
        <w:numPr>
          <w:ilvl w:val="0"/>
          <w:numId w:val="1"/>
        </w:numPr>
        <w:rPr>
          <w:lang w:val="sv-SE"/>
        </w:rPr>
      </w:pPr>
      <w:bookmarkStart w:id="1" w:name="_Toc391456179"/>
      <w:bookmarkEnd w:id="1"/>
      <w:r>
        <w:rPr>
          <w:lang w:val="sv-SE"/>
        </w:rPr>
        <w:lastRenderedPageBreak/>
        <w:t>Introduktion</w:t>
      </w:r>
    </w:p>
    <w:p w14:paraId="44F73BAC" w14:textId="77777777" w:rsidR="00D45847" w:rsidRDefault="00D45847">
      <w:pPr>
        <w:pStyle w:val="Brdtext"/>
      </w:pPr>
    </w:p>
    <w:p w14:paraId="5BB8FF23" w14:textId="77777777"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e-learning-</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77777777" w:rsidR="00D45847" w:rsidRDefault="00850895">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proofErr w:type="spellStart"/>
      <w:r>
        <w:rPr>
          <w:rFonts w:cs="Times New Roman"/>
        </w:rPr>
        <w:t>Storyline</w:t>
      </w:r>
      <w:proofErr w:type="spellEnd"/>
      <w:r>
        <w:rPr>
          <w:rFonts w:cs="Times New Roman"/>
        </w:rPr>
        <w:t xml:space="preserve">, det visar och berätta hur kursen kan se ut innan den är klar och gör det enklare att applicera pedagogik igenom hela kursen. </w:t>
      </w:r>
    </w:p>
    <w:p w14:paraId="7CF583A8" w14:textId="77777777" w:rsidR="00D45847" w:rsidRDefault="00D45847">
      <w:pPr>
        <w:spacing w:line="600" w:lineRule="auto"/>
        <w:rPr>
          <w:rFonts w:cs="Times New Roman"/>
        </w:rPr>
      </w:pPr>
    </w:p>
    <w:p w14:paraId="71C8B46C" w14:textId="77777777" w:rsidR="00D45847" w:rsidRDefault="00850895">
      <w:pPr>
        <w:pStyle w:val="Brd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3BBE7EC2" w14:textId="77777777" w:rsidR="00D45847" w:rsidRDefault="00D45847">
      <w:pPr>
        <w:spacing w:line="600" w:lineRule="auto"/>
        <w:rPr>
          <w:rFonts w:cs="Times New Roman"/>
        </w:rPr>
      </w:pPr>
    </w:p>
    <w:p w14:paraId="1611A522" w14:textId="77777777" w:rsidR="00D45847" w:rsidRDefault="00850895">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3DF8B5DC" w14:textId="77777777" w:rsidR="00D45847" w:rsidRDefault="00D45847">
      <w:pPr>
        <w:spacing w:line="600" w:lineRule="auto"/>
        <w:rPr>
          <w:rFonts w:cs="Times New Roman"/>
          <w:b/>
        </w:rPr>
      </w:pPr>
    </w:p>
    <w:p w14:paraId="09658EB8" w14:textId="77777777" w:rsidR="00D45847" w:rsidRDefault="00850895">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1820DB7F" w14:textId="77777777" w:rsidR="00D45847" w:rsidRDefault="00850895">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3F9168E2" w14:textId="77777777" w:rsidR="00D45847" w:rsidRDefault="00850895">
      <w:pPr>
        <w:pStyle w:val="Heading21"/>
        <w:numPr>
          <w:ilvl w:val="1"/>
          <w:numId w:val="1"/>
        </w:numPr>
      </w:pPr>
      <w:bookmarkStart w:id="2" w:name="_Toc391456180"/>
      <w:r>
        <w:t>Syfte</w:t>
      </w:r>
      <w:bookmarkEnd w:id="2"/>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77777777" w:rsidR="00D45847" w:rsidRDefault="00850895">
      <w:pPr>
        <w:pStyle w:val="Brdtext"/>
        <w:spacing w:line="600" w:lineRule="auto"/>
      </w:pPr>
      <w:r>
        <w:rPr>
          <w:szCs w:val="22"/>
        </w:rPr>
        <w:lastRenderedPageBreak/>
        <w:t>För nuvarande anpassar Grade sina e-kurser efter vad EIF kräver och arbetar genom att använda ett antal pedagogiska riktlinjer</w:t>
      </w:r>
      <w:commentRangeStart w:id="3"/>
      <w:r>
        <w:rPr>
          <w:szCs w:val="22"/>
        </w:rPr>
        <w:t>.</w:t>
      </w:r>
      <w:commentRangeEnd w:id="3"/>
      <w:r>
        <w:commentReference w:id="3"/>
      </w:r>
      <w:r>
        <w:rPr>
          <w:szCs w:val="22"/>
        </w:rPr>
        <w:t xml:space="preserve"> Eftersom Grade inte 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pPr>
        <w:pStyle w:val="Heading11"/>
        <w:numPr>
          <w:ilvl w:val="0"/>
          <w:numId w:val="1"/>
        </w:numPr>
        <w:rPr>
          <w:lang w:val="sv-SE"/>
        </w:rPr>
      </w:pPr>
      <w:bookmarkStart w:id="4" w:name="_Toc391456181"/>
      <w:bookmarkEnd w:id="4"/>
      <w:r>
        <w:rPr>
          <w:lang w:val="sv-SE"/>
        </w:rPr>
        <w:lastRenderedPageBreak/>
        <w:t>Metod</w:t>
      </w:r>
    </w:p>
    <w:p w14:paraId="4F1EA438" w14:textId="77777777" w:rsidR="00D45847" w:rsidRDefault="00850895">
      <w:pPr>
        <w:pStyle w:val="Heading21"/>
        <w:numPr>
          <w:ilvl w:val="1"/>
          <w:numId w:val="1"/>
        </w:numPr>
      </w:pPr>
      <w:bookmarkStart w:id="5" w:name="_Toc391456182"/>
      <w:bookmarkEnd w:id="5"/>
      <w:r>
        <w:t>Intervjun</w:t>
      </w:r>
    </w:p>
    <w:p w14:paraId="658ECF7C" w14:textId="77777777" w:rsidR="00D45847" w:rsidRDefault="00D45847">
      <w:pPr>
        <w:tabs>
          <w:tab w:val="left" w:pos="1134"/>
        </w:tabs>
        <w:spacing w:line="600" w:lineRule="auto"/>
        <w:rPr>
          <w:rFonts w:cs="Times New Roman"/>
        </w:rPr>
      </w:pPr>
    </w:p>
    <w:p w14:paraId="32BAAB67" w14:textId="4708A5EC"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tabellen var att sammanfatta alla modellfaser och element på ett jämförbart sätt där de motsvara varandra i en så stor utsträckning som möjligt. Genom att använda tabellen kunde vi sedan </w:t>
      </w:r>
      <w:r>
        <w:lastRenderedPageBreak/>
        <w:t xml:space="preserve">skapa </w:t>
      </w:r>
      <w:commentRangeStart w:id="6"/>
      <w:r>
        <w:t>påståenden</w:t>
      </w:r>
      <w:commentRangeEnd w:id="6"/>
      <w:r>
        <w:commentReference w:id="6"/>
      </w:r>
      <w:r>
        <w:t xml:space="preserve"> för intervjun som täcker varje modell fas och element. Detta resulterade i mellan 2-4 påståenden per element. Påståendena i intervjun var designade till att bli bedömd på en skala mellan 1 (instämmer inte alls) till 5 (instämmer helt)</w:t>
      </w:r>
      <w:r w:rsidR="00F67766">
        <w:t xml:space="preserve"> (Bilaga 2</w:t>
      </w:r>
      <w:r>
        <w:t xml:space="preserve">). Poängen från intervju sammanställdes per perspektiv/modell och den med </w:t>
      </w:r>
      <w:r>
        <w:rPr>
          <w:rFonts w:eastAsia="Times New Roman" w:cs="Times New Roman"/>
          <w:lang w:eastAsia="sv-SE"/>
        </w:rPr>
        <w:t>högst genomsnittliga värde ansågs vara bäst för Grade nuvarande pedagogik.</w:t>
      </w:r>
    </w:p>
    <w:p w14:paraId="3E4E62B6" w14:textId="77777777" w:rsidR="00D45847" w:rsidRDefault="00850895">
      <w:pPr>
        <w:pStyle w:val="Heading21"/>
        <w:numPr>
          <w:ilvl w:val="1"/>
          <w:numId w:val="1"/>
        </w:numPr>
      </w:pPr>
      <w:bookmarkStart w:id="7" w:name="_Toc391456183"/>
      <w:r>
        <w:t>Utvärdering</w:t>
      </w:r>
      <w:bookmarkEnd w:id="7"/>
      <w:r>
        <w:t xml:space="preserve"> </w:t>
      </w:r>
    </w:p>
    <w:p w14:paraId="602DC738" w14:textId="77777777" w:rsidR="00D45847" w:rsidRDefault="00D45847">
      <w:pPr>
        <w:tabs>
          <w:tab w:val="left" w:pos="1134"/>
        </w:tabs>
        <w:spacing w:line="480" w:lineRule="auto"/>
        <w:rPr>
          <w:rFonts w:cs="Times New Roman"/>
        </w:rPr>
      </w:pPr>
    </w:p>
    <w:p w14:paraId="574086C9" w14:textId="77777777" w:rsidR="00D45847" w:rsidRDefault="00850895">
      <w:pPr>
        <w:tabs>
          <w:tab w:val="left" w:pos="1134"/>
        </w:tabs>
        <w:spacing w:line="600" w:lineRule="auto"/>
      </w:pPr>
      <w:r>
        <w:rPr>
          <w:rFonts w:eastAsia="Times New Roman" w:cs="Times New Roman"/>
          <w:lang w:eastAsia="sv-SE"/>
        </w:rPr>
        <w:t xml:space="preserve">Genom att </w:t>
      </w:r>
      <w:commentRangeStart w:id="8"/>
      <w:r>
        <w:rPr>
          <w:rFonts w:eastAsia="Times New Roman" w:cs="Times New Roman"/>
          <w:lang w:eastAsia="sv-SE"/>
        </w:rPr>
        <w:t xml:space="preserve">använda DIM för en utvärdering kunde vi evaluera kvalitén av kurser och använda resultatet till att ta reda hur väl DIM matchade Grade underliggande pedagogik. </w:t>
      </w:r>
      <w:commentRangeEnd w:id="8"/>
      <w:r>
        <w:commentReference w:id="8"/>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9"/>
      <w:r>
        <w:rPr>
          <w:rFonts w:eastAsia="Times New Roman" w:cs="Times New Roman"/>
          <w:color w:val="FF0000"/>
          <w:lang w:eastAsia="sv-SE"/>
        </w:rPr>
        <w:t>referens</w:t>
      </w:r>
      <w:commentRangeEnd w:id="9"/>
      <w:r>
        <w:commentReference w:id="9"/>
      </w:r>
      <w:r>
        <w:rPr>
          <w:rFonts w:eastAsia="Times New Roman" w:cs="Times New Roman"/>
          <w:color w:val="FF0000"/>
          <w:lang w:eastAsia="sv-SE"/>
        </w:rPr>
        <w:t xml:space="preserve"> </w:t>
      </w:r>
      <w:r>
        <w:rPr>
          <w:rFonts w:eastAsia="Times New Roman" w:cs="Times New Roman"/>
          <w:lang w:eastAsia="sv-SE"/>
        </w:rPr>
        <w:t>). Med hjälp av formuläret</w:t>
      </w:r>
      <w:ins w:id="10" w:author="Jason Serviss" w:date="2018-07-15T10:03:00Z">
        <w:r>
          <w:rPr>
            <w:rFonts w:eastAsia="Times New Roman" w:cs="Times New Roman"/>
            <w:lang w:eastAsia="sv-SE"/>
          </w:rPr>
          <w:t xml:space="preserve"> </w:t>
        </w:r>
      </w:ins>
      <w:r>
        <w:rPr>
          <w:rFonts w:eastAsia="Times New Roman" w:cs="Times New Roman"/>
          <w:lang w:eastAsia="sv-SE"/>
        </w:rPr>
        <w:t xml:space="preserve">sammanställdes 17 påståenden som korresponderade med modellens fem olika faser och varje element i respektive fas med genomsnitt 4 påståenden per fas och 1-2 påståenden per element (Bilaga 3). Fyra slumpmässigt utvalda kurserna från 2017 </w:t>
      </w:r>
      <w:commentRangeStart w:id="11"/>
      <w:r>
        <w:rPr>
          <w:rFonts w:eastAsia="Times New Roman" w:cs="Times New Roman"/>
          <w:lang w:eastAsia="sv-SE"/>
        </w:rPr>
        <w:t xml:space="preserve">utvärderades </w:t>
      </w:r>
      <w:commentRangeEnd w:id="11"/>
      <w:r>
        <w:commentReference w:id="11"/>
      </w:r>
      <w:r>
        <w:rPr>
          <w:rFonts w:eastAsia="Times New Roman" w:cs="Times New Roman"/>
          <w:lang w:eastAsia="sv-SE"/>
        </w:rPr>
        <w:t xml:space="preserve">med hjälp av de 17 påståendena. Resultatet analyserades genom att använda ett bedömningssystem från 1 (instämmer inte alls) till 5 (instämmer helt).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pPr>
        <w:pStyle w:val="Heading11"/>
        <w:numPr>
          <w:ilvl w:val="0"/>
          <w:numId w:val="1"/>
        </w:numPr>
        <w:rPr>
          <w:lang w:val="sv-SE"/>
        </w:rPr>
      </w:pPr>
      <w:bookmarkStart w:id="12" w:name="_Toc391456184"/>
      <w:bookmarkEnd w:id="12"/>
      <w:r>
        <w:rPr>
          <w:lang w:val="sv-SE"/>
        </w:rPr>
        <w:lastRenderedPageBreak/>
        <w:t>Resultat</w:t>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5DE0A969" w14:textId="349F142A" w:rsidR="00D45847" w:rsidRDefault="00850895">
      <w:pPr>
        <w:pStyle w:val="Brd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det en evaluering med hjälp av en </w:t>
      </w:r>
      <w:commentRangeStart w:id="13"/>
      <w:r>
        <w:rPr>
          <w:color w:val="353535"/>
          <w:szCs w:val="22"/>
        </w:rPr>
        <w:t>intervju</w:t>
      </w:r>
      <w:commentRangeEnd w:id="13"/>
      <w:r>
        <w:commentReference w:id="13"/>
      </w:r>
      <w:r w:rsidR="0072154A">
        <w:rPr>
          <w:color w:val="353535"/>
          <w:szCs w:val="22"/>
        </w:rPr>
        <w:t xml:space="preserve"> av den ansvariga </w:t>
      </w:r>
      <w:r w:rsidR="000775EB">
        <w:rPr>
          <w:color w:val="353535"/>
          <w:szCs w:val="22"/>
        </w:rPr>
        <w:t>för pedagogiken</w:t>
      </w:r>
      <w:r>
        <w:rPr>
          <w:color w:val="353535"/>
          <w:szCs w:val="22"/>
        </w:rPr>
        <w:t xml:space="preserve">. För att fullfölja intervjun skapades påståenden genom att göra en faktauppställning </w:t>
      </w:r>
      <w:commentRangeStart w:id="14"/>
      <w:r>
        <w:rPr>
          <w:color w:val="353535"/>
          <w:szCs w:val="22"/>
        </w:rPr>
        <w:t xml:space="preserve">där det var möjligt att </w:t>
      </w:r>
      <w:r>
        <w:rPr>
          <w:szCs w:val="22"/>
        </w:rPr>
        <w:t>modellernas faser och element var jämförbara och kunde motsvara varandra</w:t>
      </w:r>
      <w:commentRangeEnd w:id="14"/>
      <w:r>
        <w:commentReference w:id="14"/>
      </w:r>
      <w:r w:rsidR="0072154A">
        <w:rPr>
          <w:szCs w:val="22"/>
        </w:rPr>
        <w:t xml:space="preserve"> i fall detta var möjligt</w:t>
      </w:r>
      <w:r>
        <w:rPr>
          <w:szCs w:val="22"/>
        </w:rPr>
        <w:t xml:space="preserve"> (Bilaga 1, Bilaga 2).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 xml:space="preserve">Resultatet från intervjun visar att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15"/>
      <w:r w:rsidR="000775EB">
        <w:rPr>
          <w:color w:val="353535"/>
          <w:szCs w:val="22"/>
        </w:rPr>
        <w:t xml:space="preserve">besvarades med att DIM fick en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7B2AC7">
        <w:rPr>
          <w:color w:val="353535"/>
          <w:szCs w:val="22"/>
        </w:rPr>
        <w:t>genom hela elementet och utgav 2</w:t>
      </w:r>
      <w:r w:rsidR="000775EB">
        <w:rPr>
          <w:color w:val="353535"/>
          <w:szCs w:val="22"/>
        </w:rPr>
        <w:t xml:space="preserve"> av 5 påståenden</w:t>
      </w:r>
      <w:r w:rsidR="007B2AC7">
        <w:rPr>
          <w:color w:val="353535"/>
          <w:szCs w:val="22"/>
        </w:rPr>
        <w:t xml:space="preserve"> </w:t>
      </w:r>
      <w:commentRangeStart w:id="16"/>
      <w:r w:rsidR="007B2AC7">
        <w:rPr>
          <w:color w:val="353535"/>
          <w:szCs w:val="22"/>
        </w:rPr>
        <w:t>(Medelpoäng = 0.4)</w:t>
      </w:r>
      <w:r w:rsidR="000775EB">
        <w:rPr>
          <w:color w:val="353535"/>
          <w:szCs w:val="22"/>
        </w:rPr>
        <w:t>.</w:t>
      </w:r>
      <w:r w:rsidR="00216DDF">
        <w:rPr>
          <w:color w:val="353535"/>
          <w:szCs w:val="22"/>
        </w:rPr>
        <w:t xml:space="preserve"> </w:t>
      </w:r>
      <w:commentRangeEnd w:id="16"/>
      <w:r w:rsidR="00313701">
        <w:rPr>
          <w:rStyle w:val="Kommentarsreferens"/>
          <w:rFonts w:eastAsiaTheme="minorHAnsi" w:cstheme="minorBidi"/>
          <w:lang w:eastAsia="en-US"/>
        </w:rPr>
        <w:commentReference w:id="16"/>
      </w:r>
      <w:r w:rsidR="00216DDF">
        <w:rPr>
          <w:color w:val="353535"/>
          <w:szCs w:val="22"/>
        </w:rPr>
        <w:t xml:space="preserve">I elementet </w:t>
      </w:r>
      <w:r w:rsidR="00216DDF">
        <w:rPr>
          <w:i/>
          <w:color w:val="353535"/>
          <w:szCs w:val="22"/>
        </w:rPr>
        <w:t xml:space="preserve">Uppmuntra deltagare </w:t>
      </w:r>
      <w:r w:rsidR="00216DDF">
        <w:rPr>
          <w:color w:val="353535"/>
          <w:szCs w:val="22"/>
        </w:rPr>
        <w:t xml:space="preserve">gav DIM ett bättre resultat och ett utfall med 1 poäng starkare, jämfört med KLM.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intryck.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15"/>
      <w:r>
        <w:commentReference w:id="15"/>
      </w:r>
      <w:commentRangeStart w:id="17"/>
      <w:r>
        <w:rPr>
          <w:color w:val="353535"/>
          <w:szCs w:val="22"/>
        </w:rPr>
        <w:t xml:space="preserve"> </w:t>
      </w:r>
      <w:commentRangeEnd w:id="17"/>
      <w:r w:rsidR="00B95069">
        <w:rPr>
          <w:rStyle w:val="Kommentarsreferens"/>
          <w:rFonts w:eastAsiaTheme="minorHAnsi" w:cstheme="minorBidi"/>
          <w:lang w:eastAsia="en-US"/>
        </w:rPr>
        <w:commentReference w:id="17"/>
      </w:r>
      <w:r>
        <w:rPr>
          <w:color w:val="353535"/>
          <w:szCs w:val="22"/>
        </w:rPr>
        <w:t>(</w:t>
      </w:r>
      <w:r w:rsidR="000775EB">
        <w:rPr>
          <w:color w:val="353535"/>
          <w:szCs w:val="22"/>
        </w:rPr>
        <w:t>Figur 1b</w:t>
      </w:r>
      <w:r>
        <w:rPr>
          <w:color w:val="353535"/>
          <w:szCs w:val="22"/>
        </w:rPr>
        <w:t>).</w:t>
      </w:r>
      <w:commentRangeStart w:id="18"/>
      <w:r>
        <w:rPr>
          <w:color w:val="353535"/>
          <w:szCs w:val="22"/>
        </w:rPr>
        <w:t xml:space="preserve"> Från resultatet summerade vi 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18"/>
      <w:r>
        <w:commentReference w:id="18"/>
      </w:r>
    </w:p>
    <w:p w14:paraId="5E6609FD" w14:textId="77777777" w:rsidR="00D45847" w:rsidRDefault="00850895">
      <w:pPr>
        <w:pStyle w:val="Brdtext"/>
        <w:keepNext/>
        <w:spacing w:line="600" w:lineRule="auto"/>
      </w:pPr>
      <w:r>
        <w:rPr>
          <w:noProof/>
        </w:rPr>
        <w:lastRenderedPageBreak/>
        <w:drawing>
          <wp:inline distT="0" distB="1270" distL="0" distR="5080" wp14:anchorId="0F81E449" wp14:editId="051F6DCF">
            <wp:extent cx="5760720" cy="3376930"/>
            <wp:effectExtent l="0" t="0" r="0" b="0"/>
            <wp:docPr id="4"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6"/>
                    <pic:cNvPicPr>
                      <a:picLocks noChangeAspect="1" noChangeArrowheads="1"/>
                    </pic:cNvPicPr>
                  </pic:nvPicPr>
                  <pic:blipFill>
                    <a:blip r:embed="rId13"/>
                    <a:stretch>
                      <a:fillRect/>
                    </a:stretch>
                  </pic:blipFill>
                  <pic:spPr bwMode="auto">
                    <a:xfrm>
                      <a:off x="0" y="0"/>
                      <a:ext cx="5760720" cy="3376930"/>
                    </a:xfrm>
                    <a:prstGeom prst="rect">
                      <a:avLst/>
                    </a:prstGeom>
                  </pic:spPr>
                </pic:pic>
              </a:graphicData>
            </a:graphic>
          </wp:inline>
        </w:drawing>
      </w:r>
    </w:p>
    <w:p w14:paraId="0B9A2407" w14:textId="37ADAE9C" w:rsidR="00D45847" w:rsidRDefault="00850895">
      <w:pPr>
        <w:pStyle w:val="Beskrivning"/>
      </w:pPr>
      <w:r>
        <w:rPr>
          <w:b/>
          <w:i w:val="0"/>
        </w:rPr>
        <w:t xml:space="preserve">Figur </w:t>
      </w:r>
      <w:r>
        <w:rPr>
          <w:b/>
          <w:i w:val="0"/>
        </w:rPr>
        <w:fldChar w:fldCharType="begin"/>
      </w:r>
      <w:r>
        <w:instrText>SEQ Figur \* ARABIC</w:instrText>
      </w:r>
      <w:r>
        <w:fldChar w:fldCharType="separate"/>
      </w:r>
      <w:r>
        <w:t>1</w:t>
      </w:r>
      <w:r>
        <w:fldChar w:fldCharType="end"/>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 xml:space="preserve">Intervjun är uppdelad i sammanställda element som motsvarar delar från modellerna ATM, DIM, och KLM. </w:t>
      </w:r>
      <w:commentRangeStart w:id="19"/>
      <w:r>
        <w:rPr>
          <w:i w:val="0"/>
        </w:rPr>
        <w:t>Påståendens identifieringsnummer korresponderar med numrering och påstående i bilaga 2.</w:t>
      </w:r>
      <w:commentRangeEnd w:id="19"/>
      <w:r>
        <w:commentReference w:id="19"/>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77777777" w:rsidR="00BA62A8" w:rsidRDefault="00850895">
      <w:pPr>
        <w:pStyle w:val="Brdtext"/>
        <w:spacing w:line="600" w:lineRule="auto"/>
      </w:pPr>
      <w:r>
        <w:t xml:space="preserve">För att kunna få kännedom om kvalité i </w:t>
      </w:r>
      <w:r w:rsidR="001017ED">
        <w:t>Grades</w:t>
      </w:r>
      <w:r>
        <w:t xml:space="preserve"> tidigare kurserna, </w:t>
      </w:r>
      <w:commentRangeStart w:id="20"/>
      <w:r>
        <w:t>e</w:t>
      </w:r>
      <w:r w:rsidR="004A010C">
        <w:t>valuer</w:t>
      </w:r>
      <w:commentRangeEnd w:id="20"/>
      <w:r w:rsidR="004A010C">
        <w:t>ade vi 4 av deras tidigare kurser som var nyligen designade under 2017 (KS Strålskydd, PT Strålsäkerhet, RCC, Telia GDPR)</w:t>
      </w:r>
      <w:r>
        <w:commentReference w:id="20"/>
      </w:r>
      <w:r>
        <w:t xml:space="preserve"> enligt DIM’s ramverk. </w:t>
      </w:r>
      <w:r w:rsidR="00D000E0">
        <w:t>Först sammanfattade vi DIM’s faser och element (Bilaga 1) för att sedan sammanställa påståenden (Bilaga 3)</w:t>
      </w:r>
      <w:commentRangeStart w:id="21"/>
      <w:r>
        <w:t xml:space="preserve"> som motsvarade modellens innehåll</w:t>
      </w:r>
      <w:commentRangeEnd w:id="21"/>
      <w:r>
        <w:commentReference w:id="21"/>
      </w:r>
      <w:r>
        <w:t xml:space="preserve">, för att därefter kunna utvärdera kurserna. </w:t>
      </w:r>
    </w:p>
    <w:p w14:paraId="774CEDC2" w14:textId="06226A44" w:rsidR="00D45847" w:rsidRDefault="00850895">
      <w:pPr>
        <w:pStyle w:val="Brdtext"/>
        <w:spacing w:line="600" w:lineRule="auto"/>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6BBDCE2B" w:rsidR="00D45847" w:rsidRDefault="00A63C4E">
      <w:pPr>
        <w:pStyle w:val="Brdtext"/>
        <w:spacing w:line="600" w:lineRule="auto"/>
      </w:pPr>
      <w:r>
        <w:lastRenderedPageBreak/>
        <w:t>DIM</w:t>
      </w:r>
      <w:r w:rsidR="00BA62A8">
        <w:t>’s faser innehöll underliggande element som presenterade olika instruktioner för att använda modellen. Elementen blev tilldelade poäng beroende på vilken grad den uppvisade i Grades tidigare kurser</w:t>
      </w:r>
      <w:commentRangeStart w:id="22"/>
      <w:r w:rsidR="00850895">
        <w:t xml:space="preserve">. </w:t>
      </w:r>
      <w:commentRangeEnd w:id="22"/>
      <w:r w:rsidR="00850895">
        <w:commentReference w:id="22"/>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commentRangeStart w:id="23"/>
      <w:r w:rsidR="00850895">
        <w:t xml:space="preserve">elementet </w:t>
      </w:r>
      <w:r w:rsidR="00850895">
        <w:rPr>
          <w:i/>
        </w:rPr>
        <w:t>Erfarenheter</w:t>
      </w:r>
      <w:r w:rsidR="00850895">
        <w:t xml:space="preserve"> </w:t>
      </w:r>
      <w:r w:rsidR="00850895">
        <w:rPr>
          <w:i/>
        </w:rPr>
        <w:t>och Färdigheter</w:t>
      </w:r>
      <w:r w:rsidR="00850895">
        <w:t xml:space="preserve"> som resulterade i en medelpoäng på 4,8</w:t>
      </w:r>
      <w:commentRangeEnd w:id="23"/>
      <w:r w:rsidR="00850895">
        <w:commentReference w:id="23"/>
      </w:r>
      <w:r w:rsidR="00850895">
        <w:t xml:space="preserve"> (Figur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24"/>
      <w:r w:rsidR="00850895">
        <w:t xml:space="preserve">utgav ett enhetligt resultat </w:t>
      </w:r>
      <w:commentRangeEnd w:id="24"/>
      <w:r w:rsidR="00850895">
        <w:commentReference w:id="24"/>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25"/>
      <w:r w:rsidR="00850895">
        <w:rPr>
          <w:i/>
        </w:rPr>
        <w:t>Validering</w:t>
      </w:r>
      <w:r w:rsidR="00850895">
        <w:t xml:space="preserve"> </w:t>
      </w:r>
      <w:r w:rsidR="00971948">
        <w:t xml:space="preserve">och elementet </w:t>
      </w:r>
      <w:r w:rsidR="00971948">
        <w:rPr>
          <w:i/>
        </w:rPr>
        <w:t>Sammanfattning</w:t>
      </w:r>
      <w:r w:rsidR="00971948" w:rsidRPr="00971948">
        <w:t xml:space="preserve">, visade </w:t>
      </w:r>
      <w:proofErr w:type="gramStart"/>
      <w:r w:rsidR="00971948" w:rsidRPr="00971948">
        <w:t>en</w:t>
      </w:r>
      <w:proofErr w:type="gramEnd"/>
      <w:r w:rsidR="00971948" w:rsidRPr="00971948">
        <w:t xml:space="preserve"> konsekvent </w:t>
      </w:r>
      <w:r w:rsidR="00971948">
        <w:t>medel resultat på 1,5 respektive 2</w:t>
      </w:r>
      <w:commentRangeEnd w:id="25"/>
      <w:r w:rsidR="00850895">
        <w:commentReference w:id="25"/>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26"/>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26"/>
      <w:r w:rsidR="00850895">
        <w:commentReference w:id="26"/>
      </w:r>
      <w:r w:rsidR="00850895">
        <w:t xml:space="preserve"> </w:t>
      </w:r>
      <w:r w:rsidR="00850895">
        <w:commentReference w:id="27"/>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28"/>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Pr>
          <w:rFonts w:ascii="Verdana" w:hAnsi="Verdana"/>
          <w:b/>
          <w:sz w:val="16"/>
          <w:szCs w:val="16"/>
        </w:rPr>
        <w:fldChar w:fldCharType="begin"/>
      </w:r>
      <w:r>
        <w:instrText>SEQ Figur \* ARABIC</w:instrText>
      </w:r>
      <w:r>
        <w:fldChar w:fldCharType="separate"/>
      </w:r>
      <w:r>
        <w:t>2</w:t>
      </w:r>
      <w:r>
        <w:fldChar w:fldCharType="end"/>
      </w:r>
      <w:r>
        <w:rPr>
          <w:rFonts w:ascii="Verdana" w:hAnsi="Verdana"/>
          <w:b/>
          <w:sz w:val="16"/>
          <w:szCs w:val="16"/>
        </w:rPr>
        <w:t xml:space="preserve">: </w:t>
      </w:r>
      <w:commentRangeStart w:id="29"/>
      <w:r w:rsidR="00F67766">
        <w:rPr>
          <w:rFonts w:ascii="Verdana" w:hAnsi="Verdana"/>
          <w:b/>
          <w:sz w:val="16"/>
          <w:szCs w:val="16"/>
        </w:rPr>
        <w:t>DIM r</w:t>
      </w:r>
      <w:r>
        <w:rPr>
          <w:rFonts w:ascii="Verdana" w:hAnsi="Verdana"/>
          <w:b/>
          <w:sz w:val="16"/>
          <w:szCs w:val="16"/>
        </w:rPr>
        <w:t>esultat per fas/element för Grades tidigare kurser.</w:t>
      </w:r>
      <w:commentRangeEnd w:id="29"/>
      <w:r>
        <w:commentReference w:id="29"/>
      </w:r>
      <w:r>
        <w:rPr>
          <w:rFonts w:ascii="Verdana" w:hAnsi="Verdana"/>
          <w:b/>
          <w:sz w:val="16"/>
          <w:szCs w:val="16"/>
        </w:rPr>
        <w:t xml:space="preserve"> </w:t>
      </w:r>
    </w:p>
    <w:p w14:paraId="00E60EE3" w14:textId="77777777" w:rsidR="00D45847" w:rsidRDefault="00850895">
      <w:pPr>
        <w:pStyle w:val="Beskrivning"/>
        <w:rPr>
          <w:ins w:id="30" w:author="Olivia Imner" w:date="2018-07-07T12:56:00Z"/>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Pr>
          <w:iCs/>
        </w:rPr>
        <w:t>eller färdighet</w:t>
      </w:r>
      <w:r>
        <w:rPr>
          <w:i w:val="0"/>
        </w:rPr>
        <w:t xml:space="preserve"> (ISKF), Förklaring till vad som ska läras (FTL).</w:t>
      </w:r>
    </w:p>
    <w:p w14:paraId="14D5D6EF" w14:textId="77777777" w:rsidR="00D45847" w:rsidRDefault="00D45847">
      <w:pPr>
        <w:pStyle w:val="Brdtext"/>
        <w:spacing w:line="600" w:lineRule="auto"/>
        <w:rPr>
          <w:b/>
          <w:color w:val="FF0000"/>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78EDA7B" w14:textId="50D73265" w:rsidR="00D45847" w:rsidRDefault="00D863D2">
      <w:pPr>
        <w:pStyle w:val="Brdtext"/>
        <w:spacing w:line="600" w:lineRule="auto"/>
      </w:pPr>
      <w:r>
        <w:t xml:space="preserve">För att kunna </w:t>
      </w:r>
      <w:r w:rsidR="00951E2F">
        <w:t xml:space="preserve">förstå hur Grades tidigare kurser levererade tillsammans med DIM gjorde vi en utvärdering. Det gjordes genom att </w:t>
      </w:r>
      <w:r w:rsidR="00850895">
        <w:commentReference w:id="31"/>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 xml:space="preserve">differens på cirka 0,5 poäng (Figur 3a). Det indikerar att poängen som har delats ut är likartad från varje kurs </w:t>
      </w:r>
      <w:commentRangeStart w:id="32"/>
      <w:r w:rsidR="00850895">
        <w:t>o</w:t>
      </w:r>
      <w:r w:rsidR="006E30FA">
        <w:t xml:space="preserve">ch kan ge Grade pedagogiska standard enligt DIM </w:t>
      </w:r>
      <w:r w:rsidR="004A62A2">
        <w:t>ett utrymme till förbättring</w:t>
      </w:r>
      <w:r w:rsidR="00850895">
        <w:t>.</w:t>
      </w:r>
      <w:commentRangeEnd w:id="32"/>
      <w:r w:rsidR="00850895">
        <w:commentReference w:id="32"/>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bookmarkStart w:id="33" w:name="_GoBack"/>
      <w:bookmarkEnd w:id="33"/>
      <w:r w:rsidR="00850895">
        <w:t xml:space="preserve"> DIM’s faser och kan ge möjligen ge anvisningar på hur Grade ska börja arbeta med Bedömning och Utvärderings fasen eftersom den delen i deras kurser har ett medelmåttigt resultat (Figur 3b). Sammanfattningsvis kan resultatet visa hur Grades tidigare kurser kan ge möjligheten till att förstå var de kan börja titta på i kurserna för att kunna inleda med förändringar i nuvarande kurser.</w:t>
      </w:r>
    </w:p>
    <w:p w14:paraId="5E605DD3" w14:textId="77777777" w:rsidR="00D45847" w:rsidRDefault="00D45847">
      <w:pPr>
        <w:rPr>
          <w:ins w:id="34" w:author="Olivia Imner" w:date="2018-07-07T12:55:00Z"/>
          <w:sz w:val="20"/>
          <w:szCs w:val="20"/>
        </w:rPr>
      </w:pPr>
      <w:bookmarkStart w:id="35" w:name="_Toc489811950"/>
      <w:bookmarkStart w:id="36" w:name="_Ref489810823"/>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Pr>
          <w:b/>
          <w:i w:val="0"/>
        </w:rPr>
        <w:fldChar w:fldCharType="begin"/>
      </w:r>
      <w:r>
        <w:instrText>SEQ Figur \* ARABIC</w:instrText>
      </w:r>
      <w:r>
        <w:fldChar w:fldCharType="separate"/>
      </w:r>
      <w:r>
        <w:t>3</w:t>
      </w:r>
      <w: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5"/>
      <w:bookmarkEnd w:id="36"/>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Default="00850895">
      <w:pPr>
        <w:pStyle w:val="Heading11"/>
        <w:numPr>
          <w:ilvl w:val="0"/>
          <w:numId w:val="1"/>
        </w:numPr>
        <w:rPr>
          <w:lang w:val="sv-SE"/>
        </w:rPr>
      </w:pPr>
      <w:bookmarkStart w:id="37" w:name="_Toc391456185"/>
      <w:bookmarkEnd w:id="37"/>
      <w:r>
        <w:rPr>
          <w:lang w:val="sv-SE"/>
        </w:rPr>
        <w:lastRenderedPageBreak/>
        <w:t>Diskussion</w:t>
      </w:r>
    </w:p>
    <w:p w14:paraId="125E642D" w14:textId="77777777" w:rsidR="00D45847" w:rsidRDefault="00850895">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rdtext"/>
        <w:spacing w:line="600" w:lineRule="auto"/>
      </w:pP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77777777" w:rsidR="00D45847" w:rsidRDefault="00850895">
      <w:pPr>
        <w:pStyle w:val="Brdtext"/>
        <w:spacing w:line="600" w:lineRule="auto"/>
        <w:rPr>
          <w:color w:val="FF0000"/>
        </w:rPr>
      </w:pPr>
      <w:r>
        <w:rPr>
          <w:color w:val="FF0000"/>
        </w:rPr>
        <w:t xml:space="preserve">Extra kanske: Utifrån resultatet visar det att DIM vinner med lite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AD2787" w:rsidRDefault="00850895">
      <w:pPr>
        <w:pStyle w:val="Heading1-woutnumbering"/>
        <w:rPr>
          <w:szCs w:val="52"/>
          <w:lang w:val="sv-SE"/>
        </w:rPr>
      </w:pPr>
      <w:bookmarkStart w:id="38" w:name="_Toc391456186"/>
      <w:bookmarkEnd w:id="38"/>
      <w:r w:rsidRPr="00AD2787">
        <w:rPr>
          <w:szCs w:val="52"/>
          <w:lang w:val="sv-SE"/>
        </w:rPr>
        <w:lastRenderedPageBreak/>
        <w:t>Referenser</w:t>
      </w:r>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B.L</w:t>
      </w:r>
      <w:proofErr w:type="spellEnd"/>
      <w:r>
        <w:rPr>
          <w:rFonts w:eastAsia="Times New Roman" w:cs="Times New Roman"/>
          <w:color w:val="222222"/>
          <w:shd w:val="clear" w:color="auto" w:fill="FFFFFF"/>
        </w:rPr>
        <w:t xml:space="preserve">. and Hardy, </w:t>
      </w:r>
      <w:proofErr w:type="spellStart"/>
      <w:r>
        <w:rPr>
          <w:rFonts w:eastAsia="Times New Roman" w:cs="Times New Roman"/>
          <w:color w:val="222222"/>
          <w:shd w:val="clear" w:color="auto" w:fill="FFFFFF"/>
        </w:rPr>
        <w:t>K.P</w:t>
      </w:r>
      <w:proofErr w:type="spellEnd"/>
      <w:r>
        <w:rPr>
          <w:rFonts w:eastAsia="Times New Roman" w:cs="Times New Roman"/>
          <w:color w:val="222222"/>
          <w:shd w:val="clear" w:color="auto" w:fill="FFFFFF"/>
        </w:rPr>
        <w:t xml:space="preserve">.,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850895">
      <w:pPr>
        <w:rPr>
          <w:rFonts w:eastAsia="Times New Roman" w:cs="Times New Roman"/>
          <w:lang w:eastAsia="sv-SE"/>
        </w:rPr>
      </w:pPr>
      <w:hyperlink r:id="rId16">
        <w:r>
          <w:rPr>
            <w:rStyle w:val="InternetLink"/>
            <w:rFonts w:eastAsia="Times New Roman" w:cs="Times New Roman"/>
            <w:lang w:eastAsia="sv-SE"/>
          </w:rPr>
          <w:t>http://empresas.sence.cl/documentos/elearning/E-learning.%20Art%EDculo%20de%20Joanne%20Capper%20(Ingl%E9s).</w:t>
        </w:r>
        <w:proofErr w:type="spellStart"/>
        <w:r>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D.P</w:t>
      </w:r>
      <w:proofErr w:type="spellEnd"/>
      <w:r>
        <w:rPr>
          <w:rFonts w:eastAsia="Times New Roman" w:cs="Times New Roman"/>
          <w:color w:val="222222"/>
          <w:shd w:val="clear" w:color="auto" w:fill="FFFFFF"/>
          <w:lang w:eastAsia="sv-SE"/>
        </w:rPr>
        <w:t xml:space="preserve">. and Eggen, </w:t>
      </w:r>
      <w:proofErr w:type="spellStart"/>
      <w:r>
        <w:rPr>
          <w:rFonts w:eastAsia="Times New Roman" w:cs="Times New Roman"/>
          <w:color w:val="222222"/>
          <w:shd w:val="clear" w:color="auto" w:fill="FFFFFF"/>
          <w:lang w:eastAsia="sv-SE"/>
        </w:rPr>
        <w:t>P.D</w:t>
      </w:r>
      <w:proofErr w:type="spellEnd"/>
      <w:r>
        <w:rPr>
          <w:rFonts w:eastAsia="Times New Roman" w:cs="Times New Roman"/>
          <w:color w:val="222222"/>
          <w:shd w:val="clear" w:color="auto" w:fill="FFFFFF"/>
          <w:lang w:eastAsia="sv-SE"/>
        </w:rPr>
        <w:t xml:space="preserve">.,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850895">
      <w:pPr>
        <w:rPr>
          <w:rFonts w:eastAsia="Times New Roman" w:cs="Times New Roman"/>
        </w:rPr>
      </w:pPr>
      <w:hyperlink r:id="rId17" w:anchor="section1" w:history="1">
        <w:r>
          <w:rPr>
            <w:rStyle w:val="InternetLink"/>
            <w:rFonts w:eastAsia="Times New Roman" w:cs="Times New Roman"/>
          </w:rPr>
          <w:t>http://www.ambientinsight.com/reports/elearning.aspx#section1</w:t>
        </w:r>
      </w:hyperlink>
      <w:r>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850895">
      <w:pPr>
        <w:rPr>
          <w:rFonts w:eastAsia="Times New Roman" w:cs="Times New Roman"/>
        </w:rPr>
      </w:pPr>
      <w:hyperlink r:id="rId18">
        <w:r>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850895">
      <w:pPr>
        <w:rPr>
          <w:rFonts w:eastAsia="Times New Roman" w:cs="Times New Roman"/>
        </w:rPr>
      </w:pPr>
      <w:hyperlink r:id="rId19">
        <w:r>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850895">
      <w:pPr>
        <w:rPr>
          <w:rFonts w:eastAsia="Times New Roman" w:cs="Times New Roman"/>
        </w:rPr>
      </w:pPr>
      <w:hyperlink r:id="rId20">
        <w:r>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W.N</w:t>
      </w:r>
      <w:proofErr w:type="spellEnd"/>
      <w:r>
        <w:rPr>
          <w:rFonts w:eastAsia="Times New Roman" w:cs="Times New Roman"/>
          <w:color w:val="222222"/>
          <w:shd w:val="clear" w:color="auto" w:fill="FFFFFF"/>
          <w:lang w:eastAsia="sv-SE"/>
        </w:rPr>
        <w:t>.,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77777777" w:rsidR="00D45847" w:rsidRDefault="00850895">
      <w:pPr>
        <w:pStyle w:val="Litteraturfrteckning1"/>
      </w:pPr>
      <w:r>
        <w:fldChar w:fldCharType="begin"/>
      </w:r>
      <w:r>
        <w:instrText>ADDIN ZOTERO_BIBL {"uncited":[],"omitted":[],"custom":[]} CSL_BIBLIOGRAPHY</w:instrText>
      </w:r>
      <w:r>
        <w:fldChar w:fldCharType="end"/>
      </w:r>
      <w:bookmarkStart w:id="39" w:name="__Fieldmark__1067_823957682"/>
      <w:bookmarkStart w:id="40" w:name="__Fieldmark__744_3764101930"/>
      <w:bookmarkStart w:id="41" w:name="__Fieldmark__1179_1934263386"/>
      <w:bookmarkEnd w:id="39"/>
      <w:bookmarkEnd w:id="40"/>
      <w:bookmarkEnd w:id="41"/>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w:t>
      </w:r>
      <w:proofErr w:type="spellStart"/>
      <w:r>
        <w:rPr>
          <w:rFonts w:eastAsia="Times New Roman" w:cs="Times New Roman"/>
          <w:color w:val="222222"/>
          <w:shd w:val="clear" w:color="auto" w:fill="FFFFFF"/>
          <w:lang w:eastAsia="sv-SE"/>
        </w:rPr>
        <w:t>ICT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B1F2700" w14:textId="77777777" w:rsidR="00D45847" w:rsidRDefault="00850895">
      <w:pPr>
        <w:pStyle w:val="Heading1-woutnumbering"/>
        <w:rPr>
          <w:lang w:val="sv-SE"/>
        </w:rPr>
      </w:pPr>
      <w:bookmarkStart w:id="42" w:name="_Toc391456187"/>
      <w:bookmarkEnd w:id="42"/>
      <w:r>
        <w:rPr>
          <w:lang w:val="sv-SE"/>
        </w:rPr>
        <w:lastRenderedPageBreak/>
        <w:t xml:space="preserve">Bilaga 1 – </w:t>
      </w:r>
      <w:commentRangeStart w:id="43"/>
      <w:r>
        <w:rPr>
          <w:lang w:val="sv-SE"/>
        </w:rPr>
        <w:t>Pedagogisk tabell</w:t>
      </w:r>
      <w:commentRangeEnd w:id="43"/>
      <w:r>
        <w:commentReference w:id="43"/>
      </w:r>
      <w:r>
        <w:rPr>
          <w:lang w:val="sv-SE"/>
        </w:rPr>
        <w:t xml:space="preserve"> </w:t>
      </w:r>
    </w:p>
    <w:p w14:paraId="552823EF" w14:textId="77777777" w:rsidR="00D45847" w:rsidRDefault="00D45847">
      <w:pPr>
        <w:rPr>
          <w:b/>
        </w:rPr>
      </w:pP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6A4AC267" w14:textId="77777777" w:rsidR="00D45847" w:rsidRDefault="00850895">
      <w:pPr>
        <w:pStyle w:val="Beskrivning"/>
      </w:pPr>
      <w:commentRangeStart w:id="44"/>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t>1</w:t>
      </w:r>
      <w:r>
        <w:fldChar w:fldCharType="end"/>
      </w:r>
      <w:r>
        <w:rPr>
          <w:rFonts w:asciiTheme="minorHAnsi" w:hAnsiTheme="minorHAnsi"/>
          <w:color w:val="000000" w:themeColor="text1"/>
        </w:rPr>
        <w:t>:</w:t>
      </w:r>
      <w:commentRangeStart w:id="45"/>
      <w:commentRangeStart w:id="46"/>
      <w:commentRangeEnd w:id="44"/>
      <w:r>
        <w:commentReference w:id="44"/>
      </w:r>
      <w:r>
        <w:rPr>
          <w:rFonts w:asciiTheme="minorHAnsi" w:hAnsiTheme="minorHAnsi"/>
          <w:color w:val="000000" w:themeColor="text1"/>
        </w:rPr>
        <w:t xml:space="preserve"> Struktur av pedagogiska modeller.</w:t>
      </w:r>
      <w:commentRangeEnd w:id="45"/>
      <w:r>
        <w:commentReference w:id="45"/>
      </w:r>
      <w:r>
        <w:rPr>
          <w:rFonts w:asciiTheme="minorHAnsi" w:hAnsiTheme="minorHAnsi"/>
          <w:color w:val="000000" w:themeColor="text1"/>
        </w:rPr>
        <w:t xml:space="preserve"> </w:t>
      </w:r>
      <w:commentRangeStart w:id="47"/>
      <w:commentRangeStart w:id="48"/>
      <w:commentRangeEnd w:id="46"/>
      <w:r>
        <w:commentReference w:id="46"/>
      </w:r>
      <w:r>
        <w:rPr>
          <w:rFonts w:asciiTheme="minorHAnsi" w:hAnsiTheme="minorHAnsi"/>
          <w:b/>
          <w:color w:val="000000" w:themeColor="text1"/>
        </w:rPr>
        <w:t>Tabellen visar vilka parametrar varje modell inkluderar.</w:t>
      </w:r>
      <w:commentRangeEnd w:id="47"/>
      <w:r>
        <w:commentReference w:id="47"/>
      </w:r>
      <w:r>
        <w:rPr>
          <w:rFonts w:asciiTheme="minorHAnsi" w:hAnsiTheme="minorHAnsi"/>
          <w:b/>
          <w:color w:val="000000" w:themeColor="text1"/>
        </w:rPr>
        <w:t xml:space="preserve"> </w:t>
      </w:r>
      <w:commentRangeEnd w:id="48"/>
      <w:r>
        <w:commentReference w:id="48"/>
      </w:r>
    </w:p>
    <w:p w14:paraId="5110CA86" w14:textId="77777777" w:rsidR="00D45847" w:rsidRDefault="00850895">
      <w:pPr>
        <w:spacing w:before="720" w:after="200" w:line="0" w:lineRule="auto"/>
        <w:rPr>
          <w:rFonts w:ascii="Verdana" w:eastAsiaTheme="majorEastAsia" w:hAnsi="Verdana" w:cstheme="majorBidi"/>
          <w:bCs/>
          <w:color w:val="000000" w:themeColor="text1"/>
          <w:sz w:val="52"/>
          <w:szCs w:val="28"/>
        </w:rPr>
      </w:pPr>
      <w:r>
        <w:lastRenderedPageBreak/>
        <w:br w:type="page"/>
      </w:r>
    </w:p>
    <w:p w14:paraId="0C36601B" w14:textId="77777777" w:rsidR="00D45847" w:rsidRDefault="00850895">
      <w:pPr>
        <w:pStyle w:val="Heading1-woutnumbering"/>
      </w:pPr>
      <w:bookmarkStart w:id="49" w:name="_Toc391456188"/>
      <w:bookmarkEnd w:id="49"/>
      <w:r>
        <w:rPr>
          <w:lang w:val="sv-SE"/>
        </w:rPr>
        <w:lastRenderedPageBreak/>
        <w:t xml:space="preserve">Bilaga 2 – </w:t>
      </w:r>
      <w:commentRangeStart w:id="50"/>
      <w:r>
        <w:rPr>
          <w:lang w:val="sv-SE"/>
        </w:rPr>
        <w:t>Intervjufrågor</w:t>
      </w:r>
      <w:commentRangeEnd w:id="50"/>
      <w:r>
        <w:commentReference w:id="50"/>
      </w:r>
    </w:p>
    <w:p w14:paraId="1D11B517" w14:textId="77777777" w:rsidR="00D45847" w:rsidRDefault="00850895">
      <w:commentRangeStart w:id="51"/>
      <w:r>
        <w:rPr>
          <w:rStyle w:val="Starkbetoning"/>
          <w:i w:val="0"/>
          <w:color w:val="00000A"/>
          <w:sz w:val="28"/>
          <w:szCs w:val="28"/>
        </w:rPr>
        <w:t>Intervju om pedagogiken på Grade</w:t>
      </w:r>
      <w:commentRangeEnd w:id="51"/>
      <w:r>
        <w:commentReference w:id="51"/>
      </w:r>
    </w:p>
    <w:p w14:paraId="4B5CFF8F" w14:textId="77777777" w:rsidR="00D45847" w:rsidRDefault="00D45847"/>
    <w:p w14:paraId="49C4E05F" w14:textId="77777777" w:rsidR="00D45847" w:rsidRDefault="00850895">
      <w:commentRangeStart w:id="52"/>
      <w:r>
        <w:t xml:space="preserve">Målet med studien är att ta reda på hur Grade prioriterar olika pedagogiska riktlinjer under utveckling av kurser. Intervjun är </w:t>
      </w:r>
      <w:commentRangeStart w:id="53"/>
      <w:r>
        <w:t>eller påståenden</w:t>
      </w:r>
      <w:commentRangeEnd w:id="53"/>
      <w:r>
        <w:commentReference w:id="53"/>
      </w:r>
      <w:r>
        <w:t xml:space="preserve"> och ska betygsättas på en skala mellan 1-5. </w:t>
      </w:r>
      <w:commentRangeStart w:id="54"/>
      <w:r>
        <w:t>Vid påstående</w:t>
      </w:r>
      <w:commentRangeEnd w:id="54"/>
      <w:r>
        <w:commentReference w:id="54"/>
      </w:r>
      <w:r>
        <w:t xml:space="preserve"> ska det bedömas hur sant påståendet är. Sammanfattning av skala: </w:t>
      </w:r>
      <w:r>
        <w:br/>
        <w:t>1 = Instämmer inte alls, 2 = Instämmer delvis inte, 3 = Varken instämmer eller inte, 4 = Instämmer delvis, 5 = Instämmer helt.</w:t>
      </w:r>
      <w:commentRangeEnd w:id="52"/>
      <w:r>
        <w:commentReference w:id="52"/>
      </w:r>
    </w:p>
    <w:p w14:paraId="20E08B08" w14:textId="77777777" w:rsidR="00D45847" w:rsidRDefault="00D45847">
      <w:pPr>
        <w:pStyle w:val="Underrubrik"/>
        <w:rPr>
          <w:rStyle w:val="Starkbetoning"/>
          <w:color w:val="00000A"/>
          <w:sz w:val="23"/>
          <w:szCs w:val="23"/>
        </w:rPr>
      </w:pPr>
    </w:p>
    <w:p w14:paraId="614288AC" w14:textId="77777777" w:rsidR="00D45847" w:rsidRDefault="00850895">
      <w:pPr>
        <w:pStyle w:val="Underrubrik"/>
        <w:rPr>
          <w:rStyle w:val="Starkbetoning"/>
          <w:color w:val="00000A"/>
          <w:sz w:val="23"/>
          <w:szCs w:val="23"/>
        </w:rPr>
      </w:pPr>
      <w:r>
        <w:rPr>
          <w:rStyle w:val="Starkbetoning"/>
          <w:color w:val="00000A"/>
          <w:sz w:val="23"/>
          <w:szCs w:val="23"/>
        </w:rPr>
        <w:t xml:space="preserve">Inledning </w:t>
      </w:r>
    </w:p>
    <w:p w14:paraId="5082155C" w14:textId="77777777" w:rsidR="00D45847" w:rsidRDefault="00D45847"/>
    <w:p w14:paraId="297A5353" w14:textId="77777777" w:rsidR="00D45847" w:rsidRDefault="00850895">
      <w:pPr>
        <w:pStyle w:val="Liststycke"/>
        <w:numPr>
          <w:ilvl w:val="0"/>
          <w:numId w:val="2"/>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54DB5604" w14:textId="77777777" w:rsidR="00D45847" w:rsidRDefault="00D45847">
      <w:pPr>
        <w:spacing w:before="720" w:after="480"/>
        <w:contextualSpacing/>
        <w:rPr>
          <w:rFonts w:cs="Times New Roman"/>
        </w:rPr>
      </w:pPr>
    </w:p>
    <w:p w14:paraId="7D7FC080" w14:textId="77777777" w:rsidR="00D45847" w:rsidRDefault="00850895">
      <w:pPr>
        <w:pStyle w:val="Liststycke"/>
        <w:numPr>
          <w:ilvl w:val="0"/>
          <w:numId w:val="2"/>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2908E1AB" w14:textId="77777777" w:rsidR="00D45847" w:rsidRDefault="00D45847">
      <w:pPr>
        <w:spacing w:before="720" w:after="480"/>
        <w:contextualSpacing/>
        <w:rPr>
          <w:rFonts w:cs="Times New Roman"/>
        </w:rPr>
      </w:pPr>
    </w:p>
    <w:p w14:paraId="54C617A4" w14:textId="77777777" w:rsidR="00D45847" w:rsidRDefault="00850895">
      <w:pPr>
        <w:pStyle w:val="Liststycke"/>
        <w:numPr>
          <w:ilvl w:val="0"/>
          <w:numId w:val="2"/>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4E85C319" w14:textId="77777777" w:rsidR="00D45847" w:rsidRDefault="00D45847">
      <w:pPr>
        <w:spacing w:before="720" w:after="480"/>
        <w:contextualSpacing/>
        <w:rPr>
          <w:rFonts w:cs="Times New Roman"/>
        </w:rPr>
      </w:pPr>
    </w:p>
    <w:p w14:paraId="7C9A6BB9" w14:textId="77777777" w:rsidR="00D45847" w:rsidRDefault="00850895">
      <w:pPr>
        <w:pStyle w:val="Liststycke"/>
        <w:numPr>
          <w:ilvl w:val="0"/>
          <w:numId w:val="2"/>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4B2389A6" w14:textId="77777777" w:rsidR="00D45847" w:rsidRDefault="00D45847">
      <w:pPr>
        <w:spacing w:before="720" w:after="480"/>
        <w:contextualSpacing/>
        <w:rPr>
          <w:rFonts w:cs="Times New Roman"/>
          <w:color w:val="000000"/>
        </w:rPr>
      </w:pPr>
    </w:p>
    <w:p w14:paraId="2D647F72" w14:textId="77777777" w:rsidR="00D45847" w:rsidRDefault="00850895">
      <w:pPr>
        <w:pStyle w:val="Liststycke"/>
        <w:numPr>
          <w:ilvl w:val="0"/>
          <w:numId w:val="2"/>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0379FF9A" w14:textId="77777777" w:rsidR="00D45847" w:rsidRDefault="00D45847">
      <w:pPr>
        <w:pStyle w:val="Underrubrik"/>
        <w:jc w:val="both"/>
        <w:rPr>
          <w:rFonts w:eastAsiaTheme="minorEastAsia" w:cstheme="minorBidi"/>
          <w:i w:val="0"/>
          <w:iCs w:val="0"/>
          <w:color w:val="00000A"/>
          <w:spacing w:val="0"/>
          <w:sz w:val="23"/>
          <w:szCs w:val="23"/>
        </w:rPr>
      </w:pPr>
    </w:p>
    <w:p w14:paraId="7A4F597C" w14:textId="77777777" w:rsidR="00D45847" w:rsidRDefault="00850895">
      <w:pPr>
        <w:pStyle w:val="Underrubrik"/>
        <w:rPr>
          <w:rStyle w:val="Starkbetoning"/>
          <w:color w:val="00000A"/>
          <w:sz w:val="23"/>
          <w:szCs w:val="23"/>
        </w:rPr>
      </w:pPr>
      <w:r>
        <w:rPr>
          <w:rStyle w:val="Starkbetoning"/>
          <w:color w:val="00000A"/>
          <w:sz w:val="23"/>
          <w:szCs w:val="23"/>
        </w:rPr>
        <w:t>Uppmuntra deltagande</w:t>
      </w:r>
    </w:p>
    <w:p w14:paraId="5128E022" w14:textId="77777777" w:rsidR="00D45847" w:rsidRDefault="00D45847"/>
    <w:p w14:paraId="282B5C62" w14:textId="77777777" w:rsidR="00D45847" w:rsidRDefault="00850895">
      <w:pPr>
        <w:pStyle w:val="Liststycke"/>
        <w:numPr>
          <w:ilvl w:val="0"/>
          <w:numId w:val="2"/>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2283E1E3" w14:textId="77777777" w:rsidR="00D45847" w:rsidRDefault="00D45847">
      <w:pPr>
        <w:pStyle w:val="Liststycke"/>
        <w:spacing w:before="158" w:after="158"/>
        <w:ind w:left="360"/>
        <w:outlineLvl w:val="3"/>
        <w:rPr>
          <w:rFonts w:ascii="Times New Roman" w:eastAsia="Times New Roman" w:hAnsi="Times New Roman" w:cs="Times New Roman"/>
          <w:color w:val="333333"/>
          <w:sz w:val="22"/>
          <w:szCs w:val="22"/>
        </w:rPr>
      </w:pPr>
    </w:p>
    <w:p w14:paraId="387D837A" w14:textId="77777777" w:rsidR="00D45847" w:rsidRDefault="00850895">
      <w:pPr>
        <w:pStyle w:val="Liststycke"/>
        <w:numPr>
          <w:ilvl w:val="0"/>
          <w:numId w:val="2"/>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4229BA22" w14:textId="77777777" w:rsidR="00D45847" w:rsidRDefault="00850895">
      <w:pPr>
        <w:pStyle w:val="Underrubrik"/>
        <w:rPr>
          <w:rStyle w:val="Starkbetoning"/>
          <w:color w:val="00000A"/>
          <w:sz w:val="23"/>
          <w:szCs w:val="23"/>
        </w:rPr>
      </w:pPr>
      <w:r>
        <w:rPr>
          <w:rStyle w:val="Starkbetoning"/>
          <w:color w:val="00000A"/>
          <w:sz w:val="23"/>
          <w:szCs w:val="23"/>
        </w:rPr>
        <w:lastRenderedPageBreak/>
        <w:t xml:space="preserve">Kontext </w:t>
      </w:r>
      <w:r>
        <w:rPr>
          <w:b/>
          <w:i w:val="0"/>
          <w:color w:val="00000A"/>
          <w:sz w:val="23"/>
          <w:szCs w:val="23"/>
        </w:rPr>
        <w:t>och</w:t>
      </w:r>
      <w:r>
        <w:rPr>
          <w:rStyle w:val="Starkbetoning"/>
          <w:color w:val="00000A"/>
          <w:sz w:val="23"/>
          <w:szCs w:val="23"/>
        </w:rPr>
        <w:t xml:space="preserve"> riktlinjer </w:t>
      </w:r>
    </w:p>
    <w:p w14:paraId="55D689E2" w14:textId="77777777" w:rsidR="00D45847" w:rsidRDefault="00D45847"/>
    <w:p w14:paraId="227493A5" w14:textId="77777777" w:rsidR="00D45847" w:rsidRDefault="00850895">
      <w:pPr>
        <w:pStyle w:val="Liststycke"/>
        <w:numPr>
          <w:ilvl w:val="0"/>
          <w:numId w:val="2"/>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6D50F409" w14:textId="77777777" w:rsidR="00D45847" w:rsidRDefault="00D45847">
      <w:pPr>
        <w:pStyle w:val="Liststycke"/>
        <w:ind w:left="360"/>
        <w:rPr>
          <w:rStyle w:val="Betoning"/>
          <w:rFonts w:ascii="Times New Roman" w:hAnsi="Times New Roman" w:cs="Times New Roman"/>
          <w:i w:val="0"/>
          <w:sz w:val="22"/>
          <w:szCs w:val="22"/>
        </w:rPr>
      </w:pPr>
    </w:p>
    <w:p w14:paraId="55AEE7F7" w14:textId="77777777" w:rsidR="00D45847" w:rsidRDefault="00850895">
      <w:pPr>
        <w:pStyle w:val="Liststycke"/>
        <w:numPr>
          <w:ilvl w:val="0"/>
          <w:numId w:val="2"/>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3205E1BF" w14:textId="77777777" w:rsidR="00D45847" w:rsidRDefault="00D45847">
      <w:pPr>
        <w:rPr>
          <w:rStyle w:val="Betoning"/>
          <w:rFonts w:cs="Times New Roman"/>
          <w:i w:val="0"/>
        </w:rPr>
      </w:pPr>
    </w:p>
    <w:p w14:paraId="26B22F42" w14:textId="77777777" w:rsidR="00D45847" w:rsidRDefault="00850895">
      <w:pPr>
        <w:pStyle w:val="Liststycke"/>
        <w:numPr>
          <w:ilvl w:val="0"/>
          <w:numId w:val="2"/>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1CCBCCC6" w14:textId="77777777" w:rsidR="00D45847" w:rsidRDefault="00D45847">
      <w:pPr>
        <w:rPr>
          <w:iCs/>
          <w:color w:val="FF0000"/>
        </w:rPr>
      </w:pPr>
    </w:p>
    <w:p w14:paraId="517B7A95" w14:textId="77777777" w:rsidR="00D45847" w:rsidRDefault="00D45847">
      <w:pPr>
        <w:pStyle w:val="Underrubrik"/>
        <w:rPr>
          <w:b/>
          <w:i w:val="0"/>
          <w:color w:val="00000A"/>
          <w:sz w:val="23"/>
          <w:szCs w:val="23"/>
        </w:rPr>
      </w:pPr>
    </w:p>
    <w:p w14:paraId="091A77E1" w14:textId="77777777" w:rsidR="00D45847" w:rsidRDefault="00D45847">
      <w:pPr>
        <w:pStyle w:val="Underrubrik"/>
        <w:rPr>
          <w:b/>
          <w:i w:val="0"/>
          <w:color w:val="00000A"/>
          <w:sz w:val="23"/>
          <w:szCs w:val="23"/>
        </w:rPr>
      </w:pPr>
    </w:p>
    <w:p w14:paraId="5775ACBB" w14:textId="77777777" w:rsidR="00D45847" w:rsidRDefault="00D45847">
      <w:pPr>
        <w:pStyle w:val="Underrubrik"/>
        <w:rPr>
          <w:b/>
          <w:i w:val="0"/>
          <w:color w:val="00000A"/>
          <w:sz w:val="23"/>
          <w:szCs w:val="23"/>
        </w:rPr>
      </w:pPr>
    </w:p>
    <w:p w14:paraId="58707266" w14:textId="77777777" w:rsidR="00D45847" w:rsidRDefault="00850895">
      <w:pPr>
        <w:pStyle w:val="Underrubrik"/>
        <w:rPr>
          <w:b/>
          <w:i w:val="0"/>
          <w:color w:val="00000A"/>
          <w:sz w:val="23"/>
          <w:szCs w:val="23"/>
        </w:rPr>
      </w:pPr>
      <w:r>
        <w:rPr>
          <w:b/>
          <w:i w:val="0"/>
          <w:color w:val="00000A"/>
          <w:sz w:val="23"/>
          <w:szCs w:val="23"/>
        </w:rPr>
        <w:t>Bedömning &amp; Hjälp</w:t>
      </w:r>
    </w:p>
    <w:p w14:paraId="6CE1A58B" w14:textId="77777777" w:rsidR="00D45847" w:rsidRDefault="00D45847"/>
    <w:p w14:paraId="2798B451" w14:textId="77777777" w:rsidR="00D45847" w:rsidRDefault="00850895">
      <w:pPr>
        <w:pStyle w:val="Liststycke"/>
        <w:numPr>
          <w:ilvl w:val="0"/>
          <w:numId w:val="2"/>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pPr>
        <w:pStyle w:val="Liststycke"/>
        <w:ind w:left="792"/>
        <w:rPr>
          <w:rStyle w:val="Betoning"/>
          <w:rFonts w:ascii="Times New Roman" w:hAnsi="Times New Roman" w:cs="Times New Roman"/>
          <w:i w:val="0"/>
          <w:sz w:val="22"/>
          <w:szCs w:val="22"/>
        </w:rPr>
      </w:pPr>
    </w:p>
    <w:p w14:paraId="467CD6A7" w14:textId="77777777" w:rsidR="00D45847" w:rsidRDefault="00850895">
      <w:pPr>
        <w:pStyle w:val="Liststycke"/>
        <w:numPr>
          <w:ilvl w:val="0"/>
          <w:numId w:val="2"/>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3E43AAF2" w14:textId="77777777" w:rsidR="00D45847" w:rsidRDefault="00850895">
      <w:pPr>
        <w:pStyle w:val="Liststycke"/>
        <w:numPr>
          <w:ilvl w:val="0"/>
          <w:numId w:val="2"/>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4501DD6E" w14:textId="77777777" w:rsidR="00D45847" w:rsidRDefault="00850895">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7398A4CB" w14:textId="77777777" w:rsidR="00D45847" w:rsidRDefault="00850895">
      <w:pPr>
        <w:pStyle w:val="Liststycke"/>
        <w:numPr>
          <w:ilvl w:val="0"/>
          <w:numId w:val="2"/>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41F6E5CC" w14:textId="77777777" w:rsidR="00D45847" w:rsidRDefault="00850895">
      <w:pPr>
        <w:pStyle w:val="Underrubrik"/>
        <w:rPr>
          <w:b/>
          <w:bCs/>
          <w:i w:val="0"/>
          <w:iCs w:val="0"/>
          <w:color w:val="00000A"/>
          <w:sz w:val="23"/>
          <w:szCs w:val="23"/>
        </w:rPr>
      </w:pPr>
      <w:r>
        <w:rPr>
          <w:rStyle w:val="Starkbetoning"/>
          <w:color w:val="00000A"/>
          <w:sz w:val="23"/>
          <w:szCs w:val="23"/>
        </w:rPr>
        <w:t>Samarbete</w:t>
      </w:r>
    </w:p>
    <w:p w14:paraId="37DAAC3C" w14:textId="77777777" w:rsidR="00D45847" w:rsidRDefault="00850895">
      <w:pPr>
        <w:pStyle w:val="Liststycke"/>
        <w:numPr>
          <w:ilvl w:val="0"/>
          <w:numId w:val="2"/>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5B0E4D91" w14:textId="77777777" w:rsidR="00D45847" w:rsidRDefault="00850895">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4EC2905D" w14:textId="77777777" w:rsidR="00D45847" w:rsidRDefault="00850895">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19290DB7" w14:textId="77777777" w:rsidR="00D45847" w:rsidRDefault="00D45847">
      <w:pPr>
        <w:spacing w:before="158" w:after="158"/>
        <w:outlineLvl w:val="3"/>
        <w:rPr>
          <w:rFonts w:eastAsia="Times New Roman" w:cs="Times New Roman"/>
          <w:color w:val="333333"/>
          <w:sz w:val="23"/>
          <w:szCs w:val="23"/>
        </w:rPr>
      </w:pPr>
    </w:p>
    <w:p w14:paraId="56FFD55C" w14:textId="77777777" w:rsidR="00D45847" w:rsidRDefault="00D45847">
      <w:pPr>
        <w:pStyle w:val="Heading1-woutnumbering"/>
        <w:rPr>
          <w:lang w:val="sv-SE"/>
        </w:rPr>
      </w:pPr>
    </w:p>
    <w:p w14:paraId="2FA906E2" w14:textId="77777777" w:rsidR="00D45847" w:rsidRDefault="00850895">
      <w:pPr>
        <w:spacing w:before="720" w:after="200" w:line="0" w:lineRule="auto"/>
        <w:rPr>
          <w:rFonts w:ascii="Verdana" w:eastAsiaTheme="majorEastAsia" w:hAnsi="Verdana" w:cstheme="majorBidi"/>
          <w:bCs/>
          <w:color w:val="000000" w:themeColor="text1"/>
          <w:sz w:val="52"/>
          <w:szCs w:val="28"/>
        </w:rPr>
      </w:pPr>
      <w:r>
        <w:rPr>
          <w:rFonts w:ascii="Verdana" w:eastAsiaTheme="majorEastAsia" w:hAnsi="Verdana" w:cstheme="majorBidi"/>
          <w:bCs/>
          <w:color w:val="000000" w:themeColor="text1"/>
          <w:sz w:val="52"/>
          <w:szCs w:val="28"/>
        </w:rPr>
        <w:commentReference w:id="55"/>
      </w:r>
      <w:r>
        <w:br w:type="page"/>
      </w:r>
    </w:p>
    <w:p w14:paraId="0279EB7D" w14:textId="77777777" w:rsidR="00D45847" w:rsidRDefault="00850895">
      <w:pPr>
        <w:rPr>
          <w:rFonts w:cs="Times New Roman"/>
          <w:b/>
        </w:rPr>
      </w:pPr>
      <w:bookmarkStart w:id="56" w:name="_Toc391456189"/>
      <w:bookmarkEnd w:id="56"/>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A76A001" w14:textId="77777777" w:rsidR="00850895" w:rsidRPr="00850895" w:rsidRDefault="00850895" w:rsidP="00850895">
      <w:pPr>
        <w:rPr>
          <w:rFonts w:cs="Times New Roman"/>
          <w:color w:val="353535"/>
          <w:u w:val="single"/>
        </w:rPr>
      </w:pP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7F470688" w14:textId="77777777" w:rsidR="00850895" w:rsidRPr="00850895" w:rsidRDefault="00850895" w:rsidP="00850895">
      <w:pPr>
        <w:rPr>
          <w:rFonts w:cs="Times New Roman"/>
          <w:i/>
        </w:rPr>
      </w:pP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77777777" w:rsidR="00D45847" w:rsidRDefault="00850895" w:rsidP="00850895">
      <w:pPr>
        <w:rPr>
          <w:rFonts w:cs="Times New Roman"/>
        </w:rPr>
      </w:pPr>
      <w:r>
        <w:rPr>
          <w:rFonts w:cs="Times New Roman"/>
        </w:rPr>
        <w:t xml:space="preserve">Påstående </w:t>
      </w:r>
      <w:proofErr w:type="gramStart"/>
      <w:r>
        <w:rPr>
          <w:rFonts w:cs="Times New Roman"/>
        </w:rPr>
        <w:t>2:  Det</w:t>
      </w:r>
      <w:proofErr w:type="gramEnd"/>
      <w:r>
        <w:rPr>
          <w:rFonts w:cs="Times New Roman"/>
        </w:rPr>
        <w:t xml:space="preserve">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0ECF5AE9" w14:textId="77777777" w:rsidR="00850895" w:rsidRDefault="00850895" w:rsidP="00850895">
      <w:pPr>
        <w:rPr>
          <w:rFonts w:cs="Times New Roman"/>
        </w:rPr>
      </w:pP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2571CC97" w14:textId="77777777" w:rsidR="00D45847" w:rsidRDefault="00850895">
      <w:pPr>
        <w:rPr>
          <w:rFonts w:cs="Times New Roman"/>
          <w:i/>
        </w:rPr>
      </w:pPr>
      <w:r>
        <w:rPr>
          <w:rFonts w:cs="Times New Roman"/>
          <w:i/>
        </w:rPr>
        <w:t xml:space="preserve">Förklaring till vad som ska läras </w:t>
      </w:r>
    </w:p>
    <w:p w14:paraId="19C27C19"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En tydlig aktiv förklaring av kunskapen eller färdigheter som ska läras.</w:t>
      </w:r>
    </w:p>
    <w:p w14:paraId="551F8A3F"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fanns en förklaring av kunskapen eller färdigheter som skulle läras ut.</w:t>
      </w:r>
    </w:p>
    <w:p w14:paraId="36077172" w14:textId="77777777" w:rsidR="00D45847" w:rsidRDefault="00850895">
      <w:pPr>
        <w:rPr>
          <w:rFonts w:cs="Times New Roman"/>
          <w:i/>
        </w:rPr>
      </w:pPr>
      <w:r>
        <w:rPr>
          <w:rFonts w:cs="Times New Roman"/>
          <w:i/>
        </w:rPr>
        <w:t xml:space="preserve">Förståelse </w:t>
      </w:r>
    </w:p>
    <w:p w14:paraId="56980518"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Flera möjligheter för studenter att visa sina första förståelser som svar på läraren anvisningar.</w:t>
      </w:r>
    </w:p>
    <w:p w14:paraId="21084C07"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 xml:space="preserve">Det finns flera tillfällen att visa förståelse. </w:t>
      </w:r>
    </w:p>
    <w:p w14:paraId="56596802"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79A11023" w14:textId="77777777" w:rsidR="00D45847" w:rsidRDefault="00850895">
      <w:pPr>
        <w:rPr>
          <w:rFonts w:cs="Times New Roman"/>
          <w:i/>
        </w:rPr>
      </w:pPr>
      <w:r>
        <w:rPr>
          <w:rFonts w:cs="Times New Roman"/>
          <w:i/>
        </w:rPr>
        <w:t xml:space="preserve">Guidning </w:t>
      </w:r>
    </w:p>
    <w:p w14:paraId="32F50CD2"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Guidad praktik under översikt av ”läraren” direkta och omedelbara uppsikt.</w:t>
      </w:r>
    </w:p>
    <w:p w14:paraId="7DF9A2BC"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Praktisk guidning innan kursövningar utfördes.</w:t>
      </w:r>
    </w:p>
    <w:p w14:paraId="6CE50D51" w14:textId="77777777" w:rsidR="00D45847" w:rsidRDefault="00850895">
      <w:pPr>
        <w:rPr>
          <w:rFonts w:cs="Times New Roman"/>
        </w:rPr>
      </w:pPr>
      <w:r>
        <w:rPr>
          <w:rFonts w:cs="Times New Roman"/>
        </w:rPr>
        <w:t xml:space="preserve"> </w:t>
      </w:r>
    </w:p>
    <w:p w14:paraId="2A3CC28E" w14:textId="77777777" w:rsidR="00D45847" w:rsidRDefault="00850895">
      <w:pPr>
        <w:rPr>
          <w:rFonts w:cs="Times New Roman"/>
          <w:i/>
        </w:rPr>
      </w:pPr>
      <w:r>
        <w:rPr>
          <w:rFonts w:cs="Times New Roman"/>
          <w:i/>
        </w:rPr>
        <w:t>Självständiga övningar</w:t>
      </w:r>
    </w:p>
    <w:p w14:paraId="78008B3D"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Självständig praxis där studenten arbetar på egen hand.</w:t>
      </w:r>
    </w:p>
    <w:p w14:paraId="47EA9234"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fanns självständiga övningar för att praktiskt kunna utföra det teoretiska.</w:t>
      </w:r>
    </w:p>
    <w:p w14:paraId="0CF7B63A" w14:textId="77777777" w:rsidR="00D45847" w:rsidRDefault="00D45847">
      <w:pPr>
        <w:rPr>
          <w:rFonts w:cs="Times New Roman"/>
          <w:i/>
        </w:rPr>
      </w:pPr>
    </w:p>
    <w:p w14:paraId="161680AD" w14:textId="77777777" w:rsidR="00D45847" w:rsidRDefault="00850895">
      <w:pPr>
        <w:rPr>
          <w:rFonts w:cs="Times New Roman"/>
          <w:i/>
        </w:rPr>
      </w:pPr>
      <w:r>
        <w:rPr>
          <w:rFonts w:cs="Times New Roman"/>
          <w:i/>
        </w:rPr>
        <w:t xml:space="preserve">Periodisk granskning </w:t>
      </w:r>
    </w:p>
    <w:p w14:paraId="785329C3"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 xml:space="preserve">Periodisk granskning (ofta införlivad dagligen i guidad och självständig praxis) där eleverna utnyttjar tidigare lärda innehåll eller färdigheter. </w:t>
      </w:r>
    </w:p>
    <w:p w14:paraId="29761188"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0D3D17F5" w14:textId="77777777" w:rsidR="00D45847" w:rsidRDefault="00850895">
      <w:pPr>
        <w:rPr>
          <w:rFonts w:cs="Times New Roman"/>
          <w:i/>
        </w:rPr>
      </w:pPr>
      <w:r>
        <w:rPr>
          <w:rFonts w:cs="Times New Roman"/>
          <w:i/>
        </w:rPr>
        <w:t xml:space="preserve">Validering </w:t>
      </w:r>
    </w:p>
    <w:p w14:paraId="7BCCC40D" w14:textId="77777777" w:rsidR="00D45847" w:rsidRDefault="00850895">
      <w:pPr>
        <w:pStyle w:val="Liststycke"/>
        <w:numPr>
          <w:ilvl w:val="0"/>
          <w:numId w:val="8"/>
        </w:numPr>
        <w:ind w:left="714" w:hanging="357"/>
        <w:rPr>
          <w:rFonts w:ascii="Times New Roman" w:hAnsi="Times New Roman" w:cs="Times New Roman"/>
          <w:sz w:val="22"/>
          <w:szCs w:val="22"/>
        </w:rPr>
      </w:pPr>
      <w:r>
        <w:rPr>
          <w:rFonts w:ascii="Times New Roman" w:hAnsi="Times New Roman" w:cs="Times New Roman"/>
          <w:sz w:val="22"/>
          <w:szCs w:val="22"/>
        </w:rPr>
        <w:t>Samla in data på en daglig basis för att bedöma student framgång.</w:t>
      </w:r>
    </w:p>
    <w:p w14:paraId="798A33CF"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fanns en ständig bedömning av studentens prestation under kursen.</w:t>
      </w:r>
    </w:p>
    <w:p w14:paraId="45F28D9A" w14:textId="77777777" w:rsidR="00D45847" w:rsidRDefault="00D45847">
      <w:pPr>
        <w:rPr>
          <w:rFonts w:cs="Times New Roman"/>
        </w:rPr>
      </w:pPr>
    </w:p>
    <w:p w14:paraId="052F1B19" w14:textId="77777777" w:rsidR="00D45847" w:rsidRDefault="00850895">
      <w:pPr>
        <w:rPr>
          <w:rFonts w:cs="Times New Roman"/>
          <w:i/>
        </w:rPr>
      </w:pPr>
      <w:r>
        <w:rPr>
          <w:rFonts w:cs="Times New Roman"/>
          <w:i/>
        </w:rPr>
        <w:t>Sammanfattning</w:t>
      </w:r>
    </w:p>
    <w:p w14:paraId="7B2F52DD"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Samla in data med längre intervaller som i.e. veckovis.</w:t>
      </w:r>
    </w:p>
    <w:p w14:paraId="618ADEBF"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I slutet av kursen sammanfattades prestation av genomförd kurs.</w:t>
      </w:r>
    </w:p>
    <w:p w14:paraId="279025F9"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520559FB" w14:textId="77777777" w:rsidR="00D45847" w:rsidRDefault="00850895">
      <w:pPr>
        <w:rPr>
          <w:rFonts w:cs="Times New Roman"/>
          <w:i/>
        </w:rPr>
      </w:pPr>
      <w:r>
        <w:rPr>
          <w:rFonts w:cs="Times New Roman"/>
          <w:i/>
        </w:rPr>
        <w:t>Ledtrådar och uppmaningar</w:t>
      </w:r>
    </w:p>
    <w:p w14:paraId="3259DA43"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Tillhandahålla ledtrådar och uppmaningar.</w:t>
      </w:r>
    </w:p>
    <w:p w14:paraId="3C1708EB"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fanns en ständig feedback efter genomförd kursövning.</w:t>
      </w:r>
    </w:p>
    <w:p w14:paraId="5ABDEB46"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Feedbacken förstärkte förståelse av kursövningarna.</w:t>
      </w:r>
    </w:p>
    <w:p w14:paraId="42F7B658" w14:textId="77777777" w:rsidR="00D45847" w:rsidRDefault="00850895">
      <w:pPr>
        <w:rPr>
          <w:rFonts w:cs="Times New Roman"/>
        </w:rPr>
      </w:pPr>
      <w:r>
        <w:rPr>
          <w:rFonts w:cs="Times New Roman"/>
        </w:rPr>
        <w:t xml:space="preserve"> </w:t>
      </w:r>
    </w:p>
    <w:p w14:paraId="341B269C" w14:textId="77777777" w:rsidR="00D45847" w:rsidRDefault="00850895">
      <w:pPr>
        <w:rPr>
          <w:rFonts w:cs="Times New Roman"/>
          <w:i/>
        </w:rPr>
      </w:pPr>
      <w:r>
        <w:rPr>
          <w:rFonts w:cs="Times New Roman"/>
          <w:i/>
        </w:rPr>
        <w:lastRenderedPageBreak/>
        <w:t>Support</w:t>
      </w:r>
    </w:p>
    <w:p w14:paraId="10A503F2" w14:textId="77777777" w:rsidR="00D45847" w:rsidRDefault="00850895">
      <w:pPr>
        <w:pStyle w:val="Liststycke"/>
        <w:widowControl w:val="0"/>
        <w:numPr>
          <w:ilvl w:val="0"/>
          <w:numId w:val="8"/>
        </w:numPr>
        <w:rPr>
          <w:rFonts w:ascii="Times New Roman" w:hAnsi="Times New Roman" w:cs="Times New Roman"/>
          <w:color w:val="353535"/>
          <w:sz w:val="22"/>
          <w:szCs w:val="22"/>
        </w:rPr>
      </w:pPr>
      <w:r>
        <w:rPr>
          <w:rFonts w:ascii="Times New Roman" w:hAnsi="Times New Roman" w:cs="Times New Roman"/>
          <w:color w:val="353535"/>
          <w:sz w:val="22"/>
          <w:szCs w:val="22"/>
        </w:rPr>
        <w:t>Tillhandahålla korrigerande återkoppling och förstärkning.</w:t>
      </w:r>
    </w:p>
    <w:p w14:paraId="25950327" w14:textId="77777777" w:rsidR="00D45847" w:rsidRDefault="00850895">
      <w:pPr>
        <w:pStyle w:val="Liststycke"/>
        <w:widowControl w:val="0"/>
        <w:numPr>
          <w:ilvl w:val="1"/>
          <w:numId w:val="8"/>
        </w:numPr>
        <w:rPr>
          <w:rFonts w:ascii="Times New Roman" w:hAnsi="Times New Roman" w:cs="Times New Roman"/>
          <w:color w:val="353535"/>
          <w:sz w:val="22"/>
          <w:szCs w:val="22"/>
        </w:rPr>
      </w:pPr>
      <w:r>
        <w:rPr>
          <w:rFonts w:ascii="Times New Roman" w:hAnsi="Times New Roman" w:cs="Times New Roman"/>
          <w:color w:val="353535"/>
          <w:sz w:val="22"/>
          <w:szCs w:val="22"/>
        </w:rPr>
        <w:t>Feedback korrigerade mina svar efter varje kursövning.</w:t>
      </w:r>
    </w:p>
    <w:p w14:paraId="60A6B766" w14:textId="77777777" w:rsidR="00D45847" w:rsidRPr="00AD2787" w:rsidRDefault="00850895" w:rsidP="00AD2787">
      <w:pPr>
        <w:pStyle w:val="Liststycke"/>
        <w:widowControl w:val="0"/>
        <w:numPr>
          <w:ilvl w:val="1"/>
          <w:numId w:val="8"/>
        </w:numPr>
        <w:rPr>
          <w:rFonts w:ascii="Times New Roman" w:hAnsi="Times New Roman" w:cs="Times New Roman"/>
          <w:color w:val="353535"/>
          <w:sz w:val="22"/>
          <w:szCs w:val="22"/>
        </w:rPr>
      </w:pPr>
      <w:r>
        <w:rPr>
          <w:rFonts w:ascii="Times New Roman" w:hAnsi="Times New Roman" w:cs="Times New Roman"/>
          <w:color w:val="353535"/>
          <w:sz w:val="22"/>
          <w:szCs w:val="22"/>
        </w:rPr>
        <w:t xml:space="preserve">Feedback uppkom ofta under moment i kursen. </w:t>
      </w:r>
    </w:p>
    <w:p w14:paraId="76D6A1C9" w14:textId="77777777" w:rsidR="00AD2787" w:rsidRDefault="00AD2787" w:rsidP="00AD2787">
      <w:pPr>
        <w:pStyle w:val="Brdtext"/>
      </w:pPr>
    </w:p>
    <w:p w14:paraId="2309A524" w14:textId="77777777" w:rsidR="00AD2787" w:rsidRPr="00AD2787" w:rsidRDefault="00AD2787" w:rsidP="00AD2787">
      <w:pPr>
        <w:pStyle w:val="Brdtext"/>
      </w:pPr>
      <w:r w:rsidRPr="00AD2787">
        <w:rPr>
          <w:b/>
        </w:rPr>
        <w:t>Bilaga 3: Direkt instruktion modellen.</w:t>
      </w:r>
      <w:r>
        <w:rPr>
          <w:b/>
        </w:rPr>
        <w:t xml:space="preserve"> </w:t>
      </w:r>
      <w:proofErr w:type="spellStart"/>
      <w:r>
        <w:t>Describe</w:t>
      </w:r>
      <w:proofErr w:type="spellEnd"/>
      <w:r>
        <w:t xml:space="preserve"> the bilaga!</w:t>
      </w:r>
    </w:p>
    <w:p w14:paraId="44111924" w14:textId="77777777" w:rsidR="00AD2787" w:rsidRDefault="00AD2787" w:rsidP="00AD2787">
      <w:pPr>
        <w:pStyle w:val="Brdtext"/>
      </w:pPr>
    </w:p>
    <w:p w14:paraId="5EFE435B"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5B6AEC9F" w14:textId="77777777" w:rsidR="00D45847" w:rsidRDefault="00850895">
      <w:pPr>
        <w:pStyle w:val="Heading1-woutnumbering"/>
        <w:rPr>
          <w:lang w:val="sv-SE"/>
        </w:rPr>
      </w:pPr>
      <w:bookmarkStart w:id="57" w:name="_Toc391456190"/>
      <w:bookmarkEnd w:id="57"/>
      <w:r>
        <w:rPr>
          <w:lang w:val="sv-SE"/>
        </w:rPr>
        <w:lastRenderedPageBreak/>
        <w:t>Bilaga D – Reflektionsdokument 2</w:t>
      </w:r>
    </w:p>
    <w:p w14:paraId="3004858D" w14:textId="77777777" w:rsidR="00D45847" w:rsidRDefault="00D45847">
      <w:pPr>
        <w:pStyle w:val="Heading1-woutnumbering"/>
        <w:rPr>
          <w:lang w:val="sv-SE"/>
        </w:rPr>
      </w:pPr>
    </w:p>
    <w:p w14:paraId="38843A61" w14:textId="77777777" w:rsidR="00D45847" w:rsidRDefault="00D45847">
      <w:pPr>
        <w:sectPr w:rsidR="00D45847">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p>
    <w:p w14:paraId="43C07201" w14:textId="77777777" w:rsidR="00D45847" w:rsidRDefault="00D45847">
      <w:pPr>
        <w:pStyle w:val="Brdtext"/>
      </w:pP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33054810" w14:textId="77777777" w:rsidR="00D45847" w:rsidRDefault="00D45847"/>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5C4C71E5" w14:textId="77777777" w:rsidR="00D45847" w:rsidRDefault="00D45847"/>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35D5B09C" w14:textId="77777777" w:rsidR="00850895" w:rsidRDefault="00850895"/>
    <w:sectPr w:rsidR="00850895">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nknown Author" w:date="2018-06-28T11:37:00Z" w:initials="">
    <w:p w14:paraId="0F9BC4CE" w14:textId="77777777" w:rsidR="006E30FA" w:rsidRDefault="006E30FA">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w:t>
      </w:r>
    </w:p>
  </w:comment>
  <w:comment w:id="6" w:author="Unknown Author" w:date="2018-07-24T08:41:00Z" w:initials="">
    <w:p w14:paraId="65D9DB24" w14:textId="157C0ACB" w:rsidR="006E30FA" w:rsidRDefault="006E30FA">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incorrect</w:t>
      </w:r>
      <w:proofErr w:type="spellEnd"/>
      <w:r>
        <w:rPr>
          <w:rFonts w:asciiTheme="minorHAnsi" w:hAnsiTheme="minorHAnsi"/>
          <w:sz w:val="20"/>
        </w:rPr>
        <w:t xml:space="preserve">! If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would</w:t>
      </w:r>
      <w:proofErr w:type="spellEnd"/>
      <w:r>
        <w:rPr>
          <w:rFonts w:asciiTheme="minorHAnsi" w:hAnsiTheme="minorHAnsi"/>
          <w:sz w:val="20"/>
        </w:rPr>
        <w:t xml:space="preserve"> </w:t>
      </w:r>
      <w:proofErr w:type="spellStart"/>
      <w:r>
        <w:rPr>
          <w:rFonts w:asciiTheme="minorHAnsi" w:hAnsiTheme="minorHAnsi"/>
          <w:sz w:val="20"/>
        </w:rPr>
        <w:t>have</w:t>
      </w:r>
      <w:proofErr w:type="spellEnd"/>
      <w:r>
        <w:rPr>
          <w:rFonts w:asciiTheme="minorHAnsi" w:hAnsiTheme="minorHAnsi"/>
          <w:sz w:val="20"/>
        </w:rPr>
        <w:t xml:space="preserve"> just taken the </w:t>
      </w:r>
      <w:proofErr w:type="spellStart"/>
      <w:r>
        <w:rPr>
          <w:rFonts w:asciiTheme="minorHAnsi" w:hAnsiTheme="minorHAnsi"/>
          <w:sz w:val="20"/>
        </w:rPr>
        <w:t>time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look at the </w:t>
      </w:r>
      <w:proofErr w:type="spellStart"/>
      <w:r>
        <w:rPr>
          <w:rFonts w:asciiTheme="minorHAnsi" w:hAnsiTheme="minorHAnsi"/>
          <w:sz w:val="20"/>
        </w:rPr>
        <w:t>interview</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would</w:t>
      </w:r>
      <w:proofErr w:type="spellEnd"/>
      <w:r>
        <w:rPr>
          <w:rFonts w:asciiTheme="minorHAnsi" w:hAnsiTheme="minorHAnsi"/>
          <w:sz w:val="20"/>
        </w:rPr>
        <w:t xml:space="preserve"> </w:t>
      </w:r>
      <w:proofErr w:type="spellStart"/>
      <w:r>
        <w:rPr>
          <w:rFonts w:asciiTheme="minorHAnsi" w:hAnsiTheme="minorHAnsi"/>
          <w:sz w:val="20"/>
        </w:rPr>
        <w:t>find</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”Intervjun är frågor eller påståenden”. It is </w:t>
      </w:r>
      <w:proofErr w:type="spellStart"/>
      <w:r>
        <w:rPr>
          <w:rFonts w:asciiTheme="minorHAnsi" w:hAnsiTheme="minorHAnsi"/>
          <w:sz w:val="20"/>
        </w:rPr>
        <w:t>pretty</w:t>
      </w:r>
      <w:proofErr w:type="spellEnd"/>
      <w:r>
        <w:rPr>
          <w:rFonts w:asciiTheme="minorHAnsi" w:hAnsiTheme="minorHAnsi"/>
          <w:sz w:val="20"/>
        </w:rPr>
        <w:t xml:space="preserve"> </w:t>
      </w:r>
      <w:proofErr w:type="spellStart"/>
      <w:r>
        <w:rPr>
          <w:rFonts w:asciiTheme="minorHAnsi" w:hAnsiTheme="minorHAnsi"/>
          <w:sz w:val="20"/>
        </w:rPr>
        <w:t>irritating</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I </w:t>
      </w:r>
      <w:proofErr w:type="spellStart"/>
      <w:r>
        <w:rPr>
          <w:rFonts w:asciiTheme="minorHAnsi" w:hAnsiTheme="minorHAnsi"/>
          <w:sz w:val="20"/>
        </w:rPr>
        <w:t>have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check </w:t>
      </w:r>
      <w:proofErr w:type="spellStart"/>
      <w:r>
        <w:rPr>
          <w:rFonts w:asciiTheme="minorHAnsi" w:hAnsiTheme="minorHAnsi"/>
          <w:sz w:val="20"/>
        </w:rPr>
        <w:t>these</w:t>
      </w:r>
      <w:proofErr w:type="spellEnd"/>
      <w:r>
        <w:rPr>
          <w:rFonts w:asciiTheme="minorHAnsi" w:hAnsiTheme="minorHAnsi"/>
          <w:sz w:val="20"/>
        </w:rPr>
        <w:t xml:space="preserve"> </w:t>
      </w:r>
      <w:proofErr w:type="spellStart"/>
      <w:r>
        <w:rPr>
          <w:rFonts w:asciiTheme="minorHAnsi" w:hAnsiTheme="minorHAnsi"/>
          <w:sz w:val="20"/>
        </w:rPr>
        <w:t>things</w:t>
      </w:r>
      <w:proofErr w:type="spellEnd"/>
      <w:r>
        <w:rPr>
          <w:rFonts w:asciiTheme="minorHAnsi" w:hAnsiTheme="minorHAnsi"/>
          <w:sz w:val="20"/>
        </w:rPr>
        <w:t xml:space="preserve"> for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 xml:space="preserve"> </w:t>
      </w:r>
    </w:p>
  </w:comment>
  <w:comment w:id="8" w:author="Jason Serviss" w:date="2018-07-18T07:20:00Z" w:initials="JS">
    <w:p w14:paraId="71B8D8C7" w14:textId="77777777" w:rsidR="006E30FA" w:rsidRDefault="006E30FA">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w:t>
      </w:r>
    </w:p>
  </w:comment>
  <w:comment w:id="9" w:author="Olivia Imner" w:date="2018-07-15T16:12:00Z" w:initials="OI">
    <w:p w14:paraId="5B614F4A" w14:textId="77777777" w:rsidR="006E30FA" w:rsidRDefault="006E30FA">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6E30FA" w:rsidRDefault="006E30FA"/>
  </w:comment>
  <w:comment w:id="11" w:author="Jason Serviss" w:date="2018-07-17T20:09:00Z" w:initials="JS">
    <w:p w14:paraId="0A962677" w14:textId="77777777" w:rsidR="006E30FA" w:rsidRDefault="006E30FA">
      <w:r>
        <w:rPr>
          <w:rFonts w:ascii="Liberation Serif" w:eastAsia="Tahoma" w:hAnsi="Liberation Serif" w:cs="Tahoma"/>
          <w:sz w:val="24"/>
          <w:szCs w:val="24"/>
          <w:lang w:val="en-US" w:bidi="en-US"/>
        </w:rPr>
        <w:t xml:space="preserve">By who? </w:t>
      </w:r>
      <w:proofErr w:type="spellStart"/>
      <w:r>
        <w:rPr>
          <w:rFonts w:ascii="Liberation Serif" w:eastAsia="Tahoma" w:hAnsi="Liberation Serif" w:cs="Tahoma"/>
          <w:sz w:val="24"/>
          <w:szCs w:val="24"/>
          <w:lang w:val="en-US" w:bidi="en-US"/>
        </w:rPr>
        <w:t>HUR</w:t>
      </w:r>
      <w:proofErr w:type="spellEnd"/>
      <w:r>
        <w:rPr>
          <w:rFonts w:ascii="Liberation Serif" w:eastAsia="Tahoma" w:hAnsi="Liberation Serif" w:cs="Tahoma"/>
          <w:sz w:val="24"/>
          <w:szCs w:val="24"/>
          <w:lang w:val="en-US" w:bidi="en-US"/>
        </w:rPr>
        <w:t xml:space="preserve"> </w:t>
      </w:r>
      <w:proofErr w:type="spellStart"/>
      <w:r>
        <w:rPr>
          <w:rFonts w:ascii="Liberation Serif" w:eastAsia="Tahoma" w:hAnsi="Liberation Serif" w:cs="Tahoma"/>
          <w:sz w:val="24"/>
          <w:szCs w:val="24"/>
          <w:lang w:val="en-US" w:bidi="en-US"/>
        </w:rPr>
        <w:t>SKA</w:t>
      </w:r>
      <w:proofErr w:type="spellEnd"/>
      <w:r>
        <w:rPr>
          <w:rFonts w:ascii="Liberation Serif" w:eastAsia="Tahoma" w:hAnsi="Liberation Serif" w:cs="Tahoma"/>
          <w:sz w:val="24"/>
          <w:szCs w:val="24"/>
          <w:lang w:val="en-US" w:bidi="en-US"/>
        </w:rPr>
        <w:t xml:space="preserve"> JAG </w:t>
      </w:r>
      <w:proofErr w:type="spellStart"/>
      <w:r>
        <w:rPr>
          <w:rFonts w:ascii="Liberation Serif" w:eastAsia="Tahoma" w:hAnsi="Liberation Serif" w:cs="Tahoma"/>
          <w:sz w:val="24"/>
          <w:szCs w:val="24"/>
          <w:lang w:val="en-US" w:bidi="en-US"/>
        </w:rPr>
        <w:t>LÄGGA</w:t>
      </w:r>
      <w:proofErr w:type="spellEnd"/>
      <w:r>
        <w:rPr>
          <w:rFonts w:ascii="Liberation Serif" w:eastAsia="Tahoma" w:hAnsi="Liberation Serif" w:cs="Tahoma"/>
          <w:sz w:val="24"/>
          <w:szCs w:val="24"/>
          <w:lang w:val="en-US" w:bidi="en-US"/>
        </w:rPr>
        <w:t xml:space="preserve"> TILL ATT JAG </w:t>
      </w:r>
      <w:proofErr w:type="spellStart"/>
      <w:r>
        <w:rPr>
          <w:rFonts w:ascii="Liberation Serif" w:eastAsia="Tahoma" w:hAnsi="Liberation Serif" w:cs="Tahoma"/>
          <w:sz w:val="24"/>
          <w:szCs w:val="24"/>
          <w:lang w:val="en-US" w:bidi="en-US"/>
        </w:rPr>
        <w:t>GJORDE</w:t>
      </w:r>
      <w:proofErr w:type="spellEnd"/>
      <w:r>
        <w:rPr>
          <w:rFonts w:ascii="Liberation Serif" w:eastAsia="Tahoma" w:hAnsi="Liberation Serif" w:cs="Tahoma"/>
          <w:sz w:val="24"/>
          <w:szCs w:val="24"/>
          <w:lang w:val="en-US" w:bidi="en-US"/>
        </w:rPr>
        <w:t xml:space="preserve"> </w:t>
      </w:r>
      <w:proofErr w:type="spellStart"/>
      <w:r>
        <w:rPr>
          <w:rFonts w:ascii="Liberation Serif" w:eastAsia="Tahoma" w:hAnsi="Liberation Serif" w:cs="Tahoma"/>
          <w:sz w:val="24"/>
          <w:szCs w:val="24"/>
          <w:lang w:val="en-US" w:bidi="en-US"/>
        </w:rPr>
        <w:t>DET</w:t>
      </w:r>
      <w:proofErr w:type="spellEnd"/>
      <w:r>
        <w:rPr>
          <w:rFonts w:ascii="Liberation Serif" w:eastAsia="Tahoma" w:hAnsi="Liberation Serif" w:cs="Tahoma"/>
          <w:sz w:val="24"/>
          <w:szCs w:val="24"/>
          <w:lang w:val="en-US" w:bidi="en-US"/>
        </w:rPr>
        <w:t xml:space="preserve"> </w:t>
      </w:r>
      <w:proofErr w:type="spellStart"/>
      <w:r>
        <w:rPr>
          <w:rFonts w:ascii="Liberation Serif" w:eastAsia="Tahoma" w:hAnsi="Liberation Serif" w:cs="Tahoma"/>
          <w:sz w:val="24"/>
          <w:szCs w:val="24"/>
          <w:lang w:val="en-US" w:bidi="en-US"/>
        </w:rPr>
        <w:t>SJÄLV</w:t>
      </w:r>
      <w:proofErr w:type="spellEnd"/>
      <w:r>
        <w:rPr>
          <w:rFonts w:ascii="Liberation Serif" w:eastAsia="Tahoma" w:hAnsi="Liberation Serif" w:cs="Tahoma"/>
          <w:sz w:val="24"/>
          <w:szCs w:val="24"/>
          <w:lang w:val="en-US" w:bidi="en-US"/>
        </w:rPr>
        <w:t>? Leave this for now</w:t>
      </w:r>
    </w:p>
  </w:comment>
  <w:comment w:id="13" w:author="Unknown Author" w:date="2018-07-18T16:02:00Z" w:initials="">
    <w:p w14:paraId="3D4E5EF3" w14:textId="77777777" w:rsidR="006E30FA" w:rsidRDefault="006E30FA">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spellEnd"/>
      <w:r>
        <w:rPr>
          <w:rFonts w:asciiTheme="minorHAnsi" w:hAnsiTheme="minorHAnsi"/>
          <w:sz w:val="20"/>
        </w:rPr>
        <w:t>?</w:t>
      </w:r>
    </w:p>
  </w:comment>
  <w:comment w:id="14" w:author="Unknown Author" w:date="2018-07-18T15:58:00Z" w:initials="">
    <w:p w14:paraId="029D6134" w14:textId="77777777" w:rsidR="006E30FA" w:rsidRDefault="006E30FA">
      <w:r>
        <w:rPr>
          <w:rFonts w:asciiTheme="minorHAnsi" w:hAnsiTheme="minorHAnsi"/>
          <w:sz w:val="20"/>
        </w:rPr>
        <w:t>:-| NO. ”genom att göra en faktauppställning av modellernas faser och element var jämförbara och kunde motsvara varandra i fall detta var möjligt”</w:t>
      </w:r>
    </w:p>
  </w:comment>
  <w:comment w:id="16" w:author="Olivia Imner" w:date="2018-07-24T07:00:00Z" w:initials="OI">
    <w:p w14:paraId="36AD3CA7" w14:textId="2AF7B0FE" w:rsidR="006E30FA" w:rsidRDefault="006E30FA">
      <w:pPr>
        <w:pStyle w:val="Kommentarer"/>
      </w:pPr>
      <w:r>
        <w:rPr>
          <w:rStyle w:val="Kommentarsreferens"/>
        </w:rPr>
        <w:annotationRef/>
      </w:r>
      <w:r>
        <w:t>Tycker du att jag ska ha med medelpoäng från figur 1b?</w:t>
      </w:r>
    </w:p>
  </w:comment>
  <w:comment w:id="15" w:author="Unknown Author" w:date="2018-07-18T16:08:00Z" w:initials="">
    <w:p w14:paraId="1A6BCB72" w14:textId="77777777" w:rsidR="006E30FA" w:rsidRDefault="006E30FA">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w:t>
      </w:r>
      <w:proofErr w:type="spellStart"/>
      <w:r>
        <w:rPr>
          <w:rFonts w:asciiTheme="minorHAnsi" w:hAnsiTheme="minorHAnsi"/>
          <w:sz w:val="20"/>
        </w:rPr>
        <w:t>FIGURE</w:t>
      </w:r>
      <w:proofErr w:type="spellEnd"/>
      <w:r>
        <w:rPr>
          <w:rFonts w:asciiTheme="minorHAnsi" w:hAnsiTheme="minorHAnsi"/>
          <w:sz w:val="20"/>
        </w:rPr>
        <w:t xml:space="preserve"> and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w:t>
      </w:r>
      <w:proofErr w:type="spellEnd"/>
      <w:r>
        <w:rPr>
          <w:rFonts w:asciiTheme="minorHAnsi" w:hAnsiTheme="minorHAnsi"/>
          <w:sz w:val="20"/>
        </w:rPr>
        <w:t>!</w:t>
      </w:r>
    </w:p>
  </w:comment>
  <w:comment w:id="17" w:author="Olivia Imner" w:date="2018-07-24T07:12:00Z" w:initials="OI">
    <w:p w14:paraId="39272342" w14:textId="7BDAD7D6" w:rsidR="006E30FA" w:rsidRDefault="006E30FA">
      <w:pPr>
        <w:pStyle w:val="Kommentarer"/>
      </w:pPr>
      <w:r>
        <w:rPr>
          <w:rStyle w:val="Kommentarsreferens"/>
        </w:rPr>
        <w:annotationRef/>
      </w:r>
      <w:r>
        <w:t>Lägga till medelpoäng?</w:t>
      </w:r>
    </w:p>
  </w:comment>
  <w:comment w:id="18" w:author="Unknown Author" w:date="2018-07-24T08:43:00Z" w:initials="">
    <w:p w14:paraId="34688D10" w14:textId="31D2383C" w:rsidR="006E30FA" w:rsidRDefault="006E30FA">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19" w:author="Unknown Author" w:date="2018-07-24T08:27:00Z" w:initials="">
    <w:p w14:paraId="286E6531" w14:textId="61653465" w:rsidR="006E30FA" w:rsidRDefault="006E30FA">
      <w:r>
        <w:rPr>
          <w:rFonts w:asciiTheme="minorHAnsi" w:hAnsiTheme="minorHAnsi"/>
          <w:sz w:val="20"/>
        </w:rPr>
        <w:t xml:space="preserve">It is </w:t>
      </w:r>
      <w:proofErr w:type="spellStart"/>
      <w:r>
        <w:rPr>
          <w:rFonts w:asciiTheme="minorHAnsi" w:hAnsiTheme="minorHAnsi"/>
          <w:sz w:val="20"/>
        </w:rPr>
        <w:t>great</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included</w:t>
      </w:r>
      <w:proofErr w:type="spellEnd"/>
      <w:r>
        <w:rPr>
          <w:rFonts w:asciiTheme="minorHAnsi" w:hAnsiTheme="minorHAnsi"/>
          <w:sz w:val="20"/>
        </w:rPr>
        <w:t xml:space="preserve"> </w:t>
      </w:r>
      <w:proofErr w:type="spellStart"/>
      <w:r>
        <w:rPr>
          <w:rFonts w:asciiTheme="minorHAnsi" w:hAnsiTheme="minorHAnsi"/>
          <w:sz w:val="20"/>
        </w:rPr>
        <w:t>now</w:t>
      </w:r>
      <w:proofErr w:type="spellEnd"/>
      <w:r>
        <w:rPr>
          <w:rFonts w:asciiTheme="minorHAnsi" w:hAnsiTheme="minorHAnsi"/>
          <w:sz w:val="20"/>
        </w:rPr>
        <w:t xml:space="preserve"> </w:t>
      </w:r>
      <w:proofErr w:type="spellStart"/>
      <w:r>
        <w:rPr>
          <w:rFonts w:asciiTheme="minorHAnsi" w:hAnsiTheme="minorHAnsi"/>
          <w:sz w:val="20"/>
        </w:rPr>
        <w:t>but</w:t>
      </w:r>
      <w:proofErr w:type="spellEnd"/>
      <w:r>
        <w:rPr>
          <w:rFonts w:asciiTheme="minorHAnsi" w:hAnsiTheme="minorHAnsi"/>
          <w:sz w:val="20"/>
        </w:rPr>
        <w:t xml:space="preserve"> it is NOT </w:t>
      </w:r>
      <w:proofErr w:type="spellStart"/>
      <w:r>
        <w:rPr>
          <w:rFonts w:asciiTheme="minorHAnsi" w:hAnsiTheme="minorHAnsi"/>
          <w:sz w:val="20"/>
        </w:rPr>
        <w:t>enough</w:t>
      </w:r>
      <w:proofErr w:type="spellEnd"/>
      <w:r>
        <w:rPr>
          <w:rFonts w:asciiTheme="minorHAnsi" w:hAnsiTheme="minorHAnsi"/>
          <w:sz w:val="20"/>
        </w:rPr>
        <w:t xml:space="preserve"> information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Add</w:t>
      </w:r>
      <w:proofErr w:type="spellEnd"/>
      <w:r>
        <w:rPr>
          <w:rFonts w:asciiTheme="minorHAnsi" w:hAnsiTheme="minorHAnsi"/>
          <w:sz w:val="20"/>
        </w:rPr>
        <w:t xml:space="preserve"> </w:t>
      </w:r>
      <w:proofErr w:type="spellStart"/>
      <w:r>
        <w:rPr>
          <w:rFonts w:asciiTheme="minorHAnsi" w:hAnsiTheme="minorHAnsi"/>
          <w:sz w:val="20"/>
        </w:rPr>
        <w:t>another</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or 2 </w:t>
      </w:r>
      <w:proofErr w:type="spellStart"/>
      <w:r>
        <w:rPr>
          <w:rFonts w:asciiTheme="minorHAnsi" w:hAnsiTheme="minorHAnsi"/>
          <w:sz w:val="20"/>
        </w:rPr>
        <w:t>before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and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20" w:author="Unknown Author" w:date="2018-07-24T08:27:00Z" w:initials="">
    <w:p w14:paraId="075C2928" w14:textId="599FC569" w:rsidR="006E30FA" w:rsidRDefault="006E30FA">
      <w:r>
        <w:rPr>
          <w:rFonts w:asciiTheme="minorHAnsi" w:hAnsiTheme="minorHAnsi"/>
          <w:sz w:val="20"/>
        </w:rPr>
        <w:t>”</w:t>
      </w:r>
      <w:proofErr w:type="gramStart"/>
      <w:r>
        <w:rPr>
          <w:rFonts w:asciiTheme="minorHAnsi" w:hAnsiTheme="minorHAnsi"/>
          <w:sz w:val="20"/>
        </w:rPr>
        <w:t>...evaluerade</w:t>
      </w:r>
      <w:proofErr w:type="gramEnd"/>
      <w:r>
        <w:rPr>
          <w:rFonts w:asciiTheme="minorHAnsi" w:hAnsiTheme="minorHAnsi"/>
          <w:sz w:val="20"/>
        </w:rPr>
        <w:t xml:space="preserve"> vi 4 </w:t>
      </w:r>
      <w:proofErr w:type="spellStart"/>
      <w:r>
        <w:rPr>
          <w:rFonts w:asciiTheme="minorHAnsi" w:hAnsiTheme="minorHAnsi"/>
          <w:sz w:val="20"/>
        </w:rPr>
        <w:t>of</w:t>
      </w:r>
      <w:proofErr w:type="spellEnd"/>
      <w:r>
        <w:rPr>
          <w:rFonts w:asciiTheme="minorHAnsi" w:hAnsiTheme="minorHAnsi"/>
          <w:sz w:val="20"/>
        </w:rPr>
        <w:t xml:space="preserve"> deras tidigare kurser som var </w:t>
      </w:r>
      <w:r>
        <w:rPr>
          <w:rFonts w:ascii="Calibri" w:eastAsia="Calibri" w:hAnsi="Calibri"/>
          <w:color w:val="000000"/>
          <w:sz w:val="20"/>
        </w:rPr>
        <w:t xml:space="preserve">nyligen </w:t>
      </w:r>
      <w:r>
        <w:rPr>
          <w:rFonts w:asciiTheme="minorHAnsi" w:hAnsiTheme="minorHAnsi"/>
          <w:sz w:val="20"/>
        </w:rPr>
        <w:t>designade under året 2017 (</w:t>
      </w:r>
      <w:proofErr w:type="spellStart"/>
      <w:r>
        <w:rPr>
          <w:rFonts w:asciiTheme="minorHAnsi" w:hAnsiTheme="minorHAnsi"/>
          <w:sz w:val="20"/>
        </w:rPr>
        <w:t>put</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names</w:t>
      </w:r>
      <w:proofErr w:type="spellEnd"/>
      <w:r>
        <w:rPr>
          <w:rFonts w:asciiTheme="minorHAnsi" w:hAnsiTheme="minorHAnsi"/>
          <w:sz w:val="20"/>
        </w:rPr>
        <w:t xml:space="preserve"> </w:t>
      </w:r>
      <w:proofErr w:type="spellStart"/>
      <w:r>
        <w:rPr>
          <w:rFonts w:asciiTheme="minorHAnsi" w:hAnsiTheme="minorHAnsi"/>
          <w:sz w:val="20"/>
        </w:rPr>
        <w:t>here</w:t>
      </w:r>
      <w:proofErr w:type="spellEnd"/>
      <w:r>
        <w:rPr>
          <w:rFonts w:asciiTheme="minorHAnsi" w:hAnsiTheme="minorHAnsi"/>
          <w:sz w:val="20"/>
        </w:rPr>
        <w:t>)”</w:t>
      </w:r>
      <w:proofErr w:type="spellStart"/>
      <w:r>
        <w:rPr>
          <w:rFonts w:asciiTheme="minorHAnsi" w:hAnsiTheme="minorHAnsi"/>
          <w:sz w:val="20"/>
        </w:rPr>
        <w:t>FIxed</w:t>
      </w:r>
      <w:proofErr w:type="spellEnd"/>
    </w:p>
  </w:comment>
  <w:comment w:id="21" w:author="Unknown Author" w:date="2018-07-24T07:50:00Z" w:initials="">
    <w:p w14:paraId="0518BF0A" w14:textId="1F5CE182" w:rsidR="006E30FA" w:rsidRDefault="006E30FA">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22" w:author="Unknown Author" w:date="2018-07-24T08:27:00Z" w:initials="">
    <w:p w14:paraId="4F4B3837" w14:textId="28798994" w:rsidR="006E30FA" w:rsidRDefault="006E30FA">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p>
  </w:comment>
  <w:comment w:id="23" w:author="Unknown Author" w:date="2018-07-24T08:24:00Z" w:initials="">
    <w:p w14:paraId="28F0D712" w14:textId="6E5F32E7" w:rsidR="006E30FA" w:rsidRDefault="006E30FA">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r w:rsidRPr="00BA62A8">
        <w:rPr>
          <w:rFonts w:asciiTheme="minorHAnsi" w:hAnsiTheme="minorHAnsi"/>
          <w:color w:val="FF0000"/>
          <w:sz w:val="20"/>
        </w:rPr>
        <w:t>Förstår inte vad du menar</w:t>
      </w:r>
    </w:p>
  </w:comment>
  <w:comment w:id="24" w:author="Unknown Author" w:date="2018-07-24T08:27:00Z" w:initials="">
    <w:p w14:paraId="3A7794B9" w14:textId="31F89504" w:rsidR="006E30FA" w:rsidRDefault="006E30FA">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25" w:author="Unknown Author" w:date="2018-07-24T08:35:00Z" w:initials="">
    <w:p w14:paraId="183B9643" w14:textId="5BB6A3C7" w:rsidR="006E30FA" w:rsidRDefault="006E30FA">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26" w:author="Unknown Author" w:date="2018-07-24T08:37:00Z" w:initials="">
    <w:p w14:paraId="5684121A" w14:textId="6B9B396F" w:rsidR="006E30FA" w:rsidRDefault="006E30FA">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27" w:author="Olivia Imner" w:date="2018-07-15T18:13:00Z" w:initials="OI">
    <w:p w14:paraId="23B74A43" w14:textId="77777777" w:rsidR="006E30FA" w:rsidRDefault="006E30FA">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28" w:author="Unknown Author" w:date="2018-07-18T17:47:00Z" w:initials="">
    <w:p w14:paraId="49A8A583" w14:textId="77777777" w:rsidR="006E30FA" w:rsidRDefault="006E30FA">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change</w:t>
      </w:r>
      <w:proofErr w:type="spellEnd"/>
      <w:r>
        <w:rPr>
          <w:rFonts w:asciiTheme="minorHAnsi" w:hAnsiTheme="minorHAnsi"/>
          <w:sz w:val="20"/>
        </w:rPr>
        <w:t xml:space="preserve"> the order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phases</w:t>
      </w:r>
      <w:proofErr w:type="spellEnd"/>
      <w:r>
        <w:rPr>
          <w:rFonts w:asciiTheme="minorHAnsi" w:hAnsiTheme="minorHAnsi"/>
          <w:sz w:val="20"/>
        </w:rPr>
        <w:t xml:space="preserve"> in the legend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figure</w:t>
      </w:r>
      <w:proofErr w:type="spellEnd"/>
      <w:r>
        <w:rPr>
          <w:rFonts w:asciiTheme="minorHAnsi" w:hAnsiTheme="minorHAnsi"/>
          <w:sz w:val="20"/>
        </w:rPr>
        <w:t xml:space="preserve"> 1b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29" w:author="Unknown Author" w:date="2018-07-24T08:38:00Z" w:initials="">
    <w:p w14:paraId="65E25CC4" w14:textId="6A466BF5" w:rsidR="006E30FA" w:rsidRDefault="006E30FA">
      <w:r>
        <w:rPr>
          <w:rFonts w:asciiTheme="minorHAnsi" w:hAnsiTheme="minorHAnsi"/>
          <w:sz w:val="20"/>
        </w:rPr>
        <w:t xml:space="preserve">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title</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w:t>
      </w:r>
      <w:proofErr w:type="spellStart"/>
      <w:r>
        <w:rPr>
          <w:rFonts w:asciiTheme="minorHAnsi" w:hAnsiTheme="minorHAnsi"/>
          <w:sz w:val="20"/>
        </w:rPr>
        <w:t>only</w:t>
      </w:r>
      <w:proofErr w:type="spellEnd"/>
      <w:r>
        <w:rPr>
          <w:rFonts w:asciiTheme="minorHAnsi" w:hAnsiTheme="minorHAnsi"/>
          <w:sz w:val="20"/>
        </w:rPr>
        <w:t xml:space="preserve"> be 1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31" w:author="Unknown Author" w:date="2018-07-18T17:55:00Z" w:initials="">
    <w:p w14:paraId="380DC4AA" w14:textId="77777777" w:rsidR="006E30FA" w:rsidRDefault="006E30FA">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then</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w:t>
      </w:r>
      <w:proofErr w:type="spellStart"/>
      <w:r>
        <w:rPr>
          <w:rFonts w:asciiTheme="minorHAnsi" w:hAnsiTheme="minorHAnsi"/>
          <w:sz w:val="20"/>
        </w:rPr>
        <w:t>HOW</w:t>
      </w:r>
      <w:proofErr w:type="spellEnd"/>
      <w:r>
        <w:rPr>
          <w:rFonts w:asciiTheme="minorHAnsi" w:hAnsiTheme="minorHAnsi"/>
          <w:sz w:val="20"/>
        </w:rPr>
        <w:t>.</w:t>
      </w:r>
    </w:p>
  </w:comment>
  <w:comment w:id="32" w:author="Unknown Author" w:date="2018-07-18T17:57:00Z" w:initials="">
    <w:p w14:paraId="7CE29665" w14:textId="77777777" w:rsidR="006E30FA" w:rsidRDefault="006E30FA">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p>
  </w:comment>
  <w:comment w:id="43" w:author="Unknown Author" w:date="2018-07-18T15:41:00Z" w:initials="">
    <w:p w14:paraId="21DB37FB" w14:textId="77777777" w:rsidR="006E30FA" w:rsidRDefault="006E30FA">
      <w:r>
        <w:rPr>
          <w:rFonts w:asciiTheme="minorHAnsi" w:hAnsiTheme="minorHAnsi"/>
          <w:sz w:val="20"/>
        </w:rPr>
        <w:t xml:space="preserve">Make </w:t>
      </w:r>
      <w:proofErr w:type="spellStart"/>
      <w:r>
        <w:rPr>
          <w:rFonts w:asciiTheme="minorHAnsi" w:hAnsiTheme="minorHAnsi"/>
          <w:sz w:val="20"/>
        </w:rPr>
        <w:t>this</w:t>
      </w:r>
      <w:proofErr w:type="spellEnd"/>
      <w:r>
        <w:rPr>
          <w:rFonts w:asciiTheme="minorHAnsi" w:hAnsiTheme="minorHAnsi"/>
          <w:sz w:val="20"/>
        </w:rPr>
        <w:t xml:space="preserve"> fit on </w:t>
      </w:r>
      <w:proofErr w:type="spellStart"/>
      <w:r>
        <w:rPr>
          <w:rFonts w:asciiTheme="minorHAnsi" w:hAnsiTheme="minorHAnsi"/>
          <w:sz w:val="20"/>
        </w:rPr>
        <w:t>one</w:t>
      </w:r>
      <w:proofErr w:type="spellEnd"/>
      <w:r>
        <w:rPr>
          <w:rFonts w:asciiTheme="minorHAnsi" w:hAnsiTheme="minorHAnsi"/>
          <w:sz w:val="20"/>
        </w:rPr>
        <w:t xml:space="preserve"> page</w:t>
      </w:r>
    </w:p>
  </w:comment>
  <w:comment w:id="44" w:author="Unknown Author" w:date="2018-07-18T15:42:00Z" w:initials="">
    <w:p w14:paraId="71FF5732" w14:textId="77777777" w:rsidR="006E30FA" w:rsidRDefault="006E30FA">
      <w:proofErr w:type="spellStart"/>
      <w:r>
        <w:rPr>
          <w:rFonts w:asciiTheme="minorHAnsi" w:hAnsiTheme="minorHAnsi"/>
          <w:sz w:val="20"/>
        </w:rPr>
        <w:t>Should</w:t>
      </w:r>
      <w:proofErr w:type="spellEnd"/>
      <w:r>
        <w:rPr>
          <w:rFonts w:asciiTheme="minorHAnsi" w:hAnsiTheme="minorHAnsi"/>
          <w:sz w:val="20"/>
        </w:rPr>
        <w:t xml:space="preserve"> be ”Bilaga 1”</w:t>
      </w:r>
    </w:p>
  </w:comment>
  <w:comment w:id="45" w:author="Unknown Author" w:date="2018-07-18T15:43:00Z" w:initials="">
    <w:p w14:paraId="6BC11026" w14:textId="77777777" w:rsidR="006E30FA" w:rsidRDefault="006E30FA">
      <w:proofErr w:type="spellStart"/>
      <w:r>
        <w:rPr>
          <w:rFonts w:asciiTheme="minorHAnsi" w:hAnsiTheme="minorHAnsi"/>
          <w:sz w:val="20"/>
        </w:rPr>
        <w:t>Improve</w:t>
      </w:r>
      <w:proofErr w:type="spellEnd"/>
      <w:r>
        <w:rPr>
          <w:rFonts w:asciiTheme="minorHAnsi" w:hAnsiTheme="minorHAnsi"/>
          <w:sz w:val="20"/>
        </w:rPr>
        <w:t xml:space="preserve"> the </w:t>
      </w:r>
      <w:proofErr w:type="spellStart"/>
      <w:r>
        <w:rPr>
          <w:rFonts w:asciiTheme="minorHAnsi" w:hAnsiTheme="minorHAnsi"/>
          <w:sz w:val="20"/>
        </w:rPr>
        <w:t>title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accuratley</w:t>
      </w:r>
      <w:proofErr w:type="spellEnd"/>
      <w:r>
        <w:rPr>
          <w:rFonts w:asciiTheme="minorHAnsi" w:hAnsiTheme="minorHAnsi"/>
          <w:sz w:val="20"/>
        </w:rPr>
        <w:t xml:space="preserve">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tables</w:t>
      </w:r>
      <w:proofErr w:type="spellEnd"/>
      <w:r>
        <w:rPr>
          <w:rFonts w:asciiTheme="minorHAnsi" w:hAnsiTheme="minorHAnsi"/>
          <w:sz w:val="20"/>
        </w:rPr>
        <w:t xml:space="preserve"> </w:t>
      </w:r>
      <w:proofErr w:type="spellStart"/>
      <w:r>
        <w:rPr>
          <w:rFonts w:asciiTheme="minorHAnsi" w:hAnsiTheme="minorHAnsi"/>
          <w:sz w:val="20"/>
        </w:rPr>
        <w:t>contents</w:t>
      </w:r>
      <w:proofErr w:type="spellEnd"/>
    </w:p>
  </w:comment>
  <w:comment w:id="46" w:author="Unknown Author" w:date="2018-07-18T15:42:00Z" w:initials="">
    <w:p w14:paraId="68956CBA" w14:textId="77777777" w:rsidR="006E30FA" w:rsidRDefault="006E30FA">
      <w:proofErr w:type="spellStart"/>
      <w:r>
        <w:rPr>
          <w:rFonts w:asciiTheme="minorHAnsi" w:hAnsiTheme="minorHAnsi"/>
          <w:sz w:val="20"/>
        </w:rPr>
        <w:t>Title</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bold</w:t>
      </w:r>
      <w:proofErr w:type="spellEnd"/>
    </w:p>
  </w:comment>
  <w:comment w:id="47" w:author="Unknown Author" w:date="2018-07-18T15:43:00Z" w:initials="">
    <w:p w14:paraId="4778FD34" w14:textId="77777777" w:rsidR="006E30FA" w:rsidRDefault="006E30FA">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48" w:author="Unknown Author" w:date="2018-07-18T15:42:00Z" w:initials="">
    <w:p w14:paraId="0796815F" w14:textId="77777777" w:rsidR="006E30FA" w:rsidRDefault="006E30FA">
      <w:r>
        <w:rPr>
          <w:rFonts w:asciiTheme="minorHAnsi" w:hAnsiTheme="minorHAnsi"/>
          <w:sz w:val="20"/>
        </w:rPr>
        <w:t xml:space="preserve">Text </w:t>
      </w:r>
      <w:proofErr w:type="spellStart"/>
      <w:r>
        <w:rPr>
          <w:rFonts w:asciiTheme="minorHAnsi" w:hAnsiTheme="minorHAnsi"/>
          <w:sz w:val="20"/>
        </w:rPr>
        <w:t>should</w:t>
      </w:r>
      <w:proofErr w:type="spellEnd"/>
      <w:r>
        <w:rPr>
          <w:rFonts w:asciiTheme="minorHAnsi" w:hAnsiTheme="minorHAnsi"/>
          <w:sz w:val="20"/>
        </w:rPr>
        <w:t xml:space="preserve"> no be </w:t>
      </w:r>
      <w:proofErr w:type="spellStart"/>
      <w:r>
        <w:rPr>
          <w:rFonts w:asciiTheme="minorHAnsi" w:hAnsiTheme="minorHAnsi"/>
          <w:sz w:val="20"/>
        </w:rPr>
        <w:t>bold</w:t>
      </w:r>
      <w:proofErr w:type="spellEnd"/>
    </w:p>
  </w:comment>
  <w:comment w:id="50" w:author="Unknown Author" w:date="2018-07-18T15:44:00Z" w:initials="">
    <w:p w14:paraId="33EDC5F2" w14:textId="77777777" w:rsidR="006E30FA" w:rsidRDefault="006E30FA">
      <w:r>
        <w:rPr>
          <w:rFonts w:asciiTheme="minorHAnsi" w:hAnsiTheme="minorHAnsi"/>
          <w:sz w:val="20"/>
        </w:rPr>
        <w:t xml:space="preserve">Make </w:t>
      </w:r>
      <w:proofErr w:type="spellStart"/>
      <w:r>
        <w:rPr>
          <w:rFonts w:asciiTheme="minorHAnsi" w:hAnsiTheme="minorHAnsi"/>
          <w:sz w:val="20"/>
        </w:rPr>
        <w:t>this</w:t>
      </w:r>
      <w:proofErr w:type="spellEnd"/>
      <w:r>
        <w:rPr>
          <w:rFonts w:asciiTheme="minorHAnsi" w:hAnsiTheme="minorHAnsi"/>
          <w:sz w:val="20"/>
        </w:rPr>
        <w:t xml:space="preserve"> fit on </w:t>
      </w:r>
      <w:proofErr w:type="spellStart"/>
      <w:r>
        <w:rPr>
          <w:rFonts w:asciiTheme="minorHAnsi" w:hAnsiTheme="minorHAnsi"/>
          <w:sz w:val="20"/>
        </w:rPr>
        <w:t>one</w:t>
      </w:r>
      <w:proofErr w:type="spellEnd"/>
      <w:r>
        <w:rPr>
          <w:rFonts w:asciiTheme="minorHAnsi" w:hAnsiTheme="minorHAnsi"/>
          <w:sz w:val="20"/>
        </w:rPr>
        <w:t xml:space="preserve"> page.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there</w:t>
      </w:r>
      <w:proofErr w:type="spellEnd"/>
      <w:r>
        <w:rPr>
          <w:rFonts w:asciiTheme="minorHAnsi" w:hAnsiTheme="minorHAnsi"/>
          <w:sz w:val="20"/>
        </w:rPr>
        <w:t xml:space="preserve"> so </w:t>
      </w:r>
      <w:proofErr w:type="spellStart"/>
      <w:r>
        <w:rPr>
          <w:rFonts w:asciiTheme="minorHAnsi" w:hAnsiTheme="minorHAnsi"/>
          <w:sz w:val="20"/>
        </w:rPr>
        <w:t>many</w:t>
      </w:r>
      <w:proofErr w:type="spellEnd"/>
      <w:r>
        <w:rPr>
          <w:rFonts w:asciiTheme="minorHAnsi" w:hAnsiTheme="minorHAnsi"/>
          <w:sz w:val="20"/>
        </w:rPr>
        <w:t xml:space="preserve"> </w:t>
      </w:r>
      <w:proofErr w:type="spellStart"/>
      <w:r>
        <w:rPr>
          <w:rFonts w:asciiTheme="minorHAnsi" w:hAnsiTheme="minorHAnsi"/>
          <w:sz w:val="20"/>
        </w:rPr>
        <w:t>spaces</w:t>
      </w:r>
      <w:proofErr w:type="spellEnd"/>
      <w:r>
        <w:rPr>
          <w:rFonts w:asciiTheme="minorHAnsi" w:hAnsiTheme="minorHAnsi"/>
          <w:sz w:val="20"/>
        </w:rPr>
        <w:t xml:space="preserve"> </w:t>
      </w:r>
      <w:proofErr w:type="spellStart"/>
      <w:r>
        <w:rPr>
          <w:rFonts w:asciiTheme="minorHAnsi" w:hAnsiTheme="minorHAnsi"/>
          <w:sz w:val="20"/>
        </w:rPr>
        <w:t>after</w:t>
      </w:r>
      <w:proofErr w:type="spellEnd"/>
      <w:r>
        <w:rPr>
          <w:rFonts w:asciiTheme="minorHAnsi" w:hAnsiTheme="minorHAnsi"/>
          <w:sz w:val="20"/>
        </w:rPr>
        <w:t xml:space="preserve"> </w:t>
      </w:r>
      <w:proofErr w:type="spellStart"/>
      <w:r>
        <w:rPr>
          <w:rFonts w:asciiTheme="minorHAnsi" w:hAnsiTheme="minorHAnsi"/>
          <w:sz w:val="20"/>
        </w:rPr>
        <w:t>each</w:t>
      </w:r>
      <w:proofErr w:type="spellEnd"/>
      <w:r>
        <w:rPr>
          <w:rFonts w:asciiTheme="minorHAnsi" w:hAnsiTheme="minorHAnsi"/>
          <w:sz w:val="20"/>
        </w:rPr>
        <w:t xml:space="preserve"> </w:t>
      </w:r>
      <w:proofErr w:type="spellStart"/>
      <w:r>
        <w:rPr>
          <w:rFonts w:asciiTheme="minorHAnsi" w:hAnsiTheme="minorHAnsi"/>
          <w:sz w:val="20"/>
        </w:rPr>
        <w:t>question</w:t>
      </w:r>
      <w:proofErr w:type="spellEnd"/>
      <w:r>
        <w:rPr>
          <w:rFonts w:asciiTheme="minorHAnsi" w:hAnsiTheme="minorHAnsi"/>
          <w:sz w:val="20"/>
        </w:rPr>
        <w:t>/statment.</w:t>
      </w:r>
    </w:p>
  </w:comment>
  <w:comment w:id="51" w:author="Unknown Author" w:date="2018-07-18T15:47:00Z" w:initials="">
    <w:p w14:paraId="43CFA3BD" w14:textId="77777777" w:rsidR="006E30FA" w:rsidRDefault="006E30FA">
      <w:proofErr w:type="spellStart"/>
      <w:r>
        <w:rPr>
          <w:rFonts w:asciiTheme="minorHAnsi" w:hAnsiTheme="minorHAnsi"/>
          <w:sz w:val="20"/>
        </w:rPr>
        <w:t>Move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the table legend</w:t>
      </w:r>
    </w:p>
  </w:comment>
  <w:comment w:id="53" w:author="Unknown Author" w:date="2018-07-18T15:45:00Z" w:initials="">
    <w:p w14:paraId="0FC966CD" w14:textId="77777777" w:rsidR="006E30FA" w:rsidRDefault="006E30FA">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54" w:author="Unknown Author" w:date="2018-07-18T15:45:00Z" w:initials="">
    <w:p w14:paraId="3C79717B" w14:textId="77777777" w:rsidR="006E30FA" w:rsidRDefault="006E30FA">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it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here</w:t>
      </w:r>
      <w:proofErr w:type="spellEnd"/>
      <w:r>
        <w:rPr>
          <w:rFonts w:asciiTheme="minorHAnsi" w:hAnsiTheme="minorHAnsi"/>
          <w:sz w:val="20"/>
        </w:rPr>
        <w:t xml:space="preserve"> </w:t>
      </w:r>
      <w:proofErr w:type="spellStart"/>
      <w:r>
        <w:rPr>
          <w:rFonts w:asciiTheme="minorHAnsi" w:hAnsiTheme="minorHAnsi"/>
          <w:sz w:val="20"/>
        </w:rPr>
        <w:t>how</w:t>
      </w:r>
      <w:proofErr w:type="spellEnd"/>
      <w:r>
        <w:rPr>
          <w:rFonts w:asciiTheme="minorHAnsi" w:hAnsiTheme="minorHAnsi"/>
          <w:sz w:val="20"/>
        </w:rPr>
        <w:t xml:space="preserve"> </w:t>
      </w:r>
      <w:proofErr w:type="spellStart"/>
      <w:proofErr w:type="gramStart"/>
      <w:r>
        <w:rPr>
          <w:rFonts w:asciiTheme="minorHAnsi" w:hAnsiTheme="minorHAnsi"/>
          <w:sz w:val="20"/>
        </w:rPr>
        <w:t>to</w:t>
      </w:r>
      <w:proofErr w:type="spellEnd"/>
      <w:r>
        <w:rPr>
          <w:rFonts w:asciiTheme="minorHAnsi" w:hAnsiTheme="minorHAnsi"/>
          <w:sz w:val="20"/>
        </w:rPr>
        <w:t xml:space="preserve">  ”bedöma</w:t>
      </w:r>
      <w:proofErr w:type="gramEnd"/>
      <w:r>
        <w:rPr>
          <w:rFonts w:asciiTheme="minorHAnsi" w:hAnsiTheme="minorHAnsi"/>
          <w:sz w:val="20"/>
        </w:rPr>
        <w:t xml:space="preserve"> påstående”?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w:t>
      </w:r>
      <w:proofErr w:type="spellStart"/>
      <w:r>
        <w:rPr>
          <w:rFonts w:asciiTheme="minorHAnsi" w:hAnsiTheme="minorHAnsi"/>
          <w:sz w:val="20"/>
        </w:rPr>
        <w:t>suppose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”bedömt”?</w:t>
      </w:r>
    </w:p>
  </w:comment>
  <w:comment w:id="52" w:author="Unknown Author" w:date="2018-07-18T15:47:00Z" w:initials="">
    <w:p w14:paraId="1A035F91" w14:textId="77777777" w:rsidR="006E30FA" w:rsidRDefault="006E30FA">
      <w:proofErr w:type="spellStart"/>
      <w:r>
        <w:rPr>
          <w:rFonts w:asciiTheme="minorHAnsi" w:hAnsiTheme="minorHAnsi"/>
          <w:sz w:val="20"/>
        </w:rPr>
        <w:t>Move</w:t>
      </w:r>
      <w:proofErr w:type="spellEnd"/>
      <w:r>
        <w:rPr>
          <w:rFonts w:asciiTheme="minorHAnsi" w:hAnsiTheme="minorHAnsi"/>
          <w:sz w:val="20"/>
        </w:rPr>
        <w:t xml:space="preserve"> all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the table legend</w:t>
      </w:r>
    </w:p>
  </w:comment>
  <w:comment w:id="55" w:author="Unknown Author" w:date="2018-07-18T16:13:00Z" w:initials="">
    <w:p w14:paraId="0E75F606" w14:textId="77777777" w:rsidR="006E30FA" w:rsidRDefault="006E30FA">
      <w:proofErr w:type="spellStart"/>
      <w:r>
        <w:rPr>
          <w:rFonts w:asciiTheme="minorHAnsi" w:hAnsiTheme="minorHAnsi"/>
          <w:sz w:val="20"/>
        </w:rPr>
        <w:t>Why</w:t>
      </w:r>
      <w:proofErr w:type="spellEnd"/>
      <w:r>
        <w:rPr>
          <w:rFonts w:asciiTheme="minorHAnsi" w:hAnsiTheme="minorHAnsi"/>
          <w:sz w:val="20"/>
        </w:rPr>
        <w:t xml:space="preserve"> is </w:t>
      </w:r>
      <w:proofErr w:type="spellStart"/>
      <w:r>
        <w:rPr>
          <w:rFonts w:asciiTheme="minorHAnsi" w:hAnsiTheme="minorHAnsi"/>
          <w:sz w:val="20"/>
        </w:rPr>
        <w:t>there</w:t>
      </w:r>
      <w:proofErr w:type="spellEnd"/>
      <w:r>
        <w:rPr>
          <w:rFonts w:asciiTheme="minorHAnsi" w:hAnsiTheme="minorHAnsi"/>
          <w:sz w:val="20"/>
        </w:rPr>
        <w:t xml:space="preserve"> no table legend </w:t>
      </w:r>
      <w:proofErr w:type="spellStart"/>
      <w:r>
        <w:rPr>
          <w:rFonts w:asciiTheme="minorHAnsi" w:hAnsiTheme="minorHAnsi"/>
          <w:sz w:val="20"/>
        </w:rPr>
        <w:t>here</w:t>
      </w:r>
      <w:proofErr w:type="spellEnd"/>
      <w:r>
        <w:rPr>
          <w:rFonts w:asciiTheme="minorHAnsi" w:hAnsiTheme="minorHAnsi"/>
          <w:sz w:val="20"/>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E30FA" w:rsidRDefault="006E30FA">
      <w:r>
        <w:separator/>
      </w:r>
    </w:p>
  </w:endnote>
  <w:endnote w:type="continuationSeparator" w:id="0">
    <w:p w14:paraId="4F768654" w14:textId="77777777" w:rsidR="006E30FA" w:rsidRDefault="006E3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E30FA" w:rsidRDefault="006E30FA">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7116626"/>
      <w:docPartObj>
        <w:docPartGallery w:val="Page Numbers (Bottom of Page)"/>
        <w:docPartUnique/>
      </w:docPartObj>
    </w:sdtPr>
    <w:sdtContent>
      <w:p w14:paraId="7887BB9D" w14:textId="77777777" w:rsidR="006E30FA" w:rsidRDefault="006E30F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03832"/>
      <w:docPartObj>
        <w:docPartGallery w:val="Page Numbers (Bottom of Page)"/>
        <w:docPartUnique/>
      </w:docPartObj>
    </w:sdtPr>
    <w:sdtContent>
      <w:p w14:paraId="403C7186" w14:textId="77777777" w:rsidR="006E30FA" w:rsidRDefault="006E30FA">
        <w:pPr>
          <w:pStyle w:val="Footer1"/>
          <w:jc w:val="center"/>
        </w:pPr>
        <w:r>
          <w:fldChar w:fldCharType="begin"/>
        </w:r>
        <w:r>
          <w:instrText>PAGE</w:instrText>
        </w:r>
        <w:r>
          <w:fldChar w:fldCharType="separate"/>
        </w:r>
        <w:r w:rsidR="004A62A2">
          <w:rPr>
            <w:noProof/>
          </w:rPr>
          <w:t>18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1799103"/>
      <w:docPartObj>
        <w:docPartGallery w:val="Page Numbers (Bottom of Page)"/>
        <w:docPartUnique/>
      </w:docPartObj>
    </w:sdtPr>
    <w:sdtContent>
      <w:p w14:paraId="3915FA6D" w14:textId="77777777" w:rsidR="006E30FA" w:rsidRDefault="006E30FA">
        <w:pPr>
          <w:pStyle w:val="Footer1"/>
          <w:jc w:val="center"/>
        </w:pPr>
        <w:r>
          <w:fldChar w:fldCharType="begin"/>
        </w:r>
        <w:r>
          <w:instrText>PAGE</w:instrText>
        </w:r>
        <w:r>
          <w:fldChar w:fldCharType="separate"/>
        </w:r>
        <w:r w:rsidR="004A62A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E30FA" w:rsidRDefault="006E30FA">
      <w:r>
        <w:separator/>
      </w:r>
    </w:p>
  </w:footnote>
  <w:footnote w:type="continuationSeparator" w:id="0">
    <w:p w14:paraId="71DB8F98" w14:textId="77777777" w:rsidR="006E30FA" w:rsidRDefault="006E30FA">
      <w:r>
        <w:continuationSeparator/>
      </w:r>
    </w:p>
  </w:footnote>
  <w:footnote w:id="1">
    <w:p w14:paraId="5824ECF3" w14:textId="77777777" w:rsidR="006E30FA" w:rsidRDefault="006E30FA">
      <w:pPr>
        <w:pStyle w:val="Fotnotstext"/>
      </w:pPr>
      <w:r>
        <w:rPr>
          <w:rStyle w:val="Fotnotsreferens"/>
        </w:rPr>
        <w:footnoteRef/>
      </w:r>
      <w:r>
        <w:rPr>
          <w:rStyle w:val="Fotnotsreferens"/>
        </w:rPr>
        <w:tab/>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1BA30943" w14:textId="77777777" w:rsidR="006E30FA" w:rsidRDefault="006E30FA">
      <w:pPr>
        <w:pStyle w:val="Fotnotstext"/>
      </w:pPr>
      <w:r>
        <w:rPr>
          <w:rStyle w:val="Fotnotsreferens"/>
        </w:rPr>
        <w:footnoteRef/>
      </w:r>
      <w:r>
        <w:rPr>
          <w:rStyle w:val="Fotnotsreferens"/>
        </w:rPr>
        <w:tab/>
      </w:r>
      <w:r>
        <w:rPr>
          <w:rStyle w:val="Fotnotsreferens"/>
        </w:rPr>
        <w:tab/>
      </w:r>
      <w:r>
        <w:rPr>
          <w:rStyle w:val="Fotnotsreferens"/>
        </w:rPr>
        <w:tab/>
      </w:r>
      <w:r>
        <w:rPr>
          <w:sz w:val="14"/>
          <w:szCs w:val="14"/>
        </w:rPr>
        <w:t xml:space="preserve"> Att studenten kan konkretisera det dem lärt sig i kursen. </w:t>
      </w:r>
    </w:p>
  </w:footnote>
  <w:footnote w:id="3">
    <w:p w14:paraId="58A700CB" w14:textId="77777777" w:rsidR="006E30FA" w:rsidRDefault="006E30FA">
      <w:pPr>
        <w:pStyle w:val="Fotnotstext"/>
      </w:pPr>
      <w:r>
        <w:rPr>
          <w:rStyle w:val="Fotnotsreferens"/>
        </w:rPr>
        <w:footnoteRef/>
      </w:r>
      <w:r>
        <w:rPr>
          <w:rStyle w:val="Fotnotsreferens"/>
        </w:rPr>
        <w:tab/>
      </w:r>
      <w:r>
        <w:rPr>
          <w:rStyle w:val="Fotnotsreferens"/>
        </w:rPr>
        <w:tab/>
      </w:r>
      <w:r>
        <w:rPr>
          <w:rStyle w:val="Fotnotsreferens"/>
        </w:rPr>
        <w:tab/>
      </w:r>
      <w:r>
        <w:rPr>
          <w:sz w:val="14"/>
          <w:szCs w:val="14"/>
        </w:rPr>
        <w:t xml:space="preserve"> Aktiveringen ska hända i kursen. </w:t>
      </w:r>
    </w:p>
  </w:footnote>
  <w:footnote w:id="4">
    <w:p w14:paraId="19D64118" w14:textId="77777777" w:rsidR="006E30FA" w:rsidRDefault="006E30FA">
      <w:pPr>
        <w:pStyle w:val="Fotnotstext"/>
      </w:pPr>
      <w:r>
        <w:rPr>
          <w:rStyle w:val="Fotnotsreferens"/>
        </w:rPr>
        <w:footnoteRef/>
      </w:r>
      <w:r>
        <w:rPr>
          <w:rStyle w:val="Fotnotsreferens"/>
        </w:rPr>
        <w:tab/>
      </w:r>
      <w:r>
        <w:rPr>
          <w:rStyle w:val="Fotnotsreferens"/>
        </w:rPr>
        <w:tab/>
      </w:r>
      <w:r>
        <w:rPr>
          <w:rStyle w:val="Fotnotsreferens"/>
        </w:rPr>
        <w:tab/>
      </w:r>
      <w:r>
        <w:rPr>
          <w:sz w:val="14"/>
          <w:szCs w:val="14"/>
        </w:rPr>
        <w:t xml:space="preserve"> Det inlärda materialet ska fastna hos studenten.</w:t>
      </w:r>
    </w:p>
  </w:footnote>
  <w:footnote w:id="5">
    <w:p w14:paraId="4B8BE4EC" w14:textId="77777777" w:rsidR="006E30FA" w:rsidRDefault="006E30FA">
      <w:pPr>
        <w:pStyle w:val="Fotnotstext"/>
      </w:pPr>
      <w:r>
        <w:rPr>
          <w:rStyle w:val="Fotnotsreferens"/>
        </w:rPr>
        <w:footnoteRef/>
      </w:r>
      <w:r>
        <w:rPr>
          <w:rStyle w:val="Fotnotsreferens"/>
        </w:rPr>
        <w:tab/>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77777777" w:rsidR="006E30FA" w:rsidRDefault="006E30FA">
      <w:pPr>
        <w:pStyle w:val="Fotnotstext"/>
      </w:pPr>
      <w:r>
        <w:rPr>
          <w:rStyle w:val="Fotnotsreferens"/>
        </w:rPr>
        <w:footnoteRef/>
      </w:r>
      <w:r>
        <w:rPr>
          <w:rStyle w:val="Fotnotsreferens"/>
        </w:rPr>
        <w:tab/>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508210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775EB"/>
    <w:rsid w:val="001017ED"/>
    <w:rsid w:val="00131159"/>
    <w:rsid w:val="00216DDF"/>
    <w:rsid w:val="002E792E"/>
    <w:rsid w:val="00313701"/>
    <w:rsid w:val="004A010C"/>
    <w:rsid w:val="004A62A2"/>
    <w:rsid w:val="006E30FA"/>
    <w:rsid w:val="0072154A"/>
    <w:rsid w:val="007B2AC7"/>
    <w:rsid w:val="00824AFB"/>
    <w:rsid w:val="00850895"/>
    <w:rsid w:val="00951E2F"/>
    <w:rsid w:val="00971948"/>
    <w:rsid w:val="00A63C4E"/>
    <w:rsid w:val="00AD2787"/>
    <w:rsid w:val="00B61255"/>
    <w:rsid w:val="00B95069"/>
    <w:rsid w:val="00BA62A8"/>
    <w:rsid w:val="00CB107E"/>
    <w:rsid w:val="00D000E0"/>
    <w:rsid w:val="00D45847"/>
    <w:rsid w:val="00D863D2"/>
    <w:rsid w:val="00F67766"/>
    <w:rsid w:val="00FE6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134A05"/>
    <w:pPr>
      <w:keepNext/>
      <w:keepLines/>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134A05"/>
    <w:pPr>
      <w:keepNext/>
      <w:keepLines/>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59AA8-F600-674F-B1D0-B769E331F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6575</TotalTime>
  <Pages>30</Pages>
  <Words>5549</Words>
  <Characters>29413</Characters>
  <Application>Microsoft Macintosh Word</Application>
  <DocSecurity>0</DocSecurity>
  <Lines>245</Lines>
  <Paragraphs>69</Paragraphs>
  <ScaleCrop>false</ScaleCrop>
  <Company>Stockholms universitetsbibliotek</Company>
  <LinksUpToDate>false</LinksUpToDate>
  <CharactersWithSpaces>34893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171</cp:revision>
  <cp:lastPrinted>2010-07-05T09:46:00Z</cp:lastPrinted>
  <dcterms:created xsi:type="dcterms:W3CDTF">2018-05-01T11:24:00Z</dcterms:created>
  <dcterms:modified xsi:type="dcterms:W3CDTF">2018-07-24T07:09:00Z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