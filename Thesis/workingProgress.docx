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1E60E6" w:rsidRDefault="001E60E6">
                            <w:pPr>
                              <w:pStyle w:val="Frontpagetext"/>
                              <w:rPr>
                                <w:sz w:val="28"/>
                                <w:szCs w:val="28"/>
                              </w:rPr>
                            </w:pPr>
                            <w:r>
                              <w:rPr>
                                <w:sz w:val="28"/>
                                <w:szCs w:val="28"/>
                              </w:rPr>
                              <w:t xml:space="preserve">Institutionen för data- </w:t>
                            </w:r>
                            <w:r>
                              <w:rPr>
                                <w:sz w:val="28"/>
                                <w:szCs w:val="28"/>
                              </w:rPr>
                              <w:br/>
                              <w:t>och systemvetenskap</w:t>
                            </w:r>
                          </w:p>
                          <w:p w14:paraId="0DD0DA7D" w14:textId="77777777" w:rsidR="001E60E6" w:rsidRDefault="001E60E6">
                            <w:pPr>
                              <w:pStyle w:val="TextBox"/>
                            </w:pPr>
                            <w:r>
                              <w:t>Examensarbete 15 hp</w:t>
                            </w:r>
                          </w:p>
                          <w:p w14:paraId="205AAAC7" w14:textId="77777777" w:rsidR="001E60E6" w:rsidRDefault="001E60E6">
                            <w:pPr>
                              <w:pStyle w:val="TextBox"/>
                            </w:pPr>
                            <w:r>
                              <w:t>Data- och systemvetenskap</w:t>
                            </w:r>
                          </w:p>
                          <w:p w14:paraId="51566511" w14:textId="77777777" w:rsidR="001E60E6" w:rsidRDefault="001E60E6">
                            <w:pPr>
                              <w:pStyle w:val="Textruta"/>
                            </w:pPr>
                            <w:r>
                              <w:t xml:space="preserve">Kurs- eller utbildningsprogram (180 hp) </w:t>
                            </w:r>
                          </w:p>
                          <w:p w14:paraId="7A700FAB" w14:textId="77777777" w:rsidR="001E60E6" w:rsidRDefault="001E60E6">
                            <w:pPr>
                              <w:pStyle w:val="Textruta"/>
                            </w:pPr>
                            <w:r>
                              <w:t>Höst-/Vårterminen 2018</w:t>
                            </w:r>
                          </w:p>
                          <w:p w14:paraId="381612CD" w14:textId="77777777" w:rsidR="001E60E6" w:rsidRDefault="001E60E6">
                            <w:pPr>
                              <w:pStyle w:val="Textruta"/>
                            </w:pPr>
                            <w:r>
                              <w:t>Handledare: Robert Ramberg</w:t>
                            </w:r>
                          </w:p>
                          <w:p w14:paraId="41DC09BB" w14:textId="77777777" w:rsidR="001E60E6" w:rsidRDefault="001E60E6">
                            <w:pPr>
                              <w:pStyle w:val="Textruta"/>
                            </w:pPr>
                            <w:r>
                              <w:t>Granskare: Förnamn Efternamn</w:t>
                            </w:r>
                          </w:p>
                          <w:p w14:paraId="316E1ACF" w14:textId="77777777" w:rsidR="001E60E6" w:rsidRDefault="001E60E6">
                            <w:pPr>
                              <w:pStyle w:val="Textruta"/>
                              <w:rPr>
                                <w:lang w:val="en-US"/>
                              </w:rPr>
                            </w:pPr>
                            <w:r>
                              <w:rPr>
                                <w:lang w:val="en-US"/>
                              </w:rPr>
                              <w:t>English title: Evaluation of pedagogical models as a platform for the refinement of courses at the e-learning company Grade</w:t>
                            </w:r>
                          </w:p>
                          <w:p w14:paraId="680742CD" w14:textId="77777777" w:rsidR="001E60E6" w:rsidRDefault="001E60E6">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1E60E6" w:rsidRDefault="001E60E6">
                      <w:pPr>
                        <w:pStyle w:val="Frontpagetext"/>
                        <w:rPr>
                          <w:sz w:val="28"/>
                          <w:szCs w:val="28"/>
                        </w:rPr>
                      </w:pPr>
                      <w:r>
                        <w:rPr>
                          <w:sz w:val="28"/>
                          <w:szCs w:val="28"/>
                        </w:rPr>
                        <w:t xml:space="preserve">Institutionen för data- </w:t>
                      </w:r>
                      <w:r>
                        <w:rPr>
                          <w:sz w:val="28"/>
                          <w:szCs w:val="28"/>
                        </w:rPr>
                        <w:br/>
                        <w:t>och systemvetenskap</w:t>
                      </w:r>
                    </w:p>
                    <w:p w14:paraId="0DD0DA7D" w14:textId="77777777" w:rsidR="001E60E6" w:rsidRDefault="001E60E6">
                      <w:pPr>
                        <w:pStyle w:val="TextBox"/>
                      </w:pPr>
                      <w:r>
                        <w:t>Examensarbete 15 hp</w:t>
                      </w:r>
                    </w:p>
                    <w:p w14:paraId="205AAAC7" w14:textId="77777777" w:rsidR="001E60E6" w:rsidRDefault="001E60E6">
                      <w:pPr>
                        <w:pStyle w:val="TextBox"/>
                      </w:pPr>
                      <w:r>
                        <w:t>Data- och systemvetenskap</w:t>
                      </w:r>
                    </w:p>
                    <w:p w14:paraId="51566511" w14:textId="77777777" w:rsidR="001E60E6" w:rsidRDefault="001E60E6">
                      <w:pPr>
                        <w:pStyle w:val="Textruta"/>
                      </w:pPr>
                      <w:r>
                        <w:t xml:space="preserve">Kurs- eller utbildningsprogram (180 hp) </w:t>
                      </w:r>
                    </w:p>
                    <w:p w14:paraId="7A700FAB" w14:textId="77777777" w:rsidR="001E60E6" w:rsidRDefault="001E60E6">
                      <w:pPr>
                        <w:pStyle w:val="Textruta"/>
                      </w:pPr>
                      <w:r>
                        <w:t>Höst-/Vårterminen 2018</w:t>
                      </w:r>
                    </w:p>
                    <w:p w14:paraId="381612CD" w14:textId="77777777" w:rsidR="001E60E6" w:rsidRDefault="001E60E6">
                      <w:pPr>
                        <w:pStyle w:val="Textruta"/>
                      </w:pPr>
                      <w:r>
                        <w:t>Handledare: Robert Ramberg</w:t>
                      </w:r>
                    </w:p>
                    <w:p w14:paraId="41DC09BB" w14:textId="77777777" w:rsidR="001E60E6" w:rsidRDefault="001E60E6">
                      <w:pPr>
                        <w:pStyle w:val="Textruta"/>
                      </w:pPr>
                      <w:r>
                        <w:t>Granskare: Förnamn Efternamn</w:t>
                      </w:r>
                    </w:p>
                    <w:p w14:paraId="316E1ACF" w14:textId="77777777" w:rsidR="001E60E6" w:rsidRDefault="001E60E6">
                      <w:pPr>
                        <w:pStyle w:val="Textruta"/>
                        <w:rPr>
                          <w:lang w:val="en-US"/>
                        </w:rPr>
                      </w:pPr>
                      <w:r>
                        <w:rPr>
                          <w:lang w:val="en-US"/>
                        </w:rPr>
                        <w:t>English title: Evaluation of pedagogical models as a platform for the refinement of courses at the e-learning company Grade</w:t>
                      </w:r>
                    </w:p>
                    <w:p w14:paraId="680742CD" w14:textId="77777777" w:rsidR="001E60E6" w:rsidRDefault="001E60E6">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77777777"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företag som är ute efter att utbilda sin personal med användandet av e-learning-based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6320D0C2" w14:textId="77777777" w:rsidR="00D45847" w:rsidRDefault="00850895">
      <w:pPr>
        <w:spacing w:line="600" w:lineRule="auto"/>
        <w:rPr>
          <w:rFonts w:cs="Times New Roman"/>
        </w:rPr>
      </w:pPr>
      <w:r>
        <w:rPr>
          <w:rFonts w:cs="Times New Roman"/>
        </w:rPr>
        <w:t xml:space="preserve">E-kurs design processen kräver vissa grundläggande aktiviteter i form av en noggrann granskning över underliggande material som kund/organisation tilldelar kursdesignaren och framställning av ett </w:t>
      </w:r>
      <w:r>
        <w:rPr>
          <w:rFonts w:cs="Times New Roman"/>
        </w:rPr>
        <w:lastRenderedPageBreak/>
        <w:t xml:space="preserve">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w:t>
      </w:r>
      <w:commentRangeStart w:id="5"/>
      <w:r>
        <w:rPr>
          <w:rFonts w:cs="Times New Roman"/>
        </w:rPr>
        <w:t>Storyline</w:t>
      </w:r>
      <w:commentRangeEnd w:id="5"/>
      <w:r w:rsidR="003E735C">
        <w:rPr>
          <w:rStyle w:val="Kommentarsreferens"/>
        </w:rPr>
        <w:commentReference w:id="5"/>
      </w:r>
      <w:r>
        <w:rPr>
          <w:rFonts w:cs="Times New Roman"/>
        </w:rPr>
        <w:t xml:space="preserve">, det visar och berätta hur kursen kan se ut innan den är klar och gör det enklare att applicera pedagogik igenom hela kursen. </w:t>
      </w:r>
    </w:p>
    <w:p w14:paraId="7CF583A8" w14:textId="77777777" w:rsidR="00D45847" w:rsidRDefault="00D45847">
      <w:pPr>
        <w:spacing w:line="600" w:lineRule="auto"/>
        <w:rPr>
          <w:rFonts w:cs="Times New Roman"/>
        </w:rPr>
      </w:pPr>
    </w:p>
    <w:p w14:paraId="71C8B46C" w14:textId="77777777" w:rsidR="00D45847" w:rsidRDefault="00850895">
      <w:pPr>
        <w:pStyle w:val="Brdtext"/>
        <w:spacing w:line="600" w:lineRule="auto"/>
        <w:rPr>
          <w:szCs w:val="22"/>
        </w:rPr>
      </w:pPr>
      <w:r>
        <w:rPr>
          <w:szCs w:val="22"/>
        </w:rPr>
        <w:t xml:space="preserve">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(Dabbagh, 2005). Det finns pedagogiska modeller som är används mycket inom e-lärandet och hjälper ELF att utnyttja sina kunskaper och redskap för att främja meningsfull kunskapsförvärv (Dabbagh, 2005). Pedagogiska modeller är användbara för att till exempel strukturera kursinnehållet och att hjälpa studenten att lära sig. Det kan likaså ge ELF möjligheten att kunna bedöma utefter hur pedagogiken tillhandahålls i sina e-kurser. </w:t>
      </w:r>
    </w:p>
    <w:p w14:paraId="3BBE7EC2" w14:textId="77777777" w:rsidR="00D45847" w:rsidRDefault="00D45847">
      <w:pPr>
        <w:spacing w:line="600" w:lineRule="auto"/>
        <w:rPr>
          <w:rFonts w:cs="Times New Roman"/>
        </w:rPr>
      </w:pPr>
    </w:p>
    <w:p w14:paraId="1611A522" w14:textId="77777777" w:rsidR="00D45847" w:rsidRDefault="00850895">
      <w:pPr>
        <w:spacing w:line="600" w:lineRule="auto"/>
        <w:rPr>
          <w:rFonts w:cs="Times New Roman"/>
        </w:rPr>
      </w:pPr>
      <w:r>
        <w:rPr>
          <w:rFonts w:cs="Times New Roman"/>
        </w:rPr>
        <w:t xml:space="preserve">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(Pange and Pange,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3DF8B5DC" w14:textId="77777777" w:rsidR="00D45847" w:rsidRDefault="00D45847">
      <w:pPr>
        <w:spacing w:line="600" w:lineRule="auto"/>
        <w:rPr>
          <w:rFonts w:cs="Times New Roman"/>
          <w:b/>
        </w:rPr>
      </w:pPr>
    </w:p>
    <w:p w14:paraId="09658EB8" w14:textId="77777777" w:rsidR="00D45847" w:rsidRDefault="00850895">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1820DB7F" w14:textId="77777777" w:rsidR="00D45847" w:rsidRDefault="00850895">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perspektivet har modellen Direkt Instruktion (DIM) och som användas för att förklara och modellera i kombination av praktik och återkoppling till studenten, för att kunna undervisa koncept och färdigheter (Yeh, 2009; Kauchak and Eggen, 1993). Konstruktivistiskt perspektiv handlar om att lära </w:t>
      </w:r>
      <w:r>
        <w:rPr>
          <w:rFonts w:cs="Times New Roman"/>
        </w:rPr>
        <w:lastRenderedPageBreak/>
        <w:t>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(Yeh, 2009). Modellen fokuserar på att studenten presenteras ett problem och ska lösa det självständigt med hjälp av en tydlig design ska samt studenten frivilligt vilja upptäcka lärandet (Yeh, 2009). Det sociokulturella perspektivet handlar om att delta i socialt för att lära sig, till exempel görs det ofta i form av små studentgrupper för att skaffa kunskaper gemensamt. Målet är att förstå hur meningsfullt innehållet är för lärandet (Brodie,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6" w:name="_Toc391456180"/>
      <w:bookmarkStart w:id="7" w:name="_Toc394248554"/>
      <w:r>
        <w:t>Syfte</w:t>
      </w:r>
      <w:bookmarkEnd w:id="6"/>
      <w:bookmarkEnd w:id="7"/>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129BB273" w:rsidR="00D45847" w:rsidRDefault="00850895">
      <w:pPr>
        <w:pStyle w:val="Brdtext"/>
        <w:spacing w:line="600" w:lineRule="auto"/>
      </w:pPr>
      <w:r>
        <w:rPr>
          <w:szCs w:val="22"/>
        </w:rPr>
        <w:t>För nuvarande anpassar Grade sina e-kurser efter vad EIF kräver och arbetar genom att använda ett antal pedagogiska riktlinjer</w:t>
      </w:r>
      <w:commentRangeStart w:id="8"/>
      <w:r>
        <w:rPr>
          <w:szCs w:val="22"/>
        </w:rPr>
        <w:t>.</w:t>
      </w:r>
      <w:commentRangeEnd w:id="8"/>
      <w:r>
        <w:commentReference w:id="8"/>
      </w:r>
      <w:r>
        <w:rPr>
          <w:szCs w:val="22"/>
        </w:rPr>
        <w:t xml:space="preserve"> </w:t>
      </w:r>
      <w:commentRangeStart w:id="9"/>
      <w:r w:rsidR="00116196">
        <w:rPr>
          <w:szCs w:val="22"/>
        </w:rPr>
        <w:t xml:space="preserve">De </w:t>
      </w:r>
      <w:r w:rsidR="00D7649D">
        <w:rPr>
          <w:szCs w:val="22"/>
        </w:rPr>
        <w:t>nuvarande riktlinjerna</w:t>
      </w:r>
      <w:r w:rsidR="00116196">
        <w:rPr>
          <w:szCs w:val="22"/>
        </w:rPr>
        <w:t xml:space="preserve"> har ingen koppling till </w:t>
      </w:r>
      <w:proofErr w:type="gramStart"/>
      <w:r w:rsidR="00116196">
        <w:rPr>
          <w:szCs w:val="22"/>
        </w:rPr>
        <w:t>en</w:t>
      </w:r>
      <w:proofErr w:type="gramEnd"/>
      <w:r w:rsidR="00116196">
        <w:rPr>
          <w:szCs w:val="22"/>
        </w:rPr>
        <w:t xml:space="preserve"> </w:t>
      </w:r>
      <w:r w:rsidR="00D7649D">
        <w:rPr>
          <w:szCs w:val="22"/>
        </w:rPr>
        <w:t>vetenskapligt arbete</w:t>
      </w:r>
      <w:r w:rsidR="00116196">
        <w:rPr>
          <w:szCs w:val="22"/>
        </w:rPr>
        <w:t xml:space="preserve"> 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commentRangeEnd w:id="9"/>
      <w:r w:rsidR="00D7649D">
        <w:rPr>
          <w:rStyle w:val="Kommentarsreferens"/>
          <w:rFonts w:eastAsiaTheme="minorHAnsi" w:cstheme="minorBidi"/>
          <w:lang w:eastAsia="en-US"/>
        </w:rPr>
        <w:commentReference w:id="9"/>
      </w:r>
      <w:commentRangeStart w:id="10"/>
      <w:r>
        <w:rPr>
          <w:szCs w:val="22"/>
        </w:rPr>
        <w:t xml:space="preserve">Eftersom Grade inte utgår från någon specifik pedagogisk ansats </w:t>
      </w:r>
      <w:commentRangeEnd w:id="10"/>
      <w:r w:rsidR="00D7649D">
        <w:rPr>
          <w:rStyle w:val="Kommentarsreferens"/>
          <w:rFonts w:eastAsiaTheme="minorHAnsi" w:cstheme="minorBidi"/>
          <w:lang w:eastAsia="en-US"/>
        </w:rPr>
        <w:lastRenderedPageBreak/>
        <w:commentReference w:id="10"/>
      </w:r>
      <w:r>
        <w:rPr>
          <w:szCs w:val="22"/>
        </w:rPr>
        <w:t>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1" w:name="_Toc391456181"/>
      <w:bookmarkStart w:id="12" w:name="_Toc394248555"/>
      <w:bookmarkEnd w:id="11"/>
      <w:r>
        <w:lastRenderedPageBreak/>
        <w:t>Metod</w:t>
      </w:r>
      <w:bookmarkEnd w:id="12"/>
    </w:p>
    <w:p w14:paraId="4F1EA438" w14:textId="77777777" w:rsidR="00D45847" w:rsidRPr="004E58AD" w:rsidRDefault="00850895" w:rsidP="009F3187">
      <w:pPr>
        <w:pStyle w:val="Heading31"/>
        <w:numPr>
          <w:ilvl w:val="0"/>
          <w:numId w:val="0"/>
        </w:numPr>
      </w:pPr>
      <w:bookmarkStart w:id="13" w:name="_Toc391456182"/>
      <w:bookmarkStart w:id="14" w:name="_Toc394248556"/>
      <w:bookmarkEnd w:id="13"/>
      <w:r w:rsidRPr="004E58AD">
        <w:t>Intervjun</w:t>
      </w:r>
      <w:bookmarkEnd w:id="14"/>
    </w:p>
    <w:p w14:paraId="658ECF7C" w14:textId="77777777" w:rsidR="00D45847" w:rsidRDefault="00D45847">
      <w:pPr>
        <w:tabs>
          <w:tab w:val="left" w:pos="1134"/>
        </w:tabs>
        <w:spacing w:line="600" w:lineRule="auto"/>
        <w:rPr>
          <w:rFonts w:cs="Times New Roman"/>
        </w:rPr>
      </w:pPr>
    </w:p>
    <w:p w14:paraId="32BAAB67" w14:textId="2278A8F3"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modellfaser och element på ett jämförbart sätt där de motsvara varandra i en så stor utsträckning som möjligt. Genom att använda </w:t>
      </w:r>
      <w:r w:rsidR="006C3FF0">
        <w:t xml:space="preserve">faktauppställning </w:t>
      </w:r>
      <w:r>
        <w:t>kunde vi sedan skapa</w:t>
      </w:r>
      <w:r w:rsidR="00D939B2">
        <w:t xml:space="preserve"> </w:t>
      </w:r>
      <w:commentRangeStart w:id="15"/>
      <w:r w:rsidR="00D939B2">
        <w:t>ordföljder av frågor och</w:t>
      </w:r>
      <w:r>
        <w:t xml:space="preserve"> </w:t>
      </w:r>
      <w:commentRangeStart w:id="16"/>
      <w:r>
        <w:t>påståenden</w:t>
      </w:r>
      <w:commentRangeEnd w:id="16"/>
      <w:r>
        <w:commentReference w:id="16"/>
      </w:r>
      <w:r>
        <w:t xml:space="preserve"> </w:t>
      </w:r>
      <w:commentRangeEnd w:id="15"/>
      <w:r w:rsidR="00D7649D">
        <w:rPr>
          <w:rStyle w:val="Kommentarsreferens"/>
        </w:rPr>
        <w:commentReference w:id="15"/>
      </w:r>
      <w:r>
        <w:t xml:space="preserve">för intervjun som täcker varje modell fas </w:t>
      </w:r>
      <w:proofErr w:type="gramStart"/>
      <w:r>
        <w:lastRenderedPageBreak/>
        <w:t>och element.</w:t>
      </w:r>
      <w:proofErr w:type="gramEnd"/>
      <w:r>
        <w:t xml:space="preserve"> Detta resulterade i mellan 2-4 </w:t>
      </w:r>
      <w:r w:rsidR="00D939B2">
        <w:t>ordföljder</w:t>
      </w:r>
      <w:r>
        <w:t xml:space="preserve"> per element. </w:t>
      </w:r>
      <w:r w:rsidR="00D939B2">
        <w:t>Ordföljderna</w:t>
      </w:r>
      <w:r>
        <w:t xml:space="preserve"> i intervjun var designade till att bli bedömd på en skala mellan 1 (instämmer inte alls) till 5 (instämmer helt)</w:t>
      </w:r>
      <w:r w:rsidR="00F67766">
        <w:t xml:space="preserve"> (Bilaga 2</w:t>
      </w:r>
      <w:r>
        <w:t xml:space="preserve">). Poängen från intervju sammanställdes per perspektiv/modell och den med </w:t>
      </w:r>
      <w:r>
        <w:rPr>
          <w:rFonts w:eastAsia="Times New Roman" w:cs="Times New Roman"/>
          <w:lang w:eastAsia="sv-SE"/>
        </w:rPr>
        <w:t>högst genomsnittliga värde ansågs vara bäst för Grade nuvarande pedagogik.</w:t>
      </w:r>
    </w:p>
    <w:p w14:paraId="3E4E62B6" w14:textId="77777777" w:rsidR="00D45847" w:rsidRPr="004E58AD" w:rsidRDefault="00850895" w:rsidP="009F3187">
      <w:pPr>
        <w:pStyle w:val="Heading31"/>
        <w:numPr>
          <w:ilvl w:val="0"/>
          <w:numId w:val="0"/>
        </w:numPr>
      </w:pPr>
      <w:bookmarkStart w:id="17" w:name="_Toc391456183"/>
      <w:bookmarkStart w:id="18" w:name="_Toc394248557"/>
      <w:r w:rsidRPr="004E58AD">
        <w:t>Utvärdering</w:t>
      </w:r>
      <w:bookmarkEnd w:id="17"/>
      <w:bookmarkEnd w:id="18"/>
      <w:r w:rsidRPr="004E58AD">
        <w:t xml:space="preserve"> </w:t>
      </w:r>
    </w:p>
    <w:p w14:paraId="602DC738" w14:textId="77777777" w:rsidR="00D45847" w:rsidRDefault="00D45847">
      <w:pPr>
        <w:tabs>
          <w:tab w:val="left" w:pos="1134"/>
        </w:tabs>
        <w:spacing w:line="480" w:lineRule="auto"/>
        <w:rPr>
          <w:rFonts w:cs="Times New Roman"/>
        </w:rPr>
      </w:pPr>
    </w:p>
    <w:p w14:paraId="574086C9" w14:textId="2E9C840C" w:rsidR="00D45847" w:rsidRDefault="00850895">
      <w:pPr>
        <w:tabs>
          <w:tab w:val="left" w:pos="1134"/>
        </w:tabs>
        <w:spacing w:line="600" w:lineRule="auto"/>
      </w:pPr>
      <w:r>
        <w:rPr>
          <w:rFonts w:eastAsia="Times New Roman" w:cs="Times New Roman"/>
          <w:lang w:eastAsia="sv-SE"/>
        </w:rPr>
        <w:t xml:space="preserve">Genom att </w:t>
      </w:r>
      <w:commentRangeStart w:id="19"/>
      <w:r>
        <w:rPr>
          <w:rFonts w:eastAsia="Times New Roman" w:cs="Times New Roman"/>
          <w:lang w:eastAsia="sv-SE"/>
        </w:rPr>
        <w:t>använda DIM för en utvärdering kunde vi evaluera kvalitén av</w:t>
      </w:r>
      <w:r w:rsidR="006C3FF0">
        <w:rPr>
          <w:rFonts w:eastAsia="Times New Roman" w:cs="Times New Roman"/>
          <w:lang w:eastAsia="sv-SE"/>
        </w:rPr>
        <w:t xml:space="preserve"> tidigare </w:t>
      </w:r>
      <w:r>
        <w:rPr>
          <w:rFonts w:eastAsia="Times New Roman" w:cs="Times New Roman"/>
          <w:lang w:eastAsia="sv-SE"/>
        </w:rPr>
        <w:t xml:space="preserve">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19"/>
      <w:r>
        <w:commentReference w:id="19"/>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20"/>
      <w:r>
        <w:rPr>
          <w:rFonts w:eastAsia="Times New Roman" w:cs="Times New Roman"/>
          <w:color w:val="FF0000"/>
          <w:lang w:eastAsia="sv-SE"/>
        </w:rPr>
        <w:t>referens</w:t>
      </w:r>
      <w:commentRangeEnd w:id="20"/>
      <w:r>
        <w:commentReference w:id="20"/>
      </w:r>
      <w:r>
        <w:rPr>
          <w:rFonts w:eastAsia="Times New Roman" w:cs="Times New Roman"/>
          <w:color w:val="FF0000"/>
          <w:lang w:eastAsia="sv-SE"/>
        </w:rPr>
        <w:t xml:space="preserve"> </w:t>
      </w:r>
      <w:r>
        <w:rPr>
          <w:rFonts w:eastAsia="Times New Roman" w:cs="Times New Roman"/>
          <w:lang w:eastAsia="sv-SE"/>
        </w:rPr>
        <w:t>). Med hjälp av formuläret</w:t>
      </w:r>
      <w:ins w:id="21"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w:t>
      </w:r>
      <w:commentRangeStart w:id="22"/>
      <w:r w:rsidR="00542B84">
        <w:rPr>
          <w:rFonts w:eastAsia="Times New Roman" w:cs="Times New Roman"/>
          <w:lang w:eastAsia="sv-SE"/>
        </w:rPr>
        <w:t>en enskild person</w:t>
      </w:r>
      <w:r>
        <w:rPr>
          <w:rFonts w:eastAsia="Times New Roman" w:cs="Times New Roman"/>
          <w:lang w:eastAsia="sv-SE"/>
        </w:rPr>
        <w:t xml:space="preserve"> </w:t>
      </w:r>
      <w:commentRangeEnd w:id="22"/>
      <w:r w:rsidR="00542B84">
        <w:rPr>
          <w:rStyle w:val="Kommentarsreferens"/>
        </w:rPr>
        <w:commentReference w:id="22"/>
      </w:r>
      <w:r>
        <w:rPr>
          <w:rFonts w:eastAsia="Times New Roman" w:cs="Times New Roman"/>
          <w:lang w:eastAsia="sv-SE"/>
        </w:rPr>
        <w:t xml:space="preserve">med hjälp av de 17 påståendena. Resultatet analyserades genom att använda ett bedömningssystem från 1 (instämmer inte alls) till 5 (instämmer helt).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23" w:name="_Toc391456184"/>
      <w:bookmarkStart w:id="24" w:name="_Toc394248558"/>
      <w:bookmarkEnd w:id="23"/>
      <w:r>
        <w:lastRenderedPageBreak/>
        <w:t>Resultat</w:t>
      </w:r>
      <w:bookmarkEnd w:id="24"/>
    </w:p>
    <w:p w14:paraId="181AF975" w14:textId="77777777" w:rsidR="00D45847" w:rsidRDefault="00850895">
      <w:pPr>
        <w:pStyle w:val="Brdtext"/>
        <w:spacing w:line="600" w:lineRule="auto"/>
        <w:rPr>
          <w:b/>
        </w:rPr>
      </w:pPr>
      <w:r>
        <w:rPr>
          <w:b/>
        </w:rPr>
        <w:t xml:space="preserve">Associativt perspektiv och DIM motsvarar Grades nuvarande pedagogik  </w:t>
      </w:r>
    </w:p>
    <w:p w14:paraId="5DE0A969" w14:textId="7331A833" w:rsidR="00D45847" w:rsidRDefault="00850895">
      <w:pPr>
        <w:pStyle w:val="Brd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w:t>
      </w:r>
      <w:commentRangeStart w:id="25"/>
      <w:r>
        <w:rPr>
          <w:color w:val="353535"/>
          <w:szCs w:val="22"/>
        </w:rPr>
        <w:t>intervju</w:t>
      </w:r>
      <w:commentRangeEnd w:id="25"/>
      <w:r>
        <w:commentReference w:id="25"/>
      </w:r>
      <w:r w:rsidR="0088501B">
        <w:rPr>
          <w:color w:val="353535"/>
          <w:szCs w:val="22"/>
        </w:rPr>
        <w:t>a ansvarig</w:t>
      </w:r>
      <w:r w:rsidR="0072154A">
        <w:rPr>
          <w:color w:val="353535"/>
          <w:szCs w:val="22"/>
        </w:rPr>
        <w:t xml:space="preserve"> </w:t>
      </w:r>
      <w:r w:rsidR="000775EB">
        <w:rPr>
          <w:color w:val="353535"/>
          <w:szCs w:val="22"/>
        </w:rPr>
        <w:t>för pedagogiken</w:t>
      </w:r>
      <w:r>
        <w:rPr>
          <w:color w:val="353535"/>
          <w:szCs w:val="22"/>
        </w:rPr>
        <w:t xml:space="preserve">. För att fullfölja intervjun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26"/>
      <w:r w:rsidR="0088501B">
        <w:rPr>
          <w:color w:val="353535"/>
          <w:szCs w:val="22"/>
        </w:rPr>
        <w:t>av</w:t>
      </w:r>
      <w:r>
        <w:rPr>
          <w:color w:val="353535"/>
          <w:szCs w:val="22"/>
        </w:rPr>
        <w:t xml:space="preserve"> </w:t>
      </w:r>
      <w:r>
        <w:rPr>
          <w:szCs w:val="22"/>
        </w:rPr>
        <w:t>m</w:t>
      </w:r>
      <w:r w:rsidR="0088501B">
        <w:rPr>
          <w:szCs w:val="22"/>
        </w:rPr>
        <w:t>odellernas faser och element som var jämförbara och</w:t>
      </w:r>
      <w:r>
        <w:rPr>
          <w:szCs w:val="22"/>
        </w:rPr>
        <w:t xml:space="preserve"> </w:t>
      </w:r>
      <w:r w:rsidR="00363562">
        <w:rPr>
          <w:szCs w:val="22"/>
        </w:rPr>
        <w:t xml:space="preserve">kunde </w:t>
      </w:r>
      <w:r>
        <w:rPr>
          <w:szCs w:val="22"/>
        </w:rPr>
        <w:t>motsvara varandra</w:t>
      </w:r>
      <w:commentRangeEnd w:id="26"/>
      <w:r>
        <w:commentReference w:id="26"/>
      </w:r>
      <w:r w:rsidR="0072154A">
        <w:rPr>
          <w:szCs w:val="22"/>
        </w:rPr>
        <w:t xml:space="preserve"> i fall detta var möjligt</w:t>
      </w:r>
      <w:r>
        <w:rPr>
          <w:szCs w:val="22"/>
        </w:rPr>
        <w:t xml:space="preserve"> (Bilaga 1, Bilaga 2). </w:t>
      </w:r>
      <w:r>
        <w:rPr>
          <w:color w:val="353535"/>
          <w:szCs w:val="22"/>
        </w:rPr>
        <w:t xml:space="preserve">Resultat från intervjun visar att DIM har ett genomsnittlig högre poäng med ett </w:t>
      </w:r>
      <w:commentRangeStart w:id="27"/>
      <w:r>
        <w:rPr>
          <w:color w:val="353535"/>
          <w:szCs w:val="22"/>
        </w:rPr>
        <w:t>medelvärde</w:t>
      </w:r>
      <w:commentRangeEnd w:id="27"/>
      <w:r w:rsidR="00363562">
        <w:rPr>
          <w:rStyle w:val="Kommentarsreferens"/>
          <w:rFonts w:eastAsiaTheme="minorHAnsi" w:cstheme="minorBidi"/>
          <w:lang w:eastAsia="en-US"/>
        </w:rPr>
        <w:commentReference w:id="27"/>
      </w:r>
      <w:r>
        <w:rPr>
          <w:color w:val="353535"/>
          <w:szCs w:val="22"/>
        </w:rPr>
        <w:t xml:space="preserv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 pedagogik</w:t>
      </w:r>
      <w:r w:rsidR="00B61255">
        <w:rPr>
          <w:color w:val="353535"/>
          <w:szCs w:val="22"/>
        </w:rPr>
        <w:t xml:space="preserve"> av de analyserade modellerna </w:t>
      </w:r>
      <w:r>
        <w:rPr>
          <w:color w:val="353535"/>
          <w:szCs w:val="22"/>
        </w:rPr>
        <w:t xml:space="preserve">(Figur 1a). </w:t>
      </w:r>
      <w:r w:rsidR="000775EB">
        <w:rPr>
          <w:color w:val="353535"/>
          <w:szCs w:val="22"/>
        </w:rPr>
        <w:t xml:space="preserve">Resultatet från intervjun visar att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28"/>
      <w:r w:rsidR="000775EB">
        <w:rPr>
          <w:color w:val="353535"/>
          <w:szCs w:val="22"/>
        </w:rPr>
        <w:t xml:space="preserve">fick en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B32D13">
        <w:rPr>
          <w:color w:val="353535"/>
          <w:szCs w:val="22"/>
        </w:rPr>
        <w:t>i</w:t>
      </w:r>
      <w:r w:rsidR="007B2AC7">
        <w:rPr>
          <w:color w:val="353535"/>
          <w:szCs w:val="22"/>
        </w:rPr>
        <w:t>genom hela elementet och utgav 2</w:t>
      </w:r>
      <w:r w:rsidR="000775EB">
        <w:rPr>
          <w:color w:val="353535"/>
          <w:szCs w:val="22"/>
        </w:rPr>
        <w:t xml:space="preserve"> av 5</w:t>
      </w:r>
      <w:r w:rsidR="00907F5F">
        <w:rPr>
          <w:color w:val="353535"/>
          <w:szCs w:val="22"/>
        </w:rPr>
        <w:t xml:space="preserve"> från</w:t>
      </w:r>
      <w:r w:rsidR="000775EB">
        <w:rPr>
          <w:color w:val="353535"/>
          <w:szCs w:val="22"/>
        </w:rPr>
        <w:t xml:space="preserve"> </w:t>
      </w:r>
      <w:r w:rsidR="00B32D13">
        <w:rPr>
          <w:color w:val="353535"/>
          <w:szCs w:val="22"/>
        </w:rPr>
        <w:t>ordföljderna</w:t>
      </w:r>
      <w:r w:rsidR="007B2AC7">
        <w:rPr>
          <w:color w:val="353535"/>
          <w:szCs w:val="22"/>
        </w:rPr>
        <w:t xml:space="preserve"> </w:t>
      </w:r>
      <w:commentRangeStart w:id="29"/>
      <w:r w:rsidR="007B2AC7">
        <w:rPr>
          <w:color w:val="353535"/>
          <w:szCs w:val="22"/>
        </w:rPr>
        <w:t>(</w:t>
      </w:r>
      <w:r w:rsidR="00B32D13">
        <w:rPr>
          <w:color w:val="353535"/>
          <w:szCs w:val="22"/>
        </w:rPr>
        <w:t>Medelpoäng = 0,</w:t>
      </w:r>
      <w:r w:rsidR="007B2AC7">
        <w:rPr>
          <w:color w:val="353535"/>
          <w:szCs w:val="22"/>
        </w:rPr>
        <w:t>4)</w:t>
      </w:r>
      <w:r w:rsidR="000775EB">
        <w:rPr>
          <w:color w:val="353535"/>
          <w:szCs w:val="22"/>
        </w:rPr>
        <w:t>.</w:t>
      </w:r>
      <w:r w:rsidR="00216DDF">
        <w:rPr>
          <w:color w:val="353535"/>
          <w:szCs w:val="22"/>
        </w:rPr>
        <w:t xml:space="preserve"> </w:t>
      </w:r>
      <w:commentRangeEnd w:id="29"/>
      <w:r w:rsidR="00313701">
        <w:rPr>
          <w:rStyle w:val="Kommentarsreferens"/>
          <w:rFonts w:eastAsiaTheme="minorHAnsi" w:cstheme="minorBidi"/>
          <w:lang w:eastAsia="en-US"/>
        </w:rPr>
        <w:commentReference w:id="29"/>
      </w:r>
      <w:r w:rsidR="00216DDF">
        <w:rPr>
          <w:color w:val="353535"/>
          <w:szCs w:val="22"/>
        </w:rPr>
        <w:t xml:space="preserve">I elementet </w:t>
      </w:r>
      <w:r w:rsidR="00216DDF">
        <w:rPr>
          <w:i/>
          <w:color w:val="353535"/>
          <w:szCs w:val="22"/>
        </w:rPr>
        <w:t xml:space="preserve">Uppmuntra deltagare </w:t>
      </w:r>
      <w:r w:rsidR="00216DDF">
        <w:rPr>
          <w:color w:val="353535"/>
          <w:szCs w:val="22"/>
        </w:rPr>
        <w:t>gav DIM ett bättre resultat och ett utfall med 1 poäng starkare, jämfört med KLM</w:t>
      </w:r>
      <w:r w:rsidR="001E60E6">
        <w:rPr>
          <w:color w:val="353535"/>
          <w:szCs w:val="22"/>
        </w:rPr>
        <w:t xml:space="preserve"> (poäng = 5 respektive 4)</w:t>
      </w:r>
      <w:r w:rsidR="00216DDF">
        <w:rPr>
          <w:color w:val="353535"/>
          <w:szCs w:val="22"/>
        </w:rPr>
        <w:t xml:space="preserve">.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1E60E6">
        <w:rPr>
          <w:color w:val="353535"/>
          <w:szCs w:val="22"/>
        </w:rPr>
        <w:t xml:space="preserve"> (poäng = 5 respektive 1)</w:t>
      </w:r>
      <w:r w:rsidR="007B2AC7">
        <w:rPr>
          <w:color w:val="353535"/>
          <w:szCs w:val="22"/>
        </w:rPr>
        <w: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w:t>
      </w:r>
      <w:r w:rsidR="001E60E6">
        <w:rPr>
          <w:color w:val="353535"/>
          <w:szCs w:val="22"/>
        </w:rPr>
        <w:t xml:space="preserve"> (poäng = 4 respektive 2)</w:t>
      </w:r>
      <w:r w:rsidR="00313701">
        <w:rPr>
          <w:color w:val="353535"/>
          <w:szCs w:val="22"/>
        </w:rPr>
        <w:t xml:space="preserve">.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w:t>
      </w:r>
      <w:r w:rsidR="00902AF6">
        <w:rPr>
          <w:color w:val="353535"/>
          <w:szCs w:val="22"/>
        </w:rPr>
        <w:t>inverkan</w:t>
      </w:r>
      <w:r w:rsidR="001E60E6">
        <w:rPr>
          <w:color w:val="353535"/>
          <w:szCs w:val="22"/>
        </w:rPr>
        <w:t xml:space="preserve"> (poäng = 4</w:t>
      </w:r>
      <w:r w:rsidR="00902AF6">
        <w:rPr>
          <w:color w:val="353535"/>
          <w:szCs w:val="22"/>
        </w:rPr>
        <w:t xml:space="preserve"> respektive element</w:t>
      </w:r>
      <w:r w:rsidR="001E60E6">
        <w:rPr>
          <w:color w:val="353535"/>
          <w:szCs w:val="22"/>
        </w:rPr>
        <w:t>)</w:t>
      </w:r>
      <w:r w:rsidR="00313701">
        <w:rPr>
          <w:color w:val="353535"/>
          <w:szCs w:val="22"/>
        </w:rPr>
        <w:t xml:space="preserve">.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28"/>
      <w:r>
        <w:commentReference w:id="28"/>
      </w:r>
      <w:commentRangeStart w:id="30"/>
      <w:r>
        <w:rPr>
          <w:color w:val="353535"/>
          <w:szCs w:val="22"/>
        </w:rPr>
        <w:t xml:space="preserve"> </w:t>
      </w:r>
      <w:commentRangeEnd w:id="30"/>
      <w:r w:rsidR="00B95069">
        <w:rPr>
          <w:rStyle w:val="Kommentarsreferens"/>
          <w:rFonts w:eastAsiaTheme="minorHAnsi" w:cstheme="minorBidi"/>
          <w:lang w:eastAsia="en-US"/>
        </w:rPr>
        <w:commentReference w:id="30"/>
      </w:r>
      <w:r>
        <w:rPr>
          <w:color w:val="353535"/>
          <w:szCs w:val="22"/>
        </w:rPr>
        <w:t>(</w:t>
      </w:r>
      <w:r w:rsidR="000775EB">
        <w:rPr>
          <w:color w:val="353535"/>
          <w:szCs w:val="22"/>
        </w:rPr>
        <w:t>Figur 1b</w:t>
      </w:r>
      <w:r>
        <w:rPr>
          <w:color w:val="353535"/>
          <w:szCs w:val="22"/>
        </w:rPr>
        <w:t>).</w:t>
      </w:r>
      <w:commentRangeStart w:id="31"/>
      <w:r>
        <w:rPr>
          <w:color w:val="353535"/>
          <w:szCs w:val="22"/>
        </w:rPr>
        <w:t xml:space="preserve"> Från resultatet summerade vi </w:t>
      </w:r>
      <w:r>
        <w:rPr>
          <w:color w:val="353535"/>
          <w:szCs w:val="22"/>
        </w:rPr>
        <w:lastRenderedPageBreak/>
        <w:t xml:space="preserve">att det </w:t>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31"/>
      <w:r>
        <w:commentReference w:id="31"/>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Beskrivning"/>
      </w:pPr>
      <w:r>
        <w:rPr>
          <w:b/>
          <w:i w:val="0"/>
        </w:rPr>
        <w:t xml:space="preserve">Figur </w:t>
      </w:r>
      <w:commentRangeStart w:id="32"/>
      <w:r>
        <w:rPr>
          <w:b/>
          <w:i w:val="0"/>
        </w:rPr>
        <w:fldChar w:fldCharType="begin"/>
      </w:r>
      <w:r>
        <w:instrText>SEQ Figur \* ARABIC</w:instrText>
      </w:r>
      <w:r>
        <w:fldChar w:fldCharType="separate"/>
      </w:r>
      <w:r>
        <w:t>1</w:t>
      </w:r>
      <w:r>
        <w:fldChar w:fldCharType="end"/>
      </w:r>
      <w:commentRangeEnd w:id="32"/>
      <w:r w:rsidR="001E60E6">
        <w:rPr>
          <w:rStyle w:val="Kommentarsreferens"/>
          <w:rFonts w:ascii="Times New Roman" w:hAnsi="Times New Roman"/>
          <w:bCs w:val="0"/>
          <w:i w:val="0"/>
        </w:rPr>
        <w:commentReference w:id="32"/>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r w:rsidR="00131159">
        <w:rPr>
          <w:i w:val="0"/>
        </w:rPr>
        <w:t>Intervjun är uppdelad 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commentRangeStart w:id="33"/>
      <w:r>
        <w:rPr>
          <w:i w:val="0"/>
        </w:rPr>
        <w:t xml:space="preserve"> identifieringsnummer korresponderar med numrering och </w:t>
      </w:r>
      <w:r w:rsidR="00615A46">
        <w:rPr>
          <w:i w:val="0"/>
        </w:rPr>
        <w:t xml:space="preserve">ordföljd </w:t>
      </w:r>
      <w:r>
        <w:rPr>
          <w:i w:val="0"/>
        </w:rPr>
        <w:t>i bilaga 2.</w:t>
      </w:r>
      <w:commentRangeEnd w:id="33"/>
      <w:r>
        <w:commentReference w:id="33"/>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0246EA5D" w:rsidR="00BA62A8" w:rsidRDefault="00850895">
      <w:pPr>
        <w:pStyle w:val="Brdtext"/>
        <w:spacing w:line="600" w:lineRule="auto"/>
      </w:pPr>
      <w:r>
        <w:t xml:space="preserve">För att kunna få kännedom om kvalité i </w:t>
      </w:r>
      <w:r w:rsidR="001017ED">
        <w:t>Grades</w:t>
      </w:r>
      <w:r>
        <w:t xml:space="preserve"> </w:t>
      </w:r>
      <w:r w:rsidR="00D54FB0">
        <w:t>kurser</w:t>
      </w:r>
      <w:r>
        <w:t xml:space="preserve">, </w:t>
      </w:r>
      <w:commentRangeStart w:id="34"/>
      <w:r>
        <w:t>e</w:t>
      </w:r>
      <w:r w:rsidR="004A010C">
        <w:t>valuer</w:t>
      </w:r>
      <w:commentRangeEnd w:id="34"/>
      <w:r w:rsidR="004A010C">
        <w:t>ade vi 4 av deras tidigare kurser som var nyligen designade under 2017 (KS Strålskydd, PT Strålsäkerhet, RCC, Telia GDPR)</w:t>
      </w:r>
      <w:r>
        <w:commentReference w:id="34"/>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35"/>
      <w:r>
        <w:t xml:space="preserve"> som motsvarade modellens innehåll</w:t>
      </w:r>
      <w:commentRangeEnd w:id="35"/>
      <w:r>
        <w:commentReference w:id="35"/>
      </w:r>
      <w:r>
        <w:t xml:space="preserve">, för att därefter kunna utvärdera kurserna. </w:t>
      </w:r>
    </w:p>
    <w:p w14:paraId="774CEDC2" w14:textId="06226A44" w:rsidR="00D45847" w:rsidRDefault="00850895">
      <w:pPr>
        <w:pStyle w:val="Brdtext"/>
        <w:spacing w:line="600" w:lineRule="auto"/>
      </w:pPr>
      <w:r>
        <w:lastRenderedPageBreak/>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 xml:space="preserve">a). </w:t>
      </w:r>
    </w:p>
    <w:p w14:paraId="5D4A30B3" w14:textId="70CCC584" w:rsidR="00D45847" w:rsidRDefault="00A63C4E">
      <w:pPr>
        <w:pStyle w:val="Brdtext"/>
        <w:spacing w:line="600" w:lineRule="auto"/>
      </w:pPr>
      <w:r>
        <w:t>DIM</w:t>
      </w:r>
      <w:r w:rsidR="00BA62A8">
        <w:t>’s faser innehöll underliggande element som presenterade olika instruktioner för att använda modellen. Elementen blev tilldelade poäng beroende på vilken grad den uppvisade i Grades tidigare kurser</w:t>
      </w:r>
      <w:commentRangeStart w:id="36"/>
      <w:r w:rsidR="00850895">
        <w:t xml:space="preserve">. </w:t>
      </w:r>
      <w:commentRangeEnd w:id="36"/>
      <w:r w:rsidR="00850895">
        <w:commentReference w:id="36"/>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37"/>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38"/>
      <w:r w:rsidR="00850895">
        <w:t xml:space="preserve">utgav ett enhetligt resultat </w:t>
      </w:r>
      <w:commentRangeEnd w:id="38"/>
      <w:r w:rsidR="00850895">
        <w:commentReference w:id="38"/>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39"/>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39"/>
      <w:r w:rsidR="00850895">
        <w:commentReference w:id="39"/>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41"/>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41"/>
      <w:r w:rsidR="00850895">
        <w:commentReference w:id="41"/>
      </w:r>
      <w:r w:rsidR="00850895">
        <w:t xml:space="preserve"> </w:t>
      </w:r>
      <w:r w:rsidR="00850895">
        <w:commentReference w:id="42"/>
      </w:r>
    </w:p>
    <w:p w14:paraId="023B1B5F" w14:textId="77777777" w:rsidR="00D45847" w:rsidRDefault="00850895">
      <w:r>
        <w:rPr>
          <w:noProof/>
          <w:lang w:eastAsia="sv-SE"/>
        </w:rPr>
        <w:lastRenderedPageBreak/>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3"/>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rdtext"/>
        <w:spacing w:line="600" w:lineRule="auto"/>
        <w:rPr>
          <w:ins w:id="44"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45"/>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46"/>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46"/>
      <w:r w:rsidR="00850895">
        <w:commentReference w:id="46"/>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w:t>
      </w:r>
      <w:r w:rsidR="00850895">
        <w:lastRenderedPageBreak/>
        <w:t xml:space="preserve">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47" w:name="_Toc489811950"/>
      <w:bookmarkStart w:id="48" w:name="_Ref489810823"/>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47"/>
      <w:bookmarkEnd w:id="48"/>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49" w:name="_Toc391456185"/>
      <w:bookmarkStart w:id="50" w:name="_Toc394248559"/>
      <w:bookmarkEnd w:id="49"/>
      <w:r w:rsidRPr="004E58AD">
        <w:lastRenderedPageBreak/>
        <w:t>Diskussion</w:t>
      </w:r>
      <w:bookmarkEnd w:id="50"/>
    </w:p>
    <w:p w14:paraId="125E642D" w14:textId="77777777" w:rsidR="00D45847" w:rsidRDefault="00850895">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rdtext"/>
        <w:spacing w:line="600" w:lineRule="auto"/>
      </w:pPr>
    </w:p>
    <w:p w14:paraId="0FB31622" w14:textId="77777777" w:rsidR="00D45847" w:rsidRDefault="00850895">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rdtext"/>
        <w:spacing w:line="600" w:lineRule="auto"/>
      </w:pPr>
    </w:p>
    <w:p w14:paraId="0A409473" w14:textId="77777777" w:rsidR="00D45847" w:rsidRDefault="00850895">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rdtext"/>
        <w:spacing w:line="600" w:lineRule="auto"/>
      </w:pPr>
    </w:p>
    <w:p w14:paraId="0C405819" w14:textId="77777777" w:rsidR="00D45847" w:rsidRDefault="00850895">
      <w:pPr>
        <w:pStyle w:val="Brdtext"/>
        <w:spacing w:line="600" w:lineRule="auto"/>
        <w:rPr>
          <w:color w:val="FF0000"/>
        </w:rPr>
      </w:pPr>
      <w:r>
        <w:rPr>
          <w:color w:val="FF0000"/>
        </w:rPr>
        <w:t xml:space="preserve">Extra kanske: Utifrån resultatet visar det att DIM vinner med lite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rd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rd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51" w:name="_Toc391456186"/>
      <w:bookmarkStart w:id="52" w:name="_Toc394248560"/>
      <w:bookmarkEnd w:id="51"/>
      <w:r w:rsidRPr="004E58AD">
        <w:lastRenderedPageBreak/>
        <w:t>Referenser</w:t>
      </w:r>
      <w:bookmarkEnd w:id="52"/>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F16CB6">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F16CB6">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F16CB6">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F16CB6">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F16CB6">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77777777" w:rsidR="00D45847" w:rsidRDefault="00850895">
      <w:pPr>
        <w:pStyle w:val="Litteraturfrteckning1"/>
      </w:pPr>
      <w:r>
        <w:fldChar w:fldCharType="begin"/>
      </w:r>
      <w:r>
        <w:instrText>ADDIN ZOTERO_BIBL {"uncited":[],"omitted":[],"custom":[]} CSL_BIBLIOGRAPHY</w:instrText>
      </w:r>
      <w:r>
        <w:fldChar w:fldCharType="end"/>
      </w:r>
      <w:bookmarkStart w:id="53" w:name="__Fieldmark__1067_823957682"/>
      <w:bookmarkStart w:id="54" w:name="__Fieldmark__744_3764101930"/>
      <w:bookmarkStart w:id="55" w:name="__Fieldmark__1179_1934263386"/>
      <w:bookmarkEnd w:id="53"/>
      <w:bookmarkEnd w:id="54"/>
      <w:bookmarkEnd w:id="55"/>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56" w:name="_Toc391456187"/>
      <w:bookmarkStart w:id="57" w:name="_Toc394248561"/>
      <w:bookmarkEnd w:id="56"/>
      <w:r w:rsidRPr="009F3187">
        <w:lastRenderedPageBreak/>
        <w:t>Bilagor</w:t>
      </w:r>
      <w:bookmarkEnd w:id="57"/>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58"/>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59" w:name="_Toc391456188"/>
      <w:bookmarkEnd w:id="59"/>
      <w:r w:rsidRPr="00D01DE3">
        <w:rPr>
          <w:rStyle w:val="Starkbetoning"/>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Starkbetoning"/>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Starkbetoning"/>
          <w:color w:val="00000A"/>
          <w:sz w:val="23"/>
          <w:szCs w:val="23"/>
        </w:rPr>
      </w:pPr>
    </w:p>
    <w:p w14:paraId="55D689E2" w14:textId="322B32AE" w:rsidR="00D45847" w:rsidRPr="00D01DE3" w:rsidRDefault="00850895" w:rsidP="004E58AD">
      <w:pPr>
        <w:rPr>
          <w:b/>
          <w:bCs/>
          <w:i/>
          <w:iCs/>
          <w:color w:val="00000A"/>
        </w:rPr>
      </w:pPr>
      <w:r w:rsidRPr="00D01DE3">
        <w:rPr>
          <w:rStyle w:val="Starkbetoning"/>
          <w:color w:val="00000A"/>
        </w:rPr>
        <w:t xml:space="preserve">Kontext </w:t>
      </w:r>
      <w:r w:rsidRPr="00D01DE3">
        <w:t>och</w:t>
      </w:r>
      <w:r w:rsidRPr="00D01DE3">
        <w:rPr>
          <w:rStyle w:val="Starkbetoning"/>
          <w:color w:val="00000A"/>
        </w:rPr>
        <w:t xml:space="preserve"> riktlinjer </w:t>
      </w:r>
    </w:p>
    <w:p w14:paraId="227493A5" w14:textId="3B705B55" w:rsidR="00D45847" w:rsidRDefault="00F16CB6" w:rsidP="004E58AD">
      <w:pPr>
        <w:rPr>
          <w:rStyle w:val="Betoning"/>
          <w:rFonts w:cs="Times New Roman"/>
          <w:i w:val="0"/>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p>
    <w:p w14:paraId="6D50F409" w14:textId="77777777" w:rsidR="00D45847" w:rsidRDefault="00D45847" w:rsidP="004E58AD">
      <w:pPr>
        <w:rPr>
          <w:rStyle w:val="Betoning"/>
          <w:rFonts w:cs="Times New Roman"/>
          <w:i w:val="0"/>
        </w:rPr>
      </w:pPr>
    </w:p>
    <w:p w14:paraId="55AEE7F7" w14:textId="606CA172" w:rsidR="00D45847" w:rsidRDefault="00F16CB6" w:rsidP="004E58AD">
      <w:pPr>
        <w:rPr>
          <w:rStyle w:val="Betoning"/>
          <w:rFonts w:cs="Times New Roman"/>
          <w:i w:val="0"/>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Betoning"/>
          <w:rFonts w:cs="Times New Roman"/>
          <w:i w:val="0"/>
        </w:rPr>
      </w:pPr>
    </w:p>
    <w:p w14:paraId="091A77E1" w14:textId="427A7CE3" w:rsidR="00D45847" w:rsidRPr="004E58AD" w:rsidRDefault="00F16CB6" w:rsidP="004E58AD">
      <w:pPr>
        <w:rPr>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Betoning"/>
          <w:rFonts w:cs="Times New Roman"/>
          <w:i w:val="0"/>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Betoning"/>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Starkbetoning"/>
          <w:color w:val="00000A"/>
          <w:sz w:val="23"/>
          <w:szCs w:val="23"/>
        </w:rPr>
      </w:pPr>
    </w:p>
    <w:p w14:paraId="671B8297" w14:textId="6756E083" w:rsidR="004E58AD" w:rsidRPr="00D01DE3" w:rsidRDefault="00850895" w:rsidP="004E58AD">
      <w:pPr>
        <w:rPr>
          <w:b/>
          <w:bCs/>
          <w:i/>
          <w:iCs/>
          <w:color w:val="00000A"/>
        </w:rPr>
      </w:pPr>
      <w:r w:rsidRPr="00D01DE3">
        <w:rPr>
          <w:rStyle w:val="Starkbetoning"/>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7DAAC3C" w14:textId="1C54584E" w:rsidR="00D45847" w:rsidRDefault="00F16CB6" w:rsidP="004E58AD">
      <w:pPr>
        <w:rPr>
          <w:rStyle w:val="Starkbetoning"/>
          <w:rFonts w:eastAsia="Times New Roman" w:cs="Times New Roman"/>
          <w:b w:val="0"/>
          <w:bCs w:val="0"/>
          <w:i w:val="0"/>
          <w:iCs w:val="0"/>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Kommentarsreferens"/>
        </w:rPr>
        <w:commentReference w:id="60"/>
      </w:r>
    </w:p>
    <w:p w14:paraId="1E4EE7FC" w14:textId="2BCDEF7D"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61"/>
      <w:r w:rsidRPr="000427E4">
        <w:rPr>
          <w:rFonts w:ascii="Verdana" w:hAnsi="Verdana"/>
          <w:sz w:val="16"/>
          <w:szCs w:val="16"/>
        </w:rPr>
        <w:commentReference w:id="62"/>
      </w:r>
      <w:commentRangeEnd w:id="61"/>
      <w:r w:rsidR="00F628A3" w:rsidRPr="000427E4">
        <w:rPr>
          <w:rStyle w:val="Kommentarsreferens"/>
          <w:rFonts w:ascii="Verdana" w:hAnsi="Verdana"/>
          <w:sz w:val="16"/>
          <w:szCs w:val="16"/>
        </w:rPr>
        <w:commentReference w:id="61"/>
      </w:r>
      <w:r w:rsidRPr="000427E4">
        <w:rPr>
          <w:rFonts w:ascii="Verdana" w:hAnsi="Verdana"/>
          <w:sz w:val="16"/>
          <w:szCs w:val="16"/>
        </w:rPr>
        <w:t xml:space="preserve"> och ska betygsättas på en skala mellan 1-5. Sammanfattning av skala: 1 = Instämmer inte alls, 2 = Instämmer delvis inte, 3 = Varken instämmer eller inte, 4 = Instämmer delvis, 5 = Instämmer helt.</w:t>
      </w:r>
      <w:bookmarkStart w:id="63" w:name="_Toc391456189"/>
      <w:bookmarkEnd w:id="63"/>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0427E4" w:rsidP="000427E4">
      <w:pPr>
        <w:rPr>
          <w:rFonts w:ascii="Verdana" w:hAnsi="Verdana"/>
          <w:sz w:val="16"/>
          <w:szCs w:val="16"/>
        </w:rPr>
      </w:pP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Olivia Imner" w:date="2018-07-26T18:43:00Z" w:initials="OI">
    <w:p w14:paraId="7049AA9C" w14:textId="0E750245" w:rsidR="001E60E6" w:rsidRDefault="001E60E6">
      <w:pPr>
        <w:pStyle w:val="Kommentarer"/>
      </w:pPr>
      <w:r>
        <w:rPr>
          <w:rStyle w:val="Kommentarsreferens"/>
        </w:rPr>
        <w:annotationRef/>
      </w:r>
      <w:r>
        <w:t>Ska jag ha med det?</w:t>
      </w:r>
    </w:p>
  </w:comment>
  <w:comment w:id="8" w:author="Unknown Author" w:date="2018-06-28T11:37:00Z" w:initials="">
    <w:p w14:paraId="0F9BC4CE" w14:textId="77777777" w:rsidR="001E60E6" w:rsidRDefault="001E60E6">
      <w:r>
        <w:rPr>
          <w:rFonts w:ascii="Calibri" w:eastAsia="Tahoma" w:hAnsi="Calibri" w:cs="Tahoma"/>
          <w:sz w:val="16"/>
          <w:szCs w:val="24"/>
          <w:lang w:val="en-US" w:bidi="en-US"/>
        </w:rPr>
        <w:t>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w:t>
      </w:r>
    </w:p>
  </w:comment>
  <w:comment w:id="9" w:author="Olivia Imner" w:date="2018-07-26T19:43:00Z" w:initials="OI">
    <w:p w14:paraId="42DA85CB" w14:textId="7560AD31" w:rsidR="001E60E6" w:rsidRDefault="001E60E6">
      <w:pPr>
        <w:pStyle w:val="Kommentarer"/>
      </w:pPr>
      <w:r>
        <w:rPr>
          <w:rStyle w:val="Kommentarsreferens"/>
        </w:rPr>
        <w:annotationRef/>
      </w:r>
      <w:r>
        <w:t xml:space="preserve">Nytt, typ något </w:t>
      </w:r>
      <w:proofErr w:type="gramStart"/>
      <w:r>
        <w:t>sånt</w:t>
      </w:r>
      <w:proofErr w:type="gramEnd"/>
      <w:r>
        <w:t>?</w:t>
      </w:r>
    </w:p>
  </w:comment>
  <w:comment w:id="10" w:author="Olivia Imner" w:date="2018-07-26T19:44:00Z" w:initials="OI">
    <w:p w14:paraId="19119840" w14:textId="547F942A" w:rsidR="001E60E6" w:rsidRDefault="001E60E6">
      <w:pPr>
        <w:pStyle w:val="Kommentarer"/>
      </w:pPr>
      <w:r>
        <w:rPr>
          <w:rStyle w:val="Kommentarsreferens"/>
        </w:rPr>
        <w:annotationRef/>
      </w:r>
      <w:r>
        <w:t>Får ändra om det här om meningen innan ska vara kvar.</w:t>
      </w:r>
    </w:p>
  </w:comment>
  <w:comment w:id="16" w:author="Unknown Author" w:date="2018-07-24T08:41:00Z" w:initials="">
    <w:p w14:paraId="65D9DB24" w14:textId="157C0ACB" w:rsidR="001E60E6" w:rsidRDefault="001E60E6">
      <w:r>
        <w:rPr>
          <w:rFonts w:asciiTheme="minorHAnsi" w:hAnsiTheme="minorHAnsi"/>
          <w:sz w:val="20"/>
        </w:rPr>
        <w:t xml:space="preserve">This is incorrect! If you would have just taken the time to look at the interview you would find this ”Intervjun är frågor eller påståenden”. It is pretty irritating that I have to check these things for you! Fixed </w:t>
      </w:r>
    </w:p>
  </w:comment>
  <w:comment w:id="15" w:author="Olivia Imner" w:date="2018-07-26T19:45:00Z" w:initials="OI">
    <w:p w14:paraId="0167D218" w14:textId="6F4D3789" w:rsidR="001E60E6" w:rsidRDefault="001E60E6">
      <w:pPr>
        <w:pStyle w:val="Kommentarer"/>
      </w:pPr>
      <w:r>
        <w:rPr>
          <w:rStyle w:val="Kommentarsreferens"/>
        </w:rPr>
        <w:annotationRef/>
      </w:r>
      <w:r>
        <w:t>Nytt</w:t>
      </w:r>
    </w:p>
  </w:comment>
  <w:comment w:id="19" w:author="Jason Serviss" w:date="2018-07-18T07:20:00Z" w:initials="JS">
    <w:p w14:paraId="71B8D8C7" w14:textId="77777777" w:rsidR="001E60E6" w:rsidRDefault="001E60E6">
      <w:r>
        <w:rPr>
          <w:rFonts w:ascii="Liberation Serif" w:eastAsia="Tahoma" w:hAnsi="Liberation Serif" w:cs="Tahoma"/>
          <w:sz w:val="24"/>
          <w:szCs w:val="24"/>
          <w:lang w:val="en-US" w:bidi="en-US"/>
        </w:rPr>
        <w:t>Incomplete sentance Fixed</w:t>
      </w:r>
    </w:p>
  </w:comment>
  <w:comment w:id="20" w:author="Olivia Imner" w:date="2018-07-15T16:12:00Z" w:initials="OI">
    <w:p w14:paraId="5B614F4A" w14:textId="77777777" w:rsidR="001E60E6" w:rsidRDefault="001E60E6">
      <w:r>
        <w:rPr>
          <w:rFonts w:ascii="Liberation Serif" w:eastAsia="Tahoma" w:hAnsi="Liberation Serif" w:cs="Tahoma"/>
          <w:sz w:val="24"/>
          <w:szCs w:val="24"/>
          <w:lang w:val="en-US" w:bidi="en-US"/>
        </w:rPr>
        <w:t>Lägg till referens till DIM.</w:t>
      </w:r>
    </w:p>
    <w:p w14:paraId="3F2BB39B" w14:textId="77777777" w:rsidR="001E60E6" w:rsidRDefault="001E60E6"/>
  </w:comment>
  <w:comment w:id="22" w:author="Olivia Imner" w:date="2018-07-26T18:35:00Z" w:initials="OI">
    <w:p w14:paraId="11536C76" w14:textId="3E3318E6" w:rsidR="001E60E6" w:rsidRDefault="001E60E6">
      <w:pPr>
        <w:pStyle w:val="Kommentarer"/>
      </w:pPr>
      <w:r>
        <w:rPr>
          <w:rStyle w:val="Kommentarsreferens"/>
        </w:rPr>
        <w:annotationRef/>
      </w:r>
      <w:r>
        <w:t>Vad tycker du?</w:t>
      </w:r>
    </w:p>
  </w:comment>
  <w:comment w:id="25" w:author="Unknown Author" w:date="2018-07-25T12:33:00Z" w:initials="">
    <w:p w14:paraId="3D4E5EF3" w14:textId="1A7BD903" w:rsidR="001E60E6" w:rsidRDefault="001E60E6">
      <w:r>
        <w:rPr>
          <w:rFonts w:asciiTheme="minorHAnsi" w:hAnsiTheme="minorHAnsi"/>
          <w:sz w:val="20"/>
        </w:rPr>
        <w:t>An iterview of who</w:t>
      </w:r>
      <w:proofErr w:type="gramStart"/>
      <w:r>
        <w:rPr>
          <w:rFonts w:asciiTheme="minorHAnsi" w:hAnsiTheme="minorHAnsi"/>
          <w:sz w:val="20"/>
        </w:rPr>
        <w:t>?Fixed</w:t>
      </w:r>
      <w:proofErr w:type="gramEnd"/>
    </w:p>
  </w:comment>
  <w:comment w:id="26" w:author="Unknown Author" w:date="2018-07-25T12:33:00Z" w:initials="">
    <w:p w14:paraId="029D6134" w14:textId="1C410DB3" w:rsidR="001E60E6" w:rsidRDefault="001E60E6">
      <w:r>
        <w:rPr>
          <w:rFonts w:asciiTheme="minorHAnsi" w:hAnsiTheme="minorHAnsi"/>
          <w:sz w:val="20"/>
        </w:rPr>
        <w:t xml:space="preserve">:-| NO. ”genom att göra en faktauppställning av modellernas faser och element var jämförbara och kunde motsvara varandra i fall detta var möjligt” Fixed </w:t>
      </w:r>
    </w:p>
  </w:comment>
  <w:comment w:id="27" w:author="Olivia Imner" w:date="2018-07-26T19:46:00Z" w:initials="OI">
    <w:p w14:paraId="1FBCA360" w14:textId="00586AD9" w:rsidR="001E60E6" w:rsidRDefault="001E60E6">
      <w:pPr>
        <w:pStyle w:val="Kommentarer"/>
      </w:pPr>
      <w:r>
        <w:rPr>
          <w:rStyle w:val="Kommentarsreferens"/>
        </w:rPr>
        <w:annotationRef/>
      </w:r>
      <w:r>
        <w:t>Medelpoäng istället?</w:t>
      </w:r>
    </w:p>
  </w:comment>
  <w:comment w:id="29" w:author="Olivia Imner" w:date="2018-07-24T07:00:00Z" w:initials="OI">
    <w:p w14:paraId="36AD3CA7" w14:textId="2AF7B0FE" w:rsidR="001E60E6" w:rsidRDefault="001E60E6">
      <w:pPr>
        <w:pStyle w:val="Kommentarer"/>
      </w:pPr>
      <w:r>
        <w:rPr>
          <w:rStyle w:val="Kommentarsreferens"/>
        </w:rPr>
        <w:annotationRef/>
      </w:r>
      <w:r>
        <w:t>Tycker du att jag ska ha med medelpoäng från figur 1b?</w:t>
      </w:r>
    </w:p>
  </w:comment>
  <w:comment w:id="28" w:author="Unknown Author" w:date="2018-07-25T12:33:00Z" w:initials="">
    <w:p w14:paraId="1A6BCB72" w14:textId="06B75C0E" w:rsidR="001E60E6" w:rsidRDefault="001E60E6">
      <w:r>
        <w:rPr>
          <w:rFonts w:asciiTheme="minorHAnsi" w:hAnsiTheme="minorHAnsi"/>
          <w:sz w:val="20"/>
        </w:rPr>
        <w:t>You are still failing to draw results from figure 1b. LOOK AT THE FIGURE and WRITE what results you see there!fixed</w:t>
      </w:r>
    </w:p>
  </w:comment>
  <w:comment w:id="30" w:author="Olivia Imner" w:date="2018-07-24T07:12:00Z" w:initials="OI">
    <w:p w14:paraId="39272342" w14:textId="7BDAD7D6" w:rsidR="001E60E6" w:rsidRDefault="001E60E6">
      <w:pPr>
        <w:pStyle w:val="Kommentarer"/>
      </w:pPr>
      <w:r>
        <w:rPr>
          <w:rStyle w:val="Kommentarsreferens"/>
        </w:rPr>
        <w:annotationRef/>
      </w:r>
      <w:r>
        <w:t>Lägga till medelpoäng?</w:t>
      </w:r>
    </w:p>
  </w:comment>
  <w:comment w:id="31" w:author="Unknown Author" w:date="2018-07-24T08:43:00Z" w:initials="">
    <w:p w14:paraId="34688D10" w14:textId="31D2383C" w:rsidR="001E60E6" w:rsidRDefault="001E60E6">
      <w:r>
        <w:rPr>
          <w:rFonts w:asciiTheme="minorHAnsi" w:hAnsiTheme="minorHAnsi"/>
          <w:sz w:val="20"/>
        </w:rPr>
        <w:t>Please stop doing this! This is the 3rd time I write this comment. You should not draw conclusions or summarize results based on what the next analysis you are going to do is. The result has its own value without the need for further analysis and it is this that you need to highlight. Fixed</w:t>
      </w:r>
    </w:p>
  </w:comment>
  <w:comment w:id="32" w:author="Olivia Imner" w:date="2018-07-28T07:41:00Z" w:initials="OI">
    <w:p w14:paraId="571E44D9" w14:textId="3184828C" w:rsidR="001E60E6" w:rsidRDefault="001E60E6">
      <w:pPr>
        <w:pStyle w:val="Kommentarer"/>
      </w:pPr>
      <w:r>
        <w:rPr>
          <w:rStyle w:val="Kommentarsreferens"/>
        </w:rPr>
        <w:annotationRef/>
      </w:r>
      <w:r>
        <w:t>Ska det vara såhär?</w:t>
      </w:r>
    </w:p>
  </w:comment>
  <w:comment w:id="33" w:author="Unknown Author" w:date="2018-07-24T08:27:00Z" w:initials="">
    <w:p w14:paraId="286E6531" w14:textId="61653465" w:rsidR="001E60E6" w:rsidRDefault="001E60E6">
      <w:r>
        <w:rPr>
          <w:rFonts w:asciiTheme="minorHAnsi" w:hAnsiTheme="minorHAnsi"/>
          <w:sz w:val="20"/>
        </w:rPr>
        <w:t>It is great that this is included now but it is NOT enough information to describe the figure! Add another sentance or 2 before this sentance and describe the figure. Fixed</w:t>
      </w:r>
    </w:p>
  </w:comment>
  <w:comment w:id="34" w:author="Unknown Author" w:date="2018-07-24T08:27:00Z" w:initials="">
    <w:p w14:paraId="075C2928" w14:textId="599FC569" w:rsidR="001E60E6" w:rsidRDefault="001E60E6">
      <w:r>
        <w:rPr>
          <w:rFonts w:asciiTheme="minorHAnsi" w:hAnsiTheme="minorHAnsi"/>
          <w:sz w:val="20"/>
        </w:rPr>
        <w:t>”</w:t>
      </w:r>
      <w:proofErr w:type="gramStart"/>
      <w:r>
        <w:rPr>
          <w:rFonts w:asciiTheme="minorHAnsi" w:hAnsiTheme="minorHAnsi"/>
          <w:sz w:val="20"/>
        </w:rPr>
        <w:t>...evaluerade</w:t>
      </w:r>
      <w:proofErr w:type="gramEnd"/>
      <w:r>
        <w:rPr>
          <w:rFonts w:asciiTheme="minorHAnsi" w:hAnsiTheme="minorHAnsi"/>
          <w:sz w:val="20"/>
        </w:rPr>
        <w:t xml:space="preserve"> vi 4 of deras tidigare kurser som var </w:t>
      </w:r>
      <w:r>
        <w:rPr>
          <w:rFonts w:ascii="Calibri" w:eastAsia="Calibri" w:hAnsi="Calibri"/>
          <w:color w:val="000000"/>
          <w:sz w:val="20"/>
        </w:rPr>
        <w:t xml:space="preserve">nyligen </w:t>
      </w:r>
      <w:r>
        <w:rPr>
          <w:rFonts w:asciiTheme="minorHAnsi" w:hAnsiTheme="minorHAnsi"/>
          <w:sz w:val="20"/>
        </w:rPr>
        <w:t>designade under året 2017 (put course names here)”FIxed</w:t>
      </w:r>
    </w:p>
  </w:comment>
  <w:comment w:id="35" w:author="Unknown Author" w:date="2018-07-24T07:50:00Z" w:initials="">
    <w:p w14:paraId="0518BF0A" w14:textId="1F5CE182" w:rsidR="001E60E6" w:rsidRDefault="001E60E6">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36" w:author="Unknown Author" w:date="2018-07-24T08:27:00Z" w:initials="">
    <w:p w14:paraId="4F4B3837" w14:textId="28798994" w:rsidR="001E60E6" w:rsidRDefault="001E60E6">
      <w:r>
        <w:rPr>
          <w:rFonts w:asciiTheme="minorHAnsi" w:hAnsiTheme="minorHAnsi"/>
          <w:sz w:val="20"/>
        </w:rPr>
        <w:t>Completley revise this sentance. You are getting ready to present figure 2b and you need to prepare the reader for the results by explaining what you did and why you did it. Fixed</w:t>
      </w:r>
    </w:p>
  </w:comment>
  <w:comment w:id="37" w:author="Unknown Author" w:date="2018-07-25T13:19:00Z" w:initials="">
    <w:p w14:paraId="28F0D712" w14:textId="4D9100BD" w:rsidR="001E60E6" w:rsidRDefault="001E60E6">
      <w:r>
        <w:rPr>
          <w:rFonts w:asciiTheme="minorHAnsi" w:hAnsiTheme="minorHAnsi"/>
          <w:sz w:val="20"/>
        </w:rPr>
        <w:t xml:space="preserve">All of the other elements had a relativley high score so it is better that you contrast with the others as a group instead of just one of them. </w:t>
      </w:r>
    </w:p>
  </w:comment>
  <w:comment w:id="38" w:author="Unknown Author" w:date="2018-07-24T08:27:00Z" w:initials="">
    <w:p w14:paraId="3A7794B9" w14:textId="31F89504" w:rsidR="001E60E6" w:rsidRDefault="001E60E6">
      <w:r>
        <w:rPr>
          <w:rFonts w:asciiTheme="minorHAnsi" w:hAnsiTheme="minorHAnsi"/>
          <w:sz w:val="20"/>
        </w:rPr>
        <w:t>Compared to what? Fixed</w:t>
      </w:r>
    </w:p>
  </w:comment>
  <w:comment w:id="39" w:author="Unknown Author" w:date="2018-07-24T08:35:00Z" w:initials="">
    <w:p w14:paraId="183B9643" w14:textId="5BB6A3C7" w:rsidR="001E60E6" w:rsidRDefault="001E60E6">
      <w:r>
        <w:rPr>
          <w:rFonts w:asciiTheme="minorHAnsi" w:hAnsiTheme="minorHAnsi"/>
          <w:sz w:val="20"/>
        </w:rPr>
        <w:t>Here it would be better to say something along the lines of: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w:t>
      </w:r>
      <w:bookmarkStart w:id="40" w:name="_GoBack"/>
      <w:bookmarkEnd w:id="40"/>
      <w:r>
        <w:rPr>
          <w:rFonts w:asciiTheme="minorHAnsi" w:hAnsiTheme="minorHAnsi"/>
          <w:sz w:val="20"/>
        </w:rPr>
        <w:t>lement,  visade en konsekvent låg medel resultalt på 1.5 respektiv 2.” Fixed</w:t>
      </w:r>
    </w:p>
  </w:comment>
  <w:comment w:id="41" w:author="Unknown Author" w:date="2018-07-24T08:37:00Z" w:initials="">
    <w:p w14:paraId="5684121A" w14:textId="6B9B396F" w:rsidR="001E60E6" w:rsidRDefault="001E60E6">
      <w:r>
        <w:rPr>
          <w:rFonts w:asciiTheme="minorHAnsi" w:hAnsiTheme="minorHAnsi"/>
          <w:sz w:val="20"/>
        </w:rPr>
        <w:t>The conclusion should be similar to waht we already wrote in the last paragraph of the introduction, i.e. ”I sin helhet ger resultatet från denna analys en tydlig karta över vilken del av kursen som skulle kunna förbättras enligt DIM.” Fixed</w:t>
      </w:r>
    </w:p>
  </w:comment>
  <w:comment w:id="42" w:author="Olivia Imner" w:date="2018-07-15T18:13:00Z" w:initials="OI">
    <w:p w14:paraId="23B74A43" w14:textId="77777777" w:rsidR="001E60E6" w:rsidRDefault="001E60E6">
      <w:r>
        <w:rPr>
          <w:rFonts w:ascii="Liberation Serif" w:eastAsia="Tahoma" w:hAnsi="Liberation Serif" w:cs="Tahoma"/>
          <w:sz w:val="24"/>
          <w:szCs w:val="24"/>
          <w:lang w:val="en-US" w:bidi="en-US"/>
        </w:rPr>
        <w:t>Each individual and specific result from figure 1a should be presented. Once this is done, the results for figure 1a should be summarized, ideally in one sentance. Then you start a new paragraph and do the same thing, i.e. specific individula results followed by a summary, for figure 1b. Do this for all the figures in the results section.</w:t>
      </w:r>
    </w:p>
  </w:comment>
  <w:comment w:id="43" w:author="Unknown Author" w:date="2018-07-25T15:56:00Z" w:initials="">
    <w:p w14:paraId="49A8A583" w14:textId="32CE9B39" w:rsidR="001E60E6" w:rsidRDefault="001E60E6">
      <w:r>
        <w:rPr>
          <w:rFonts w:asciiTheme="minorHAnsi" w:hAnsiTheme="minorHAnsi"/>
          <w:sz w:val="20"/>
        </w:rPr>
        <w:t xml:space="preserve">Remind </w:t>
      </w:r>
      <w:proofErr w:type="gramStart"/>
      <w:r>
        <w:rPr>
          <w:rFonts w:asciiTheme="minorHAnsi" w:hAnsiTheme="minorHAnsi"/>
          <w:sz w:val="20"/>
        </w:rPr>
        <w:t>me</w:t>
      </w:r>
      <w:proofErr w:type="gramEnd"/>
      <w:r>
        <w:rPr>
          <w:rFonts w:asciiTheme="minorHAnsi" w:hAnsiTheme="minorHAnsi"/>
          <w:sz w:val="20"/>
        </w:rPr>
        <w:t xml:space="preserve"> toa so they are in the same order as the elements on the x axis.</w:t>
      </w:r>
    </w:p>
  </w:comment>
  <w:comment w:id="45" w:author="Unknown Author" w:date="2018-07-25T13:28:00Z" w:initials="">
    <w:p w14:paraId="380DC4AA" w14:textId="505B3D98" w:rsidR="001E60E6" w:rsidRDefault="001E60E6">
      <w:r>
        <w:rPr>
          <w:rFonts w:asciiTheme="minorHAnsi" w:hAnsiTheme="minorHAnsi"/>
          <w:sz w:val="20"/>
        </w:rPr>
        <w:t>I would start this paragraph with saying WHY you looked at this. Again, first WHY then WHAT/HOW. Fixed</w:t>
      </w:r>
    </w:p>
  </w:comment>
  <w:comment w:id="46" w:author="Unknown Author" w:date="2018-07-26T17:45:00Z" w:initials="">
    <w:p w14:paraId="7CE29665" w14:textId="54B3B192" w:rsidR="001E60E6" w:rsidRPr="00655118" w:rsidRDefault="001E60E6">
      <w:pPr>
        <w:rPr>
          <w:color w:val="FF0000"/>
        </w:rPr>
      </w:pPr>
      <w:r>
        <w:rPr>
          <w:rFonts w:asciiTheme="minorHAnsi" w:hAnsiTheme="minorHAnsi"/>
          <w:sz w:val="20"/>
        </w:rPr>
        <w:t xml:space="preserve">This is not the correct conclusion. First of all, how does this information tell Grade how they can ”förbättra med att använda DIM”? The results show that independant of course topic or EIF requirements, Grades pedagogic standard, according to DIM, shows equal room for improvment. You need to rethink what the information in this analysis is telling you and revise all sentances including this type of information. </w:t>
      </w:r>
      <w:r w:rsidRPr="00655118">
        <w:rPr>
          <w:rFonts w:asciiTheme="minorHAnsi" w:hAnsiTheme="minorHAnsi"/>
          <w:color w:val="FF0000"/>
          <w:sz w:val="20"/>
        </w:rPr>
        <w:t xml:space="preserve">Är det en konstig mening? </w:t>
      </w:r>
    </w:p>
  </w:comment>
  <w:comment w:id="58" w:author="Unknown Author" w:date="2018-07-18T15:43:00Z" w:initials="">
    <w:p w14:paraId="4778FD34" w14:textId="77777777" w:rsidR="001E60E6" w:rsidRDefault="001E60E6">
      <w:r>
        <w:rPr>
          <w:rFonts w:asciiTheme="minorHAnsi" w:hAnsiTheme="minorHAnsi"/>
          <w:sz w:val="20"/>
        </w:rPr>
        <w:t>Description of table needs to be more detailed.</w:t>
      </w:r>
    </w:p>
  </w:comment>
  <w:comment w:id="60" w:author="Olivia Imner" w:date="2018-07-25T07:47:00Z" w:initials="OI">
    <w:p w14:paraId="11913791" w14:textId="77777777" w:rsidR="001E60E6" w:rsidRPr="00D01DE3" w:rsidRDefault="001E60E6" w:rsidP="00D01DE3">
      <w:pPr>
        <w:rPr>
          <w:rStyle w:val="Starkbetoning"/>
          <w:rFonts w:eastAsia="Times New Roman" w:cs="Times New Roman"/>
          <w:bCs w:val="0"/>
          <w:i w:val="0"/>
          <w:iCs w:val="0"/>
          <w:color w:val="00000A"/>
        </w:rPr>
      </w:pPr>
      <w:r>
        <w:rPr>
          <w:rStyle w:val="Kommentarsreferens"/>
        </w:rPr>
        <w:annotationRef/>
      </w:r>
      <w:r w:rsidRPr="00D01DE3">
        <w:rPr>
          <w:rStyle w:val="Starkbetoning"/>
          <w:rFonts w:eastAsia="Times New Roman" w:cs="Times New Roman"/>
          <w:bCs w:val="0"/>
          <w:i w:val="0"/>
          <w:iCs w:val="0"/>
          <w:color w:val="00000A"/>
        </w:rPr>
        <w:t>Avslut</w:t>
      </w:r>
    </w:p>
    <w:p w14:paraId="0B0D821B" w14:textId="77777777" w:rsidR="001E60E6" w:rsidRDefault="001E60E6" w:rsidP="00D01DE3">
      <w:pPr>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4D2C9693" w14:textId="429963AA" w:rsidR="001E60E6" w:rsidRDefault="001E60E6">
      <w:pPr>
        <w:pStyle w:val="Kommentarer"/>
      </w:pPr>
    </w:p>
  </w:comment>
  <w:comment w:id="62" w:author="Unknown Author" w:date="2018-07-24T10:00:00Z" w:initials="">
    <w:p w14:paraId="29346867" w14:textId="77777777" w:rsidR="001E60E6" w:rsidRDefault="001E60E6" w:rsidP="00F16CB6">
      <w:r>
        <w:rPr>
          <w:rFonts w:asciiTheme="minorHAnsi" w:hAnsiTheme="minorHAnsi"/>
          <w:sz w:val="20"/>
        </w:rPr>
        <w:t>Why do you say in the methods that the interview is ”påstående” but it is in fact questions and statments?</w:t>
      </w:r>
    </w:p>
  </w:comment>
  <w:comment w:id="61" w:author="Olivia Imner" w:date="2018-07-25T08:06:00Z" w:initials="OI">
    <w:p w14:paraId="44A6F018" w14:textId="181ED00E" w:rsidR="001E60E6" w:rsidRDefault="001E60E6">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1E60E6" w:rsidRDefault="001E60E6">
      <w:r>
        <w:separator/>
      </w:r>
    </w:p>
  </w:endnote>
  <w:endnote w:type="continuationSeparator" w:id="0">
    <w:p w14:paraId="4F768654" w14:textId="77777777" w:rsidR="001E60E6" w:rsidRDefault="001E6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1E60E6" w:rsidRDefault="001E60E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1E60E6" w:rsidRDefault="001E60E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1E60E6" w:rsidRDefault="001E60E6">
        <w:pPr>
          <w:pStyle w:val="Footer1"/>
          <w:jc w:val="center"/>
        </w:pPr>
        <w:r>
          <w:fldChar w:fldCharType="begin"/>
        </w:r>
        <w:r>
          <w:instrText>PAGE</w:instrText>
        </w:r>
        <w:r>
          <w:fldChar w:fldCharType="separate"/>
        </w:r>
        <w:r w:rsidR="00902AF6">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1E60E6" w:rsidRDefault="001E60E6">
        <w:pPr>
          <w:pStyle w:val="Footer1"/>
          <w:jc w:val="center"/>
        </w:pPr>
        <w:r>
          <w:fldChar w:fldCharType="begin"/>
        </w:r>
        <w:r>
          <w:instrText>PAGE</w:instrText>
        </w:r>
        <w:r>
          <w:fldChar w:fldCharType="separate"/>
        </w:r>
        <w:r w:rsidR="00902AF6">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1E60E6" w:rsidRDefault="001E60E6">
      <w:r>
        <w:separator/>
      </w:r>
    </w:p>
  </w:footnote>
  <w:footnote w:type="continuationSeparator" w:id="0">
    <w:p w14:paraId="71DB8F98" w14:textId="77777777" w:rsidR="001E60E6" w:rsidRDefault="001E60E6">
      <w:r>
        <w:continuationSeparator/>
      </w:r>
    </w:p>
  </w:footnote>
  <w:footnote w:id="1">
    <w:p w14:paraId="5824ECF3" w14:textId="5BB851BE" w:rsidR="001E60E6" w:rsidRDefault="001E60E6">
      <w:pPr>
        <w:pStyle w:val="Fotnotstext"/>
      </w:pPr>
      <w:r>
        <w:rPr>
          <w:rStyle w:val="Fotnotsreferens"/>
        </w:rPr>
        <w:footnoteRef/>
      </w:r>
      <w:r>
        <w:rPr>
          <w:rStyle w:val="Fotnotsreferens"/>
        </w:rPr>
        <w:tab/>
      </w:r>
      <w:r>
        <w:t xml:space="preserve"> </w:t>
      </w:r>
      <w:r>
        <w:rPr>
          <w:sz w:val="14"/>
          <w:szCs w:val="14"/>
        </w:rPr>
        <w:t xml:space="preserve">Grade använder målgrupp istället för användargrupp. </w:t>
      </w:r>
    </w:p>
  </w:footnote>
  <w:footnote w:id="2">
    <w:p w14:paraId="1BA30943" w14:textId="23C43D3B" w:rsidR="001E60E6" w:rsidRDefault="001E60E6">
      <w:pPr>
        <w:pStyle w:val="Fotnotstext"/>
      </w:pPr>
      <w:r>
        <w:rPr>
          <w:rStyle w:val="Fotnotsreferens"/>
        </w:rPr>
        <w:footnoteRef/>
      </w:r>
      <w:r>
        <w:rPr>
          <w:rStyle w:val="Fotnotsreferens"/>
        </w:rPr>
        <w:tab/>
      </w:r>
      <w:r>
        <w:rPr>
          <w:sz w:val="14"/>
          <w:szCs w:val="14"/>
        </w:rPr>
        <w:t xml:space="preserve"> Att studenten kan konkretisera det dem lärt sig i kursen. </w:t>
      </w:r>
    </w:p>
  </w:footnote>
  <w:footnote w:id="3">
    <w:p w14:paraId="58A700CB" w14:textId="230544FC" w:rsidR="001E60E6" w:rsidRDefault="001E60E6">
      <w:pPr>
        <w:pStyle w:val="Fotnotstext"/>
      </w:pPr>
      <w:r>
        <w:rPr>
          <w:rStyle w:val="Fotnotsreferens"/>
        </w:rPr>
        <w:footnoteRef/>
      </w:r>
      <w:r>
        <w:rPr>
          <w:rStyle w:val="Fotnotsreferens"/>
        </w:rPr>
        <w:tab/>
      </w:r>
      <w:r>
        <w:rPr>
          <w:sz w:val="14"/>
          <w:szCs w:val="14"/>
        </w:rPr>
        <w:t xml:space="preserve"> Aktiveringen ska hända i kursen. </w:t>
      </w:r>
    </w:p>
  </w:footnote>
  <w:footnote w:id="4">
    <w:p w14:paraId="19D64118" w14:textId="1999C8E3" w:rsidR="001E60E6" w:rsidRDefault="001E60E6">
      <w:pPr>
        <w:pStyle w:val="Fotnotstext"/>
      </w:pPr>
      <w:r>
        <w:rPr>
          <w:rStyle w:val="Fotnotsreferens"/>
        </w:rPr>
        <w:footnoteRef/>
      </w:r>
      <w:r>
        <w:rPr>
          <w:rStyle w:val="Fotnotsreferens"/>
        </w:rPr>
        <w:tab/>
      </w:r>
      <w:r>
        <w:rPr>
          <w:sz w:val="14"/>
          <w:szCs w:val="14"/>
        </w:rPr>
        <w:t xml:space="preserve"> Det inlärda materialet ska fastna hos studenten.</w:t>
      </w:r>
    </w:p>
  </w:footnote>
  <w:footnote w:id="5">
    <w:p w14:paraId="4B8BE4EC" w14:textId="46F2989E" w:rsidR="001E60E6" w:rsidRDefault="001E60E6">
      <w:pPr>
        <w:pStyle w:val="Fotnotstext"/>
      </w:pPr>
      <w:r>
        <w:rPr>
          <w:rStyle w:val="Fotnotsreferens"/>
        </w:rPr>
        <w:footnoteRef/>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1E60E6" w:rsidRDefault="001E60E6" w:rsidP="00305D18">
      <w:pPr>
        <w:pStyle w:val="Fotnotstext"/>
      </w:pPr>
      <w:r>
        <w:rPr>
          <w:rStyle w:val="Fotnotsreferens"/>
        </w:rPr>
        <w:footnoteRef/>
      </w:r>
      <w:r>
        <w:rPr>
          <w:rStyle w:val="Fotnotsreferens"/>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dirty"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427E4"/>
    <w:rsid w:val="00052213"/>
    <w:rsid w:val="000775EB"/>
    <w:rsid w:val="00083F82"/>
    <w:rsid w:val="000F0C86"/>
    <w:rsid w:val="001017ED"/>
    <w:rsid w:val="00116196"/>
    <w:rsid w:val="00131159"/>
    <w:rsid w:val="001E60E6"/>
    <w:rsid w:val="00216DDF"/>
    <w:rsid w:val="00242648"/>
    <w:rsid w:val="002E792E"/>
    <w:rsid w:val="00305D18"/>
    <w:rsid w:val="00313701"/>
    <w:rsid w:val="00355C23"/>
    <w:rsid w:val="00363562"/>
    <w:rsid w:val="003E735C"/>
    <w:rsid w:val="004317DB"/>
    <w:rsid w:val="004A010C"/>
    <w:rsid w:val="004A62A2"/>
    <w:rsid w:val="004E58AD"/>
    <w:rsid w:val="00514027"/>
    <w:rsid w:val="00526AA1"/>
    <w:rsid w:val="00542B84"/>
    <w:rsid w:val="00615A46"/>
    <w:rsid w:val="00655118"/>
    <w:rsid w:val="006C3FF0"/>
    <w:rsid w:val="006E30FA"/>
    <w:rsid w:val="0072154A"/>
    <w:rsid w:val="007710D1"/>
    <w:rsid w:val="007B2AC7"/>
    <w:rsid w:val="00824AFB"/>
    <w:rsid w:val="00850895"/>
    <w:rsid w:val="0088501B"/>
    <w:rsid w:val="008A6C94"/>
    <w:rsid w:val="008E6FE9"/>
    <w:rsid w:val="00902AF6"/>
    <w:rsid w:val="00907F5F"/>
    <w:rsid w:val="00951E2F"/>
    <w:rsid w:val="00971948"/>
    <w:rsid w:val="009F3187"/>
    <w:rsid w:val="00A63C4E"/>
    <w:rsid w:val="00A87BB7"/>
    <w:rsid w:val="00AD2787"/>
    <w:rsid w:val="00AF577B"/>
    <w:rsid w:val="00B32D13"/>
    <w:rsid w:val="00B61255"/>
    <w:rsid w:val="00B95069"/>
    <w:rsid w:val="00BA62A8"/>
    <w:rsid w:val="00C363DF"/>
    <w:rsid w:val="00C37647"/>
    <w:rsid w:val="00C9446B"/>
    <w:rsid w:val="00CB107E"/>
    <w:rsid w:val="00CB3D1B"/>
    <w:rsid w:val="00D000E0"/>
    <w:rsid w:val="00D01DE3"/>
    <w:rsid w:val="00D45847"/>
    <w:rsid w:val="00D54FB0"/>
    <w:rsid w:val="00D7649D"/>
    <w:rsid w:val="00D863D2"/>
    <w:rsid w:val="00D939B2"/>
    <w:rsid w:val="00EA7A8A"/>
    <w:rsid w:val="00EF56C7"/>
    <w:rsid w:val="00F16CB6"/>
    <w:rsid w:val="00F628A3"/>
    <w:rsid w:val="00F67766"/>
    <w:rsid w:val="00FE61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
    <w:name w:val="Footer"/>
    <w:basedOn w:val="Normal"/>
  </w:style>
  <w:style w:type="paragraph" w:customStyle="1" w:styleId="FootnoteText">
    <w:name w:val="Footnote Text"/>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
    <w:name w:val="Footer"/>
    <w:basedOn w:val="Normal"/>
  </w:style>
  <w:style w:type="paragraph" w:customStyle="1" w:styleId="FootnoteText">
    <w:name w:val="Footnote Text"/>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82186E-15CE-224E-AAF1-38FD0F722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7085</TotalTime>
  <Pages>25</Pages>
  <Words>5626</Words>
  <Characters>29821</Characters>
  <Application>Microsoft Macintosh Word</Application>
  <DocSecurity>0</DocSecurity>
  <Lines>248</Lines>
  <Paragraphs>70</Paragraphs>
  <ScaleCrop>false</ScaleCrop>
  <Company>Stockholms universitetsbibliotek</Company>
  <LinksUpToDate>false</LinksUpToDate>
  <CharactersWithSpaces>35377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181</cp:revision>
  <cp:lastPrinted>2010-07-05T09:46:00Z</cp:lastPrinted>
  <dcterms:created xsi:type="dcterms:W3CDTF">2018-05-01T11:24:00Z</dcterms:created>
  <dcterms:modified xsi:type="dcterms:W3CDTF">2018-07-28T05:48:00Z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