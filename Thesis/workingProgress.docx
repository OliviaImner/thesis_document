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F52E1" w:rsidRDefault="003F52E1">
                            <w:pPr>
                              <w:pStyle w:val="Frontpagetext"/>
                              <w:rPr>
                                <w:sz w:val="28"/>
                                <w:szCs w:val="28"/>
                              </w:rPr>
                            </w:pPr>
                            <w:r>
                              <w:rPr>
                                <w:sz w:val="28"/>
                                <w:szCs w:val="28"/>
                              </w:rPr>
                              <w:t xml:space="preserve">Institutionen för data- </w:t>
                            </w:r>
                            <w:r>
                              <w:rPr>
                                <w:sz w:val="28"/>
                                <w:szCs w:val="28"/>
                              </w:rPr>
                              <w:br/>
                              <w:t>och systemvetenskap</w:t>
                            </w:r>
                          </w:p>
                          <w:p w14:paraId="0DD0DA7D" w14:textId="77777777" w:rsidR="003F52E1" w:rsidRDefault="003F52E1">
                            <w:pPr>
                              <w:pStyle w:val="TextBox"/>
                            </w:pPr>
                            <w:r>
                              <w:t xml:space="preserve">Examensarbete 15 </w:t>
                            </w:r>
                            <w:proofErr w:type="spellStart"/>
                            <w:r>
                              <w:t>hp</w:t>
                            </w:r>
                            <w:proofErr w:type="spellEnd"/>
                          </w:p>
                          <w:p w14:paraId="205AAAC7" w14:textId="77777777" w:rsidR="003F52E1" w:rsidRDefault="003F52E1">
                            <w:pPr>
                              <w:pStyle w:val="TextBox"/>
                            </w:pPr>
                            <w:r>
                              <w:t>Data- och systemvetenskap</w:t>
                            </w:r>
                          </w:p>
                          <w:p w14:paraId="51566511" w14:textId="77777777" w:rsidR="003F52E1" w:rsidRDefault="003F52E1">
                            <w:pPr>
                              <w:pStyle w:val="Textruta"/>
                            </w:pPr>
                            <w:r>
                              <w:t xml:space="preserve">Kurs- eller utbildningsprogram (180 </w:t>
                            </w:r>
                            <w:proofErr w:type="spellStart"/>
                            <w:r>
                              <w:t>hp</w:t>
                            </w:r>
                            <w:proofErr w:type="spellEnd"/>
                            <w:r>
                              <w:t xml:space="preserve">) </w:t>
                            </w:r>
                          </w:p>
                          <w:p w14:paraId="7A700FAB" w14:textId="05793D08" w:rsidR="003F52E1" w:rsidRDefault="003F52E1">
                            <w:pPr>
                              <w:pStyle w:val="Textruta"/>
                            </w:pPr>
                            <w:r>
                              <w:t>Höstterminen 2018</w:t>
                            </w:r>
                          </w:p>
                          <w:p w14:paraId="381612CD" w14:textId="77777777" w:rsidR="003F52E1" w:rsidRDefault="003F52E1">
                            <w:pPr>
                              <w:pStyle w:val="Textruta"/>
                            </w:pPr>
                            <w:r>
                              <w:t>Handledare: Robert Ramberg</w:t>
                            </w:r>
                          </w:p>
                          <w:p w14:paraId="41DC09BB" w14:textId="77777777" w:rsidR="003F52E1" w:rsidRDefault="003F52E1">
                            <w:pPr>
                              <w:pStyle w:val="Textruta"/>
                            </w:pPr>
                            <w:r>
                              <w:t>Granskare: Förnamn Efternamn</w:t>
                            </w:r>
                          </w:p>
                          <w:p w14:paraId="316E1ACF" w14:textId="77777777" w:rsidR="003F52E1" w:rsidRDefault="003F52E1">
                            <w:pPr>
                              <w:pStyle w:val="Textruta"/>
                              <w:rPr>
                                <w:lang w:val="en-US"/>
                              </w:rPr>
                            </w:pPr>
                            <w:r>
                              <w:rPr>
                                <w:lang w:val="en-US"/>
                              </w:rPr>
                              <w:t>English title: Evaluation of pedagogical models as a platform for the refinement of courses at the e-learning company Grade</w:t>
                            </w:r>
                          </w:p>
                          <w:p w14:paraId="680742CD" w14:textId="77777777" w:rsidR="003F52E1" w:rsidRDefault="003F52E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C4C26" w:rsidRDefault="00EC4C26">
                      <w:pPr>
                        <w:pStyle w:val="Frontpagetext"/>
                        <w:rPr>
                          <w:sz w:val="28"/>
                          <w:szCs w:val="28"/>
                        </w:rPr>
                      </w:pPr>
                      <w:r>
                        <w:rPr>
                          <w:sz w:val="28"/>
                          <w:szCs w:val="28"/>
                        </w:rPr>
                        <w:t xml:space="preserve">Institutionen för data- </w:t>
                      </w:r>
                      <w:r>
                        <w:rPr>
                          <w:sz w:val="28"/>
                          <w:szCs w:val="28"/>
                        </w:rPr>
                        <w:br/>
                        <w:t>och systemvetenskap</w:t>
                      </w:r>
                    </w:p>
                    <w:p w14:paraId="0DD0DA7D" w14:textId="77777777" w:rsidR="00EC4C26" w:rsidRDefault="00EC4C26">
                      <w:pPr>
                        <w:pStyle w:val="TextBox"/>
                      </w:pPr>
                      <w:r>
                        <w:t xml:space="preserve">Examensarbete 15 </w:t>
                      </w:r>
                      <w:proofErr w:type="spellStart"/>
                      <w:r>
                        <w:t>hp</w:t>
                      </w:r>
                      <w:proofErr w:type="spellEnd"/>
                    </w:p>
                    <w:p w14:paraId="205AAAC7" w14:textId="77777777" w:rsidR="00EC4C26" w:rsidRDefault="00EC4C26">
                      <w:pPr>
                        <w:pStyle w:val="TextBox"/>
                      </w:pPr>
                      <w:r>
                        <w:t>Data- och systemvetenskap</w:t>
                      </w:r>
                    </w:p>
                    <w:p w14:paraId="51566511" w14:textId="77777777" w:rsidR="00EC4C26" w:rsidRDefault="00EC4C26">
                      <w:pPr>
                        <w:pStyle w:val="Textruta"/>
                      </w:pPr>
                      <w:r>
                        <w:t xml:space="preserve">Kurs- eller utbildningsprogram (180 </w:t>
                      </w:r>
                      <w:proofErr w:type="spellStart"/>
                      <w:r>
                        <w:t>hp</w:t>
                      </w:r>
                      <w:proofErr w:type="spellEnd"/>
                      <w:r>
                        <w:t xml:space="preserve">) </w:t>
                      </w:r>
                    </w:p>
                    <w:p w14:paraId="7A700FAB" w14:textId="05793D08" w:rsidR="00EC4C26" w:rsidRDefault="00EC4C26">
                      <w:pPr>
                        <w:pStyle w:val="Textruta"/>
                      </w:pPr>
                      <w:r>
                        <w:t>Höstterminen 2018</w:t>
                      </w:r>
                    </w:p>
                    <w:p w14:paraId="381612CD" w14:textId="77777777" w:rsidR="00EC4C26" w:rsidRDefault="00EC4C26">
                      <w:pPr>
                        <w:pStyle w:val="Textruta"/>
                      </w:pPr>
                      <w:r>
                        <w:t>Handledare: Robert Ramberg</w:t>
                      </w:r>
                    </w:p>
                    <w:p w14:paraId="41DC09BB" w14:textId="77777777" w:rsidR="00EC4C26" w:rsidRDefault="00EC4C26">
                      <w:pPr>
                        <w:pStyle w:val="Textruta"/>
                      </w:pPr>
                      <w:r>
                        <w:t>Granskare: Förnamn Efternamn</w:t>
                      </w:r>
                    </w:p>
                    <w:p w14:paraId="316E1ACF" w14:textId="77777777" w:rsidR="00EC4C26" w:rsidRDefault="00EC4C26">
                      <w:pPr>
                        <w:pStyle w:val="Textruta"/>
                        <w:rPr>
                          <w:lang w:val="en-US"/>
                        </w:rPr>
                      </w:pPr>
                      <w:r>
                        <w:rPr>
                          <w:lang w:val="en-US"/>
                        </w:rPr>
                        <w:t>English title: Evaluation of pedagogical models as a platform for the refinement of courses at the e-learning company Grade</w:t>
                      </w:r>
                    </w:p>
                    <w:p w14:paraId="680742CD" w14:textId="77777777" w:rsidR="00EC4C26" w:rsidRDefault="00EC4C26">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rd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0" w:name="_Toc391456178"/>
      <w:bookmarkStart w:id="1" w:name="_Toc394248552"/>
      <w:bookmarkEnd w:id="0"/>
      <w:commentRangeStart w:id="2"/>
      <w:r>
        <w:lastRenderedPageBreak/>
        <w:t>Synopsis</w:t>
      </w:r>
      <w:bookmarkEnd w:id="1"/>
      <w:commentRangeEnd w:id="2"/>
      <w:r w:rsidR="007F35F0">
        <w:rPr>
          <w:rStyle w:val="Kommentarsreferens"/>
          <w:rFonts w:ascii="Times New Roman" w:eastAsiaTheme="minorHAnsi" w:hAnsi="Times New Roman" w:cstheme="minorBidi"/>
          <w:bCs w:val="0"/>
          <w:color w:val="auto"/>
        </w:rPr>
        <w:commentReference w:id="2"/>
      </w:r>
    </w:p>
    <w:p w14:paraId="45599B24" w14:textId="2BB39D8D" w:rsidR="00C77B2D" w:rsidRDefault="00265FDF" w:rsidP="00865EB8">
      <w:pPr>
        <w:pStyle w:val="Brdtext"/>
        <w:spacing w:line="600" w:lineRule="auto"/>
      </w:pPr>
      <w:r>
        <w:t xml:space="preserve">Företaget Grade är en </w:t>
      </w:r>
      <w:r w:rsidR="00054BE5">
        <w:t>E</w:t>
      </w:r>
      <w:r w:rsidR="009411BD">
        <w:t>-lärande</w:t>
      </w:r>
      <w:r>
        <w:t xml:space="preserve"> företag i Stockholm, Sverige </w:t>
      </w:r>
      <w:r w:rsidR="00054BE5">
        <w:t>som har bedrivit utveckling av E</w:t>
      </w:r>
      <w:r w:rsidR="009411BD">
        <w:t>-lärande</w:t>
      </w:r>
      <w:r>
        <w:t xml:space="preserve"> kurser i över 20 år. Fast Grade använder sig av ett antal pe</w:t>
      </w:r>
      <w:r w:rsidR="00CC5E28">
        <w:t xml:space="preserve">dagogiska riktlinjer, </w:t>
      </w:r>
      <w:r>
        <w:t>utgår</w:t>
      </w:r>
      <w:r w:rsidR="00CC5E28">
        <w:t xml:space="preserve"> företaget</w:t>
      </w:r>
      <w:r>
        <w:t xml:space="preserve"> inte från </w:t>
      </w:r>
      <w:r w:rsidR="00054BE5">
        <w:t xml:space="preserve">en specifik pedagogisk modell. </w:t>
      </w:r>
      <w:r>
        <w:t xml:space="preserve">Fördelar med att använda en pedagogisk modell inkluderar </w:t>
      </w:r>
      <w:r w:rsidR="00347A7F">
        <w:t>att</w:t>
      </w:r>
      <w:r w:rsidR="00D46833">
        <w:rPr>
          <w:szCs w:val="22"/>
        </w:rPr>
        <w:t xml:space="preserve">, </w:t>
      </w:r>
      <w:r w:rsidR="009411BD">
        <w:rPr>
          <w:szCs w:val="22"/>
        </w:rPr>
        <w:t xml:space="preserve">identifiera </w:t>
      </w:r>
      <w:r w:rsidR="002125BE">
        <w:rPr>
          <w:szCs w:val="22"/>
        </w:rPr>
        <w:t>vilka krav som finns</w:t>
      </w:r>
      <w:r w:rsidR="009411BD">
        <w:rPr>
          <w:szCs w:val="22"/>
        </w:rPr>
        <w:t xml:space="preserve"> i E-lärande företagens</w:t>
      </w:r>
      <w:r w:rsidR="00C27B26">
        <w:rPr>
          <w:szCs w:val="22"/>
        </w:rPr>
        <w:t xml:space="preserve"> kurser, </w:t>
      </w:r>
      <w:r w:rsidR="009411BD">
        <w:rPr>
          <w:szCs w:val="22"/>
        </w:rPr>
        <w:t xml:space="preserve">strukturera kursinnehållet, </w:t>
      </w:r>
      <w:r w:rsidR="00C27B26">
        <w:rPr>
          <w:szCs w:val="22"/>
        </w:rPr>
        <w:t xml:space="preserve">och </w:t>
      </w:r>
      <w:r w:rsidR="00815EFC">
        <w:rPr>
          <w:szCs w:val="22"/>
        </w:rPr>
        <w:t>att kunna bedöma utefter hur pedagogiken tillhandahålls i kurser</w:t>
      </w:r>
      <w:r w:rsidR="00815EFC">
        <w:t xml:space="preserve">. </w:t>
      </w:r>
      <w:r w:rsidR="009411BD">
        <w:t>E-lärande</w:t>
      </w:r>
      <w:r>
        <w:t xml:space="preserve"> företag som inte utgår från en pedagogisk modell har visat ofta har brister i </w:t>
      </w:r>
      <w:r w:rsidR="009411BD">
        <w:t xml:space="preserve">lärandestrategier, kursinnehållet, tid och takt angående hantering av kursen, gränssnittdesignen, och att det försämrar studentens fokus. </w:t>
      </w:r>
      <w:r>
        <w:t xml:space="preserve">I </w:t>
      </w:r>
      <w:r w:rsidR="000033C8">
        <w:t xml:space="preserve">denna studie utnyttjar vi </w:t>
      </w:r>
      <w:r w:rsidR="009411BD">
        <w:t xml:space="preserve">en </w:t>
      </w:r>
      <w:r w:rsidR="000033C8">
        <w:t xml:space="preserve">intervju </w:t>
      </w:r>
      <w:r>
        <w:t xml:space="preserve">med Grades pedagogisk </w:t>
      </w:r>
      <w:r w:rsidR="000033C8">
        <w:t>ansvarig</w:t>
      </w:r>
      <w:r w:rsidR="002125BE">
        <w:t xml:space="preserve"> för att undersöka</w:t>
      </w:r>
      <w:r>
        <w:t xml:space="preserve"> pedagogiska modeller som </w:t>
      </w:r>
      <w:r w:rsidR="00D6155F">
        <w:t>lämpar sig</w:t>
      </w:r>
      <w:r>
        <w:t xml:space="preserve"> i Grades nuvarande </w:t>
      </w:r>
      <w:r w:rsidR="000033C8">
        <w:t>pedagogisk</w:t>
      </w:r>
      <w:r w:rsidR="009411BD">
        <w:t>a</w:t>
      </w:r>
      <w:r>
        <w:t xml:space="preserve"> ramverk och kundbas och som skulle kunna </w:t>
      </w:r>
      <w:r w:rsidR="00712B8D">
        <w:t>i framtiden</w:t>
      </w:r>
      <w:r w:rsidR="009411BD">
        <w:t xml:space="preserve"> bli implementerat i</w:t>
      </w:r>
      <w:r>
        <w:t xml:space="preserve"> Grade. Vi evaluera </w:t>
      </w:r>
      <w:r w:rsidR="009411BD">
        <w:t xml:space="preserve">också </w:t>
      </w:r>
      <w:r>
        <w:t xml:space="preserve">fyra av Grades tidigare kurser enligt en </w:t>
      </w:r>
      <w:r w:rsidR="00712B8D">
        <w:t>kandidat</w:t>
      </w:r>
      <w:r>
        <w:t xml:space="preserve"> </w:t>
      </w:r>
      <w:r w:rsidR="000033C8">
        <w:t>pedagogisk</w:t>
      </w:r>
      <w:r w:rsidR="009411BD">
        <w:t xml:space="preserve"> modell för att förstå vilka</w:t>
      </w:r>
      <w:r w:rsidR="002125BE">
        <w:t xml:space="preserve"> för- </w:t>
      </w:r>
      <w:r>
        <w:t xml:space="preserve">och </w:t>
      </w:r>
      <w:r w:rsidR="000033C8">
        <w:t>nackdelar</w:t>
      </w:r>
      <w:r>
        <w:t xml:space="preserve"> </w:t>
      </w:r>
      <w:r w:rsidR="009411BD">
        <w:t xml:space="preserve">som </w:t>
      </w:r>
      <w:r>
        <w:t xml:space="preserve">kan finnas i Grades </w:t>
      </w:r>
      <w:r w:rsidR="000033C8">
        <w:t>nuvarande</w:t>
      </w:r>
      <w:r>
        <w:t xml:space="preserve"> </w:t>
      </w:r>
      <w:r w:rsidR="000033C8">
        <w:t>pedagogiska</w:t>
      </w:r>
      <w:r>
        <w:t xml:space="preserve"> riktlinjer. </w:t>
      </w:r>
      <w:r w:rsidR="000033C8">
        <w:t>Resultatet</w:t>
      </w:r>
      <w:r>
        <w:t xml:space="preserve"> </w:t>
      </w:r>
      <w:r w:rsidR="000033C8">
        <w:t>från intervjun</w:t>
      </w:r>
      <w:r w:rsidR="00D6155F">
        <w:t xml:space="preserve"> </w:t>
      </w:r>
      <w:r w:rsidR="000033C8">
        <w:t>visar</w:t>
      </w:r>
      <w:r>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faser som bedömning och utvärdering.</w:t>
      </w:r>
      <w:r w:rsidR="00D6155F">
        <w:t xml:space="preserve"> </w:t>
      </w:r>
      <w:r w:rsidR="000033C8">
        <w:t>Sammanfattningsvis</w:t>
      </w:r>
      <w:r w:rsidR="00E0678A">
        <w:t xml:space="preserve"> ger resultatet en logisk utgångspunkt för vidare undersökningar kring </w:t>
      </w:r>
      <w:r w:rsidR="0081570D">
        <w:t>anpassande pedagogiska modeller hos Grade och kartlägger potential förbättringar i Grades nuvarande pedagogik.</w:t>
      </w:r>
    </w:p>
    <w:p w14:paraId="0587F940" w14:textId="19A17CD6" w:rsidR="00D45847" w:rsidRDefault="00850895" w:rsidP="00865EB8">
      <w:pPr>
        <w:pStyle w:val="Brdtext"/>
        <w:spacing w:line="600" w:lineRule="auto"/>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rd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rdtext"/>
        <w:spacing w:line="600" w:lineRule="auto"/>
        <w:rPr>
          <w:szCs w:val="22"/>
        </w:rPr>
      </w:pPr>
    </w:p>
    <w:p w14:paraId="59212457" w14:textId="5043ABD0"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365D0A63" w:rsidR="00D45847" w:rsidRPr="00A65FFF" w:rsidRDefault="009B5FD4" w:rsidP="0058177A">
      <w:pPr>
        <w:pStyle w:val="Brd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D836D7">
        <w:t xml:space="preserve">. </w:t>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5" w:name="_Toc391456180"/>
      <w:bookmarkStart w:id="6" w:name="_Toc394248554"/>
      <w:r>
        <w:t>Syfte</w:t>
      </w:r>
      <w:bookmarkEnd w:id="5"/>
      <w:bookmarkEnd w:id="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6E72C31D" w:rsidR="00D45847" w:rsidRPr="003B34BD" w:rsidRDefault="00850895" w:rsidP="00C82DDB">
      <w:pPr>
        <w:spacing w:line="600" w:lineRule="auto"/>
        <w:rPr>
          <w:lang w:eastAsia="sv-SE"/>
        </w:rPr>
      </w:pPr>
      <w:r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Pr="00713E7C">
        <w:rPr>
          <w:rFonts w:cs="Times New Roman"/>
        </w:rPr>
        <w:t xml:space="preserve">Eftersom Grade </w:t>
      </w:r>
      <w:r w:rsidR="00D83AD0" w:rsidRPr="00713E7C">
        <w:rPr>
          <w:rFonts w:cs="Times New Roman"/>
        </w:rPr>
        <w:t xml:space="preserve">aldrig </w:t>
      </w:r>
      <w:r w:rsidRPr="00713E7C">
        <w:rPr>
          <w:rFonts w:cs="Times New Roman"/>
        </w:rPr>
        <w:t xml:space="preserve">utgår från </w:t>
      </w:r>
      <w:r w:rsidRPr="00713E7C">
        <w:rPr>
          <w:rFonts w:cs="Times New Roman"/>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Resultatet visade att det var en ytterst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r w:rsidRPr="00C82DDB">
        <w:rPr>
          <w:rFonts w:cs="Times New Roman"/>
        </w:rPr>
        <w:br w:type="page"/>
      </w:r>
    </w:p>
    <w:p w14:paraId="09F31FFB" w14:textId="77777777" w:rsidR="00D45847" w:rsidRDefault="00850895" w:rsidP="009F3187">
      <w:pPr>
        <w:pStyle w:val="Heading11"/>
      </w:pPr>
      <w:bookmarkStart w:id="7" w:name="_Toc391456181"/>
      <w:bookmarkStart w:id="8" w:name="_Toc394248555"/>
      <w:bookmarkEnd w:id="7"/>
      <w:r>
        <w:lastRenderedPageBreak/>
        <w:t>Metod</w:t>
      </w:r>
      <w:bookmarkEnd w:id="8"/>
    </w:p>
    <w:p w14:paraId="4F1EA438" w14:textId="77777777" w:rsidR="00D45847" w:rsidRPr="004E58AD" w:rsidRDefault="00850895" w:rsidP="009F3187">
      <w:pPr>
        <w:pStyle w:val="Heading31"/>
        <w:numPr>
          <w:ilvl w:val="0"/>
          <w:numId w:val="0"/>
        </w:numPr>
      </w:pPr>
      <w:bookmarkStart w:id="9" w:name="_Toc391456182"/>
      <w:bookmarkStart w:id="10" w:name="_Toc394248556"/>
      <w:bookmarkEnd w:id="9"/>
      <w:r w:rsidRPr="004E58AD">
        <w:t>Intervjun</w:t>
      </w:r>
      <w:bookmarkEnd w:id="10"/>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1" w:name="_Toc391456183"/>
      <w:bookmarkStart w:id="12" w:name="_Toc394248557"/>
      <w:r w:rsidRPr="004E58AD">
        <w:t>Utvärdering</w:t>
      </w:r>
      <w:bookmarkEnd w:id="11"/>
      <w:bookmarkEnd w:id="12"/>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3" w:name="_Toc391456184"/>
      <w:bookmarkStart w:id="14" w:name="_Toc394248558"/>
      <w:bookmarkEnd w:id="13"/>
      <w:r>
        <w:lastRenderedPageBreak/>
        <w:t>Resultat</w:t>
      </w:r>
      <w:bookmarkEnd w:id="14"/>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467DAF09"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w:t>
      </w:r>
      <w:r w:rsidR="003F52E1">
        <w:rPr>
          <w:color w:val="353535"/>
          <w:szCs w:val="22"/>
        </w:rPr>
        <w:t>oftast brukar</w:t>
      </w:r>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r w:rsidR="00A835E8">
        <w:rPr>
          <w:color w:val="353535"/>
          <w:szCs w:val="22"/>
        </w:rPr>
        <w:t>s</w:t>
      </w:r>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12986">
      <w:pPr>
        <w:pStyle w:val="Beskrivning"/>
        <w:spacing w:line="360" w:lineRule="auto"/>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Default="00850895" w:rsidP="00512986">
      <w:pPr>
        <w:pStyle w:val="Brdtext"/>
        <w:spacing w:line="600" w:lineRule="auto"/>
        <w:rPr>
          <w:b/>
        </w:rPr>
      </w:pPr>
      <w:r>
        <w:rPr>
          <w:b/>
        </w:rPr>
        <w:t>DIM utvärdering resulterar i att Presentations fasen presteras främst i Grades tidigare kurser</w:t>
      </w:r>
    </w:p>
    <w:p w14:paraId="131ACC75" w14:textId="472362B9" w:rsidR="00BA62A8" w:rsidRDefault="00A835E8" w:rsidP="00512986">
      <w:pPr>
        <w:pStyle w:val="Brdtext"/>
        <w:spacing w:line="600" w:lineRule="auto"/>
      </w:pPr>
      <w:r w:rsidRPr="00790CF0">
        <w:rPr>
          <w:color w:val="353535"/>
          <w:sz w:val="24"/>
        </w:rPr>
        <w:t>För att svara på om fyra av Grades nyligen designade kurser under 2017 (KS Strålskydd, PT Strålsäkerhet, RCC, Tel</w:t>
      </w:r>
      <w:r w:rsidR="00790CF0">
        <w:rPr>
          <w:color w:val="353535"/>
          <w:sz w:val="24"/>
        </w:rPr>
        <w:t xml:space="preserve">ia GDPR) kunde passa in med DIM användes modellen som ett </w:t>
      </w:r>
      <w:r w:rsidRPr="00790CF0">
        <w:rPr>
          <w:color w:val="353535"/>
          <w:sz w:val="24"/>
        </w:rPr>
        <w:t>ram</w:t>
      </w:r>
      <w:r w:rsidR="00790CF0">
        <w:rPr>
          <w:color w:val="353535"/>
          <w:sz w:val="24"/>
        </w:rPr>
        <w:t>verk</w:t>
      </w:r>
      <w:r w:rsidR="00CB4C73" w:rsidRPr="00790CF0">
        <w:t>.</w:t>
      </w:r>
      <w:r w:rsidR="00790CF0">
        <w:t xml:space="preserve"> I och med det gjordes en evaluering med att vi först</w:t>
      </w:r>
      <w:r w:rsidR="00CB4C73">
        <w:t xml:space="preserve"> </w:t>
      </w:r>
      <w:r w:rsidR="00C44EB7">
        <w:rPr>
          <w:rStyle w:val="Kommentarsreferens"/>
          <w:rFonts w:eastAsiaTheme="minorHAnsi" w:cstheme="minorBidi"/>
          <w:lang w:eastAsia="en-US"/>
        </w:rPr>
        <w:commentReference w:id="15"/>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59E16488"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lastRenderedPageBreak/>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rsidP="00512986">
      <w:pPr>
        <w:pStyle w:val="Brdtext"/>
        <w:spacing w:line="600" w:lineRule="auto"/>
        <w:rPr>
          <w:b/>
        </w:rPr>
      </w:pPr>
    </w:p>
    <w:p w14:paraId="489580C5" w14:textId="77777777" w:rsidR="00E8369E" w:rsidRDefault="00E8369E" w:rsidP="00512986">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1B208012" w14:textId="523381A8" w:rsidR="007E24A5" w:rsidRPr="004E58AD" w:rsidRDefault="00130629" w:rsidP="004E58AD">
      <w:pPr>
        <w:pStyle w:val="Brdtext"/>
        <w:spacing w:line="600" w:lineRule="auto"/>
        <w:rPr>
          <w:ins w:id="16"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rsidR="00482460">
        <w:t xml:space="preserve"> (Figur 3b)</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7" w:name="_Toc489811950"/>
      <w:bookmarkStart w:id="18"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Beskrivning"/>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7"/>
      <w:bookmarkEnd w:id="18"/>
      <w:r>
        <w:rPr>
          <w:i w:val="0"/>
        </w:rPr>
        <w:t xml:space="preserve">Poäng per kurs och respektive DIM fas. </w:t>
      </w:r>
    </w:p>
    <w:p w14:paraId="7D33B8EE" w14:textId="295BC3BB" w:rsidR="000C1D43" w:rsidRDefault="00850895" w:rsidP="000C1D43">
      <w:pPr>
        <w:pStyle w:val="Heading11"/>
      </w:pPr>
      <w:bookmarkStart w:id="19" w:name="_Toc391456185"/>
      <w:bookmarkStart w:id="20" w:name="_Toc394248559"/>
      <w:bookmarkEnd w:id="19"/>
      <w:r w:rsidRPr="004E58AD">
        <w:t>Diskussion</w:t>
      </w:r>
      <w:bookmarkEnd w:id="20"/>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40E50DF1" w14:textId="3935A95F" w:rsidR="00590E58"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påver</w:t>
      </w:r>
      <w:r w:rsidR="00110DB4">
        <w:t>kas</w:t>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r w:rsidR="006D458A">
        <w:t xml:space="preserve"> I detta fall skulle kursstudenterna vara ett alternativ för att få ett utökat resultat</w:t>
      </w:r>
      <w:r w:rsidR="00790CF0">
        <w:t xml:space="preserve"> och ge Grade </w:t>
      </w:r>
      <w:r w:rsidR="002E64C7">
        <w:t>tillskott</w:t>
      </w:r>
      <w:r w:rsidR="00790CF0">
        <w:t xml:space="preserve"> till hur kurserna kan</w:t>
      </w:r>
      <w:r w:rsidR="002E64C7">
        <w:t xml:space="preserve"> förbättras som till exempel med kursdesignen och också vilka positiva och negativa uppfattningar som finns av att gå kursen</w:t>
      </w:r>
      <w:r w:rsidR="006D458A">
        <w:t>.</w:t>
      </w:r>
      <w:commentRangeStart w:id="21"/>
      <w:r w:rsidR="00110DB4">
        <w:t xml:space="preserve"> </w:t>
      </w:r>
      <w:commentRangeEnd w:id="21"/>
      <w:r w:rsidR="00075949">
        <w:rPr>
          <w:rStyle w:val="Kommentarsreferens"/>
          <w:rFonts w:eastAsiaTheme="minorHAnsi" w:cstheme="minorBidi"/>
          <w:lang w:eastAsia="en-US"/>
        </w:rPr>
        <w:commentReference w:id="21"/>
      </w:r>
      <w:r w:rsidR="00C67B0B">
        <w:t xml:space="preserve"> </w:t>
      </w:r>
      <w:commentRangeStart w:id="22"/>
      <w:r w:rsidR="0010000F">
        <w:t xml:space="preserve"> </w:t>
      </w:r>
      <w:commentRangeEnd w:id="22"/>
      <w:r w:rsidR="0010000F">
        <w:rPr>
          <w:rStyle w:val="Kommentarsreferens"/>
          <w:rFonts w:eastAsiaTheme="minorHAnsi" w:cstheme="minorBidi"/>
          <w:lang w:eastAsia="en-US"/>
        </w:rPr>
        <w:commentReference w:id="22"/>
      </w:r>
      <w:r w:rsidR="00C67B0B">
        <w:t>Antalet frågekonstruktioner i utvärderingen och utformningen av frågekonstruktionerna kan vara faktorer som</w:t>
      </w:r>
      <w:r w:rsidR="002E64C7">
        <w:t xml:space="preserve"> påverkat resultatet.</w:t>
      </w:r>
      <w:r w:rsidR="00C67B0B">
        <w:t xml:space="preserve"> Framförallt kan det </w:t>
      </w:r>
      <w:r w:rsidR="002E64C7">
        <w:t>ge ett noggrannare resultat om</w:t>
      </w:r>
      <w:commentRangeStart w:id="23"/>
      <w:r w:rsidR="00C67B0B">
        <w:t xml:space="preserve"> </w:t>
      </w:r>
      <w:commentRangeEnd w:id="23"/>
      <w:r w:rsidR="00F9699B">
        <w:rPr>
          <w:rStyle w:val="Kommentarsreferens"/>
          <w:rFonts w:eastAsiaTheme="minorHAnsi" w:cstheme="minorBidi"/>
          <w:lang w:eastAsia="en-US"/>
        </w:rPr>
        <w:commentReference w:id="23"/>
      </w:r>
      <w:r w:rsidR="00C67B0B">
        <w:t xml:space="preserve">flera granskare hanterar frågekonstruktionerna innan användning. </w:t>
      </w:r>
    </w:p>
    <w:p w14:paraId="211E84E5" w14:textId="77777777" w:rsidR="00C67B0B" w:rsidRDefault="00C67B0B">
      <w:pPr>
        <w:pStyle w:val="Brdtext"/>
        <w:spacing w:line="600" w:lineRule="auto"/>
      </w:pPr>
    </w:p>
    <w:p w14:paraId="04042C3D" w14:textId="05E6118C" w:rsidR="003475EE" w:rsidRDefault="00667FC8">
      <w:pPr>
        <w:pStyle w:val="Brdtext"/>
        <w:spacing w:line="600" w:lineRule="auto"/>
      </w:pPr>
      <w:r>
        <w:lastRenderedPageBreak/>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262D6920" w14:textId="0787059A" w:rsidR="00D07F7B" w:rsidRDefault="0023519E" w:rsidP="00D877C8">
      <w:pPr>
        <w:pStyle w:val="Brdtext"/>
        <w:spacing w:line="600" w:lineRule="auto"/>
        <w:rPr>
          <w:ins w:id="24" w:author="Jason Serviss" w:date="2018-10-13T15:13:00Z"/>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3C4899F4" w14:textId="77777777" w:rsidR="00F9699B" w:rsidRPr="00DE1A92" w:rsidRDefault="00F9699B" w:rsidP="00D877C8">
      <w:pPr>
        <w:pStyle w:val="Brdtext"/>
        <w:spacing w:line="600" w:lineRule="auto"/>
        <w:rPr>
          <w:strike/>
        </w:rPr>
      </w:pPr>
    </w:p>
    <w:p w14:paraId="1EFE6459" w14:textId="77777777" w:rsidR="00E97FC1" w:rsidRPr="004E58AD" w:rsidRDefault="00E97FC1" w:rsidP="00E97FC1">
      <w:pPr>
        <w:pStyle w:val="Abstract"/>
        <w:rPr>
          <w:sz w:val="32"/>
          <w:szCs w:val="32"/>
        </w:rPr>
      </w:pPr>
      <w:r w:rsidRPr="004E58AD">
        <w:rPr>
          <w:sz w:val="32"/>
          <w:szCs w:val="32"/>
        </w:rPr>
        <w:t>Tack</w:t>
      </w:r>
    </w:p>
    <w:p w14:paraId="344B4495" w14:textId="5F679673" w:rsidR="0023519E" w:rsidRDefault="00E97FC1" w:rsidP="00BE4185">
      <w:pPr>
        <w:pStyle w:val="Brdtext"/>
        <w:spacing w:line="600" w:lineRule="auto"/>
        <w:rPr>
          <w:lang w:eastAsia="en-US"/>
        </w:rPr>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r>
        <w:rPr>
          <w:lang w:eastAsia="en-US"/>
        </w:rPr>
        <w:t>.</w:t>
      </w:r>
      <w:r w:rsidR="0010000F">
        <w:rPr>
          <w:lang w:eastAsia="en-US"/>
        </w:rPr>
        <w:t xml:space="preserve"> Jag tackar min bror Simon Imner för stöd och uppmuntran till examenarbetet. </w:t>
      </w:r>
    </w:p>
    <w:p w14:paraId="3FBCD31E" w14:textId="77777777" w:rsidR="00865EB8" w:rsidRDefault="00865EB8" w:rsidP="00BE4185">
      <w:pPr>
        <w:pStyle w:val="Brdtext"/>
        <w:spacing w:line="600" w:lineRule="auto"/>
        <w:rPr>
          <w:lang w:eastAsia="en-US"/>
        </w:rPr>
      </w:pPr>
    </w:p>
    <w:p w14:paraId="22452D54" w14:textId="0FE380E1" w:rsidR="00865EB8" w:rsidRPr="004E58AD" w:rsidRDefault="00850895" w:rsidP="00865EB8">
      <w:pPr>
        <w:pStyle w:val="Heading11"/>
      </w:pPr>
      <w:bookmarkStart w:id="25" w:name="_Toc391456186"/>
      <w:bookmarkStart w:id="26" w:name="_Toc394248560"/>
      <w:bookmarkEnd w:id="25"/>
      <w:r w:rsidRPr="004E58AD">
        <w:lastRenderedPageBreak/>
        <w:t>Referenser</w:t>
      </w:r>
      <w:bookmarkEnd w:id="26"/>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Pr="00B67ECD">
        <w:rPr>
          <w:rFonts w:cs="Times New Roman"/>
          <w:color w:val="000000"/>
          <w:szCs w:val="24"/>
        </w:rPr>
        <w:t>Brodie, K., 2005. Using Cognitive and Situative Perspectives to Understand Teacher Interactions with Learner Errors. Int. Group Psychol. Math. Educ.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Businessreflex, 2016. E-learning – mer lärande på effektivare sätt? Tek.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Clark, R.C., Mayer, R.E., 2012. Scenario-based e-Learning: Evidence-Based Guidelines for Online Workforce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COTEC, 2001. eLearning : Designing Tomorrow’s Education An Interim Report. Commission Of The European Communities.</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2010. Review of Pedagogical Models and their use in e-learning. Milton Keynes: Open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Dyke, M., Oliver, M., Seale, J., 2004. Mapping pedagogy and tools for effective learning design. Comput. Educ. 43, 17–33. https://doi.org/10.1016/j.compedu.2003.12.018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Dabbagh, N., 2005. Pedagogical models for E-Learning: A theory-based design framework, in: In International Journal of Technology in Teaching and Learning. pp.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Kauchak, D.P., Eggen, P.D., 2011. Learning and teaching: research-based methods.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Magliaro, S.G., Lockee, B.B., Burton, J.K., 2005. Direct instruction revisited: A key model for instructional technology. Educ. Technol. Res. Dev. 53, 41–55. https://doi.org/10.1007/BF02504684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Mayes, T., de Freitas, S., 2004. Review of e-learning theories, frameworks and models. JI</w:t>
      </w:r>
      <w:r w:rsidR="00657871">
        <w:rPr>
          <w:rFonts w:cs="Times New Roman"/>
          <w:color w:val="000000"/>
          <w:szCs w:val="24"/>
        </w:rPr>
        <w:t>SC E-Learn. Models Desk Study</w:t>
      </w:r>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Olaniran, B.A. (Ed.), 2010. Cases on Successful E-Learning Practices in the Developed and Developing World: Methods for the Global Information Economy. IGI Global. https://doi.org/10.4018/978-1-60566-942-7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Pange, A., Pange, J., 2011. Is E-learning Based On Learning Theories? A Literature Review. World Acad. Sci. Eng. Technol.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Siemens, G., 2014. Connectivism: A Learning Theory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Yeh, Y.-C., 2009. Integrating e-learning into the Direct-instruction Model to enhance the effectiveness of critical-thinking instruction. Instr. Sci.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Kommentarsreferens"/>
        </w:rPr>
        <w:commentReference w:id="27"/>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28" w:name="__Fieldmark__1067_823957682"/>
      <w:bookmarkStart w:id="29" w:name="__Fieldmark__744_3764101930"/>
      <w:bookmarkStart w:id="30" w:name="__Fieldmark__1179_1934263386"/>
      <w:bookmarkEnd w:id="28"/>
      <w:bookmarkEnd w:id="29"/>
      <w:bookmarkEnd w:id="30"/>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r>
        <w:rPr>
          <w:i/>
          <w:iCs/>
        </w:rPr>
        <w:t xml:space="preserve">JISC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31" w:name="_Toc391456187"/>
      <w:bookmarkStart w:id="32" w:name="_Toc394248561"/>
      <w:bookmarkEnd w:id="31"/>
      <w:r w:rsidRPr="009F3187">
        <w:lastRenderedPageBreak/>
        <w:t>Bilagor</w:t>
      </w:r>
      <w:bookmarkEnd w:id="32"/>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031B4D08" w:rsidR="006F348F" w:rsidRDefault="00F16CB6" w:rsidP="00657871">
      <w:pPr>
        <w:widowControl w:val="0"/>
        <w:autoSpaceDE w:val="0"/>
        <w:autoSpaceDN w:val="0"/>
        <w:adjustRightInd w:val="0"/>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w:t>
      </w:r>
      <w:r w:rsidR="006F348F">
        <w:rPr>
          <w:rFonts w:ascii="Verdana" w:hAnsi="Verdana" w:cs="Times New Roman"/>
          <w:color w:val="000000" w:themeColor="text1"/>
          <w:sz w:val="16"/>
          <w:szCs w:val="16"/>
        </w:rPr>
        <w:t>,</w:t>
      </w:r>
      <w:r w:rsidR="006F348F">
        <w:rPr>
          <w:rFonts w:ascii="Verdana" w:hAnsi="Verdana" w:cs="Times New Roman"/>
          <w:color w:val="000000" w:themeColor="text1"/>
          <w:sz w:val="16"/>
          <w:szCs w:val="16"/>
        </w:rPr>
        <w:t xml:space="preserve"> inget korresponderade element</w:t>
      </w:r>
    </w:p>
    <w:p w14:paraId="5110CA86" w14:textId="182BDC50" w:rsidR="00D45847" w:rsidRPr="00B93DE6" w:rsidRDefault="00C770CB" w:rsidP="00657871">
      <w:pPr>
        <w:widowControl w:val="0"/>
        <w:autoSpaceDE w:val="0"/>
        <w:autoSpaceDN w:val="0"/>
        <w:adjustRightInd w:val="0"/>
        <w:rPr>
          <w:rFonts w:ascii="Verdana" w:hAnsi="Verdana" w:cs="Times New Roman"/>
          <w:b/>
          <w:i/>
          <w:color w:val="000000" w:themeColor="text1"/>
          <w:sz w:val="16"/>
          <w:szCs w:val="16"/>
        </w:rPr>
      </w:pPr>
      <w:r>
        <w:rPr>
          <w:rStyle w:val="Kommentarsreferens"/>
        </w:rPr>
        <w:commentReference w:id="33"/>
      </w:r>
    </w:p>
    <w:p w14:paraId="5082155C" w14:textId="622F7B28" w:rsidR="00D45847" w:rsidRPr="009F1170" w:rsidRDefault="00850895" w:rsidP="004E58AD">
      <w:pPr>
        <w:rPr>
          <w:b/>
          <w:bCs/>
          <w:iCs/>
          <w:color w:val="00000A"/>
        </w:rPr>
      </w:pPr>
      <w:bookmarkStart w:id="34" w:name="_Toc391456188"/>
      <w:bookmarkEnd w:id="34"/>
      <w:r w:rsidRPr="00D01DE3">
        <w:rPr>
          <w:rStyle w:val="Starkbetoning"/>
          <w:color w:val="00000A"/>
        </w:rPr>
        <w:lastRenderedPageBreak/>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35"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bookmarkStart w:id="36" w:name="_GoBack"/>
      <w:r w:rsidR="00850895" w:rsidRPr="006F348F">
        <w:rPr>
          <w:rStyle w:val="Fotnotsreferens"/>
        </w:rPr>
        <w:footnoteReference w:id="1"/>
      </w:r>
      <w:bookmarkEnd w:id="36"/>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37"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38"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39"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tnotsreferens"/>
        </w:rPr>
        <w:footnoteReference w:id="3"/>
      </w:r>
      <w:r w:rsidR="00850895">
        <w:rPr>
          <w:rFonts w:eastAsia="Times New Roman" w:cs="Times New Roman"/>
          <w:color w:val="333333"/>
        </w:rPr>
        <w:t xml:space="preserve"> (kognitiva färdigheter) för att gestalta</w:t>
      </w:r>
      <w:r w:rsidR="00850895" w:rsidRPr="006F348F">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6F348F">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40"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41" w:author="Jason Serviss" w:date="2018-09-02T10:37:00Z"/>
          <w:rFonts w:cs="Times New Roman"/>
          <w:b/>
          <w:iCs/>
        </w:rPr>
      </w:pPr>
    </w:p>
    <w:p w14:paraId="17111BE6" w14:textId="2B2D1BFE" w:rsidR="00DD12F3" w:rsidRPr="00304D18" w:rsidRDefault="00F16CB6" w:rsidP="00DD12F3">
      <w:pPr>
        <w:rPr>
          <w:ins w:id="42"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6F348F">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43"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44" w:author="Jason Serviss" w:date="2018-09-02T10:37:00Z"/>
          <w:rFonts w:cs="Times New Roman"/>
          <w:b/>
          <w:iCs/>
        </w:rPr>
      </w:pPr>
    </w:p>
    <w:p w14:paraId="63D46551" w14:textId="027FFB2A" w:rsidR="00DD12F3" w:rsidRPr="00304D18" w:rsidRDefault="00F16CB6" w:rsidP="00DD12F3">
      <w:pPr>
        <w:rPr>
          <w:ins w:id="45"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ins w:id="46"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Starkbetoning"/>
          <w:color w:val="00000A"/>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Pr="00B93DE6" w:rsidRDefault="00F16CB6" w:rsidP="004E58AD">
      <w:pPr>
        <w:pBdr>
          <w:bottom w:val="single" w:sz="6" w:space="1" w:color="auto"/>
        </w:pBdr>
        <w:rPr>
          <w:rStyle w:val="Starkbetoning"/>
          <w:rFonts w:eastAsia="Times New Roman" w:cs="Times New Roman"/>
          <w:bCs w:val="0"/>
          <w:i w:val="0"/>
          <w:iCs w:val="0"/>
          <w:color w:val="333333"/>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47" w:name="_Toc391456189"/>
      <w:bookmarkEnd w:id="47"/>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lastRenderedPageBreak/>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48"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ason Serviss" w:date="2018-10-13T14:53:00Z" w:initials="JS">
    <w:p w14:paraId="39D14506" w14:textId="116C0996" w:rsidR="003F52E1" w:rsidRDefault="003F52E1">
      <w:pPr>
        <w:pStyle w:val="Kommentarer"/>
      </w:pPr>
      <w:r>
        <w:rPr>
          <w:rStyle w:val="Kommentarsreferens"/>
        </w:rPr>
        <w:annotationRef/>
      </w:r>
      <w:proofErr w:type="spellStart"/>
      <w:r>
        <w:t>This</w:t>
      </w:r>
      <w:proofErr w:type="spellEnd"/>
      <w:r>
        <w:t xml:space="preserve"> still </w:t>
      </w:r>
      <w:proofErr w:type="spellStart"/>
      <w:r>
        <w:t>needs</w:t>
      </w:r>
      <w:proofErr w:type="spellEnd"/>
      <w:r>
        <w:t xml:space="preserve"> a </w:t>
      </w:r>
      <w:proofErr w:type="spellStart"/>
      <w:r>
        <w:t>lot</w:t>
      </w:r>
      <w:proofErr w:type="spellEnd"/>
      <w:r>
        <w:t xml:space="preserve"> </w:t>
      </w:r>
      <w:proofErr w:type="spellStart"/>
      <w:r>
        <w:t>of</w:t>
      </w:r>
      <w:proofErr w:type="spellEnd"/>
      <w:r>
        <w:t xml:space="preserve"> </w:t>
      </w:r>
      <w:proofErr w:type="spellStart"/>
      <w:r>
        <w:t>work</w:t>
      </w:r>
      <w:proofErr w:type="spellEnd"/>
      <w:r>
        <w:t xml:space="preserve"> Sorry. 1) </w:t>
      </w:r>
      <w:proofErr w:type="spellStart"/>
      <w:r>
        <w:t>Its</w:t>
      </w:r>
      <w:proofErr w:type="spellEnd"/>
      <w:r>
        <w:t xml:space="preserve"> </w:t>
      </w:r>
      <w:proofErr w:type="spellStart"/>
      <w:r>
        <w:t>too</w:t>
      </w:r>
      <w:proofErr w:type="spellEnd"/>
      <w:r>
        <w:t xml:space="preserve"> long. 2) </w:t>
      </w:r>
      <w:proofErr w:type="spellStart"/>
      <w:r>
        <w:t>You</w:t>
      </w:r>
      <w:proofErr w:type="spellEnd"/>
      <w:r>
        <w:t xml:space="preserve"> do not </w:t>
      </w:r>
      <w:proofErr w:type="spellStart"/>
      <w:r>
        <w:t>correctly</w:t>
      </w:r>
      <w:proofErr w:type="spellEnd"/>
      <w:r>
        <w:t xml:space="preserve"> </w:t>
      </w:r>
      <w:proofErr w:type="spellStart"/>
      <w:r>
        <w:t>describe</w:t>
      </w:r>
      <w:proofErr w:type="spellEnd"/>
      <w:r>
        <w:t xml:space="preserve"> the </w:t>
      </w:r>
      <w:proofErr w:type="spellStart"/>
      <w:r>
        <w:t>meaning</w:t>
      </w:r>
      <w:proofErr w:type="spellEnd"/>
      <w:r>
        <w:t xml:space="preserve"> </w:t>
      </w:r>
      <w:proofErr w:type="spellStart"/>
      <w:r>
        <w:t>of</w:t>
      </w:r>
      <w:proofErr w:type="spellEnd"/>
      <w:r>
        <w:t xml:space="preserve"> the </w:t>
      </w:r>
      <w:proofErr w:type="spellStart"/>
      <w:r>
        <w:t>study</w:t>
      </w:r>
      <w:proofErr w:type="spellEnd"/>
      <w:r>
        <w:t xml:space="preserve">. 3) </w:t>
      </w:r>
      <w:proofErr w:type="spellStart"/>
      <w:r>
        <w:t>You</w:t>
      </w:r>
      <w:proofErr w:type="spellEnd"/>
      <w:r>
        <w:t xml:space="preserve"> do not </w:t>
      </w:r>
      <w:proofErr w:type="spellStart"/>
      <w:r>
        <w:t>correctly</w:t>
      </w:r>
      <w:proofErr w:type="spellEnd"/>
      <w:r>
        <w:t xml:space="preserve"> </w:t>
      </w:r>
      <w:proofErr w:type="spellStart"/>
      <w:r>
        <w:t>describe</w:t>
      </w:r>
      <w:proofErr w:type="spellEnd"/>
      <w:r>
        <w:t xml:space="preserve"> the </w:t>
      </w:r>
      <w:proofErr w:type="spellStart"/>
      <w:r>
        <w:t>methods</w:t>
      </w:r>
      <w:proofErr w:type="spellEnd"/>
      <w:r>
        <w:t xml:space="preserve"> </w:t>
      </w:r>
      <w:proofErr w:type="spellStart"/>
      <w:r>
        <w:t>used</w:t>
      </w:r>
      <w:proofErr w:type="spellEnd"/>
      <w:r>
        <w:t xml:space="preserve"> in the </w:t>
      </w:r>
      <w:proofErr w:type="spellStart"/>
      <w:r>
        <w:t>study</w:t>
      </w:r>
      <w:proofErr w:type="spellEnd"/>
      <w:r>
        <w:t xml:space="preserve"> and </w:t>
      </w:r>
      <w:proofErr w:type="spellStart"/>
      <w:r>
        <w:t>relate</w:t>
      </w:r>
      <w:proofErr w:type="spellEnd"/>
      <w:r>
        <w:t xml:space="preserve"> </w:t>
      </w:r>
      <w:proofErr w:type="spellStart"/>
      <w:r>
        <w:t>them</w:t>
      </w:r>
      <w:proofErr w:type="spellEnd"/>
      <w:r>
        <w:t xml:space="preserve"> </w:t>
      </w:r>
      <w:proofErr w:type="spellStart"/>
      <w:r>
        <w:t>to</w:t>
      </w:r>
      <w:proofErr w:type="spellEnd"/>
      <w:r>
        <w:t xml:space="preserve"> the different </w:t>
      </w:r>
      <w:proofErr w:type="spellStart"/>
      <w:r>
        <w:t>goals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What</w:t>
      </w:r>
      <w:proofErr w:type="spellEnd"/>
      <w:r>
        <w:t xml:space="preserve"> </w:t>
      </w:r>
      <w:proofErr w:type="spellStart"/>
      <w:r>
        <w:t>methods</w:t>
      </w:r>
      <w:proofErr w:type="spellEnd"/>
      <w:r>
        <w:t xml:space="preserve"> </w:t>
      </w:r>
      <w:proofErr w:type="spellStart"/>
      <w:r>
        <w:t>were</w:t>
      </w:r>
      <w:proofErr w:type="spellEnd"/>
      <w:r>
        <w:t xml:space="preserve"> </w:t>
      </w:r>
      <w:proofErr w:type="spellStart"/>
      <w:r>
        <w:t>used</w:t>
      </w:r>
      <w:proofErr w:type="spellEnd"/>
      <w:r>
        <w:t xml:space="preserve"> </w:t>
      </w:r>
      <w:proofErr w:type="spellStart"/>
      <w:r>
        <w:t>to</w:t>
      </w:r>
      <w:proofErr w:type="spellEnd"/>
      <w:r>
        <w:t xml:space="preserve"> </w:t>
      </w:r>
      <w:proofErr w:type="spellStart"/>
      <w:r>
        <w:t>fufill</w:t>
      </w:r>
      <w:proofErr w:type="spellEnd"/>
      <w:r>
        <w:t xml:space="preserve"> </w:t>
      </w:r>
      <w:proofErr w:type="spellStart"/>
      <w:r>
        <w:t>what</w:t>
      </w:r>
      <w:proofErr w:type="spellEnd"/>
      <w:r>
        <w:t xml:space="preserve"> </w:t>
      </w:r>
      <w:proofErr w:type="spellStart"/>
      <w:r>
        <w:t>goals</w:t>
      </w:r>
      <w:proofErr w:type="spellEnd"/>
      <w:r>
        <w:t xml:space="preserve">? 4) The </w:t>
      </w:r>
      <w:proofErr w:type="spellStart"/>
      <w:r>
        <w:t>conclusions</w:t>
      </w:r>
      <w:proofErr w:type="spellEnd"/>
      <w:r>
        <w:t xml:space="preserve"> from the </w:t>
      </w:r>
      <w:proofErr w:type="spellStart"/>
      <w:r>
        <w:t>evaluation</w:t>
      </w:r>
      <w:proofErr w:type="spellEnd"/>
      <w:r>
        <w:t xml:space="preserve"> </w:t>
      </w:r>
      <w:proofErr w:type="spellStart"/>
      <w:r>
        <w:t>are</w:t>
      </w:r>
      <w:proofErr w:type="spellEnd"/>
      <w:r>
        <w:t xml:space="preserve"> not </w:t>
      </w:r>
      <w:proofErr w:type="spellStart"/>
      <w:r>
        <w:t>correct</w:t>
      </w:r>
      <w:proofErr w:type="spellEnd"/>
      <w:r>
        <w:t xml:space="preserve"> in the abstract.</w:t>
      </w:r>
    </w:p>
  </w:comment>
  <w:comment w:id="15" w:author="Jason Serviss" w:date="2018-10-16T13:10:00Z" w:initials="JS">
    <w:p w14:paraId="0A682B11" w14:textId="042FB179" w:rsidR="003F52E1" w:rsidRDefault="003F52E1">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3F52E1" w:rsidRDefault="003F52E1">
      <w:pPr>
        <w:pStyle w:val="Kommentarer"/>
      </w:pPr>
    </w:p>
    <w:p w14:paraId="450C2837" w14:textId="65B98596" w:rsidR="003F52E1" w:rsidRDefault="003F52E1">
      <w:pPr>
        <w:pStyle w:val="Kommentarer"/>
        <w:rPr>
          <w:color w:val="FFFFFF" w:themeColor="background1"/>
        </w:rPr>
      </w:pPr>
      <w:r>
        <w:t>NOT FIXED</w:t>
      </w:r>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3F52E1" w:rsidRDefault="003F52E1">
      <w:pPr>
        <w:pStyle w:val="Kommentarer"/>
        <w:rPr>
          <w:color w:val="FFFFFF" w:themeColor="background1"/>
        </w:rPr>
      </w:pPr>
    </w:p>
    <w:p w14:paraId="6AB7BD70" w14:textId="1A28B93D" w:rsidR="003F52E1" w:rsidRDefault="003F52E1">
      <w:pPr>
        <w:pStyle w:val="Kommentarer"/>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41DFAC0E" w14:textId="77777777" w:rsidR="003F52E1" w:rsidRDefault="003F52E1">
      <w:pPr>
        <w:pStyle w:val="Kommentarer"/>
        <w:rPr>
          <w:color w:val="FFFFFF" w:themeColor="background1"/>
        </w:rPr>
      </w:pPr>
    </w:p>
    <w:p w14:paraId="1A2D20F7" w14:textId="520924CD" w:rsidR="003F52E1" w:rsidRDefault="003F52E1">
      <w:pPr>
        <w:pStyle w:val="Kommentarer"/>
        <w:rPr>
          <w:color w:val="FFFFFF" w:themeColor="background1"/>
        </w:rPr>
      </w:pPr>
      <w:r>
        <w:rPr>
          <w:color w:val="FFFFFF" w:themeColor="background1"/>
        </w:rPr>
        <w:t xml:space="preserve">STILL NOT HAPPY WITH THIS. LOOK </w:t>
      </w:r>
      <w:proofErr w:type="gramStart"/>
      <w:r>
        <w:rPr>
          <w:color w:val="FFFFFF" w:themeColor="background1"/>
        </w:rPr>
        <w:t>AT  THE</w:t>
      </w:r>
      <w:proofErr w:type="gramEnd"/>
      <w:r>
        <w:rPr>
          <w:color w:val="FFFFFF" w:themeColor="background1"/>
        </w:rPr>
        <w:t xml:space="preserve"> FIRST PARAGRAPH FROM THE RESULTS SECTION WHERE YOU INTRODUCE HE INTERVIEW RESULTS. USE THAT AS A </w:t>
      </w:r>
      <w:proofErr w:type="spellStart"/>
      <w:r>
        <w:rPr>
          <w:color w:val="FFFFFF" w:themeColor="background1"/>
        </w:rPr>
        <w:t>MODEL</w:t>
      </w:r>
      <w:proofErr w:type="spellEnd"/>
      <w:r>
        <w:rPr>
          <w:color w:val="FFFFFF" w:themeColor="background1"/>
        </w:rPr>
        <w:t>.</w:t>
      </w:r>
    </w:p>
    <w:p w14:paraId="255DAEEA" w14:textId="012B2F24" w:rsidR="003F52E1" w:rsidRPr="00790CF0" w:rsidRDefault="003F52E1">
      <w:pPr>
        <w:pStyle w:val="Kommentarer"/>
        <w:rPr>
          <w:color w:val="E5B8B7" w:themeColor="accent2" w:themeTint="66"/>
        </w:rPr>
      </w:pPr>
      <w:r>
        <w:rPr>
          <w:color w:val="E5B8B7" w:themeColor="accent2" w:themeTint="66"/>
        </w:rPr>
        <w:t>Bättre?</w:t>
      </w:r>
    </w:p>
    <w:p w14:paraId="356E2147" w14:textId="77777777" w:rsidR="003F52E1" w:rsidRDefault="003F52E1">
      <w:pPr>
        <w:pStyle w:val="Kommentarer"/>
        <w:rPr>
          <w:color w:val="FFFFFF" w:themeColor="background1"/>
        </w:rPr>
      </w:pPr>
    </w:p>
    <w:p w14:paraId="1BCC7556" w14:textId="057E51BC" w:rsidR="003F52E1" w:rsidRDefault="003F52E1" w:rsidP="00790CF0">
      <w:pPr>
        <w:pStyle w:val="Brdtext"/>
        <w:spacing w:line="600" w:lineRule="auto"/>
      </w:pPr>
      <w:r>
        <w:t xml:space="preserve">Det här stod förut: </w:t>
      </w:r>
      <w:r>
        <w:br/>
        <w:t xml:space="preserve">Det gjordes en evaluering över fyra nyligen designade kurser under 2017 (KS Strålskydd, PT Strålsäkerhet, RCC, Telia GDPR) av Grade genom att använda DIM som en ram över hur kurserna passar modellen. </w:t>
      </w:r>
      <w:r>
        <w:rPr>
          <w:rStyle w:val="Kommentarsreferens"/>
        </w:rPr>
        <w:annotationRef/>
      </w:r>
      <w:r>
        <w:t xml:space="preserve">VI sammanfattade DIM’s faser och element (Bilaga 1) för att sedan sammanställa frågekonstruktioner (Bilaga 3) som motsvarade modellens innehåll för att därefter kunna utvärdera kurserna. </w:t>
      </w:r>
    </w:p>
    <w:p w14:paraId="684705CF" w14:textId="1AA0D052" w:rsidR="003F52E1" w:rsidRPr="00CB4C73" w:rsidRDefault="003F52E1">
      <w:pPr>
        <w:pStyle w:val="Kommentarer"/>
        <w:rPr>
          <w:color w:val="FFFFFF" w:themeColor="background1"/>
        </w:rPr>
      </w:pPr>
    </w:p>
  </w:comment>
  <w:comment w:id="21" w:author="Jason Serviss" w:date="2018-10-16T13:13:00Z" w:initials="JS">
    <w:p w14:paraId="452CD47D" w14:textId="34CE9346" w:rsidR="003F52E1" w:rsidRDefault="003F52E1">
      <w:pPr>
        <w:pStyle w:val="Kommentarer"/>
        <w:rPr>
          <w:color w:val="FFFFFF" w:themeColor="background1"/>
        </w:rP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mention</w:t>
      </w:r>
      <w:proofErr w:type="spellEnd"/>
      <w:r>
        <w:t xml:space="preserve"> </w:t>
      </w:r>
      <w:proofErr w:type="spellStart"/>
      <w:r>
        <w:t>that</w:t>
      </w:r>
      <w:proofErr w:type="spellEnd"/>
      <w:r>
        <w:t xml:space="preserve">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use</w:t>
      </w:r>
      <w:proofErr w:type="spellEnd"/>
      <w:r>
        <w:t xml:space="preserve"> the students </w:t>
      </w:r>
      <w:proofErr w:type="spellStart"/>
      <w:r>
        <w:t>themselves</w:t>
      </w:r>
      <w:proofErr w:type="spellEnd"/>
      <w:r>
        <w:t xml:space="preserve">. 1 </w:t>
      </w:r>
      <w:proofErr w:type="spellStart"/>
      <w:r>
        <w:t>sentance</w:t>
      </w:r>
      <w:proofErr w:type="spellEnd"/>
      <w:r>
        <w:t xml:space="preserve">. </w:t>
      </w:r>
      <w:proofErr w:type="spellStart"/>
      <w:r>
        <w:rPr>
          <w:color w:val="FFFFFF" w:themeColor="background1"/>
        </w:rPr>
        <w:t>Fixed</w:t>
      </w:r>
      <w:proofErr w:type="spellEnd"/>
    </w:p>
    <w:p w14:paraId="1E89D64D" w14:textId="77777777" w:rsidR="003F52E1" w:rsidRDefault="003F52E1">
      <w:pPr>
        <w:pStyle w:val="Kommentarer"/>
        <w:rPr>
          <w:color w:val="FFFFFF" w:themeColor="background1"/>
        </w:rPr>
      </w:pPr>
    </w:p>
    <w:p w14:paraId="10D56F79" w14:textId="77777777" w:rsidR="003F52E1" w:rsidRDefault="003F52E1">
      <w:pPr>
        <w:pStyle w:val="Kommentarer"/>
        <w:rPr>
          <w:color w:val="FFFFFF" w:themeColor="background1"/>
        </w:rPr>
      </w:pPr>
      <w:r>
        <w:rPr>
          <w:color w:val="FFFFFF" w:themeColor="background1"/>
        </w:rPr>
        <w:t xml:space="preserve">Not </w:t>
      </w:r>
      <w:proofErr w:type="spellStart"/>
      <w:r>
        <w:rPr>
          <w:color w:val="FFFFFF" w:themeColor="background1"/>
        </w:rPr>
        <w:t>good</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The </w:t>
      </w:r>
      <w:proofErr w:type="spellStart"/>
      <w:r>
        <w:rPr>
          <w:color w:val="FFFFFF" w:themeColor="background1"/>
        </w:rPr>
        <w:t>benifit</w:t>
      </w:r>
      <w:proofErr w:type="spellEnd"/>
      <w:r>
        <w:rPr>
          <w:color w:val="FFFFFF" w:themeColor="background1"/>
        </w:rPr>
        <w:t xml:space="preserve"> </w:t>
      </w:r>
      <w:proofErr w:type="spellStart"/>
      <w:r>
        <w:rPr>
          <w:color w:val="FFFFFF" w:themeColor="background1"/>
        </w:rPr>
        <w:t>of</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 s is NOT JUST </w:t>
      </w:r>
      <w:proofErr w:type="spellStart"/>
      <w:r>
        <w:rPr>
          <w:color w:val="FFFFFF" w:themeColor="background1"/>
        </w:rPr>
        <w:t>to</w:t>
      </w:r>
      <w:proofErr w:type="spellEnd"/>
      <w:r>
        <w:rPr>
          <w:color w:val="FFFFFF" w:themeColor="background1"/>
        </w:rPr>
        <w:t xml:space="preserve"> get ”utökat resultat”.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need</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think</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about</w:t>
      </w:r>
      <w:proofErr w:type="spellEnd"/>
      <w:r>
        <w:rPr>
          <w:color w:val="FFFFFF" w:themeColor="background1"/>
        </w:rPr>
        <w:t xml:space="preserve"> </w:t>
      </w:r>
      <w:proofErr w:type="spellStart"/>
      <w:r>
        <w:rPr>
          <w:color w:val="FFFFFF" w:themeColor="background1"/>
        </w:rPr>
        <w:t>why</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students </w:t>
      </w:r>
      <w:proofErr w:type="spellStart"/>
      <w:r>
        <w:rPr>
          <w:color w:val="FFFFFF" w:themeColor="background1"/>
        </w:rPr>
        <w:t>will</w:t>
      </w:r>
      <w:proofErr w:type="spellEnd"/>
      <w:r>
        <w:rPr>
          <w:color w:val="FFFFFF" w:themeColor="background1"/>
        </w:rPr>
        <w:t xml:space="preserve"> </w:t>
      </w:r>
      <w:proofErr w:type="spellStart"/>
      <w:r>
        <w:rPr>
          <w:color w:val="FFFFFF" w:themeColor="background1"/>
        </w:rPr>
        <w:t>give</w:t>
      </w:r>
      <w:proofErr w:type="spellEnd"/>
      <w:r>
        <w:rPr>
          <w:color w:val="FFFFFF" w:themeColor="background1"/>
        </w:rPr>
        <w:t xml:space="preserve"> a BETTER </w:t>
      </w:r>
      <w:proofErr w:type="spellStart"/>
      <w:r>
        <w:rPr>
          <w:color w:val="FFFFFF" w:themeColor="background1"/>
        </w:rPr>
        <w:t>result</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already</w:t>
      </w:r>
      <w:proofErr w:type="spellEnd"/>
      <w:r>
        <w:rPr>
          <w:color w:val="FFFFFF" w:themeColor="background1"/>
        </w:rPr>
        <w:t xml:space="preserve"> </w:t>
      </w:r>
      <w:proofErr w:type="spellStart"/>
      <w:r>
        <w:rPr>
          <w:color w:val="FFFFFF" w:themeColor="background1"/>
        </w:rPr>
        <w:t>know</w:t>
      </w:r>
      <w:proofErr w:type="spellEnd"/>
      <w:r>
        <w:rPr>
          <w:color w:val="FFFFFF" w:themeColor="background1"/>
        </w:rPr>
        <w:t xml:space="preserve">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because</w:t>
      </w:r>
      <w:proofErr w:type="spellEnd"/>
      <w:r>
        <w:rPr>
          <w:color w:val="FFFFFF" w:themeColor="background1"/>
        </w:rPr>
        <w:t xml:space="preserve"> </w:t>
      </w:r>
      <w:proofErr w:type="spellStart"/>
      <w:r>
        <w:rPr>
          <w:color w:val="FFFFFF" w:themeColor="background1"/>
        </w:rPr>
        <w:t>we</w:t>
      </w:r>
      <w:proofErr w:type="spellEnd"/>
      <w:r>
        <w:rPr>
          <w:color w:val="FFFFFF" w:themeColor="background1"/>
        </w:rPr>
        <w:t xml:space="preserve"> </w:t>
      </w:r>
      <w:proofErr w:type="spellStart"/>
      <w:r>
        <w:rPr>
          <w:color w:val="FFFFFF" w:themeColor="background1"/>
        </w:rPr>
        <w:t>have</w:t>
      </w:r>
      <w:proofErr w:type="spellEnd"/>
      <w:r>
        <w:rPr>
          <w:color w:val="FFFFFF" w:themeColor="background1"/>
        </w:rPr>
        <w:t xml:space="preserve"> </w:t>
      </w:r>
      <w:proofErr w:type="spellStart"/>
      <w:r>
        <w:rPr>
          <w:color w:val="FFFFFF" w:themeColor="background1"/>
        </w:rPr>
        <w:t>discussed</w:t>
      </w:r>
      <w:proofErr w:type="spellEnd"/>
      <w:r>
        <w:rPr>
          <w:color w:val="FFFFFF" w:themeColor="background1"/>
        </w:rPr>
        <w:t xml:space="preserve"> it</w:t>
      </w:r>
      <w:proofErr w:type="gramStart"/>
      <w:r>
        <w:rPr>
          <w:color w:val="FFFFFF" w:themeColor="background1"/>
        </w:rPr>
        <w:t>!!!!!</w:t>
      </w:r>
      <w:proofErr w:type="gramEnd"/>
      <w:r>
        <w:rPr>
          <w:color w:val="FFFFFF" w:themeColor="background1"/>
        </w:rPr>
        <w:t xml:space="preserve"> </w:t>
      </w:r>
    </w:p>
    <w:p w14:paraId="48C314EA" w14:textId="672227D5" w:rsidR="003F52E1" w:rsidRPr="006D458A" w:rsidRDefault="003F52E1">
      <w:pPr>
        <w:pStyle w:val="Kommentarer"/>
        <w:rPr>
          <w:color w:val="FFFFFF" w:themeColor="background1"/>
        </w:rPr>
      </w:pPr>
      <w:proofErr w:type="spellStart"/>
      <w:r>
        <w:rPr>
          <w:color w:val="FFFFFF" w:themeColor="background1"/>
        </w:rPr>
        <w:t>Fixed</w:t>
      </w:r>
      <w:proofErr w:type="spellEnd"/>
    </w:p>
  </w:comment>
  <w:comment w:id="22" w:author="Jason Serviss" w:date="2018-10-16T11:02:00Z" w:initials="JS">
    <w:p w14:paraId="7E607289" w14:textId="56F38257" w:rsidR="003F52E1" w:rsidRPr="00C67B0B" w:rsidRDefault="003F52E1" w:rsidP="0010000F">
      <w:pPr>
        <w:pStyle w:val="Kommentarer"/>
        <w:rPr>
          <w:color w:val="FFFFFF" w:themeColor="background1"/>
        </w:rPr>
      </w:pPr>
      <w:r>
        <w:rPr>
          <w:rStyle w:val="Kommentarsreferens"/>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 xml:space="preserve">? </w:t>
      </w:r>
      <w:proofErr w:type="spellStart"/>
      <w:r>
        <w:rPr>
          <w:color w:val="E5B8B7" w:themeColor="accent2" w:themeTint="66"/>
        </w:rPr>
        <w:t>Fixed</w:t>
      </w:r>
      <w:proofErr w:type="spellEnd"/>
      <w:r>
        <w:br/>
      </w:r>
      <w:r>
        <w:br/>
      </w:r>
      <w:r w:rsidRPr="00C67B0B">
        <w:rPr>
          <w:color w:val="FFFFFF" w:themeColor="background1"/>
        </w:rPr>
        <w:t>Det stod innan</w:t>
      </w:r>
      <w:r>
        <w:t xml:space="preserve">: </w:t>
      </w:r>
      <w:r w:rsidRPr="00C67B0B">
        <w:rPr>
          <w:color w:val="FFFFFF" w:themeColor="background1"/>
        </w:rPr>
        <w:t>Utformningen av utvärderingen kan ha missat betydelsefulla sidor av DIM som kan ha bidragit med värdefull information för att förstå DIM bättre och skulle säkerligen vara bra att genomgå ett flertal genomgående undersökningar för att få ännu mer kunskap om modellen</w:t>
      </w:r>
    </w:p>
  </w:comment>
  <w:comment w:id="23" w:author="Jason Serviss" w:date="2018-10-16T11:02:00Z" w:initials="JS">
    <w:p w14:paraId="2BA56CC0" w14:textId="424229A2" w:rsidR="003F52E1" w:rsidRPr="002E64C7" w:rsidRDefault="003F52E1">
      <w:pPr>
        <w:pStyle w:val="Kommentarer"/>
        <w:rPr>
          <w:color w:val="E5B8B7" w:themeColor="accent2" w:themeTint="66"/>
        </w:rPr>
      </w:pPr>
      <w:r>
        <w:rPr>
          <w:rStyle w:val="Kommentarsreferens"/>
        </w:rPr>
        <w:annotationRef/>
      </w:r>
      <w:r>
        <w:t xml:space="preserve">It is not ”nödvändigt” </w:t>
      </w:r>
      <w:proofErr w:type="spellStart"/>
      <w:r>
        <w:t>but</w:t>
      </w:r>
      <w:proofErr w:type="spellEnd"/>
      <w:r>
        <w:t xml:space="preserve"> it </w:t>
      </w:r>
      <w:proofErr w:type="spellStart"/>
      <w:r>
        <w:t>would</w:t>
      </w:r>
      <w:proofErr w:type="spellEnd"/>
      <w:r>
        <w:t xml:space="preserve"> </w:t>
      </w:r>
      <w:proofErr w:type="spellStart"/>
      <w:r>
        <w:t>potentially</w:t>
      </w:r>
      <w:proofErr w:type="spellEnd"/>
      <w:r>
        <w:t xml:space="preserve"> </w:t>
      </w:r>
      <w:proofErr w:type="spellStart"/>
      <w:r>
        <w:t>improve</w:t>
      </w:r>
      <w:proofErr w:type="spellEnd"/>
      <w:r>
        <w:t xml:space="preserve"> the </w:t>
      </w:r>
      <w:proofErr w:type="spellStart"/>
      <w:r>
        <w:t>accuracy</w:t>
      </w:r>
      <w:proofErr w:type="spellEnd"/>
      <w:r>
        <w:t xml:space="preserve"> </w:t>
      </w:r>
      <w:proofErr w:type="spellStart"/>
      <w:r>
        <w:t>of</w:t>
      </w:r>
      <w:proofErr w:type="spellEnd"/>
      <w:r>
        <w:t xml:space="preserve"> the </w:t>
      </w:r>
      <w:proofErr w:type="spellStart"/>
      <w:r>
        <w:t>result</w:t>
      </w:r>
      <w:proofErr w:type="spellEnd"/>
      <w:r>
        <w:t xml:space="preserve">. </w:t>
      </w:r>
      <w:proofErr w:type="spellStart"/>
      <w:r>
        <w:t>Reformulate</w:t>
      </w:r>
      <w:proofErr w:type="spellEnd"/>
      <w:r>
        <w:t xml:space="preserve">. </w:t>
      </w:r>
      <w:proofErr w:type="spellStart"/>
      <w:r>
        <w:rPr>
          <w:color w:val="E5B8B7" w:themeColor="accent2" w:themeTint="66"/>
        </w:rPr>
        <w:t>Fixed</w:t>
      </w:r>
      <w:proofErr w:type="spellEnd"/>
    </w:p>
  </w:comment>
  <w:comment w:id="27" w:author="Olivia Imner" w:date="2018-10-09T13:34:00Z" w:initials="OI">
    <w:p w14:paraId="3E872A37" w14:textId="01BB328B" w:rsidR="003F52E1" w:rsidRDefault="003F52E1">
      <w:pPr>
        <w:pStyle w:val="Kommentarer"/>
      </w:pPr>
      <w:r>
        <w:rPr>
          <w:rStyle w:val="Kommentarsreferens"/>
        </w:rPr>
        <w:annotationRef/>
      </w:r>
      <w:r>
        <w:t>Visa källor blir inte bra, ska fixas igen</w:t>
      </w:r>
    </w:p>
    <w:p w14:paraId="51F368D9" w14:textId="77777777" w:rsidR="003F52E1" w:rsidRDefault="003F52E1">
      <w:pPr>
        <w:pStyle w:val="Kommentarer"/>
      </w:pPr>
    </w:p>
  </w:comment>
  <w:comment w:id="33" w:author="Jason Serviss" w:date="2018-10-16T13:19:00Z" w:initials="JS">
    <w:p w14:paraId="3A32EA04" w14:textId="5B6B8821" w:rsidR="003F52E1" w:rsidRPr="006F348F" w:rsidRDefault="003F52E1">
      <w:pPr>
        <w:pStyle w:val="Kommentarer"/>
        <w:rPr>
          <w:color w:val="E5B8B7" w:themeColor="accent2" w:themeTint="66"/>
        </w:rPr>
      </w:pPr>
      <w:r>
        <w:rPr>
          <w:rStyle w:val="Kommentarsreferens"/>
        </w:rPr>
        <w:annotationRef/>
      </w:r>
      <w:proofErr w:type="spellStart"/>
      <w:r>
        <w:t>Good</w:t>
      </w:r>
      <w:proofErr w:type="spellEnd"/>
      <w:r>
        <w:t xml:space="preserve"> </w:t>
      </w:r>
      <w:proofErr w:type="spellStart"/>
      <w:r>
        <w:t>to</w:t>
      </w:r>
      <w:proofErr w:type="spellEnd"/>
      <w:r>
        <w:t xml:space="preserve"> </w:t>
      </w:r>
      <w:proofErr w:type="spellStart"/>
      <w:r>
        <w:t>say</w:t>
      </w:r>
      <w:proofErr w:type="spellEnd"/>
      <w:r>
        <w:t xml:space="preserve"> </w:t>
      </w:r>
      <w:proofErr w:type="spellStart"/>
      <w:r>
        <w:t>this</w:t>
      </w:r>
      <w:proofErr w:type="spellEnd"/>
      <w:r>
        <w:t xml:space="preserve"> </w:t>
      </w:r>
      <w:proofErr w:type="spellStart"/>
      <w:r>
        <w:t>but</w:t>
      </w:r>
      <w:proofErr w:type="spellEnd"/>
      <w:r>
        <w:t xml:space="preserve"> </w:t>
      </w:r>
      <w:proofErr w:type="spellStart"/>
      <w:r>
        <w:t>should</w:t>
      </w:r>
      <w:proofErr w:type="spellEnd"/>
      <w:r>
        <w:t xml:space="preserve"> be </w:t>
      </w:r>
      <w:proofErr w:type="spellStart"/>
      <w:r>
        <w:t>shorter</w:t>
      </w:r>
      <w:proofErr w:type="spellEnd"/>
      <w:r>
        <w:t xml:space="preserve">. ”NA betecknas ingen korresponderande element” or </w:t>
      </w:r>
      <w:proofErr w:type="spellStart"/>
      <w:r>
        <w:t>similar</w:t>
      </w:r>
      <w:proofErr w:type="spellEnd"/>
      <w:r w:rsidR="006F348F">
        <w:rPr>
          <w:color w:val="E5B8B7" w:themeColor="accent2" w:themeTint="66"/>
        </w:rPr>
        <w:t xml:space="preserve"> </w:t>
      </w:r>
      <w:proofErr w:type="spellStart"/>
      <w:r w:rsidR="006F348F">
        <w:rPr>
          <w:color w:val="E5B8B7" w:themeColor="accent2" w:themeTint="66"/>
        </w:rPr>
        <w:t>Fixed</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3F52E1" w:rsidRDefault="003F52E1">
      <w:r>
        <w:separator/>
      </w:r>
    </w:p>
  </w:endnote>
  <w:endnote w:type="continuationSeparator" w:id="0">
    <w:p w14:paraId="4F768654" w14:textId="77777777" w:rsidR="003F52E1" w:rsidRDefault="003F52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F52E1" w:rsidRDefault="003F52E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3F52E1" w:rsidRDefault="003F52E1">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3F52E1" w:rsidRDefault="003F52E1">
        <w:pPr>
          <w:pStyle w:val="Footer1"/>
          <w:jc w:val="center"/>
        </w:pPr>
        <w:r>
          <w:fldChar w:fldCharType="begin"/>
        </w:r>
        <w:r>
          <w:instrText>PAGE</w:instrText>
        </w:r>
        <w:r>
          <w:fldChar w:fldCharType="separate"/>
        </w:r>
        <w:r w:rsidR="006F348F">
          <w:rPr>
            <w:noProof/>
          </w:rPr>
          <w:t>16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3F52E1" w:rsidRDefault="003F52E1">
        <w:pPr>
          <w:pStyle w:val="Footer1"/>
          <w:jc w:val="center"/>
        </w:pPr>
        <w:r>
          <w:fldChar w:fldCharType="begin"/>
        </w:r>
        <w:r>
          <w:instrText>PAGE</w:instrText>
        </w:r>
        <w:r>
          <w:fldChar w:fldCharType="separate"/>
        </w:r>
        <w:r w:rsidR="006F348F">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3F52E1" w:rsidRDefault="003F52E1">
      <w:r>
        <w:separator/>
      </w:r>
    </w:p>
  </w:footnote>
  <w:footnote w:type="continuationSeparator" w:id="0">
    <w:p w14:paraId="71DB8F98" w14:textId="77777777" w:rsidR="003F52E1" w:rsidRDefault="003F52E1">
      <w:r>
        <w:continuationSeparator/>
      </w:r>
    </w:p>
  </w:footnote>
  <w:footnote w:id="1">
    <w:p w14:paraId="5824ECF3" w14:textId="3C586678" w:rsidR="003F52E1" w:rsidRPr="00B93DE6" w:rsidRDefault="003F52E1"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3F52E1" w:rsidRPr="00B93DE6" w:rsidRDefault="003F52E1"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3F52E1" w:rsidRPr="00B93DE6" w:rsidRDefault="003F52E1"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3F52E1" w:rsidRPr="00B93DE6" w:rsidRDefault="003F52E1"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3F52E1" w:rsidRPr="00B93DE6" w:rsidRDefault="003F52E1"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3F52E1" w:rsidRDefault="003F52E1" w:rsidP="00CF61C4">
      <w:pPr>
        <w:pStyle w:val="Fotnotstext"/>
        <w:jc w:val="both"/>
      </w:pPr>
      <w:r w:rsidRPr="006F348F">
        <w:rPr>
          <w:rStyle w:val="Fotnotsreferens"/>
        </w:rPr>
        <w:footnoteRef/>
      </w:r>
      <w:r w:rsidRPr="00B93DE6">
        <w:rPr>
          <w:rStyle w:val="Fotnotsreferens"/>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439E"/>
    <w:rsid w:val="000A2398"/>
    <w:rsid w:val="000A2894"/>
    <w:rsid w:val="000A3642"/>
    <w:rsid w:val="000A7DCF"/>
    <w:rsid w:val="000B0BC8"/>
    <w:rsid w:val="000B1A5C"/>
    <w:rsid w:val="000B42FE"/>
    <w:rsid w:val="000C0F0D"/>
    <w:rsid w:val="000C13C1"/>
    <w:rsid w:val="000C1C09"/>
    <w:rsid w:val="000C1D43"/>
    <w:rsid w:val="000C29D9"/>
    <w:rsid w:val="000C56DF"/>
    <w:rsid w:val="000D34D5"/>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6793"/>
    <w:rsid w:val="00147B30"/>
    <w:rsid w:val="0016757F"/>
    <w:rsid w:val="001701BE"/>
    <w:rsid w:val="001830ED"/>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25BE"/>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47A7F"/>
    <w:rsid w:val="0035370A"/>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D19"/>
    <w:rsid w:val="00425275"/>
    <w:rsid w:val="0043087E"/>
    <w:rsid w:val="004317DB"/>
    <w:rsid w:val="00436625"/>
    <w:rsid w:val="0045054A"/>
    <w:rsid w:val="00451DEF"/>
    <w:rsid w:val="00452D11"/>
    <w:rsid w:val="00457C43"/>
    <w:rsid w:val="004601AF"/>
    <w:rsid w:val="00460759"/>
    <w:rsid w:val="004609DA"/>
    <w:rsid w:val="00463CEE"/>
    <w:rsid w:val="004642EB"/>
    <w:rsid w:val="0047515C"/>
    <w:rsid w:val="0047588C"/>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50AE2"/>
    <w:rsid w:val="00551BEB"/>
    <w:rsid w:val="00556D98"/>
    <w:rsid w:val="00560FF4"/>
    <w:rsid w:val="00561526"/>
    <w:rsid w:val="00567A32"/>
    <w:rsid w:val="00572832"/>
    <w:rsid w:val="00572A87"/>
    <w:rsid w:val="00572E06"/>
    <w:rsid w:val="00575177"/>
    <w:rsid w:val="0058177A"/>
    <w:rsid w:val="00586C26"/>
    <w:rsid w:val="00590E58"/>
    <w:rsid w:val="0059226E"/>
    <w:rsid w:val="005A0221"/>
    <w:rsid w:val="005A039A"/>
    <w:rsid w:val="005A03C6"/>
    <w:rsid w:val="005A4DBF"/>
    <w:rsid w:val="005B4761"/>
    <w:rsid w:val="005B77FC"/>
    <w:rsid w:val="005C02EC"/>
    <w:rsid w:val="005C19E9"/>
    <w:rsid w:val="005D0C05"/>
    <w:rsid w:val="005D2977"/>
    <w:rsid w:val="005E268B"/>
    <w:rsid w:val="005E3C6F"/>
    <w:rsid w:val="005E7AB1"/>
    <w:rsid w:val="005F02AD"/>
    <w:rsid w:val="005F4614"/>
    <w:rsid w:val="005F76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4168A"/>
    <w:rsid w:val="00744110"/>
    <w:rsid w:val="007466FA"/>
    <w:rsid w:val="0074784D"/>
    <w:rsid w:val="00747A26"/>
    <w:rsid w:val="0075412A"/>
    <w:rsid w:val="00764107"/>
    <w:rsid w:val="0076469F"/>
    <w:rsid w:val="007710D1"/>
    <w:rsid w:val="0077261B"/>
    <w:rsid w:val="007757C3"/>
    <w:rsid w:val="007813E2"/>
    <w:rsid w:val="00790CF0"/>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709DF"/>
    <w:rsid w:val="00874DE4"/>
    <w:rsid w:val="00875C23"/>
    <w:rsid w:val="00882763"/>
    <w:rsid w:val="00882B2F"/>
    <w:rsid w:val="0088501B"/>
    <w:rsid w:val="00890D21"/>
    <w:rsid w:val="00891246"/>
    <w:rsid w:val="00891A2E"/>
    <w:rsid w:val="00891BF2"/>
    <w:rsid w:val="008928B6"/>
    <w:rsid w:val="00893C8F"/>
    <w:rsid w:val="008A16A6"/>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B26"/>
    <w:rsid w:val="00C27CAF"/>
    <w:rsid w:val="00C363DF"/>
    <w:rsid w:val="00C37647"/>
    <w:rsid w:val="00C409E3"/>
    <w:rsid w:val="00C42A9D"/>
    <w:rsid w:val="00C44EB7"/>
    <w:rsid w:val="00C45585"/>
    <w:rsid w:val="00C46D9D"/>
    <w:rsid w:val="00C51B02"/>
    <w:rsid w:val="00C54D6F"/>
    <w:rsid w:val="00C564E9"/>
    <w:rsid w:val="00C565B9"/>
    <w:rsid w:val="00C67B0B"/>
    <w:rsid w:val="00C770CB"/>
    <w:rsid w:val="00C77B2D"/>
    <w:rsid w:val="00C82DDB"/>
    <w:rsid w:val="00C869D0"/>
    <w:rsid w:val="00C9446B"/>
    <w:rsid w:val="00C944C6"/>
    <w:rsid w:val="00CA160B"/>
    <w:rsid w:val="00CA2D4A"/>
    <w:rsid w:val="00CB107E"/>
    <w:rsid w:val="00CB3D1B"/>
    <w:rsid w:val="00CB4A5E"/>
    <w:rsid w:val="00CB4C73"/>
    <w:rsid w:val="00CB6D9D"/>
    <w:rsid w:val="00CC5E28"/>
    <w:rsid w:val="00CD3BE4"/>
    <w:rsid w:val="00CD3F49"/>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29B3"/>
    <w:rsid w:val="00D43553"/>
    <w:rsid w:val="00D43E6B"/>
    <w:rsid w:val="00D44F9D"/>
    <w:rsid w:val="00D45847"/>
    <w:rsid w:val="00D466C9"/>
    <w:rsid w:val="00D46833"/>
    <w:rsid w:val="00D51C83"/>
    <w:rsid w:val="00D54FB0"/>
    <w:rsid w:val="00D6155F"/>
    <w:rsid w:val="00D65AF9"/>
    <w:rsid w:val="00D71CDE"/>
    <w:rsid w:val="00D73501"/>
    <w:rsid w:val="00D74144"/>
    <w:rsid w:val="00D74BFF"/>
    <w:rsid w:val="00D7649D"/>
    <w:rsid w:val="00D808DD"/>
    <w:rsid w:val="00D836D7"/>
    <w:rsid w:val="00D83AD0"/>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1A0C"/>
    <w:rsid w:val="00DF3880"/>
    <w:rsid w:val="00E02ACD"/>
    <w:rsid w:val="00E040F7"/>
    <w:rsid w:val="00E048BB"/>
    <w:rsid w:val="00E04FD4"/>
    <w:rsid w:val="00E05F45"/>
    <w:rsid w:val="00E0678A"/>
    <w:rsid w:val="00E1489B"/>
    <w:rsid w:val="00E2013D"/>
    <w:rsid w:val="00E2103E"/>
    <w:rsid w:val="00E31E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5006"/>
    <w:rsid w:val="00F9699B"/>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36C5CE3-8D7A-2A4A-8E3D-A52E7594E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11845</TotalTime>
  <Pages>26</Pages>
  <Words>11225</Words>
  <Characters>59494</Characters>
  <Application>Microsoft Macintosh Word</Application>
  <DocSecurity>0</DocSecurity>
  <Lines>495</Lines>
  <Paragraphs>141</Paragraphs>
  <ScaleCrop>false</ScaleCrop>
  <Company>Stockholms universitetsbibliotek</Company>
  <LinksUpToDate>false</LinksUpToDate>
  <CharactersWithSpaces>70578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322</cp:revision>
  <cp:lastPrinted>2010-07-05T09:46:00Z</cp:lastPrinted>
  <dcterms:created xsi:type="dcterms:W3CDTF">2018-05-01T11:24:00Z</dcterms:created>
  <dcterms:modified xsi:type="dcterms:W3CDTF">2018-10-16T11:20:00Z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