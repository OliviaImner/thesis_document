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07747D" w14:textId="77777777" w:rsidR="00D45847" w:rsidRDefault="00850895">
      <w:pPr>
        <w:pStyle w:val="Titleofthesis"/>
      </w:pPr>
      <w:r>
        <w:t>Utvärdering av pedagogiska modeller som en plattform för förädling av kurser inom e-lärande företaget Grade</w:t>
      </w:r>
    </w:p>
    <w:p w14:paraId="3F0CB308" w14:textId="6231EEED" w:rsidR="00D45847" w:rsidRDefault="000B36E3">
      <w:pPr>
        <w:pStyle w:val="Subtitlefrontpage"/>
      </w:pPr>
      <w:r>
        <w:t xml:space="preserve">Kan pedagogiken i Grade </w:t>
      </w:r>
      <w:r w:rsidR="00CA3E3D">
        <w:t>fastställas</w:t>
      </w:r>
      <w:commentRangeStart w:id="0"/>
      <w:r w:rsidR="00850895">
        <w:t>?</w:t>
      </w:r>
      <w:commentRangeEnd w:id="0"/>
      <w:r w:rsidR="008D24BF">
        <w:rPr>
          <w:rStyle w:val="Kommentarsreferens"/>
          <w:rFonts w:ascii="Times New Roman" w:hAnsi="Times New Roman"/>
          <w:color w:val="auto"/>
        </w:rPr>
        <w:commentReference w:id="0"/>
      </w:r>
    </w:p>
    <w:p w14:paraId="653D08A7" w14:textId="77777777" w:rsidR="00D45847" w:rsidRDefault="00850895">
      <w:pPr>
        <w:pStyle w:val="Subtitlefrontpage"/>
      </w:pPr>
      <w:r>
        <w:t xml:space="preserve">Olivia Imner </w:t>
      </w:r>
    </w:p>
    <w:p w14:paraId="7181EB32" w14:textId="77777777" w:rsidR="00D45847" w:rsidRDefault="00850895">
      <w:pPr>
        <w:rPr>
          <w:rFonts w:ascii="Verdana" w:hAnsi="Verdana"/>
          <w:color w:val="17365D" w:themeColor="text2" w:themeShade="BF"/>
          <w:sz w:val="28"/>
        </w:rPr>
      </w:pPr>
      <w:r>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8ED871">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B1197D" w:rsidRDefault="00B1197D">
                            <w:pPr>
                              <w:pStyle w:val="Frontpagetext"/>
                              <w:rPr>
                                <w:sz w:val="28"/>
                                <w:szCs w:val="28"/>
                              </w:rPr>
                            </w:pPr>
                            <w:r>
                              <w:rPr>
                                <w:sz w:val="28"/>
                                <w:szCs w:val="28"/>
                              </w:rPr>
                              <w:t xml:space="preserve">Institutionen för data- </w:t>
                            </w:r>
                            <w:r>
                              <w:rPr>
                                <w:sz w:val="28"/>
                                <w:szCs w:val="28"/>
                              </w:rPr>
                              <w:br/>
                              <w:t>och systemvetenskap</w:t>
                            </w:r>
                          </w:p>
                          <w:p w14:paraId="0DD0DA7D" w14:textId="77777777" w:rsidR="00B1197D" w:rsidRDefault="00B1197D">
                            <w:pPr>
                              <w:pStyle w:val="TextBox"/>
                            </w:pPr>
                            <w:r>
                              <w:t xml:space="preserve">Examensarbete 15 </w:t>
                            </w:r>
                            <w:proofErr w:type="spellStart"/>
                            <w:r>
                              <w:t>hp</w:t>
                            </w:r>
                            <w:proofErr w:type="spellEnd"/>
                          </w:p>
                          <w:p w14:paraId="205AAAC7" w14:textId="77777777" w:rsidR="00B1197D" w:rsidRDefault="00B1197D">
                            <w:pPr>
                              <w:pStyle w:val="TextBox"/>
                            </w:pPr>
                            <w:r>
                              <w:t>Data- och systemvetenskap</w:t>
                            </w:r>
                          </w:p>
                          <w:p w14:paraId="51566511" w14:textId="77777777" w:rsidR="00B1197D" w:rsidRDefault="00B1197D">
                            <w:pPr>
                              <w:pStyle w:val="Textruta"/>
                            </w:pPr>
                            <w:r>
                              <w:t xml:space="preserve">Kurs- eller utbildningsprogram (180 </w:t>
                            </w:r>
                            <w:proofErr w:type="spellStart"/>
                            <w:r>
                              <w:t>hp</w:t>
                            </w:r>
                            <w:proofErr w:type="spellEnd"/>
                            <w:r>
                              <w:t xml:space="preserve">) </w:t>
                            </w:r>
                          </w:p>
                          <w:p w14:paraId="7A700FAB" w14:textId="05793D08" w:rsidR="00B1197D" w:rsidRDefault="00B1197D">
                            <w:pPr>
                              <w:pStyle w:val="Textruta"/>
                            </w:pPr>
                            <w:r>
                              <w:t>Höstterminen 2018</w:t>
                            </w:r>
                          </w:p>
                          <w:p w14:paraId="381612CD" w14:textId="77777777" w:rsidR="00B1197D" w:rsidRDefault="00B1197D">
                            <w:pPr>
                              <w:pStyle w:val="Textruta"/>
                            </w:pPr>
                            <w:r>
                              <w:t>Handledare: Robert Ramberg</w:t>
                            </w:r>
                          </w:p>
                          <w:p w14:paraId="41DC09BB" w14:textId="77777777" w:rsidR="00B1197D" w:rsidRDefault="00B1197D">
                            <w:pPr>
                              <w:pStyle w:val="Textruta"/>
                            </w:pPr>
                            <w:r>
                              <w:t>Granskare: Förnamn Efternamn</w:t>
                            </w:r>
                          </w:p>
                          <w:p w14:paraId="316E1ACF" w14:textId="77777777" w:rsidR="00B1197D" w:rsidRDefault="00B1197D">
                            <w:pPr>
                              <w:pStyle w:val="Textruta"/>
                              <w:rPr>
                                <w:lang w:val="en-US"/>
                              </w:rPr>
                            </w:pPr>
                            <w:r>
                              <w:rPr>
                                <w:lang w:val="en-US"/>
                              </w:rPr>
                              <w:t>English title: Evaluation of pedagogical models as a platform for the refinement of courses at the e-learning company Grade</w:t>
                            </w:r>
                          </w:p>
                          <w:p w14:paraId="680742CD" w14:textId="77777777" w:rsidR="00B1197D" w:rsidRDefault="00B1197D">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EC4C26" w:rsidRDefault="00EC4C26">
                      <w:pPr>
                        <w:pStyle w:val="Frontpagetext"/>
                        <w:rPr>
                          <w:sz w:val="28"/>
                          <w:szCs w:val="28"/>
                        </w:rPr>
                      </w:pPr>
                      <w:r>
                        <w:rPr>
                          <w:sz w:val="28"/>
                          <w:szCs w:val="28"/>
                        </w:rPr>
                        <w:t xml:space="preserve">Institutionen för data- </w:t>
                      </w:r>
                      <w:r>
                        <w:rPr>
                          <w:sz w:val="28"/>
                          <w:szCs w:val="28"/>
                        </w:rPr>
                        <w:br/>
                        <w:t>och systemvetenskap</w:t>
                      </w:r>
                    </w:p>
                    <w:p w14:paraId="0DD0DA7D" w14:textId="77777777" w:rsidR="00EC4C26" w:rsidRDefault="00EC4C26">
                      <w:pPr>
                        <w:pStyle w:val="TextBox"/>
                      </w:pPr>
                      <w:r>
                        <w:t xml:space="preserve">Examensarbete 15 </w:t>
                      </w:r>
                      <w:proofErr w:type="spellStart"/>
                      <w:r>
                        <w:t>hp</w:t>
                      </w:r>
                      <w:proofErr w:type="spellEnd"/>
                    </w:p>
                    <w:p w14:paraId="205AAAC7" w14:textId="77777777" w:rsidR="00EC4C26" w:rsidRDefault="00EC4C26">
                      <w:pPr>
                        <w:pStyle w:val="TextBox"/>
                      </w:pPr>
                      <w:r>
                        <w:t>Data- och systemvetenskap</w:t>
                      </w:r>
                    </w:p>
                    <w:p w14:paraId="51566511" w14:textId="77777777" w:rsidR="00EC4C26" w:rsidRDefault="00EC4C26">
                      <w:pPr>
                        <w:pStyle w:val="Textruta"/>
                      </w:pPr>
                      <w:r>
                        <w:t xml:space="preserve">Kurs- eller utbildningsprogram (180 </w:t>
                      </w:r>
                      <w:proofErr w:type="spellStart"/>
                      <w:r>
                        <w:t>hp</w:t>
                      </w:r>
                      <w:proofErr w:type="spellEnd"/>
                      <w:r>
                        <w:t xml:space="preserve">) </w:t>
                      </w:r>
                    </w:p>
                    <w:p w14:paraId="7A700FAB" w14:textId="05793D08" w:rsidR="00EC4C26" w:rsidRDefault="00EC4C26">
                      <w:pPr>
                        <w:pStyle w:val="Textruta"/>
                      </w:pPr>
                      <w:r>
                        <w:t>Höstterminen 2018</w:t>
                      </w:r>
                    </w:p>
                    <w:p w14:paraId="381612CD" w14:textId="77777777" w:rsidR="00EC4C26" w:rsidRDefault="00EC4C26">
                      <w:pPr>
                        <w:pStyle w:val="Textruta"/>
                      </w:pPr>
                      <w:r>
                        <w:t>Handledare: Robert Ramberg</w:t>
                      </w:r>
                    </w:p>
                    <w:p w14:paraId="41DC09BB" w14:textId="77777777" w:rsidR="00EC4C26" w:rsidRDefault="00EC4C26">
                      <w:pPr>
                        <w:pStyle w:val="Textruta"/>
                      </w:pPr>
                      <w:r>
                        <w:t>Granskare: Förnamn Efternamn</w:t>
                      </w:r>
                    </w:p>
                    <w:p w14:paraId="316E1ACF" w14:textId="77777777" w:rsidR="00EC4C26" w:rsidRDefault="00EC4C26">
                      <w:pPr>
                        <w:pStyle w:val="Textruta"/>
                        <w:rPr>
                          <w:lang w:val="en-US"/>
                        </w:rPr>
                      </w:pPr>
                      <w:r>
                        <w:rPr>
                          <w:lang w:val="en-US"/>
                        </w:rPr>
                        <w:t>English title: Evaluation of pedagogical models as a platform for the refinement of courses at the e-learning company Grade</w:t>
                      </w:r>
                    </w:p>
                    <w:p w14:paraId="680742CD" w14:textId="77777777" w:rsidR="00EC4C26" w:rsidRDefault="00EC4C26">
                      <w:pPr>
                        <w:pStyle w:val="TextBox"/>
                      </w:pPr>
                    </w:p>
                  </w:txbxContent>
                </v:textbox>
                <w10:wrap type="square" anchory="margin"/>
              </v:rect>
            </w:pict>
          </mc:Fallback>
        </mc:AlternateContent>
      </w: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75C13101">
            <wp:simplePos x="0" y="0"/>
            <wp:positionH relativeFrom="margin">
              <wp:align>right</wp:align>
            </wp:positionH>
            <wp:positionV relativeFrom="margin">
              <wp:posOffset>7527290</wp:posOffset>
            </wp:positionV>
            <wp:extent cx="1724025" cy="1352550"/>
            <wp:effectExtent l="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10"/>
                    <a:stretch>
                      <a:fillRect/>
                    </a:stretch>
                  </pic:blipFill>
                  <pic:spPr bwMode="auto">
                    <a:xfrm>
                      <a:off x="0" y="0"/>
                      <a:ext cx="1724025" cy="1352550"/>
                    </a:xfrm>
                    <a:prstGeom prst="rect">
                      <a:avLst/>
                    </a:prstGeom>
                  </pic:spPr>
                </pic:pic>
              </a:graphicData>
            </a:graphic>
          </wp:anchor>
        </w:drawing>
      </w:r>
      <w:r>
        <w:br w:type="page"/>
      </w:r>
    </w:p>
    <w:p w14:paraId="2028D906" w14:textId="77777777" w:rsidR="00D45847" w:rsidRDefault="00850895">
      <w:pPr>
        <w:spacing w:after="200" w:line="0" w:lineRule="auto"/>
        <w:rPr>
          <w:rFonts w:ascii="Verdana" w:hAnsi="Verdana"/>
          <w:color w:val="000000" w:themeColor="text1"/>
          <w:sz w:val="52"/>
        </w:rPr>
      </w:pPr>
      <w:r>
        <w:lastRenderedPageBreak/>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287CD0D3" w:rsidR="00D45847" w:rsidRDefault="00041A1C">
      <w:pPr>
        <w:pStyle w:val="Brdtext"/>
      </w:pPr>
      <w:r>
        <w:t>E-lärande</w:t>
      </w:r>
      <w:r w:rsidR="00A7085E">
        <w:t>, Pedagogik, Pedagogisk</w:t>
      </w:r>
      <w:r w:rsidR="00286276">
        <w:t>a</w:t>
      </w:r>
      <w:r w:rsidR="00A7085E">
        <w:t xml:space="preserve"> modell</w:t>
      </w:r>
      <w:r w:rsidR="00286276">
        <w:t>er</w:t>
      </w:r>
      <w:r w:rsidR="00DA1B11">
        <w:t>, Grade.</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14A923C4" w14:textId="77777777" w:rsidR="00424655" w:rsidRDefault="00850895">
      <w:pPr>
        <w:pStyle w:val="Innehll1"/>
        <w:tabs>
          <w:tab w:val="left" w:pos="350"/>
          <w:tab w:val="right" w:leader="dot" w:pos="9062"/>
        </w:tabs>
        <w:rPr>
          <w:rFonts w:asciiTheme="minorHAnsi" w:eastAsiaTheme="minorEastAsia" w:hAnsiTheme="minorHAnsi"/>
          <w:noProof/>
          <w:sz w:val="24"/>
          <w:szCs w:val="24"/>
          <w:lang w:eastAsia="ja-JP"/>
        </w:rPr>
      </w:pPr>
      <w:r>
        <w:rPr>
          <w:rFonts w:ascii="Verdana" w:hAnsi="Verdana"/>
          <w:b/>
        </w:rPr>
        <w:fldChar w:fldCharType="begin"/>
      </w:r>
      <w:r>
        <w:instrText>TOC \z \o "1-3" \u \h</w:instrText>
      </w:r>
      <w:r>
        <w:rPr>
          <w:rFonts w:ascii="Verdana" w:hAnsi="Verdana"/>
          <w:b/>
        </w:rPr>
        <w:fldChar w:fldCharType="separate"/>
      </w:r>
      <w:r w:rsidR="00424655">
        <w:rPr>
          <w:noProof/>
        </w:rPr>
        <w:t>1</w:t>
      </w:r>
      <w:r w:rsidR="00424655">
        <w:rPr>
          <w:rFonts w:asciiTheme="minorHAnsi" w:eastAsiaTheme="minorEastAsia" w:hAnsiTheme="minorHAnsi"/>
          <w:noProof/>
          <w:sz w:val="24"/>
          <w:szCs w:val="24"/>
          <w:lang w:eastAsia="ja-JP"/>
        </w:rPr>
        <w:tab/>
      </w:r>
      <w:r w:rsidR="00424655">
        <w:rPr>
          <w:noProof/>
        </w:rPr>
        <w:t>Synopsis</w:t>
      </w:r>
      <w:r w:rsidR="00424655">
        <w:rPr>
          <w:noProof/>
        </w:rPr>
        <w:tab/>
      </w:r>
      <w:r w:rsidR="00424655">
        <w:rPr>
          <w:noProof/>
        </w:rPr>
        <w:fldChar w:fldCharType="begin"/>
      </w:r>
      <w:r w:rsidR="00424655">
        <w:rPr>
          <w:noProof/>
        </w:rPr>
        <w:instrText xml:space="preserve"> PAGEREF _Toc401327934 \h </w:instrText>
      </w:r>
      <w:r w:rsidR="00424655">
        <w:rPr>
          <w:noProof/>
        </w:rPr>
      </w:r>
      <w:r w:rsidR="00424655">
        <w:rPr>
          <w:noProof/>
        </w:rPr>
        <w:fldChar w:fldCharType="separate"/>
      </w:r>
      <w:r w:rsidR="00424655">
        <w:rPr>
          <w:noProof/>
        </w:rPr>
        <w:t>1</w:t>
      </w:r>
      <w:r w:rsidR="00424655">
        <w:rPr>
          <w:noProof/>
        </w:rPr>
        <w:fldChar w:fldCharType="end"/>
      </w:r>
    </w:p>
    <w:p w14:paraId="37CDD6F1" w14:textId="77777777" w:rsidR="00424655" w:rsidRDefault="00424655">
      <w:pPr>
        <w:pStyle w:val="Innehll1"/>
        <w:tabs>
          <w:tab w:val="left" w:pos="350"/>
          <w:tab w:val="right" w:leader="dot" w:pos="9062"/>
        </w:tabs>
        <w:rPr>
          <w:rFonts w:asciiTheme="minorHAnsi" w:eastAsiaTheme="minorEastAsia" w:hAnsiTheme="minorHAnsi"/>
          <w:noProof/>
          <w:sz w:val="24"/>
          <w:szCs w:val="24"/>
          <w:lang w:eastAsia="ja-JP"/>
        </w:rPr>
      </w:pPr>
      <w:r>
        <w:rPr>
          <w:noProof/>
        </w:rPr>
        <w:t>2</w:t>
      </w:r>
      <w:r>
        <w:rPr>
          <w:rFonts w:asciiTheme="minorHAnsi" w:eastAsiaTheme="minorEastAsia" w:hAnsiTheme="minorHAnsi"/>
          <w:noProof/>
          <w:sz w:val="24"/>
          <w:szCs w:val="24"/>
          <w:lang w:eastAsia="ja-JP"/>
        </w:rPr>
        <w:tab/>
      </w:r>
      <w:r>
        <w:rPr>
          <w:noProof/>
        </w:rPr>
        <w:t>Introduktion</w:t>
      </w:r>
      <w:r>
        <w:rPr>
          <w:noProof/>
        </w:rPr>
        <w:tab/>
      </w:r>
      <w:r>
        <w:rPr>
          <w:noProof/>
        </w:rPr>
        <w:fldChar w:fldCharType="begin"/>
      </w:r>
      <w:r>
        <w:rPr>
          <w:noProof/>
        </w:rPr>
        <w:instrText xml:space="preserve"> PAGEREF _Toc401327935 \h </w:instrText>
      </w:r>
      <w:r>
        <w:rPr>
          <w:noProof/>
        </w:rPr>
      </w:r>
      <w:r>
        <w:rPr>
          <w:noProof/>
        </w:rPr>
        <w:fldChar w:fldCharType="separate"/>
      </w:r>
      <w:r>
        <w:rPr>
          <w:noProof/>
        </w:rPr>
        <w:t>2</w:t>
      </w:r>
      <w:r>
        <w:rPr>
          <w:noProof/>
        </w:rPr>
        <w:fldChar w:fldCharType="end"/>
      </w:r>
    </w:p>
    <w:p w14:paraId="6EBBB2FD" w14:textId="77777777" w:rsidR="00424655" w:rsidRDefault="00424655">
      <w:pPr>
        <w:pStyle w:val="Innehll3"/>
        <w:tabs>
          <w:tab w:val="right" w:leader="dot" w:pos="9062"/>
        </w:tabs>
        <w:rPr>
          <w:rFonts w:asciiTheme="minorHAnsi" w:eastAsiaTheme="minorEastAsia" w:hAnsiTheme="minorHAnsi"/>
          <w:noProof/>
          <w:sz w:val="24"/>
          <w:szCs w:val="24"/>
          <w:lang w:eastAsia="ja-JP"/>
        </w:rPr>
      </w:pPr>
      <w:r>
        <w:rPr>
          <w:noProof/>
        </w:rPr>
        <w:t>Syfte</w:t>
      </w:r>
      <w:r>
        <w:rPr>
          <w:noProof/>
        </w:rPr>
        <w:tab/>
      </w:r>
      <w:r>
        <w:rPr>
          <w:noProof/>
        </w:rPr>
        <w:fldChar w:fldCharType="begin"/>
      </w:r>
      <w:r>
        <w:rPr>
          <w:noProof/>
        </w:rPr>
        <w:instrText xml:space="preserve"> PAGEREF _Toc401327936 \h </w:instrText>
      </w:r>
      <w:r>
        <w:rPr>
          <w:noProof/>
        </w:rPr>
      </w:r>
      <w:r>
        <w:rPr>
          <w:noProof/>
        </w:rPr>
        <w:fldChar w:fldCharType="separate"/>
      </w:r>
      <w:r>
        <w:rPr>
          <w:noProof/>
        </w:rPr>
        <w:t>5</w:t>
      </w:r>
      <w:r>
        <w:rPr>
          <w:noProof/>
        </w:rPr>
        <w:fldChar w:fldCharType="end"/>
      </w:r>
    </w:p>
    <w:p w14:paraId="31CE9324" w14:textId="77777777" w:rsidR="00424655" w:rsidRDefault="00424655">
      <w:pPr>
        <w:pStyle w:val="Innehll1"/>
        <w:tabs>
          <w:tab w:val="left" w:pos="350"/>
          <w:tab w:val="right" w:leader="dot" w:pos="9062"/>
        </w:tabs>
        <w:rPr>
          <w:rFonts w:asciiTheme="minorHAnsi" w:eastAsiaTheme="minorEastAsia" w:hAnsiTheme="minorHAnsi"/>
          <w:noProof/>
          <w:sz w:val="24"/>
          <w:szCs w:val="24"/>
          <w:lang w:eastAsia="ja-JP"/>
        </w:rPr>
      </w:pPr>
      <w:r>
        <w:rPr>
          <w:noProof/>
        </w:rPr>
        <w:t>3</w:t>
      </w:r>
      <w:r>
        <w:rPr>
          <w:rFonts w:asciiTheme="minorHAnsi" w:eastAsiaTheme="minorEastAsia" w:hAnsiTheme="minorHAnsi"/>
          <w:noProof/>
          <w:sz w:val="24"/>
          <w:szCs w:val="24"/>
          <w:lang w:eastAsia="ja-JP"/>
        </w:rPr>
        <w:tab/>
      </w:r>
      <w:r>
        <w:rPr>
          <w:noProof/>
        </w:rPr>
        <w:t>Metod</w:t>
      </w:r>
      <w:r>
        <w:rPr>
          <w:noProof/>
        </w:rPr>
        <w:tab/>
      </w:r>
      <w:r>
        <w:rPr>
          <w:noProof/>
        </w:rPr>
        <w:fldChar w:fldCharType="begin"/>
      </w:r>
      <w:r>
        <w:rPr>
          <w:noProof/>
        </w:rPr>
        <w:instrText xml:space="preserve"> PAGEREF _Toc401327937 \h </w:instrText>
      </w:r>
      <w:r>
        <w:rPr>
          <w:noProof/>
        </w:rPr>
      </w:r>
      <w:r>
        <w:rPr>
          <w:noProof/>
        </w:rPr>
        <w:fldChar w:fldCharType="separate"/>
      </w:r>
      <w:r>
        <w:rPr>
          <w:noProof/>
        </w:rPr>
        <w:t>7</w:t>
      </w:r>
      <w:r>
        <w:rPr>
          <w:noProof/>
        </w:rPr>
        <w:fldChar w:fldCharType="end"/>
      </w:r>
    </w:p>
    <w:p w14:paraId="5CEF9009" w14:textId="77777777" w:rsidR="00424655" w:rsidRDefault="00424655">
      <w:pPr>
        <w:pStyle w:val="Innehll3"/>
        <w:tabs>
          <w:tab w:val="right" w:leader="dot" w:pos="9062"/>
        </w:tabs>
        <w:rPr>
          <w:rFonts w:asciiTheme="minorHAnsi" w:eastAsiaTheme="minorEastAsia" w:hAnsiTheme="minorHAnsi"/>
          <w:noProof/>
          <w:sz w:val="24"/>
          <w:szCs w:val="24"/>
          <w:lang w:eastAsia="ja-JP"/>
        </w:rPr>
      </w:pPr>
      <w:r>
        <w:rPr>
          <w:noProof/>
        </w:rPr>
        <w:t>Intervjun</w:t>
      </w:r>
      <w:r>
        <w:rPr>
          <w:noProof/>
        </w:rPr>
        <w:tab/>
      </w:r>
      <w:r>
        <w:rPr>
          <w:noProof/>
        </w:rPr>
        <w:fldChar w:fldCharType="begin"/>
      </w:r>
      <w:r>
        <w:rPr>
          <w:noProof/>
        </w:rPr>
        <w:instrText xml:space="preserve"> PAGEREF _Toc401327938 \h </w:instrText>
      </w:r>
      <w:r>
        <w:rPr>
          <w:noProof/>
        </w:rPr>
      </w:r>
      <w:r>
        <w:rPr>
          <w:noProof/>
        </w:rPr>
        <w:fldChar w:fldCharType="separate"/>
      </w:r>
      <w:r>
        <w:rPr>
          <w:noProof/>
        </w:rPr>
        <w:t>7</w:t>
      </w:r>
      <w:r>
        <w:rPr>
          <w:noProof/>
        </w:rPr>
        <w:fldChar w:fldCharType="end"/>
      </w:r>
    </w:p>
    <w:p w14:paraId="6D759FCE" w14:textId="77777777" w:rsidR="00424655" w:rsidRDefault="00424655">
      <w:pPr>
        <w:pStyle w:val="Innehll3"/>
        <w:tabs>
          <w:tab w:val="right" w:leader="dot" w:pos="9062"/>
        </w:tabs>
        <w:rPr>
          <w:rFonts w:asciiTheme="minorHAnsi" w:eastAsiaTheme="minorEastAsia" w:hAnsiTheme="minorHAnsi"/>
          <w:noProof/>
          <w:sz w:val="24"/>
          <w:szCs w:val="24"/>
          <w:lang w:eastAsia="ja-JP"/>
        </w:rPr>
      </w:pPr>
      <w:r>
        <w:rPr>
          <w:noProof/>
        </w:rPr>
        <w:t>Utvärdering</w:t>
      </w:r>
      <w:r>
        <w:rPr>
          <w:noProof/>
        </w:rPr>
        <w:tab/>
      </w:r>
      <w:r>
        <w:rPr>
          <w:noProof/>
        </w:rPr>
        <w:fldChar w:fldCharType="begin"/>
      </w:r>
      <w:r>
        <w:rPr>
          <w:noProof/>
        </w:rPr>
        <w:instrText xml:space="preserve"> PAGEREF _Toc401327939 \h </w:instrText>
      </w:r>
      <w:r>
        <w:rPr>
          <w:noProof/>
        </w:rPr>
      </w:r>
      <w:r>
        <w:rPr>
          <w:noProof/>
        </w:rPr>
        <w:fldChar w:fldCharType="separate"/>
      </w:r>
      <w:r>
        <w:rPr>
          <w:noProof/>
        </w:rPr>
        <w:t>8</w:t>
      </w:r>
      <w:r>
        <w:rPr>
          <w:noProof/>
        </w:rPr>
        <w:fldChar w:fldCharType="end"/>
      </w:r>
    </w:p>
    <w:p w14:paraId="54808950" w14:textId="77777777" w:rsidR="00424655" w:rsidRDefault="00424655">
      <w:pPr>
        <w:pStyle w:val="Innehll1"/>
        <w:tabs>
          <w:tab w:val="left" w:pos="350"/>
          <w:tab w:val="right" w:leader="dot" w:pos="9062"/>
        </w:tabs>
        <w:rPr>
          <w:rFonts w:asciiTheme="minorHAnsi" w:eastAsiaTheme="minorEastAsia" w:hAnsiTheme="minorHAnsi"/>
          <w:noProof/>
          <w:sz w:val="24"/>
          <w:szCs w:val="24"/>
          <w:lang w:eastAsia="ja-JP"/>
        </w:rPr>
      </w:pPr>
      <w:r>
        <w:rPr>
          <w:noProof/>
        </w:rPr>
        <w:t>4</w:t>
      </w:r>
      <w:r>
        <w:rPr>
          <w:rFonts w:asciiTheme="minorHAnsi" w:eastAsiaTheme="minorEastAsia" w:hAnsiTheme="minorHAnsi"/>
          <w:noProof/>
          <w:sz w:val="24"/>
          <w:szCs w:val="24"/>
          <w:lang w:eastAsia="ja-JP"/>
        </w:rPr>
        <w:tab/>
      </w:r>
      <w:r>
        <w:rPr>
          <w:noProof/>
        </w:rPr>
        <w:t>Resultat</w:t>
      </w:r>
      <w:r>
        <w:rPr>
          <w:noProof/>
        </w:rPr>
        <w:tab/>
      </w:r>
      <w:r>
        <w:rPr>
          <w:noProof/>
        </w:rPr>
        <w:fldChar w:fldCharType="begin"/>
      </w:r>
      <w:r>
        <w:rPr>
          <w:noProof/>
        </w:rPr>
        <w:instrText xml:space="preserve"> PAGEREF _Toc401327940 \h </w:instrText>
      </w:r>
      <w:r>
        <w:rPr>
          <w:noProof/>
        </w:rPr>
      </w:r>
      <w:r>
        <w:rPr>
          <w:noProof/>
        </w:rPr>
        <w:fldChar w:fldCharType="separate"/>
      </w:r>
      <w:r>
        <w:rPr>
          <w:noProof/>
        </w:rPr>
        <w:t>9</w:t>
      </w:r>
      <w:r>
        <w:rPr>
          <w:noProof/>
        </w:rPr>
        <w:fldChar w:fldCharType="end"/>
      </w:r>
    </w:p>
    <w:p w14:paraId="6220960E" w14:textId="77777777" w:rsidR="00424655" w:rsidRDefault="00424655">
      <w:pPr>
        <w:pStyle w:val="Innehll1"/>
        <w:tabs>
          <w:tab w:val="left" w:pos="350"/>
          <w:tab w:val="right" w:leader="dot" w:pos="9062"/>
        </w:tabs>
        <w:rPr>
          <w:rFonts w:asciiTheme="minorHAnsi" w:eastAsiaTheme="minorEastAsia" w:hAnsiTheme="minorHAnsi"/>
          <w:noProof/>
          <w:sz w:val="24"/>
          <w:szCs w:val="24"/>
          <w:lang w:eastAsia="ja-JP"/>
        </w:rPr>
      </w:pPr>
      <w:r>
        <w:rPr>
          <w:noProof/>
        </w:rPr>
        <w:t>5</w:t>
      </w:r>
      <w:r>
        <w:rPr>
          <w:rFonts w:asciiTheme="minorHAnsi" w:eastAsiaTheme="minorEastAsia" w:hAnsiTheme="minorHAnsi"/>
          <w:noProof/>
          <w:sz w:val="24"/>
          <w:szCs w:val="24"/>
          <w:lang w:eastAsia="ja-JP"/>
        </w:rPr>
        <w:tab/>
      </w:r>
      <w:r>
        <w:rPr>
          <w:noProof/>
        </w:rPr>
        <w:t>Diskussion</w:t>
      </w:r>
      <w:r>
        <w:rPr>
          <w:noProof/>
        </w:rPr>
        <w:tab/>
      </w:r>
      <w:r>
        <w:rPr>
          <w:noProof/>
        </w:rPr>
        <w:fldChar w:fldCharType="begin"/>
      </w:r>
      <w:r>
        <w:rPr>
          <w:noProof/>
        </w:rPr>
        <w:instrText xml:space="preserve"> PAGEREF _Toc401327941 \h </w:instrText>
      </w:r>
      <w:r>
        <w:rPr>
          <w:noProof/>
        </w:rPr>
      </w:r>
      <w:r>
        <w:rPr>
          <w:noProof/>
        </w:rPr>
        <w:fldChar w:fldCharType="separate"/>
      </w:r>
      <w:r>
        <w:rPr>
          <w:noProof/>
        </w:rPr>
        <w:t>14</w:t>
      </w:r>
      <w:r>
        <w:rPr>
          <w:noProof/>
        </w:rPr>
        <w:fldChar w:fldCharType="end"/>
      </w:r>
    </w:p>
    <w:p w14:paraId="172988AE" w14:textId="77777777" w:rsidR="00424655" w:rsidRDefault="00424655">
      <w:pPr>
        <w:pStyle w:val="Innehll1"/>
        <w:tabs>
          <w:tab w:val="left" w:pos="350"/>
          <w:tab w:val="right" w:leader="dot" w:pos="9062"/>
        </w:tabs>
        <w:rPr>
          <w:rFonts w:asciiTheme="minorHAnsi" w:eastAsiaTheme="minorEastAsia" w:hAnsiTheme="minorHAnsi"/>
          <w:noProof/>
          <w:sz w:val="24"/>
          <w:szCs w:val="24"/>
          <w:lang w:eastAsia="ja-JP"/>
        </w:rPr>
      </w:pPr>
      <w:r>
        <w:rPr>
          <w:noProof/>
        </w:rPr>
        <w:t>6</w:t>
      </w:r>
      <w:r>
        <w:rPr>
          <w:rFonts w:asciiTheme="minorHAnsi" w:eastAsiaTheme="minorEastAsia" w:hAnsiTheme="minorHAnsi"/>
          <w:noProof/>
          <w:sz w:val="24"/>
          <w:szCs w:val="24"/>
          <w:lang w:eastAsia="ja-JP"/>
        </w:rPr>
        <w:tab/>
      </w:r>
      <w:r>
        <w:rPr>
          <w:noProof/>
        </w:rPr>
        <w:t>Tack</w:t>
      </w:r>
      <w:r>
        <w:rPr>
          <w:noProof/>
        </w:rPr>
        <w:tab/>
      </w:r>
      <w:r>
        <w:rPr>
          <w:noProof/>
        </w:rPr>
        <w:fldChar w:fldCharType="begin"/>
      </w:r>
      <w:r>
        <w:rPr>
          <w:noProof/>
        </w:rPr>
        <w:instrText xml:space="preserve"> PAGEREF _Toc401327942 \h </w:instrText>
      </w:r>
      <w:r>
        <w:rPr>
          <w:noProof/>
        </w:rPr>
      </w:r>
      <w:r>
        <w:rPr>
          <w:noProof/>
        </w:rPr>
        <w:fldChar w:fldCharType="separate"/>
      </w:r>
      <w:r>
        <w:rPr>
          <w:noProof/>
        </w:rPr>
        <w:t>17</w:t>
      </w:r>
      <w:r>
        <w:rPr>
          <w:noProof/>
        </w:rPr>
        <w:fldChar w:fldCharType="end"/>
      </w:r>
    </w:p>
    <w:p w14:paraId="2F6D3CC6" w14:textId="77777777" w:rsidR="00424655" w:rsidRDefault="00424655">
      <w:pPr>
        <w:pStyle w:val="Innehll1"/>
        <w:tabs>
          <w:tab w:val="left" w:pos="350"/>
          <w:tab w:val="right" w:leader="dot" w:pos="9062"/>
        </w:tabs>
        <w:rPr>
          <w:rFonts w:asciiTheme="minorHAnsi" w:eastAsiaTheme="minorEastAsia" w:hAnsiTheme="minorHAnsi"/>
          <w:noProof/>
          <w:sz w:val="24"/>
          <w:szCs w:val="24"/>
          <w:lang w:eastAsia="ja-JP"/>
        </w:rPr>
      </w:pPr>
      <w:r>
        <w:rPr>
          <w:noProof/>
        </w:rPr>
        <w:t>7</w:t>
      </w:r>
      <w:r>
        <w:rPr>
          <w:rFonts w:asciiTheme="minorHAnsi" w:eastAsiaTheme="minorEastAsia" w:hAnsiTheme="minorHAnsi"/>
          <w:noProof/>
          <w:sz w:val="24"/>
          <w:szCs w:val="24"/>
          <w:lang w:eastAsia="ja-JP"/>
        </w:rPr>
        <w:tab/>
      </w:r>
      <w:r>
        <w:rPr>
          <w:noProof/>
        </w:rPr>
        <w:t>Referenser</w:t>
      </w:r>
      <w:r>
        <w:rPr>
          <w:noProof/>
        </w:rPr>
        <w:tab/>
      </w:r>
      <w:r>
        <w:rPr>
          <w:noProof/>
        </w:rPr>
        <w:fldChar w:fldCharType="begin"/>
      </w:r>
      <w:r>
        <w:rPr>
          <w:noProof/>
        </w:rPr>
        <w:instrText xml:space="preserve"> PAGEREF _Toc401327943 \h </w:instrText>
      </w:r>
      <w:r>
        <w:rPr>
          <w:noProof/>
        </w:rPr>
      </w:r>
      <w:r>
        <w:rPr>
          <w:noProof/>
        </w:rPr>
        <w:fldChar w:fldCharType="separate"/>
      </w:r>
      <w:r>
        <w:rPr>
          <w:noProof/>
        </w:rPr>
        <w:t>18</w:t>
      </w:r>
      <w:r>
        <w:rPr>
          <w:noProof/>
        </w:rPr>
        <w:fldChar w:fldCharType="end"/>
      </w:r>
    </w:p>
    <w:p w14:paraId="0CC14F4D" w14:textId="77777777" w:rsidR="00424655" w:rsidRDefault="00424655">
      <w:pPr>
        <w:pStyle w:val="Innehll1"/>
        <w:tabs>
          <w:tab w:val="left" w:pos="350"/>
          <w:tab w:val="right" w:leader="dot" w:pos="9062"/>
        </w:tabs>
        <w:rPr>
          <w:rFonts w:asciiTheme="minorHAnsi" w:eastAsiaTheme="minorEastAsia" w:hAnsiTheme="minorHAnsi"/>
          <w:noProof/>
          <w:sz w:val="24"/>
          <w:szCs w:val="24"/>
          <w:lang w:eastAsia="ja-JP"/>
        </w:rPr>
      </w:pPr>
      <w:r>
        <w:rPr>
          <w:noProof/>
        </w:rPr>
        <w:t>8</w:t>
      </w:r>
      <w:r>
        <w:rPr>
          <w:rFonts w:asciiTheme="minorHAnsi" w:eastAsiaTheme="minorEastAsia" w:hAnsiTheme="minorHAnsi"/>
          <w:noProof/>
          <w:sz w:val="24"/>
          <w:szCs w:val="24"/>
          <w:lang w:eastAsia="ja-JP"/>
        </w:rPr>
        <w:tab/>
      </w:r>
      <w:r>
        <w:rPr>
          <w:noProof/>
        </w:rPr>
        <w:t>Bilagor</w:t>
      </w:r>
      <w:r>
        <w:rPr>
          <w:noProof/>
        </w:rPr>
        <w:tab/>
      </w:r>
      <w:r>
        <w:rPr>
          <w:noProof/>
        </w:rPr>
        <w:fldChar w:fldCharType="begin"/>
      </w:r>
      <w:r>
        <w:rPr>
          <w:noProof/>
        </w:rPr>
        <w:instrText xml:space="preserve"> PAGEREF _Toc401327944 \h </w:instrText>
      </w:r>
      <w:r>
        <w:rPr>
          <w:noProof/>
        </w:rPr>
      </w:r>
      <w:r>
        <w:rPr>
          <w:noProof/>
        </w:rPr>
        <w:fldChar w:fldCharType="separate"/>
      </w:r>
      <w:r>
        <w:rPr>
          <w:noProof/>
        </w:rPr>
        <w:t>20</w:t>
      </w:r>
      <w:r>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pPr>
        <w:pStyle w:val="Tableofcontent"/>
        <w:rPr>
          <w:sz w:val="32"/>
          <w:szCs w:val="32"/>
        </w:rPr>
      </w:pPr>
      <w:r w:rsidRPr="004E58AD">
        <w:rPr>
          <w:sz w:val="32"/>
          <w:szCs w:val="32"/>
        </w:rPr>
        <w:lastRenderedPageBreak/>
        <w:t>Förkortningar</w:t>
      </w:r>
    </w:p>
    <w:p w14:paraId="17AC3D5C"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E-lärande Företag (ELF)</w:t>
      </w:r>
    </w:p>
    <w:p w14:paraId="45BAB34F" w14:textId="77777777" w:rsidR="004E58AD" w:rsidRDefault="004E58AD" w:rsidP="004E58AD">
      <w:pPr>
        <w:pStyle w:val="Beskrivning"/>
        <w:rPr>
          <w:rFonts w:ascii="Times New Roman" w:hAnsi="Times New Roman" w:cs="Times New Roman"/>
          <w:i w:val="0"/>
          <w:sz w:val="22"/>
          <w:szCs w:val="22"/>
        </w:rPr>
      </w:pPr>
      <w:r>
        <w:rPr>
          <w:rFonts w:ascii="Times New Roman" w:hAnsi="Times New Roman" w:cs="Times New Roman"/>
          <w:i w:val="0"/>
          <w:sz w:val="22"/>
          <w:szCs w:val="22"/>
        </w:rPr>
        <w:t>E-lärande Inköpsföretag (EIF)</w:t>
      </w:r>
    </w:p>
    <w:p w14:paraId="267DC314"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Direkt Instruktions Modellen (DIM)</w:t>
      </w:r>
    </w:p>
    <w:p w14:paraId="41B1A6E4" w14:textId="4DF3BA7B" w:rsidR="004E58AD" w:rsidRDefault="00A7085E" w:rsidP="004E58AD">
      <w:pPr>
        <w:pStyle w:val="Beskrivning"/>
        <w:rPr>
          <w:rFonts w:ascii="Times New Roman" w:hAnsi="Times New Roman" w:cs="Times New Roman"/>
          <w:i w:val="0"/>
          <w:sz w:val="22"/>
          <w:szCs w:val="22"/>
        </w:rPr>
      </w:pPr>
      <w:r>
        <w:rPr>
          <w:rFonts w:ascii="Times New Roman" w:hAnsi="Times New Roman" w:cs="Times New Roman"/>
          <w:i w:val="0"/>
          <w:sz w:val="22"/>
          <w:szCs w:val="22"/>
        </w:rPr>
        <w:t xml:space="preserve">Konstruktivistisk Läromiljö </w:t>
      </w:r>
      <w:r w:rsidR="004E58AD" w:rsidRPr="000F453D">
        <w:rPr>
          <w:rFonts w:ascii="Times New Roman" w:hAnsi="Times New Roman" w:cs="Times New Roman"/>
          <w:i w:val="0"/>
          <w:sz w:val="22"/>
          <w:szCs w:val="22"/>
        </w:rPr>
        <w:t>Modellen (KLM)</w:t>
      </w:r>
    </w:p>
    <w:p w14:paraId="575C3D63" w14:textId="507980DF"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 xml:space="preserve">Aktivitets </w:t>
      </w:r>
      <w:r w:rsidR="003148A7">
        <w:rPr>
          <w:rFonts w:ascii="Times New Roman" w:hAnsi="Times New Roman" w:cs="Times New Roman"/>
          <w:i w:val="0"/>
          <w:sz w:val="22"/>
          <w:szCs w:val="22"/>
        </w:rPr>
        <w:t xml:space="preserve">Teori </w:t>
      </w:r>
      <w:r w:rsidRPr="000F453D">
        <w:rPr>
          <w:rFonts w:ascii="Times New Roman" w:hAnsi="Times New Roman" w:cs="Times New Roman"/>
          <w:i w:val="0"/>
          <w:sz w:val="22"/>
          <w:szCs w:val="22"/>
        </w:rPr>
        <w:t>Modellen (ATM</w:t>
      </w:r>
      <w:r>
        <w:rPr>
          <w:rFonts w:ascii="Times New Roman" w:hAnsi="Times New Roman" w:cs="Times New Roman"/>
          <w:i w:val="0"/>
          <w:sz w:val="22"/>
          <w:szCs w:val="22"/>
        </w:rPr>
        <w:t>)</w:t>
      </w:r>
    </w:p>
    <w:p w14:paraId="2D3781EC" w14:textId="77777777" w:rsidR="00041A1C"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 xml:space="preserve">Inlärning av specifik </w:t>
      </w:r>
      <w:r>
        <w:rPr>
          <w:rFonts w:ascii="Times New Roman" w:hAnsi="Times New Roman" w:cs="Times New Roman"/>
          <w:i w:val="0"/>
          <w:sz w:val="22"/>
          <w:szCs w:val="22"/>
        </w:rPr>
        <w:t>kunskap eller färdighet (ISKF)</w:t>
      </w:r>
    </w:p>
    <w:p w14:paraId="30EA74BD" w14:textId="2119B2E4" w:rsidR="00A7085E" w:rsidRPr="00A7085E" w:rsidRDefault="004E58AD" w:rsidP="00A7085E">
      <w:pPr>
        <w:pStyle w:val="Beskrivning"/>
        <w:rPr>
          <w:rFonts w:ascii="Times New Roman" w:hAnsi="Times New Roman" w:cs="Times New Roman"/>
          <w:i w:val="0"/>
          <w:sz w:val="22"/>
          <w:szCs w:val="22"/>
        </w:rPr>
        <w:sectPr w:rsidR="00A7085E" w:rsidRPr="00A7085E">
          <w:footerReference w:type="default" r:id="rId11"/>
          <w:footerReference w:type="first" r:id="rId12"/>
          <w:pgSz w:w="11906" w:h="16838"/>
          <w:pgMar w:top="1417" w:right="1417" w:bottom="1417" w:left="1417" w:header="0" w:footer="709" w:gutter="0"/>
          <w:pgNumType w:fmt="lowerRoman"/>
          <w:cols w:space="720"/>
          <w:formProt w:val="0"/>
          <w:titlePg/>
          <w:docGrid w:linePitch="360" w:charSpace="12288"/>
        </w:sectPr>
      </w:pPr>
      <w:r w:rsidRPr="000F453D">
        <w:rPr>
          <w:rFonts w:ascii="Times New Roman" w:hAnsi="Times New Roman" w:cs="Times New Roman"/>
          <w:i w:val="0"/>
          <w:sz w:val="22"/>
          <w:szCs w:val="22"/>
        </w:rPr>
        <w:t xml:space="preserve">Förklaring till vad som ska </w:t>
      </w:r>
      <w:r>
        <w:rPr>
          <w:rFonts w:ascii="Times New Roman" w:hAnsi="Times New Roman" w:cs="Times New Roman"/>
          <w:i w:val="0"/>
          <w:sz w:val="22"/>
          <w:szCs w:val="22"/>
        </w:rPr>
        <w:t>läras (FTL)</w:t>
      </w:r>
    </w:p>
    <w:p w14:paraId="6929F70A" w14:textId="77777777" w:rsidR="00D45847" w:rsidRDefault="00850895" w:rsidP="009F3187">
      <w:pPr>
        <w:pStyle w:val="Heading11"/>
      </w:pPr>
      <w:bookmarkStart w:id="1" w:name="_Toc391456178"/>
      <w:bookmarkStart w:id="2" w:name="_Toc401327934"/>
      <w:bookmarkEnd w:id="1"/>
      <w:r>
        <w:lastRenderedPageBreak/>
        <w:t>Synopsis</w:t>
      </w:r>
      <w:bookmarkEnd w:id="2"/>
    </w:p>
    <w:p w14:paraId="45599B24" w14:textId="02E0E0E1" w:rsidR="00C77B2D" w:rsidRDefault="00265FDF" w:rsidP="00865EB8">
      <w:pPr>
        <w:pStyle w:val="Brdtext"/>
        <w:spacing w:line="600" w:lineRule="auto"/>
      </w:pPr>
      <w:r>
        <w:t xml:space="preserve">Företaget Grade är en </w:t>
      </w:r>
      <w:r w:rsidR="00054BE5">
        <w:t>E</w:t>
      </w:r>
      <w:r w:rsidR="009411BD">
        <w:t>-lärande</w:t>
      </w:r>
      <w:r>
        <w:t xml:space="preserve"> företag i Stockholm, Sverige </w:t>
      </w:r>
      <w:r w:rsidR="00054BE5">
        <w:t>som har bedrivit utveckling av E</w:t>
      </w:r>
      <w:r w:rsidR="009411BD">
        <w:t>-lärande</w:t>
      </w:r>
      <w:r>
        <w:t xml:space="preserve"> kurser i över 20 år. Fast Grade använder sig av ett antal pe</w:t>
      </w:r>
      <w:r w:rsidR="00CC5E28">
        <w:t xml:space="preserve">dagogiska riktlinjer, </w:t>
      </w:r>
      <w:r>
        <w:t>utgår</w:t>
      </w:r>
      <w:r w:rsidR="00CC5E28">
        <w:t xml:space="preserve"> företaget</w:t>
      </w:r>
      <w:r>
        <w:t xml:space="preserve"> inte från </w:t>
      </w:r>
      <w:r w:rsidR="00054BE5">
        <w:t xml:space="preserve">en specifik pedagogisk modell. </w:t>
      </w:r>
      <w:r>
        <w:t>Fördelar med att använda en pedagogisk modell inkluderar</w:t>
      </w:r>
      <w:r w:rsidR="008D24BF">
        <w:rPr>
          <w:rStyle w:val="Kommentarsreferens"/>
          <w:rFonts w:eastAsiaTheme="minorHAnsi" w:cstheme="minorBidi"/>
          <w:lang w:eastAsia="en-US"/>
        </w:rPr>
        <w:commentReference w:id="3"/>
      </w:r>
      <w:r w:rsidR="00D46833">
        <w:rPr>
          <w:szCs w:val="22"/>
        </w:rPr>
        <w:t xml:space="preserve">, </w:t>
      </w:r>
      <w:r w:rsidR="00035BFB">
        <w:rPr>
          <w:szCs w:val="22"/>
        </w:rPr>
        <w:t>lättare identifiering av</w:t>
      </w:r>
      <w:r w:rsidR="009411BD">
        <w:rPr>
          <w:szCs w:val="22"/>
        </w:rPr>
        <w:t xml:space="preserve"> </w:t>
      </w:r>
      <w:r w:rsidR="002125BE">
        <w:rPr>
          <w:szCs w:val="22"/>
        </w:rPr>
        <w:t>vilka krav som finns</w:t>
      </w:r>
      <w:r w:rsidR="009411BD">
        <w:rPr>
          <w:szCs w:val="22"/>
        </w:rPr>
        <w:t xml:space="preserve"> i E-lärande företagens</w:t>
      </w:r>
      <w:r w:rsidR="00C27B26">
        <w:rPr>
          <w:szCs w:val="22"/>
        </w:rPr>
        <w:t xml:space="preserve"> kurser, </w:t>
      </w:r>
      <w:r w:rsidR="00035BFB">
        <w:rPr>
          <w:szCs w:val="22"/>
        </w:rPr>
        <w:t>ökad struktur i</w:t>
      </w:r>
      <w:r w:rsidR="009411BD">
        <w:rPr>
          <w:szCs w:val="22"/>
        </w:rPr>
        <w:t xml:space="preserve"> kursinnehållet, </w:t>
      </w:r>
      <w:r w:rsidR="00C27B26">
        <w:rPr>
          <w:szCs w:val="22"/>
        </w:rPr>
        <w:t xml:space="preserve">och </w:t>
      </w:r>
      <w:r w:rsidR="00035BFB">
        <w:rPr>
          <w:szCs w:val="22"/>
        </w:rPr>
        <w:t>möjlighet att</w:t>
      </w:r>
      <w:r w:rsidR="00815EFC">
        <w:rPr>
          <w:szCs w:val="22"/>
        </w:rPr>
        <w:t xml:space="preserve"> kunna bedöma utefter hur pedagogiken tillhandahålls i kurser</w:t>
      </w:r>
      <w:r w:rsidR="00815EFC">
        <w:t xml:space="preserve">. </w:t>
      </w:r>
      <w:r w:rsidR="009411BD">
        <w:t>E-lärande</w:t>
      </w:r>
      <w:r>
        <w:t xml:space="preserve"> företag som inte utgår från en pedagogisk modell har visat ofta har brister i </w:t>
      </w:r>
      <w:r w:rsidR="009411BD">
        <w:t>lärandestrategier, kursinnehållet, tid och takt angående hantering av kursen, gränssnittdesignen, och att det försämrar studentens fokus</w:t>
      </w:r>
      <w:r w:rsidR="001D68A2">
        <w:t xml:space="preserve">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w:t>
      </w:r>
      <w:proofErr w:type="spellStart"/>
      <w:r w:rsidR="00C67983" w:rsidRPr="00C67983">
        <w:t>Pange</w:t>
      </w:r>
      <w:proofErr w:type="spellEnd"/>
      <w:r w:rsidR="00C67983" w:rsidRPr="00C67983">
        <w:t xml:space="preserve"> &amp; </w:t>
      </w:r>
      <w:proofErr w:type="spellStart"/>
      <w:r w:rsidR="00C67983" w:rsidRPr="00C67983">
        <w:t>Pange</w:t>
      </w:r>
      <w:proofErr w:type="spellEnd"/>
      <w:r w:rsidR="00C67983" w:rsidRPr="00C67983">
        <w:t>, 2011)</w:t>
      </w:r>
      <w:r w:rsidR="001D68A2" w:rsidRPr="001D68A2">
        <w:fldChar w:fldCharType="end"/>
      </w:r>
      <w:r w:rsidR="009411BD" w:rsidRPr="001D68A2">
        <w:t>.</w:t>
      </w:r>
      <w:r w:rsidR="009411BD">
        <w:t xml:space="preserve"> </w:t>
      </w:r>
      <w:r>
        <w:t xml:space="preserve">I </w:t>
      </w:r>
      <w:r w:rsidR="000033C8">
        <w:t xml:space="preserve">denna studie utnyttjar vi </w:t>
      </w:r>
      <w:r w:rsidR="009411BD">
        <w:t xml:space="preserve">en </w:t>
      </w:r>
      <w:r w:rsidR="000033C8">
        <w:t xml:space="preserve">intervju </w:t>
      </w:r>
      <w:r>
        <w:t xml:space="preserve">med Grades pedagogisk </w:t>
      </w:r>
      <w:r w:rsidR="000033C8">
        <w:t>ansvarig</w:t>
      </w:r>
      <w:r w:rsidR="002125BE">
        <w:t xml:space="preserve"> för att undersöka</w:t>
      </w:r>
      <w:r>
        <w:t xml:space="preserve"> pedagogiska modeller som </w:t>
      </w:r>
      <w:r w:rsidR="00D6155F">
        <w:t>lämpar sig</w:t>
      </w:r>
      <w:r>
        <w:t xml:space="preserve"> i Grades nuvarande </w:t>
      </w:r>
      <w:r w:rsidR="000033C8">
        <w:t>pedagogisk</w:t>
      </w:r>
      <w:r w:rsidR="009411BD">
        <w:t>a</w:t>
      </w:r>
      <w:r>
        <w:t xml:space="preserve"> ramverk och kundbas och som skulle kunna </w:t>
      </w:r>
      <w:r w:rsidR="00712B8D">
        <w:t>i framtiden</w:t>
      </w:r>
      <w:r w:rsidR="009411BD">
        <w:t xml:space="preserve"> bli implementerat i</w:t>
      </w:r>
      <w:r>
        <w:t xml:space="preserve"> Grade. Vi evaluera </w:t>
      </w:r>
      <w:r w:rsidR="009411BD">
        <w:t xml:space="preserve">också </w:t>
      </w:r>
      <w:r>
        <w:t xml:space="preserve">fyra av Grades tidigare kurser enligt en </w:t>
      </w:r>
      <w:r w:rsidR="00712B8D">
        <w:t>kandidat</w:t>
      </w:r>
      <w:r>
        <w:t xml:space="preserve"> </w:t>
      </w:r>
      <w:r w:rsidR="000033C8">
        <w:t>pedagogisk</w:t>
      </w:r>
      <w:r w:rsidR="009411BD">
        <w:t xml:space="preserve"> modell för att förstå vilka</w:t>
      </w:r>
      <w:r w:rsidR="002125BE">
        <w:t xml:space="preserve"> för- </w:t>
      </w:r>
      <w:r>
        <w:t xml:space="preserve">och </w:t>
      </w:r>
      <w:r w:rsidR="000033C8">
        <w:t>nackdelar</w:t>
      </w:r>
      <w:r>
        <w:t xml:space="preserve"> </w:t>
      </w:r>
      <w:r w:rsidR="009411BD">
        <w:t xml:space="preserve">som </w:t>
      </w:r>
      <w:r>
        <w:t xml:space="preserve">kan finnas i Grades </w:t>
      </w:r>
      <w:r w:rsidR="000033C8">
        <w:t>nuvarande</w:t>
      </w:r>
      <w:r>
        <w:t xml:space="preserve"> </w:t>
      </w:r>
      <w:r w:rsidR="000033C8">
        <w:t>pedagogiska</w:t>
      </w:r>
      <w:r>
        <w:t xml:space="preserve"> riktlinjer. </w:t>
      </w:r>
      <w:r w:rsidR="000033C8">
        <w:t>Resultatet</w:t>
      </w:r>
      <w:r>
        <w:t xml:space="preserve"> </w:t>
      </w:r>
      <w:r w:rsidR="000033C8">
        <w:t>från intervjun</w:t>
      </w:r>
      <w:r w:rsidR="00D6155F">
        <w:t xml:space="preserve"> </w:t>
      </w:r>
      <w:r w:rsidR="000033C8">
        <w:t>visar</w:t>
      </w:r>
      <w:r>
        <w:t xml:space="preserve"> att </w:t>
      </w:r>
      <w:r w:rsidR="00D6155F">
        <w:t xml:space="preserve">den </w:t>
      </w:r>
      <w:r w:rsidR="000033C8">
        <w:t>Associativa P</w:t>
      </w:r>
      <w:r w:rsidR="00D6155F">
        <w:t xml:space="preserve">erspektivet som inkluderar Direkt Instruktions Modellen passar bäst </w:t>
      </w:r>
      <w:r w:rsidR="000033C8">
        <w:t>med Grades nuvarande pedagogisk</w:t>
      </w:r>
      <w:r w:rsidR="00D6155F">
        <w:t xml:space="preserve"> ansats. Evaluering av fyra av Grades tidigare kurser enligt mallen för Direkt Instruktions Modellen betecknar Grades starkt kunnighet av att </w:t>
      </w:r>
      <w:r w:rsidR="007466FA">
        <w:t xml:space="preserve">presentera kurser </w:t>
      </w:r>
      <w:r w:rsidR="00D6155F">
        <w:t>men också tyder på svagheter i</w:t>
      </w:r>
      <w:r w:rsidR="007466FA">
        <w:t xml:space="preserve"> andra </w:t>
      </w:r>
      <w:r w:rsidR="008B04F7">
        <w:t>modellelement</w:t>
      </w:r>
      <w:r w:rsidR="007466FA">
        <w:t>.</w:t>
      </w:r>
      <w:r w:rsidR="008B04F7">
        <w:t xml:space="preserve"> </w:t>
      </w:r>
      <w:r w:rsidR="000033C8">
        <w:t>Sammanfattningsvis</w:t>
      </w:r>
      <w:r w:rsidR="00E0678A">
        <w:t xml:space="preserve"> ger resultatet en logisk utgångspunkt för vidare undersökningar kring </w:t>
      </w:r>
      <w:r w:rsidR="0081570D">
        <w:t>anpassande pedagogiska modeller hos Grade och kartlägger potential förbättringar i Grades nuvarande pedagogik.</w:t>
      </w:r>
    </w:p>
    <w:p w14:paraId="0587F940" w14:textId="19A17CD6" w:rsidR="00D45847" w:rsidRDefault="00850895" w:rsidP="00865EB8">
      <w:pPr>
        <w:pStyle w:val="Brdtext"/>
        <w:spacing w:line="600" w:lineRule="auto"/>
      </w:pPr>
      <w:r>
        <w:br w:type="page"/>
      </w:r>
    </w:p>
    <w:p w14:paraId="4C71CDF6" w14:textId="77777777" w:rsidR="00D45847" w:rsidRDefault="00850895" w:rsidP="009F3187">
      <w:pPr>
        <w:pStyle w:val="Heading11"/>
      </w:pPr>
      <w:bookmarkStart w:id="5" w:name="_Toc391456179"/>
      <w:bookmarkStart w:id="6" w:name="_Toc401327935"/>
      <w:bookmarkEnd w:id="5"/>
      <w:r>
        <w:lastRenderedPageBreak/>
        <w:t>Introduktion</w:t>
      </w:r>
      <w:bookmarkEnd w:id="6"/>
    </w:p>
    <w:p w14:paraId="44F73BAC" w14:textId="77777777" w:rsidR="00D45847" w:rsidRDefault="00D45847">
      <w:pPr>
        <w:pStyle w:val="Brdtext"/>
      </w:pPr>
    </w:p>
    <w:p w14:paraId="5BB8FF23" w14:textId="2E611019" w:rsidR="00D45847" w:rsidRDefault="00850895">
      <w:pPr>
        <w:spacing w:line="600" w:lineRule="auto"/>
        <w:rPr>
          <w:rFonts w:cs="Times New Roman"/>
        </w:rPr>
      </w:pPr>
      <w:r>
        <w:rPr>
          <w:rFonts w:cs="Times New Roman"/>
        </w:rPr>
        <w:t>I organisationer idag arbetas det långsiktigt med utbildningsstrategier och kompetensutveckling för medarbetare och organisationen som helhet men traditionella lärarledda utbildning är tidsmässiga kostsamma, dyrbar, och utgör en utökad belastning eftersom studenten ska vara fysiskt närvarande. Redan 1840 en form av distans lärande utnyttjades av Issac Pitman som lärde studenter stenografi, en typ av symboliskt skrivande, genom brevväxling (</w:t>
      </w:r>
      <w:proofErr w:type="spellStart"/>
      <w:r>
        <w:rPr>
          <w:rFonts w:cs="Times New Roman"/>
        </w:rPr>
        <w:t>Bower</w:t>
      </w:r>
      <w:proofErr w:type="spellEnd"/>
      <w:r>
        <w:rPr>
          <w:rFonts w:cs="Times New Roman"/>
        </w:rPr>
        <w:t xml:space="preserve"> and Hardy, 2004). Under det senaste 20 åren har </w:t>
      </w:r>
      <w:r w:rsidR="00D44F9D">
        <w:rPr>
          <w:rFonts w:cs="Times New Roman"/>
        </w:rPr>
        <w:t>distans</w:t>
      </w:r>
      <w:r>
        <w:rPr>
          <w:rFonts w:cs="Times New Roman"/>
        </w:rPr>
        <w:t xml:space="preserve">utbildningar effektiviseras med elektroniskt lärande (e-lärande). </w:t>
      </w:r>
      <w:r w:rsidR="00F36D89">
        <w:rPr>
          <w:rFonts w:cs="Times New Roman"/>
        </w:rPr>
        <w:t>E</w:t>
      </w:r>
      <w:r w:rsidR="00E7141B">
        <w:rPr>
          <w:rFonts w:cs="Times New Roman"/>
        </w:rPr>
        <w:t xml:space="preserve">-lärande är </w:t>
      </w:r>
      <w:r w:rsidR="00F36D89">
        <w:rPr>
          <w:rFonts w:cs="Times New Roman"/>
        </w:rPr>
        <w:t>en typ av distanslärande so</w:t>
      </w:r>
      <w:r w:rsidR="004642EB">
        <w:rPr>
          <w:rFonts w:cs="Times New Roman"/>
        </w:rPr>
        <w:t>m</w:t>
      </w:r>
      <w:r w:rsidR="000C1C09">
        <w:rPr>
          <w:rFonts w:cs="Times New Roman"/>
        </w:rPr>
        <w:t xml:space="preserve"> </w:t>
      </w:r>
      <w:r w:rsidR="00F36D89">
        <w:rPr>
          <w:rFonts w:cs="Times New Roman"/>
        </w:rPr>
        <w:t>sker</w:t>
      </w:r>
      <w:r w:rsidR="00235908">
        <w:rPr>
          <w:rFonts w:cs="Times New Roman"/>
        </w:rPr>
        <w:t xml:space="preserve"> med hjälp av </w:t>
      </w:r>
      <w:r w:rsidR="000C1C09">
        <w:rPr>
          <w:rFonts w:cs="Times New Roman"/>
        </w:rPr>
        <w:t xml:space="preserve">datorer och </w:t>
      </w:r>
      <w:r>
        <w:rPr>
          <w:rFonts w:cs="Times New Roman"/>
        </w:rPr>
        <w:t>online-kommunikati</w:t>
      </w:r>
      <w:r w:rsidR="00A74157">
        <w:rPr>
          <w:rFonts w:cs="Times New Roman"/>
        </w:rPr>
        <w:t>on.</w:t>
      </w:r>
      <w:r>
        <w:rPr>
          <w:rFonts w:cs="Times New Roman"/>
        </w:rPr>
        <w:t xml:space="preserve"> Fördelarna med e-lärande jämfört med </w:t>
      </w:r>
      <w:r w:rsidR="000A3642">
        <w:rPr>
          <w:rFonts w:cs="Times New Roman"/>
        </w:rPr>
        <w:t>traditionell undervisning</w:t>
      </w:r>
      <w:r>
        <w:rPr>
          <w:rFonts w:cs="Times New Roman"/>
        </w:rPr>
        <w:t xml:space="preserve"> är att studenten kan studera i egen takt, lärande</w:t>
      </w:r>
      <w:r w:rsidR="00960F14">
        <w:rPr>
          <w:rFonts w:cs="Times New Roman"/>
        </w:rPr>
        <w:t>t blir mer interaktivt, och</w:t>
      </w:r>
      <w:r w:rsidR="00F36D89">
        <w:rPr>
          <w:rFonts w:cs="Times New Roman"/>
        </w:rPr>
        <w:t xml:space="preserve"> e</w:t>
      </w:r>
      <w:r w:rsidR="002B2E86">
        <w:rPr>
          <w:rFonts w:cs="Times New Roman"/>
        </w:rPr>
        <w:t>-lärandet skapar ett</w:t>
      </w:r>
      <w:r w:rsidR="00960F14">
        <w:rPr>
          <w:rFonts w:cs="Times New Roman"/>
        </w:rPr>
        <w:t xml:space="preserve"> </w:t>
      </w:r>
      <w:r w:rsidR="00A17D89">
        <w:rPr>
          <w:rFonts w:cs="Times New Roman"/>
        </w:rPr>
        <w:t xml:space="preserve">tidsbesparande </w:t>
      </w:r>
      <w:r w:rsidR="00652AE0">
        <w:rPr>
          <w:rFonts w:cs="Times New Roman"/>
        </w:rPr>
        <w:t xml:space="preserve">för studenten </w:t>
      </w:r>
      <w:r w:rsidR="00A17D89">
        <w:rPr>
          <w:rFonts w:cs="Times New Roman"/>
        </w:rPr>
        <w:t>upp till 60</w:t>
      </w:r>
      <w:r w:rsidR="002B2E86">
        <w:rPr>
          <w:rFonts w:cs="Times New Roman"/>
        </w:rPr>
        <w:t xml:space="preserve"> </w:t>
      </w:r>
      <w:r w:rsidR="005E3C6F">
        <w:rPr>
          <w:rFonts w:cs="Times New Roman"/>
        </w:rPr>
        <w:t>%</w:t>
      </w:r>
      <w:r w:rsidR="00E2103E">
        <w:rPr>
          <w:rFonts w:cs="Times New Roman"/>
        </w:rPr>
        <w:t xml:space="preserve"> </w:t>
      </w:r>
      <w:r w:rsidR="00E2103E">
        <w:rPr>
          <w:rFonts w:cs="Times New Roman"/>
        </w:rPr>
        <w:fldChar w:fldCharType="begin"/>
      </w:r>
      <w:r w:rsidR="00E72EF5">
        <w:rPr>
          <w:rFonts w:cs="Times New Roman"/>
        </w:rPr>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https://tekniskkvalitet.se/e-learning-mer-larande-pa-effektivare-satt/","language":"sv-SE","author":[{"literal":"Businessreflex"}],"issued":{"date-parts":[["2016",12,2]]},"accessed":{"date-parts":[["2018",8,31]]}}}],"schema":"https://github.com/citation-style-language/schema/raw/master/csl-citation.json"} </w:instrText>
      </w:r>
      <w:r w:rsidR="00E2103E">
        <w:rPr>
          <w:rFonts w:cs="Times New Roman"/>
        </w:rPr>
        <w:fldChar w:fldCharType="separate"/>
      </w:r>
      <w:r w:rsidR="00E72EF5">
        <w:rPr>
          <w:rFonts w:cs="Times New Roman"/>
          <w:noProof/>
        </w:rPr>
        <w:t>(Businessreflex, 2016)</w:t>
      </w:r>
      <w:r w:rsidR="00E2103E">
        <w:rPr>
          <w:rFonts w:cs="Times New Roman"/>
        </w:rPr>
        <w:fldChar w:fldCharType="end"/>
      </w:r>
      <w:r>
        <w:rPr>
          <w:rFonts w:cs="Times New Roman"/>
        </w:rPr>
        <w:t xml:space="preserve">. Marknadstillväxten för e-lärandet i Sverige under 2015 resulterade med en ökning på 6 % jämfört med omsättningen 2014 </w:t>
      </w:r>
      <w:r w:rsidR="00322DBF">
        <w:rPr>
          <w:rFonts w:cs="Times New Roman"/>
        </w:rPr>
        <w:fldChar w:fldCharType="begin"/>
      </w:r>
      <w:r w:rsidR="00322DBF">
        <w:rPr>
          <w:rFonts w:cs="Times New Roman"/>
        </w:rPr>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http://www.triglyf.se/branschanalys/branschanalys-e-learning-sverige-2015/","language":"sv-SE","author":[{"family":"Carlberg","given":"Nils"}],"issued":{"date-parts":[["2017",3,5]]},"accessed":{"date-parts":[["2018",10,7]]}}}],"schema":"https://github.com/citation-style-language/schema/raw/master/csl-citation.json"} </w:instrText>
      </w:r>
      <w:r w:rsidR="00322DBF">
        <w:rPr>
          <w:rFonts w:cs="Times New Roman"/>
        </w:rPr>
        <w:fldChar w:fldCharType="separate"/>
      </w:r>
      <w:r w:rsidR="00E72EF5">
        <w:rPr>
          <w:rFonts w:cs="Times New Roman"/>
          <w:noProof/>
        </w:rPr>
        <w:t>(Carlberg, 2017)</w:t>
      </w:r>
      <w:r w:rsidR="00322DBF">
        <w:rPr>
          <w:rFonts w:cs="Times New Roman"/>
        </w:rPr>
        <w:fldChar w:fldCharType="end"/>
      </w:r>
      <w:r w:rsidR="00322DBF">
        <w:rPr>
          <w:rFonts w:cs="Times New Roman"/>
        </w:rPr>
        <w:t xml:space="preserve"> </w:t>
      </w:r>
      <w:r>
        <w:rPr>
          <w:rFonts w:cs="Times New Roman"/>
        </w:rPr>
        <w:t>och förväntas ytterligare utvecklas under Europeiska Union initiativet ”The eLea</w:t>
      </w:r>
      <w:r w:rsidR="00322DBF">
        <w:rPr>
          <w:rFonts w:cs="Times New Roman"/>
        </w:rPr>
        <w:t xml:space="preserve">rning Action Plan” </w:t>
      </w:r>
      <w:r w:rsidR="00322DBF">
        <w:rPr>
          <w:rFonts w:cs="Times New Roman"/>
        </w:rPr>
        <w:fldChar w:fldCharType="begin"/>
      </w:r>
      <w:r w:rsidR="00C67983">
        <w:rPr>
          <w:rFonts w:cs="Times New Roman"/>
        </w:rPr>
        <w:instrText xml:space="preserve"> ADDIN ZOTERO_ITEM CSL_CITATION {"citationID":"E0XGuKx0","properties":{"formattedCitation":"(COTEC, 2001)","plainCitation":"(COTEC,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http://www.europarl.europa.eu/meetdocs/committees/cult/20020603/sec(2002)236_2_en.pdf","language":"English","author":[{"family":"COTEC","given":""}],"issued":{"date-parts":[["2001"]]},"accessed":{"date-parts":[["2018",10,8]]}}}],"schema":"https://github.com/citation-style-language/schema/raw/master/csl-citation.json"} </w:instrText>
      </w:r>
      <w:r w:rsidR="00322DBF">
        <w:rPr>
          <w:rFonts w:cs="Times New Roman"/>
        </w:rPr>
        <w:fldChar w:fldCharType="separate"/>
      </w:r>
      <w:r w:rsidR="00322DBF" w:rsidRPr="00E72EF5">
        <w:rPr>
          <w:rFonts w:cs="Times New Roman"/>
          <w:noProof/>
        </w:rPr>
        <w:t>(COTEC, 2001)</w:t>
      </w:r>
      <w:r w:rsidR="00322DBF">
        <w:rPr>
          <w:rFonts w:cs="Times New Roman"/>
        </w:rPr>
        <w:fldChar w:fldCharType="end"/>
      </w:r>
      <w:r>
        <w:rPr>
          <w:rFonts w:cs="Times New Roman"/>
        </w:rPr>
        <w:t xml:space="preserve">. Det är ofta att e-kurser är designade av specialiserade e-lärande företag (ELF) som anställs av </w:t>
      </w:r>
      <w:r w:rsidR="004642EB">
        <w:rPr>
          <w:rFonts w:cs="Times New Roman"/>
        </w:rPr>
        <w:t xml:space="preserve">e-lärande inköpsföretag (EIF) </w:t>
      </w:r>
      <w:r>
        <w:rPr>
          <w:rFonts w:cs="Times New Roman"/>
        </w:rPr>
        <w:t>som är</w:t>
      </w:r>
      <w:r w:rsidR="00960F14">
        <w:rPr>
          <w:rFonts w:cs="Times New Roman"/>
        </w:rPr>
        <w:t xml:space="preserve"> intresserade av</w:t>
      </w:r>
      <w:r>
        <w:rPr>
          <w:rFonts w:cs="Times New Roman"/>
        </w:rPr>
        <w:t xml:space="preserve"> att utbilda sin personal med </w:t>
      </w:r>
      <w:r w:rsidR="004642EB">
        <w:rPr>
          <w:rFonts w:cs="Times New Roman"/>
        </w:rPr>
        <w:t xml:space="preserve">hjälp </w:t>
      </w:r>
      <w:r>
        <w:rPr>
          <w:rFonts w:cs="Times New Roman"/>
        </w:rPr>
        <w:t>av</w:t>
      </w:r>
      <w:r w:rsidR="00960F14">
        <w:rPr>
          <w:rFonts w:cs="Times New Roman"/>
        </w:rPr>
        <w:t xml:space="preserve"> </w:t>
      </w:r>
      <w:r>
        <w:rPr>
          <w:rFonts w:cs="Times New Roman"/>
        </w:rPr>
        <w:t>e</w:t>
      </w:r>
      <w:r w:rsidR="00960F14">
        <w:rPr>
          <w:rFonts w:cs="Times New Roman"/>
        </w:rPr>
        <w:t>-lärande</w:t>
      </w:r>
      <w:r>
        <w:rPr>
          <w:rFonts w:cs="Times New Roman"/>
        </w:rPr>
        <w:t xml:space="preserve">. Dagens teknik, i form av Learning Management System mm., har gjort att e-lärandet är </w:t>
      </w:r>
      <w:r w:rsidR="00652AE0">
        <w:rPr>
          <w:rFonts w:cs="Times New Roman"/>
        </w:rPr>
        <w:t>lättare</w:t>
      </w:r>
      <w:r>
        <w:rPr>
          <w:rFonts w:cs="Times New Roman"/>
        </w:rPr>
        <w:t xml:space="preserve"> att tekniskt hantera och </w:t>
      </w:r>
      <w:r w:rsidR="00652AE0">
        <w:rPr>
          <w:rFonts w:cs="Times New Roman"/>
        </w:rPr>
        <w:t xml:space="preserve">mycket </w:t>
      </w:r>
      <w:r>
        <w:rPr>
          <w:rFonts w:cs="Times New Roman"/>
        </w:rPr>
        <w:t xml:space="preserve">fokus hos ELF kan läggas på hur pedagogiken och innehållet ska tillsammans resultera i ett effektivt lärande.  </w:t>
      </w:r>
      <w:r>
        <w:rPr>
          <w:rFonts w:cs="Times New Roman"/>
        </w:rPr>
        <w:br/>
      </w:r>
    </w:p>
    <w:p w14:paraId="6320D0C2" w14:textId="776C15F4" w:rsidR="00D45847" w:rsidRPr="007C474C" w:rsidRDefault="00D37BCF">
      <w:pPr>
        <w:spacing w:line="600" w:lineRule="auto"/>
        <w:rPr>
          <w:rFonts w:cs="Times New Roman"/>
          <w:strike/>
        </w:rPr>
      </w:pPr>
      <w:r>
        <w:rPr>
          <w:rFonts w:cs="Times New Roman"/>
        </w:rPr>
        <w:t>E-kurs utvecklings</w:t>
      </w:r>
      <w:r w:rsidR="00A713D9">
        <w:rPr>
          <w:rFonts w:cs="Times New Roman"/>
        </w:rPr>
        <w:t xml:space="preserve">processen </w:t>
      </w:r>
      <w:r w:rsidR="004642EB">
        <w:rPr>
          <w:rFonts w:cs="Times New Roman"/>
        </w:rPr>
        <w:t>sker</w:t>
      </w:r>
      <w:r w:rsidR="000856E3">
        <w:rPr>
          <w:rFonts w:cs="Times New Roman"/>
        </w:rPr>
        <w:t xml:space="preserve"> oftast</w:t>
      </w:r>
      <w:r w:rsidR="004642EB">
        <w:rPr>
          <w:rFonts w:cs="Times New Roman"/>
        </w:rPr>
        <w:t xml:space="preserve"> i </w:t>
      </w:r>
      <w:r w:rsidR="000856E3">
        <w:rPr>
          <w:rFonts w:cs="Times New Roman"/>
        </w:rPr>
        <w:t>flera olika stadier</w:t>
      </w:r>
      <w:r w:rsidR="004642EB">
        <w:rPr>
          <w:rFonts w:cs="Times New Roman"/>
        </w:rPr>
        <w:t xml:space="preserve"> och </w:t>
      </w:r>
      <w:r w:rsidR="000856E3">
        <w:rPr>
          <w:rFonts w:cs="Times New Roman"/>
        </w:rPr>
        <w:t xml:space="preserve">kan exempelvis följa den </w:t>
      </w:r>
      <w:r w:rsidR="0061770F">
        <w:rPr>
          <w:rFonts w:cs="Times New Roman"/>
        </w:rPr>
        <w:t>ned</w:t>
      </w:r>
      <w:r w:rsidR="00B06ECC">
        <w:rPr>
          <w:rFonts w:cs="Times New Roman"/>
        </w:rPr>
        <w:t>an</w:t>
      </w:r>
      <w:r w:rsidR="0061770F">
        <w:rPr>
          <w:rFonts w:cs="Times New Roman"/>
        </w:rPr>
        <w:t>stående</w:t>
      </w:r>
      <w:r w:rsidR="000856E3">
        <w:rPr>
          <w:rFonts w:cs="Times New Roman"/>
        </w:rPr>
        <w:t xml:space="preserve"> </w:t>
      </w:r>
      <w:r w:rsidR="00B06ECC">
        <w:rPr>
          <w:rFonts w:cs="Times New Roman"/>
        </w:rPr>
        <w:t>formen</w:t>
      </w:r>
      <w:r w:rsidR="000856E3">
        <w:rPr>
          <w:rFonts w:cs="Times New Roman"/>
        </w:rPr>
        <w:t xml:space="preserve">. Designprocessen </w:t>
      </w:r>
      <w:r w:rsidR="00B06ECC">
        <w:rPr>
          <w:rFonts w:cs="Times New Roman"/>
        </w:rPr>
        <w:t xml:space="preserve">börjar </w:t>
      </w:r>
      <w:r w:rsidR="000856E3">
        <w:rPr>
          <w:rFonts w:cs="Times New Roman"/>
        </w:rPr>
        <w:t xml:space="preserve">vanligen </w:t>
      </w:r>
      <w:r w:rsidR="004642EB">
        <w:rPr>
          <w:rFonts w:cs="Times New Roman"/>
        </w:rPr>
        <w:t>med</w:t>
      </w:r>
      <w:r w:rsidR="00640B24">
        <w:rPr>
          <w:rFonts w:cs="Times New Roman"/>
        </w:rPr>
        <w:t xml:space="preserve"> att få en förståelse för EIF</w:t>
      </w:r>
      <w:r w:rsidR="00C51B02">
        <w:rPr>
          <w:rFonts w:cs="Times New Roman"/>
        </w:rPr>
        <w:t>’</w:t>
      </w:r>
      <w:r w:rsidR="00305460">
        <w:rPr>
          <w:rFonts w:cs="Times New Roman"/>
        </w:rPr>
        <w:t>s mål med kursen, budget- och tidsbegränsningar,</w:t>
      </w:r>
      <w:r w:rsidR="00840367">
        <w:rPr>
          <w:rFonts w:cs="Times New Roman"/>
        </w:rPr>
        <w:t xml:space="preserve"> analys av kursens åhörare,</w:t>
      </w:r>
      <w:r w:rsidR="00305460">
        <w:rPr>
          <w:rFonts w:cs="Times New Roman"/>
        </w:rPr>
        <w:t xml:space="preserve"> och </w:t>
      </w:r>
      <w:r w:rsidR="009853E3">
        <w:rPr>
          <w:rFonts w:cs="Times New Roman"/>
        </w:rPr>
        <w:t xml:space="preserve">en </w:t>
      </w:r>
      <w:r w:rsidR="00850895">
        <w:rPr>
          <w:rFonts w:cs="Times New Roman"/>
        </w:rPr>
        <w:t>noggrann granskning över underliggand</w:t>
      </w:r>
      <w:r w:rsidR="00D43E6B">
        <w:rPr>
          <w:rFonts w:cs="Times New Roman"/>
        </w:rPr>
        <w:t xml:space="preserve">e </w:t>
      </w:r>
      <w:r w:rsidR="005E7AB1">
        <w:rPr>
          <w:rFonts w:cs="Times New Roman"/>
        </w:rPr>
        <w:t>material. Sedan</w:t>
      </w:r>
      <w:r w:rsidR="00840367">
        <w:rPr>
          <w:rFonts w:cs="Times New Roman"/>
        </w:rPr>
        <w:t xml:space="preserve"> formuleras </w:t>
      </w:r>
      <w:r w:rsidR="00D43E6B">
        <w:rPr>
          <w:rFonts w:cs="Times New Roman"/>
        </w:rPr>
        <w:t xml:space="preserve">ett </w:t>
      </w:r>
      <w:r w:rsidR="0061770F">
        <w:rPr>
          <w:rFonts w:cs="Times New Roman"/>
        </w:rPr>
        <w:t xml:space="preserve">utkast </w:t>
      </w:r>
      <w:r w:rsidR="00D43E6B">
        <w:rPr>
          <w:rFonts w:cs="Times New Roman"/>
        </w:rPr>
        <w:t>på</w:t>
      </w:r>
      <w:r w:rsidR="00D43553">
        <w:rPr>
          <w:rFonts w:cs="Times New Roman"/>
        </w:rPr>
        <w:t xml:space="preserve"> </w:t>
      </w:r>
      <w:r w:rsidR="00D43E6B">
        <w:rPr>
          <w:rFonts w:cs="Times New Roman"/>
        </w:rPr>
        <w:t>ett</w:t>
      </w:r>
      <w:r w:rsidR="00850895">
        <w:rPr>
          <w:rFonts w:cs="Times New Roman"/>
        </w:rPr>
        <w:t xml:space="preserve"> koncept</w:t>
      </w:r>
      <w:r w:rsidR="005E7AB1">
        <w:rPr>
          <w:rFonts w:cs="Times New Roman"/>
        </w:rPr>
        <w:t>, s.k. storyboard</w:t>
      </w:r>
      <w:r w:rsidR="0009439E">
        <w:rPr>
          <w:rFonts w:cs="Times New Roman"/>
        </w:rPr>
        <w:t xml:space="preserve">, </w:t>
      </w:r>
      <w:r w:rsidR="00850895">
        <w:rPr>
          <w:rFonts w:cs="Times New Roman"/>
        </w:rPr>
        <w:t xml:space="preserve">som beskriver </w:t>
      </w:r>
      <w:r>
        <w:rPr>
          <w:rFonts w:cs="Times New Roman"/>
        </w:rPr>
        <w:lastRenderedPageBreak/>
        <w:t xml:space="preserve">kursaspekter som </w:t>
      </w:r>
      <w:r w:rsidR="005E7AB1">
        <w:rPr>
          <w:rFonts w:cs="Times New Roman"/>
        </w:rPr>
        <w:t>t</w:t>
      </w:r>
      <w:r w:rsidR="00AC7B85">
        <w:rPr>
          <w:rFonts w:cs="Times New Roman"/>
        </w:rPr>
        <w:t>ill exempel</w:t>
      </w:r>
      <w:r w:rsidR="005E7AB1">
        <w:rPr>
          <w:rFonts w:cs="Times New Roman"/>
        </w:rPr>
        <w:t xml:space="preserve"> </w:t>
      </w:r>
      <w:r>
        <w:rPr>
          <w:rFonts w:cs="Times New Roman"/>
        </w:rPr>
        <w:t>sekvens av informationsflöde,</w:t>
      </w:r>
      <w:r w:rsidR="0061770F">
        <w:rPr>
          <w:rFonts w:cs="Times New Roman"/>
        </w:rPr>
        <w:t xml:space="preserve"> </w:t>
      </w:r>
      <w:r w:rsidR="005E7AB1">
        <w:rPr>
          <w:rFonts w:cs="Times New Roman"/>
        </w:rPr>
        <w:t>tex</w:t>
      </w:r>
      <w:r w:rsidR="001E3C88">
        <w:rPr>
          <w:rFonts w:cs="Times New Roman"/>
        </w:rPr>
        <w:t>t-, visuella-, och audioelement</w:t>
      </w:r>
      <w:r w:rsidR="0061770F">
        <w:rPr>
          <w:rFonts w:cs="Times New Roman"/>
        </w:rPr>
        <w:t xml:space="preserve">, </w:t>
      </w:r>
      <w:r w:rsidR="005E7AB1">
        <w:rPr>
          <w:rFonts w:cs="Times New Roman"/>
        </w:rPr>
        <w:t xml:space="preserve">och inlärningsmål. </w:t>
      </w:r>
      <w:r w:rsidR="00840367">
        <w:rPr>
          <w:rFonts w:cs="Times New Roman"/>
        </w:rPr>
        <w:t xml:space="preserve">Konceptet måste också </w:t>
      </w:r>
      <w:r w:rsidR="005E7AB1">
        <w:rPr>
          <w:rFonts w:cs="Times New Roman"/>
        </w:rPr>
        <w:t>lägga</w:t>
      </w:r>
      <w:r w:rsidR="00840367">
        <w:rPr>
          <w:rFonts w:cs="Times New Roman"/>
        </w:rPr>
        <w:t xml:space="preserve"> </w:t>
      </w:r>
      <w:r w:rsidR="0095154D">
        <w:rPr>
          <w:rFonts w:cs="Times New Roman"/>
        </w:rPr>
        <w:t>en</w:t>
      </w:r>
      <w:r w:rsidR="00840367">
        <w:rPr>
          <w:rFonts w:cs="Times New Roman"/>
        </w:rPr>
        <w:t xml:space="preserve"> tydlig plan för hur kursen ska uppnå inlärning på ett effektivt sätt</w:t>
      </w:r>
      <w:r w:rsidR="001E3C88">
        <w:rPr>
          <w:rFonts w:cs="Times New Roman"/>
        </w:rPr>
        <w:t>,</w:t>
      </w:r>
      <w:r w:rsidR="00840367">
        <w:rPr>
          <w:rFonts w:cs="Times New Roman"/>
        </w:rPr>
        <w:t xml:space="preserve"> </w:t>
      </w:r>
      <w:r w:rsidR="001E3C88">
        <w:rPr>
          <w:rFonts w:cs="Times New Roman"/>
        </w:rPr>
        <w:t xml:space="preserve">i många fall </w:t>
      </w:r>
      <w:r w:rsidR="00840367">
        <w:rPr>
          <w:rFonts w:cs="Times New Roman"/>
        </w:rPr>
        <w:t xml:space="preserve">genom att </w:t>
      </w:r>
      <w:r w:rsidR="001E3C88">
        <w:rPr>
          <w:rFonts w:cs="Times New Roman"/>
        </w:rPr>
        <w:t>utnyttja etablerade lärometoder och pedagogisk modell</w:t>
      </w:r>
      <w:r w:rsidR="00840367">
        <w:rPr>
          <w:rFonts w:cs="Times New Roman"/>
        </w:rPr>
        <w:t xml:space="preserve">. </w:t>
      </w:r>
      <w:r w:rsidR="006B0EE1">
        <w:rPr>
          <w:rFonts w:cs="Times New Roman"/>
        </w:rPr>
        <w:t>E-kursens koncept</w:t>
      </w:r>
      <w:r w:rsidR="00DB4ED3">
        <w:rPr>
          <w:rFonts w:cs="Times New Roman"/>
        </w:rPr>
        <w:t xml:space="preserve"> oftast</w:t>
      </w:r>
      <w:r w:rsidR="0009439E">
        <w:rPr>
          <w:rFonts w:cs="Times New Roman"/>
        </w:rPr>
        <w:t xml:space="preserve"> </w:t>
      </w:r>
      <w:r w:rsidR="00850895">
        <w:rPr>
          <w:rFonts w:cs="Times New Roman"/>
        </w:rPr>
        <w:t>bearbetas</w:t>
      </w:r>
      <w:r w:rsidR="0009439E">
        <w:rPr>
          <w:rFonts w:cs="Times New Roman"/>
        </w:rPr>
        <w:t xml:space="preserve"> iterativt</w:t>
      </w:r>
      <w:r w:rsidR="00850895">
        <w:rPr>
          <w:rFonts w:cs="Times New Roman"/>
        </w:rPr>
        <w:t xml:space="preserve"> </w:t>
      </w:r>
      <w:r w:rsidR="00DB4ED3">
        <w:rPr>
          <w:rFonts w:cs="Times New Roman"/>
        </w:rPr>
        <w:t>med flera</w:t>
      </w:r>
      <w:r w:rsidR="00C51B02">
        <w:rPr>
          <w:rFonts w:cs="Times New Roman"/>
        </w:rPr>
        <w:t xml:space="preserve"> rundo</w:t>
      </w:r>
      <w:r w:rsidR="00DB4ED3">
        <w:rPr>
          <w:rFonts w:cs="Times New Roman"/>
        </w:rPr>
        <w:t>r av utveckling och recension tillsa</w:t>
      </w:r>
      <w:r w:rsidR="007C474C">
        <w:rPr>
          <w:rFonts w:cs="Times New Roman"/>
        </w:rPr>
        <w:t>mmans med andra hos ELF och utsa</w:t>
      </w:r>
      <w:r w:rsidR="00DB4ED3">
        <w:rPr>
          <w:rFonts w:cs="Times New Roman"/>
        </w:rPr>
        <w:t xml:space="preserve">tta personer hos EIF (s.k. </w:t>
      </w:r>
      <w:proofErr w:type="spellStart"/>
      <w:r w:rsidR="00DB4ED3">
        <w:rPr>
          <w:rFonts w:cs="Times New Roman"/>
        </w:rPr>
        <w:t>Subject</w:t>
      </w:r>
      <w:proofErr w:type="spellEnd"/>
      <w:r w:rsidR="00DB4ED3">
        <w:rPr>
          <w:rFonts w:cs="Times New Roman"/>
        </w:rPr>
        <w:t xml:space="preserve"> </w:t>
      </w:r>
      <w:proofErr w:type="spellStart"/>
      <w:r w:rsidR="00DB4ED3">
        <w:rPr>
          <w:rFonts w:cs="Times New Roman"/>
        </w:rPr>
        <w:t>Matter</w:t>
      </w:r>
      <w:proofErr w:type="spellEnd"/>
      <w:r w:rsidR="00DB4ED3">
        <w:rPr>
          <w:rFonts w:cs="Times New Roman"/>
        </w:rPr>
        <w:t xml:space="preserve"> Expert) innan en prototyp utvecklas. </w:t>
      </w:r>
      <w:r w:rsidR="004A5707">
        <w:rPr>
          <w:rFonts w:cs="Times New Roman"/>
        </w:rPr>
        <w:t>I vissa fall kan k</w:t>
      </w:r>
      <w:r w:rsidR="00DB4ED3">
        <w:rPr>
          <w:rFonts w:cs="Times New Roman"/>
        </w:rPr>
        <w:t>urs</w:t>
      </w:r>
      <w:r w:rsidR="005A039A">
        <w:rPr>
          <w:rFonts w:cs="Times New Roman"/>
        </w:rPr>
        <w:t>prototyp</w:t>
      </w:r>
      <w:r w:rsidR="00DB4ED3">
        <w:rPr>
          <w:rFonts w:cs="Times New Roman"/>
        </w:rPr>
        <w:t>en</w:t>
      </w:r>
      <w:r w:rsidR="00E70FC4">
        <w:rPr>
          <w:rFonts w:cs="Times New Roman"/>
        </w:rPr>
        <w:t xml:space="preserve"> </w:t>
      </w:r>
      <w:r w:rsidR="00850895">
        <w:rPr>
          <w:rFonts w:cs="Times New Roman"/>
        </w:rPr>
        <w:t xml:space="preserve">skickas ut för </w:t>
      </w:r>
      <w:r w:rsidR="00DB4ED3">
        <w:rPr>
          <w:rFonts w:cs="Times New Roman"/>
        </w:rPr>
        <w:t xml:space="preserve">mer </w:t>
      </w:r>
      <w:r w:rsidR="004A5707">
        <w:rPr>
          <w:rFonts w:cs="Times New Roman"/>
        </w:rPr>
        <w:t>testning</w:t>
      </w:r>
      <w:r w:rsidR="00E70FC4">
        <w:rPr>
          <w:rFonts w:cs="Times New Roman"/>
        </w:rPr>
        <w:t xml:space="preserve"> </w:t>
      </w:r>
      <w:r>
        <w:rPr>
          <w:rFonts w:cs="Times New Roman"/>
        </w:rPr>
        <w:t>hos EIF innan slutlig styling, utveckling, och ”</w:t>
      </w:r>
      <w:r w:rsidR="00A85A1E">
        <w:rPr>
          <w:rFonts w:cs="Times New Roman"/>
        </w:rPr>
        <w:t>utplacering</w:t>
      </w:r>
      <w:r>
        <w:rPr>
          <w:rFonts w:cs="Times New Roman"/>
        </w:rPr>
        <w:t>” till leveranssystemet.</w:t>
      </w:r>
    </w:p>
    <w:p w14:paraId="7CF583A8" w14:textId="77777777" w:rsidR="00D45847" w:rsidRDefault="00D45847">
      <w:pPr>
        <w:spacing w:line="600" w:lineRule="auto"/>
        <w:rPr>
          <w:rFonts w:cs="Times New Roman"/>
        </w:rPr>
      </w:pPr>
    </w:p>
    <w:p w14:paraId="306ABDCA" w14:textId="0A24B787" w:rsidR="0074784D" w:rsidRDefault="00840367" w:rsidP="000B42FE">
      <w:pPr>
        <w:pStyle w:val="Brdtext"/>
        <w:spacing w:line="600" w:lineRule="auto"/>
        <w:rPr>
          <w:szCs w:val="22"/>
        </w:rPr>
      </w:pPr>
      <w:r>
        <w:rPr>
          <w:szCs w:val="22"/>
        </w:rPr>
        <w:t xml:space="preserve">En </w:t>
      </w:r>
      <w:r w:rsidR="001E3C88">
        <w:rPr>
          <w:szCs w:val="22"/>
        </w:rPr>
        <w:t>viktig</w:t>
      </w:r>
      <w:r>
        <w:rPr>
          <w:szCs w:val="22"/>
        </w:rPr>
        <w:t xml:space="preserve"> aspekt av </w:t>
      </w:r>
      <w:r w:rsidR="001E3C88">
        <w:rPr>
          <w:szCs w:val="22"/>
        </w:rPr>
        <w:t>e-</w:t>
      </w:r>
      <w:r>
        <w:rPr>
          <w:szCs w:val="22"/>
        </w:rPr>
        <w:t>kurs</w:t>
      </w:r>
      <w:r w:rsidR="00A85A1E">
        <w:rPr>
          <w:szCs w:val="22"/>
        </w:rPr>
        <w:t>ens</w:t>
      </w:r>
      <w:r w:rsidR="001E3C88">
        <w:rPr>
          <w:szCs w:val="22"/>
        </w:rPr>
        <w:t xml:space="preserve"> koncept</w:t>
      </w:r>
      <w:r>
        <w:rPr>
          <w:szCs w:val="22"/>
        </w:rPr>
        <w:t xml:space="preserve">design är </w:t>
      </w:r>
      <w:r w:rsidR="004A5707">
        <w:rPr>
          <w:szCs w:val="22"/>
        </w:rPr>
        <w:t xml:space="preserve">användning av </w:t>
      </w:r>
      <w:r w:rsidRPr="004A5707">
        <w:rPr>
          <w:bCs/>
          <w:szCs w:val="22"/>
        </w:rPr>
        <w:t>pedagogik</w:t>
      </w:r>
      <w:r w:rsidR="004A5707">
        <w:rPr>
          <w:bCs/>
          <w:szCs w:val="22"/>
        </w:rPr>
        <w:t xml:space="preserve"> och lärometoder för att</w:t>
      </w:r>
      <w:r w:rsidR="007C1638">
        <w:rPr>
          <w:bCs/>
          <w:szCs w:val="22"/>
        </w:rPr>
        <w:t xml:space="preserve"> försäkra ett effektivt och långvarig lärande för studenterna.</w:t>
      </w:r>
      <w:r w:rsidR="000B42FE">
        <w:rPr>
          <w:bCs/>
          <w:szCs w:val="22"/>
        </w:rPr>
        <w:t xml:space="preserve"> </w:t>
      </w:r>
      <w:r w:rsidR="000B42FE">
        <w:rPr>
          <w:szCs w:val="22"/>
        </w:rPr>
        <w:t xml:space="preserve">Lärometoderna grundar sig ofta i pedagogiska modeller och kan beskrivas som kognitiva modeller eller teoretiska strukturer. De härleder från inlärningsteorier och möjliggör genomförandet av specifika instruktioner- och inlärningsstrategier </w:t>
      </w:r>
      <w:r w:rsidR="00322DBF">
        <w:rPr>
          <w:szCs w:val="22"/>
        </w:rPr>
        <w:fldChar w:fldCharType="begin"/>
      </w:r>
      <w:r w:rsidR="00C67983">
        <w:rPr>
          <w:szCs w:val="22"/>
        </w:rPr>
        <w:instrText xml:space="preserve"> ADDIN ZOTERO_ITEM CSL_CITATION {"citationID":"lne63j6q","properties":{"formattedCitation":"(Gr\\uc0\\u225{}inne Conole, 2010)","plainCitation":"(Gráinne Conole, 2010)","noteIndex":0},"citationItems":[{"id":61,"uris":["http://zotero.org/users/local/QsygNxKM/items/T93CEQ5S"],"uri":["http://zotero.org/users/local/QsygNxKM/items/T93CEQ5S"],"itemData":{"id":61,"type":"report","title":"Review of Pedagogical Models and their use in e-learning","publisher":"Milton Keynes: Open University","URL":"http://tecfa.unige.ch/tecfa/teaching/formcont/certificatElearning/Mod2cours2/pedmodelsanduseEl.pdf","language":"English","author":[{"family":"Conole","given":"Gráinne"}],"issued":{"date-parts":[["2010"]]},"accessed":{"date-parts":[["2018",10,7]]}}}],"schema":"https://github.com/citation-style-language/schema/raw/master/csl-citation.json"} </w:instrText>
      </w:r>
      <w:r w:rsidR="00322DBF">
        <w:rPr>
          <w:szCs w:val="22"/>
        </w:rPr>
        <w:fldChar w:fldCharType="separate"/>
      </w:r>
      <w:r w:rsidR="00C67983" w:rsidRPr="00C67983">
        <w:t>(</w:t>
      </w:r>
      <w:proofErr w:type="spellStart"/>
      <w:r w:rsidR="00C67983" w:rsidRPr="00C67983">
        <w:t>Gráinne</w:t>
      </w:r>
      <w:proofErr w:type="spellEnd"/>
      <w:r w:rsidR="00C67983" w:rsidRPr="00C67983">
        <w:t xml:space="preserve"> Conole, 2010)</w:t>
      </w:r>
      <w:r w:rsidR="00322DBF">
        <w:rPr>
          <w:szCs w:val="22"/>
        </w:rPr>
        <w:fldChar w:fldCharType="end"/>
      </w:r>
      <w:r w:rsidR="00322DBF">
        <w:rPr>
          <w:szCs w:val="22"/>
        </w:rPr>
        <w:t xml:space="preserve">. </w:t>
      </w:r>
      <w:r w:rsidR="00F24A19">
        <w:rPr>
          <w:szCs w:val="22"/>
        </w:rPr>
        <w:t xml:space="preserve">Lärometoderna </w:t>
      </w:r>
      <w:r w:rsidR="004A5707">
        <w:rPr>
          <w:szCs w:val="22"/>
        </w:rPr>
        <w:t xml:space="preserve">etableras i </w:t>
      </w:r>
      <w:r w:rsidR="00E040F7">
        <w:rPr>
          <w:szCs w:val="22"/>
        </w:rPr>
        <w:t xml:space="preserve">många </w:t>
      </w:r>
      <w:r w:rsidR="00B467DC">
        <w:rPr>
          <w:szCs w:val="22"/>
        </w:rPr>
        <w:t xml:space="preserve">fall </w:t>
      </w:r>
      <w:r w:rsidR="003F797E">
        <w:rPr>
          <w:szCs w:val="22"/>
        </w:rPr>
        <w:t>i</w:t>
      </w:r>
      <w:r w:rsidR="00850895">
        <w:rPr>
          <w:szCs w:val="22"/>
        </w:rPr>
        <w:t>genom testning och bevisning av validiteten i undervisning</w:t>
      </w:r>
      <w:r w:rsidR="006725C3">
        <w:rPr>
          <w:szCs w:val="22"/>
        </w:rPr>
        <w:t xml:space="preserve"> </w:t>
      </w:r>
      <w:r w:rsidR="00FF1248">
        <w:rPr>
          <w:szCs w:val="22"/>
        </w:rPr>
        <w:t xml:space="preserve">med hjälp av att utforma kurser som </w:t>
      </w:r>
      <w:r w:rsidR="00652AE0">
        <w:rPr>
          <w:szCs w:val="22"/>
        </w:rPr>
        <w:t xml:space="preserve">använder </w:t>
      </w:r>
      <w:r w:rsidR="00FF1248">
        <w:rPr>
          <w:szCs w:val="22"/>
        </w:rPr>
        <w:t>en viss lärometod</w:t>
      </w:r>
      <w:r w:rsidR="004A5707">
        <w:rPr>
          <w:szCs w:val="22"/>
        </w:rPr>
        <w:t xml:space="preserve"> för att sedan jämföra inlärning av </w:t>
      </w:r>
      <w:r w:rsidR="00652AE0">
        <w:rPr>
          <w:szCs w:val="22"/>
        </w:rPr>
        <w:t xml:space="preserve">dessa </w:t>
      </w:r>
      <w:r w:rsidR="004A5707">
        <w:rPr>
          <w:szCs w:val="22"/>
        </w:rPr>
        <w:t>studenter mot en kontrollgrupp. E</w:t>
      </w:r>
      <w:r w:rsidR="00850895">
        <w:rPr>
          <w:szCs w:val="22"/>
        </w:rPr>
        <w:t>tt exempel</w:t>
      </w:r>
      <w:r w:rsidR="006725C3">
        <w:rPr>
          <w:szCs w:val="22"/>
        </w:rPr>
        <w:t xml:space="preserve"> på en lärometod som har visat sig </w:t>
      </w:r>
      <w:r w:rsidR="007C1638">
        <w:rPr>
          <w:szCs w:val="22"/>
        </w:rPr>
        <w:t xml:space="preserve">förbättra minnesåterkallelsen senare i praktiken </w:t>
      </w:r>
      <w:r w:rsidR="00850895">
        <w:rPr>
          <w:szCs w:val="22"/>
        </w:rPr>
        <w:t xml:space="preserve">är scenario-baserad e-lärande </w:t>
      </w:r>
      <w:r w:rsidR="006725C3">
        <w:rPr>
          <w:szCs w:val="22"/>
        </w:rPr>
        <w:t xml:space="preserve">som </w:t>
      </w:r>
      <w:r w:rsidR="00850895">
        <w:rPr>
          <w:szCs w:val="22"/>
        </w:rPr>
        <w:t>sätter studenten in i olika situationer eller händelser för att göra lärandet realistisk</w:t>
      </w:r>
      <w:r w:rsidR="00A81DE8">
        <w:rPr>
          <w:szCs w:val="22"/>
        </w:rPr>
        <w:t xml:space="preserve">t </w:t>
      </w:r>
      <w:r w:rsidR="00147B30">
        <w:rPr>
          <w:szCs w:val="22"/>
        </w:rPr>
        <w:fldChar w:fldCharType="begin"/>
      </w:r>
      <w:r w:rsidR="00C67983">
        <w:rPr>
          <w:szCs w:val="22"/>
        </w:rPr>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rPr>
          <w:szCs w:val="22"/>
        </w:rPr>
        <w:fldChar w:fldCharType="separate"/>
      </w:r>
      <w:r w:rsidR="00C67983">
        <w:rPr>
          <w:noProof/>
          <w:szCs w:val="22"/>
        </w:rPr>
        <w:t>(Clark &amp; Mayer, 2012)</w:t>
      </w:r>
      <w:r w:rsidR="00147B30">
        <w:rPr>
          <w:szCs w:val="22"/>
        </w:rPr>
        <w:fldChar w:fldCharType="end"/>
      </w:r>
      <w:r w:rsidR="00A81DE8">
        <w:rPr>
          <w:szCs w:val="22"/>
        </w:rPr>
        <w:t xml:space="preserve">. </w:t>
      </w:r>
      <w:r w:rsidR="00850895">
        <w:rPr>
          <w:szCs w:val="22"/>
        </w:rPr>
        <w:t xml:space="preserve">Ett annat exempel är hur spel har börjat användas som </w:t>
      </w:r>
      <w:r w:rsidR="006725C3">
        <w:rPr>
          <w:szCs w:val="22"/>
        </w:rPr>
        <w:t xml:space="preserve">en del av </w:t>
      </w:r>
      <w:r w:rsidR="00850895">
        <w:rPr>
          <w:szCs w:val="22"/>
        </w:rPr>
        <w:t xml:space="preserve">e-lärande och har motiverat studenten till att fortsätta lära sig </w:t>
      </w:r>
      <w:r w:rsidR="006725C3">
        <w:rPr>
          <w:szCs w:val="22"/>
        </w:rPr>
        <w:t>genom att</w:t>
      </w:r>
      <w:r w:rsidR="00640B24">
        <w:rPr>
          <w:szCs w:val="22"/>
        </w:rPr>
        <w:t xml:space="preserve"> skapa</w:t>
      </w:r>
      <w:r w:rsidR="00850895">
        <w:rPr>
          <w:szCs w:val="22"/>
        </w:rPr>
        <w:t xml:space="preserve"> en gemensam samm</w:t>
      </w:r>
      <w:r w:rsidR="008E34C7">
        <w:rPr>
          <w:szCs w:val="22"/>
        </w:rPr>
        <w:t xml:space="preserve">anhållning inom organisationen </w:t>
      </w:r>
      <w:r w:rsidR="00147B30">
        <w:rPr>
          <w:szCs w:val="22"/>
        </w:rPr>
        <w:fldChar w:fldCharType="begin"/>
      </w:r>
      <w:r w:rsidR="00C67983">
        <w:rPr>
          <w:szCs w:val="22"/>
        </w:rPr>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rPr>
          <w:szCs w:val="22"/>
        </w:rPr>
        <w:fldChar w:fldCharType="separate"/>
      </w:r>
      <w:r w:rsidR="00C67983">
        <w:rPr>
          <w:noProof/>
          <w:szCs w:val="22"/>
        </w:rPr>
        <w:t>(Clark &amp; Mayer, 2012)</w:t>
      </w:r>
      <w:r w:rsidR="00147B30">
        <w:rPr>
          <w:szCs w:val="22"/>
        </w:rPr>
        <w:fldChar w:fldCharType="end"/>
      </w:r>
      <w:r w:rsidR="00147B30">
        <w:rPr>
          <w:szCs w:val="22"/>
        </w:rPr>
        <w:t>.</w:t>
      </w:r>
      <w:r w:rsidR="004862A6">
        <w:rPr>
          <w:szCs w:val="22"/>
        </w:rPr>
        <w:t xml:space="preserve"> </w:t>
      </w:r>
    </w:p>
    <w:p w14:paraId="6C84750F" w14:textId="77777777" w:rsidR="004862A6" w:rsidRDefault="004862A6" w:rsidP="000B42FE">
      <w:pPr>
        <w:pStyle w:val="Brdtext"/>
        <w:spacing w:line="600" w:lineRule="auto"/>
        <w:rPr>
          <w:szCs w:val="22"/>
        </w:rPr>
      </w:pPr>
    </w:p>
    <w:p w14:paraId="59212457" w14:textId="206EBF9F" w:rsidR="00984248" w:rsidRDefault="00850895" w:rsidP="0058177A">
      <w:pPr>
        <w:pStyle w:val="Brdtext"/>
        <w:spacing w:line="600" w:lineRule="auto"/>
      </w:pPr>
      <w:r>
        <w:rPr>
          <w:szCs w:val="22"/>
        </w:rPr>
        <w:lastRenderedPageBreak/>
        <w:t xml:space="preserve">Det finns </w:t>
      </w:r>
      <w:r w:rsidR="009D7B5B">
        <w:rPr>
          <w:szCs w:val="22"/>
        </w:rPr>
        <w:t xml:space="preserve">ett flertal </w:t>
      </w:r>
      <w:r>
        <w:rPr>
          <w:szCs w:val="22"/>
        </w:rPr>
        <w:t>pedagogiska modeller som används inom e-lärandet och hjälper ELF</w:t>
      </w:r>
      <w:r w:rsidR="00C51B02">
        <w:rPr>
          <w:szCs w:val="22"/>
        </w:rPr>
        <w:t>’</w:t>
      </w:r>
      <w:r w:rsidR="00411F1C">
        <w:rPr>
          <w:szCs w:val="22"/>
        </w:rPr>
        <w:t>s</w:t>
      </w:r>
      <w:r>
        <w:rPr>
          <w:szCs w:val="22"/>
        </w:rPr>
        <w:t xml:space="preserve"> att utnyttja sina kunskaper och redskap för att främja meningsfull</w:t>
      </w:r>
      <w:r w:rsidR="00147B30">
        <w:rPr>
          <w:szCs w:val="22"/>
        </w:rPr>
        <w:t xml:space="preserve"> kunskapsförvärv </w:t>
      </w:r>
      <w:r w:rsidR="00147B30">
        <w:rPr>
          <w:szCs w:val="22"/>
        </w:rPr>
        <w:fldChar w:fldCharType="begin"/>
      </w:r>
      <w:r w:rsidR="00147B30">
        <w:rPr>
          <w:szCs w:val="22"/>
        </w:rPr>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rPr>
          <w:szCs w:val="22"/>
        </w:rPr>
        <w:fldChar w:fldCharType="separate"/>
      </w:r>
      <w:r w:rsidR="00147B30">
        <w:rPr>
          <w:noProof/>
          <w:szCs w:val="22"/>
        </w:rPr>
        <w:t>(Dabbagh, 2005)</w:t>
      </w:r>
      <w:r w:rsidR="00147B30">
        <w:rPr>
          <w:szCs w:val="22"/>
        </w:rPr>
        <w:fldChar w:fldCharType="end"/>
      </w:r>
      <w:r>
        <w:rPr>
          <w:szCs w:val="22"/>
        </w:rPr>
        <w:t xml:space="preserve">. </w:t>
      </w:r>
      <w:r w:rsidR="00D74144">
        <w:rPr>
          <w:szCs w:val="22"/>
        </w:rPr>
        <w:t>I ELF kan p</w:t>
      </w:r>
      <w:r>
        <w:rPr>
          <w:szCs w:val="22"/>
        </w:rPr>
        <w:t xml:space="preserve">edagogiska modeller </w:t>
      </w:r>
      <w:r w:rsidR="00063F85">
        <w:rPr>
          <w:szCs w:val="22"/>
        </w:rPr>
        <w:t>ofta vara</w:t>
      </w:r>
      <w:r>
        <w:rPr>
          <w:szCs w:val="22"/>
        </w:rPr>
        <w:t xml:space="preserve"> användbara </w:t>
      </w:r>
      <w:r w:rsidR="00063F85">
        <w:rPr>
          <w:szCs w:val="22"/>
        </w:rPr>
        <w:t>eftersom de</w:t>
      </w:r>
      <w:r>
        <w:rPr>
          <w:szCs w:val="22"/>
        </w:rPr>
        <w:t xml:space="preserve"> strukturera</w:t>
      </w:r>
      <w:r w:rsidR="00063F85">
        <w:rPr>
          <w:szCs w:val="22"/>
        </w:rPr>
        <w:t>r</w:t>
      </w:r>
      <w:r>
        <w:rPr>
          <w:szCs w:val="22"/>
        </w:rPr>
        <w:t xml:space="preserve"> kursinnehållet och </w:t>
      </w:r>
      <w:r w:rsidR="00384E49">
        <w:rPr>
          <w:szCs w:val="22"/>
        </w:rPr>
        <w:t xml:space="preserve">bidrar med att studenten utbildar sig efter deras kognitiva förståelse. </w:t>
      </w:r>
      <w:r>
        <w:rPr>
          <w:szCs w:val="22"/>
        </w:rPr>
        <w:t xml:space="preserve">Det kan likaså </w:t>
      </w:r>
      <w:r w:rsidR="0074784D">
        <w:rPr>
          <w:szCs w:val="22"/>
        </w:rPr>
        <w:t>underlätta</w:t>
      </w:r>
      <w:r>
        <w:rPr>
          <w:szCs w:val="22"/>
        </w:rPr>
        <w:t xml:space="preserve"> ELF</w:t>
      </w:r>
      <w:r w:rsidR="00C51B02">
        <w:rPr>
          <w:szCs w:val="22"/>
        </w:rPr>
        <w:t>’</w:t>
      </w:r>
      <w:r w:rsidR="0074784D">
        <w:rPr>
          <w:szCs w:val="22"/>
        </w:rPr>
        <w:t>s</w:t>
      </w:r>
      <w:r w:rsidR="00411F1C">
        <w:rPr>
          <w:szCs w:val="22"/>
        </w:rPr>
        <w:t xml:space="preserve"> möjlighet</w:t>
      </w:r>
      <w:r>
        <w:rPr>
          <w:szCs w:val="22"/>
        </w:rPr>
        <w:t xml:space="preserve"> att kunna bedöma utefter hur pedagogiken</w:t>
      </w:r>
      <w:r w:rsidR="00384E49">
        <w:rPr>
          <w:szCs w:val="22"/>
        </w:rPr>
        <w:t xml:space="preserve"> tillhandahålls i sina e-kurser</w:t>
      </w:r>
      <w:r>
        <w:t>. Det har uppvisat</w:t>
      </w:r>
      <w:r w:rsidR="0074784D">
        <w:t>s</w:t>
      </w:r>
      <w:r>
        <w:t xml:space="preserve"> att majoriteten av e-kurser inte har tillräckligt med pedagogisk bakgrund och har därmed orsakat grova brister i lärandestrategier, kursinnehållet, tid och takt angående hantering av kursen, gränssnittdesignen, och att </w:t>
      </w:r>
      <w:r w:rsidR="00147B30">
        <w:t xml:space="preserve">det försämrar studentens fokus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2FE">
        <w:t xml:space="preserve">I och med detta, implementation av en pedagogisk modell i ett ELF kan ge en stark utveckling och förbättring i </w:t>
      </w:r>
      <w:r w:rsidR="0074784D">
        <w:t>kvaliteten av</w:t>
      </w:r>
      <w:r w:rsidR="000B42FE">
        <w:t xml:space="preserve"> ELF’s framtida e-kurser.</w:t>
      </w:r>
    </w:p>
    <w:p w14:paraId="1820DB7F" w14:textId="28165981" w:rsidR="00D45847" w:rsidRPr="00A65FFF" w:rsidRDefault="009B5FD4" w:rsidP="0058177A">
      <w:pPr>
        <w:pStyle w:val="Brdtext"/>
        <w:spacing w:line="600" w:lineRule="auto"/>
      </w:pPr>
      <w:r>
        <w:t>Pedagogik kan delas upp i ett flertal olika perspektiv</w:t>
      </w:r>
      <w:r w:rsidR="0074784D">
        <w:t xml:space="preserve"> där varje perspektiv inkluderar flera pedagogiska modeller</w:t>
      </w:r>
      <w:r w:rsidR="000132C0">
        <w:t xml:space="preserve">. </w:t>
      </w:r>
      <w:r w:rsidR="00850895">
        <w:t>De pedagogiska perspektiven</w:t>
      </w:r>
      <w:r w:rsidR="000413AA">
        <w:t xml:space="preserve"> associativ, konstruktivism och sociokulturellt</w:t>
      </w:r>
      <w:r w:rsidR="00850895">
        <w:t xml:space="preserve"> är form</w:t>
      </w:r>
      <w:r w:rsidR="000413AA">
        <w:t>er</w:t>
      </w:r>
      <w:r w:rsidR="00850895">
        <w:t xml:space="preserve"> av tillvägagångssätt för lärande</w:t>
      </w:r>
      <w:r w:rsidR="000132C0">
        <w:t xml:space="preserve"> och deras individuella lämplighet beror på vilken slags inlärning som ska tilldelas i undervisningen</w:t>
      </w:r>
      <w:r w:rsidR="00147B30">
        <w:t xml:space="preserve"> </w:t>
      </w:r>
      <w:r w:rsidR="00147B30">
        <w:fldChar w:fldCharType="begin"/>
      </w:r>
      <w:r w:rsidR="00C67983">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fldChar w:fldCharType="separate"/>
      </w:r>
      <w:r w:rsidR="00C67983">
        <w:rPr>
          <w:noProof/>
        </w:rPr>
        <w:t>(Mayes &amp; de Freitas, 2004)</w:t>
      </w:r>
      <w:r w:rsidR="00147B30">
        <w:fldChar w:fldCharType="end"/>
      </w:r>
      <w:r w:rsidR="00D836D7">
        <w:t xml:space="preserve">. </w:t>
      </w:r>
      <w:r w:rsidR="004C23F2">
        <w:t>Till exemp</w:t>
      </w:r>
      <w:r w:rsidR="001F6FE8">
        <w:t>e</w:t>
      </w:r>
      <w:r w:rsidR="004C23F2">
        <w:t xml:space="preserve">l, i </w:t>
      </w:r>
      <w:r w:rsidR="00850895">
        <w:t xml:space="preserve">det associativa perspektivet får studenten utföra aktiviteter i form av uppgifter, som </w:t>
      </w:r>
      <w:proofErr w:type="spellStart"/>
      <w:r w:rsidR="004C23F2">
        <w:t>e.g</w:t>
      </w:r>
      <w:proofErr w:type="spellEnd"/>
      <w:r w:rsidR="004C23F2">
        <w:t>.</w:t>
      </w:r>
      <w:r w:rsidR="00850895">
        <w:t xml:space="preserve"> läsa ett dokument och svara på t</w:t>
      </w:r>
      <w:r w:rsidR="00147B30">
        <w:t xml:space="preserve">illhörande frågor </w:t>
      </w:r>
      <w:r w:rsidR="00147B30">
        <w:fldChar w:fldCharType="begin"/>
      </w:r>
      <w:r w:rsidR="00C67983">
        <w:instrText xml:space="preserve"> ADDIN ZOTERO_ITEM CSL_CITATION {"citationID":"89aVO9u9","properties":{"formattedCitation":"(Gr\\uc0\\u225{}inne Conole, 2010)","plainCitation":"(Gráinne Conole, 2010)","noteIndex":0},"citationItems":[{"id":61,"uris":["http://zotero.org/users/local/QsygNxKM/items/T93CEQ5S"],"uri":["http://zotero.org/users/local/QsygNxKM/items/T93CEQ5S"],"itemData":{"id":61,"type":"report","title":"Review of Pedagogical Models and their use in e-learning","publisher":"Milton Keynes: Open University","URL":"http://tecfa.unige.ch/tecfa/teaching/formcont/certificatElearning/Mod2cours2/pedmodelsanduseEl.pdf","language":"English","author":[{"family":"Conole","given":"Gráinne"}],"issued":{"date-parts":[["2010"]]},"accessed":{"date-parts":[["2018",10,7]]}}}],"schema":"https://github.com/citation-style-language/schema/raw/master/csl-citation.json"} </w:instrText>
      </w:r>
      <w:r w:rsidR="00147B30">
        <w:fldChar w:fldCharType="separate"/>
      </w:r>
      <w:r w:rsidR="00C67983" w:rsidRPr="00C67983">
        <w:t>(</w:t>
      </w:r>
      <w:proofErr w:type="spellStart"/>
      <w:r w:rsidR="00C67983" w:rsidRPr="00C67983">
        <w:t>Gráinne</w:t>
      </w:r>
      <w:proofErr w:type="spellEnd"/>
      <w:r w:rsidR="00C67983" w:rsidRPr="00C67983">
        <w:t xml:space="preserve"> Conole, 2010)</w:t>
      </w:r>
      <w:r w:rsidR="00147B30">
        <w:fldChar w:fldCharType="end"/>
      </w:r>
      <w:r w:rsidR="00850895">
        <w:t>. Aktiviteterna handlar om att förändra beteende genom att få en direkt återkoppling efter utförandet</w:t>
      </w:r>
      <w:r w:rsidR="0091477A">
        <w:t xml:space="preserve"> </w:t>
      </w:r>
      <w:r w:rsidR="0091477A">
        <w:fldChar w:fldCharType="begin"/>
      </w:r>
      <w:r w:rsidR="00C67983">
        <w:instrText xml:space="preserve"> ADDIN ZOTERO_ITEM CSL_CITATION {"citationID":"cDMcnSK2","properties":{"formattedCitation":"(G. Conole, Dyke, Oliver, &amp; Seale, 2004)","plainCitation":"(G. Conole, Dyke, Oliver, &amp; Seale, 2004)","noteIndex":0},"citationItems":[{"id":83,"uris":["http://zotero.org/users/local/QsygNxKM/items/UMT29TND"],"uri":["http://zotero.org/users/local/QsygNxKM/items/UMT29TND"],"itemData":{"id":83,"type":"article-journal","title":"Mapping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C67983">
        <w:rPr>
          <w:rFonts w:ascii="Myriad Pro Cond" w:hAnsi="Myriad Pro Cond" w:cs="Myriad Pro Cond"/>
        </w:rPr>
        <w:instrText>ﬀ</w:instrText>
      </w:r>
      <w:r w:rsidR="00C67983">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fldChar w:fldCharType="separate"/>
      </w:r>
      <w:r w:rsidR="00C67983">
        <w:rPr>
          <w:noProof/>
        </w:rPr>
        <w:t>(G. Conole, Dyke, Oliver, &amp; Seale, 2004)</w:t>
      </w:r>
      <w:r w:rsidR="0091477A">
        <w:fldChar w:fldCharType="end"/>
      </w:r>
      <w:r w:rsidR="0091477A">
        <w:t xml:space="preserve">. </w:t>
      </w:r>
      <w:r w:rsidR="00CF0BE6">
        <w:t xml:space="preserve">En av de pedagogiska modellerna som används inom det </w:t>
      </w:r>
      <w:r w:rsidR="00850895">
        <w:t xml:space="preserve">associativa perspektivet </w:t>
      </w:r>
      <w:r w:rsidR="00CF0BE6">
        <w:t xml:space="preserve">är </w:t>
      </w:r>
      <w:r w:rsidR="00850895">
        <w:t xml:space="preserve">Direkt Instruktion </w:t>
      </w:r>
      <w:r>
        <w:t xml:space="preserve">Modellen </w:t>
      </w:r>
      <w:r w:rsidR="0019256B">
        <w:t xml:space="preserve">(DIM). DIM </w:t>
      </w:r>
      <w:r w:rsidR="00A74157">
        <w:t>inriktar</w:t>
      </w:r>
      <w:r w:rsidR="0093589A">
        <w:t xml:space="preserve"> </w:t>
      </w:r>
      <w:r w:rsidR="0019256B">
        <w:t xml:space="preserve">undervisningen </w:t>
      </w:r>
      <w:r w:rsidR="0093589A">
        <w:t>att utgå</w:t>
      </w:r>
      <w:r w:rsidR="0019256B">
        <w:t xml:space="preserve"> från koncept och färdigheter genom</w:t>
      </w:r>
      <w:r w:rsidR="00850895">
        <w:t xml:space="preserve"> kombination av praktik och åter</w:t>
      </w:r>
      <w:r w:rsidR="0019256B">
        <w:t xml:space="preserve">koppling till studenten </w:t>
      </w:r>
      <w:r w:rsidR="0091477A">
        <w:fldChar w:fldCharType="begin"/>
      </w:r>
      <w:r w:rsidR="00C67983">
        <w:instrText xml:space="preserve"> ADDIN ZOTERO_ITEM CSL_CITATION {"citationID":"sfhH9s0k","properties":{"formattedCitation":"(Yeh,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http://www.jstor.org/stable/23372788","ISSN":"0020-4277","author":[{"family":"Yeh","given":"Yu-Chu"}],"issued":{"date-parts":[["2009"]]},"accessed":{"date-parts":[["2018",10,8]]}}}],"schema":"https://github.com/citation-style-language/schema/raw/master/csl-citation.json"} </w:instrText>
      </w:r>
      <w:r w:rsidR="0091477A">
        <w:fldChar w:fldCharType="separate"/>
      </w:r>
      <w:r w:rsidR="0091477A">
        <w:rPr>
          <w:noProof/>
        </w:rPr>
        <w:t>(Yeh, 2009)</w:t>
      </w:r>
      <w:r w:rsidR="0091477A">
        <w:fldChar w:fldCharType="end"/>
      </w:r>
      <w:r w:rsidR="00623726">
        <w:t xml:space="preserve">; </w:t>
      </w:r>
      <w:r w:rsidR="0091477A">
        <w:fldChar w:fldCharType="begin"/>
      </w:r>
      <w:r w:rsidR="00C67983">
        <w:instrText xml:space="preserve"> ADDIN ZOTERO_ITEM CSL_CITATION {"citationID":"3Vyc2sCE","properties":{"formattedCitation":"(Kauchak &amp; Eggen, 2011)","plainCitation":"(Kauchak &amp; Eggen, 2011)","noteIndex":0},"citationItems":[{"id":63,"uris":["http://zotero.org/users/local/QsygNxKM/items/THNG2LRQ"],"uri":["http://zotero.org/users/local/QsygNxKM/items/THNG2LRQ"],"itemData":{"id":63,"type":"book","title":"Learning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D."}],"issued":{"date-parts":[["2011"]]}}}],"schema":"https://github.com/citation-style-language/schema/raw/master/csl-citation.json"} </w:instrText>
      </w:r>
      <w:r w:rsidR="0091477A">
        <w:fldChar w:fldCharType="separate"/>
      </w:r>
      <w:r w:rsidR="00C67983">
        <w:rPr>
          <w:noProof/>
        </w:rPr>
        <w:t>(Kauchak &amp; Eggen, 2011)</w:t>
      </w:r>
      <w:r w:rsidR="0091477A">
        <w:fldChar w:fldCharType="end"/>
      </w:r>
      <w:r w:rsidR="0091477A">
        <w:t>.</w:t>
      </w:r>
      <w:r w:rsidR="00850895">
        <w:t xml:space="preserve"> Konstruktivistiskt perspektiv </w:t>
      </w:r>
      <w:r>
        <w:t>är</w:t>
      </w:r>
      <w:r w:rsidR="004C23F2">
        <w:t xml:space="preserve"> istället</w:t>
      </w:r>
      <w:r>
        <w:t xml:space="preserve"> baserande på</w:t>
      </w:r>
      <w:r w:rsidR="00850895">
        <w:t xml:space="preserve"> att lära sig genom förståelse och det innebär att det behövs kommunikation, klargöranden, kontraster, rekombination, problemlösning och slutsatser</w:t>
      </w:r>
      <w:r w:rsidR="00CF0BE6">
        <w:t xml:space="preserve"> </w:t>
      </w:r>
      <w:r w:rsidR="00413AFC">
        <w:fldChar w:fldCharType="begin"/>
      </w:r>
      <w:r w:rsidR="00C67983">
        <w:instrText xml:space="preserve"> ADDIN ZOTERO_ITEM CSL_CITATION {"citationID":"8rJxqOlR","properties":{"formattedCitation":"(Siemens, 2014)","plainCitation":"(Siemens, 2014)","noteIndex":0},"citationItems":[{"id":"ni4rOpRD/VmvZN24o","uris":["http://zotero.org/users/local/QsygNxKM/items/7KCNSLMX"],"uri":["http://zotero.org/users/local/QsygNxKM/items/7KCNSLMX"],"itemData":{"id":36,"type":"article-journal","title":"Connectivism: A Learning Theory for the Digital Age","page":"8","source":"Zotero","language":"en","author":[{"family":"Siemens","given":"George"}],"issued":{"date-parts":[["2014"]]}}}],"schema":"https://github.com/citation-style-language/schema/raw/master/csl-citation.json"} </w:instrText>
      </w:r>
      <w:r w:rsidR="00413AFC">
        <w:fldChar w:fldCharType="separate"/>
      </w:r>
      <w:r w:rsidR="00C67983">
        <w:rPr>
          <w:noProof/>
        </w:rPr>
        <w:t>(Siemens, 2014)</w:t>
      </w:r>
      <w:r w:rsidR="00413AFC">
        <w:fldChar w:fldCharType="end"/>
      </w:r>
      <w:r w:rsidR="00850895">
        <w:t xml:space="preserve">. Dessa </w:t>
      </w:r>
      <w:r w:rsidR="00850895">
        <w:lastRenderedPageBreak/>
        <w:t xml:space="preserve">punkter behöver bearbetas innan det blir en </w:t>
      </w:r>
      <w:r w:rsidR="00F611BE">
        <w:t>vinst</w:t>
      </w:r>
      <w:r w:rsidR="00850895">
        <w:t xml:space="preserve"> </w:t>
      </w:r>
      <w:r w:rsidR="00F611BE">
        <w:t>från</w:t>
      </w:r>
      <w:r w:rsidR="00850895">
        <w:t xml:space="preserve"> lärandet. En modell inom </w:t>
      </w:r>
      <w:r w:rsidR="00F611BE">
        <w:t xml:space="preserve">det Konstruktivistiskt </w:t>
      </w:r>
      <w:r w:rsidR="00850895">
        <w:t>perspektivet kallas Konstruktivistisk läromiljö (KL</w:t>
      </w:r>
      <w:r w:rsidR="00413AFC">
        <w:t>M</w:t>
      </w:r>
      <w:r w:rsidR="00850895">
        <w:t>) och baserar sig på att studenten bygger sina egna mentala strukturer när de inte</w:t>
      </w:r>
      <w:r w:rsidR="0091477A">
        <w:t xml:space="preserve">ragerar med en miljö </w:t>
      </w:r>
      <w:r w:rsidR="0091477A">
        <w:fldChar w:fldCharType="begin"/>
      </w:r>
      <w:r w:rsidR="00C67983">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http://www.jstor.org/stable/23372788","ISSN":"0020-4277","author":[{"family":"Yeh","given":"Yu-Chu"}],"issued":{"date-parts":[["2009"]]},"accessed":{"date-parts":[["2018",10,8]]}}}],"schema":"https://github.com/citation-style-language/schema/raw/master/csl-citation.json"} </w:instrText>
      </w:r>
      <w:r w:rsidR="0091477A">
        <w:fldChar w:fldCharType="separate"/>
      </w:r>
      <w:r w:rsidR="0091477A">
        <w:rPr>
          <w:noProof/>
        </w:rPr>
        <w:t>(Yeh, 2009)</w:t>
      </w:r>
      <w:r w:rsidR="0091477A">
        <w:fldChar w:fldCharType="end"/>
      </w:r>
      <w:r w:rsidR="00850895">
        <w:t xml:space="preserve">. Modellen fokuserar på att studenten presenteras ett problem och </w:t>
      </w:r>
      <w:r w:rsidR="00F611BE">
        <w:t xml:space="preserve">därefter </w:t>
      </w:r>
      <w:r w:rsidR="00850895">
        <w:t xml:space="preserve">ska </w:t>
      </w:r>
      <w:r w:rsidR="00F611BE">
        <w:t xml:space="preserve">studenten </w:t>
      </w:r>
      <w:r w:rsidR="00850895">
        <w:t xml:space="preserve">självständigt </w:t>
      </w:r>
      <w:r w:rsidR="00F611BE">
        <w:t xml:space="preserve">lösa problemet </w:t>
      </w:r>
      <w:r w:rsidR="00850895">
        <w:t>med hjälp av en tydlig d</w:t>
      </w:r>
      <w:r w:rsidR="00F611BE">
        <w:t xml:space="preserve">esign </w:t>
      </w:r>
      <w:r w:rsidR="009F664E">
        <w:t xml:space="preserve">som ska </w:t>
      </w:r>
      <w:r w:rsidR="00744110">
        <w:t>uppmuntra</w:t>
      </w:r>
      <w:r w:rsidR="00850895">
        <w:t xml:space="preserve"> studenten frivilligt vilja uppt</w:t>
      </w:r>
      <w:r w:rsidR="0091477A">
        <w:t xml:space="preserve">äcka lärandet </w:t>
      </w:r>
      <w:r w:rsidR="0091477A">
        <w:fldChar w:fldCharType="begin"/>
      </w:r>
      <w:r w:rsidR="00C67983">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http://www.jstor.org/stable/23372788","ISSN":"0020-4277","author":[{"family":"Yeh","given":"Yu-Chu"}],"issued":{"date-parts":[["2009"]]},"accessed":{"date-parts":[["2018",10,8]]}}}],"schema":"https://github.com/citation-style-language/schema/raw/master/csl-citation.json"} </w:instrText>
      </w:r>
      <w:r w:rsidR="0091477A">
        <w:fldChar w:fldCharType="separate"/>
      </w:r>
      <w:r w:rsidR="0091477A">
        <w:rPr>
          <w:noProof/>
        </w:rPr>
        <w:t>(Yeh, 2009)</w:t>
      </w:r>
      <w:r w:rsidR="0091477A">
        <w:fldChar w:fldCharType="end"/>
      </w:r>
      <w:r w:rsidR="00205671">
        <w:t xml:space="preserve">. </w:t>
      </w:r>
      <w:r w:rsidR="004C23F2">
        <w:t>Slutligen, d</w:t>
      </w:r>
      <w:r w:rsidR="00205671">
        <w:t>et S</w:t>
      </w:r>
      <w:r w:rsidR="00850895">
        <w:t>ociokulturella perspektivet handlar om att d</w:t>
      </w:r>
      <w:r w:rsidR="00205671">
        <w:t>elta i sociala sammanhang</w:t>
      </w:r>
      <w:r w:rsidR="00850895">
        <w:t xml:space="preserve"> för att </w:t>
      </w:r>
      <w:r w:rsidR="00205671">
        <w:t xml:space="preserve">studenten ska lära sig, ett exempel på dessa sammanhang är en </w:t>
      </w:r>
      <w:r w:rsidR="00850895">
        <w:t xml:space="preserve">form av små studentgrupper för att skaffa kunskaper </w:t>
      </w:r>
      <w:r w:rsidR="00205671">
        <w:t>tillsammans</w:t>
      </w:r>
      <w:r w:rsidR="00850895">
        <w:t xml:space="preserve">. Målet är att förstå hur meningsfullt innehållet är för lärandet </w:t>
      </w:r>
      <w:r w:rsidR="004F6381">
        <w:fldChar w:fldCharType="begin"/>
      </w:r>
      <w:r w:rsidR="00C67983">
        <w:instrText xml:space="preserve"> ADDIN ZOTERO_ITEM CSL_CITATION {"citationID":"NJGkKjrj","properties":{"formattedCitation":"(Brodie, 2005)","plainCitation":"(Brodie, 2005)","noteIndex":0},"citationItems":[{"id":92,"uris":["http://zotero.org/users/local/QsygNxKM/items/GEJR3NHQ"],"uri":["http://zotero.org/users/local/QsygNxKM/items/GEJR3NHQ"],"itemData":{"id":92,"type":"article-journal","title":"Using Cognitive and Situative Perspectives to Understand Teacher Interactions with Learner Errors","container-title":"International Group for the Psychology of Mathematics Education 2","page":"177-184","abstract":"Cognitive  and  situative  theories  have  both  proved  very  useful  in  furthering  our \nunderstandings  of  mathematics  learning. An  important  current  area  of investigation \nis  to  synthesize  these  perspectives  in  order  to  provide  more  robust  theories  of \nlearning and to bring theory and practice into better relations with each other.\nThis \npaper  contributes  to  this  endeavour  in  two  ways:  1.  by  using  both  theories  to \nunderstand learner errors, and 2. by focusing on teaching as well as learning","URL":"http://www.emis.de/proceedings/PME29/PME29RRPapers/PME29Vol2Brodie.pdf","language":"English","author":[{"family":"Brodie","given":"Karin"}],"issued":{"date-parts":[["2005"]]}}}],"schema":"https://github.com/citation-style-language/schema/raw/master/csl-citation.json"} </w:instrText>
      </w:r>
      <w:r w:rsidR="004F6381">
        <w:fldChar w:fldCharType="separate"/>
      </w:r>
      <w:r w:rsidR="004F6381">
        <w:rPr>
          <w:noProof/>
        </w:rPr>
        <w:t>(Brodie, 2005)</w:t>
      </w:r>
      <w:r w:rsidR="004F6381">
        <w:fldChar w:fldCharType="end"/>
      </w:r>
      <w:r w:rsidR="00850895">
        <w:t xml:space="preserve">. Det sociokulturella perspektivet </w:t>
      </w:r>
      <w:r w:rsidR="00744110">
        <w:t xml:space="preserve">inkluderar </w:t>
      </w:r>
      <w:r w:rsidR="009F664E">
        <w:t>modellen Aktivitets T</w:t>
      </w:r>
      <w:r w:rsidR="00850895">
        <w:t>eori (AT</w:t>
      </w:r>
      <w:r w:rsidR="009F664E">
        <w:t>M</w:t>
      </w:r>
      <w:r w:rsidR="00850895">
        <w:t>) och som även betraktas som ett egen pe</w:t>
      </w:r>
      <w:r w:rsidR="004F6381">
        <w:t xml:space="preserve">dagogiskt ramverk </w:t>
      </w:r>
      <w:r w:rsidR="004F6381">
        <w:fldChar w:fldCharType="begin"/>
      </w:r>
      <w:r w:rsidR="00C67983">
        <w:instrText xml:space="preserve"> ADDIN ZOTERO_ITEM CSL_CITATION {"citationID":"3bWyt5gi","properties":{"formattedCitation":"(Gr\\uc0\\u225{}inne Conole, 2010)","plainCitation":"(Gráinne Conole, 2010)","noteIndex":0},"citationItems":[{"id":61,"uris":["http://zotero.org/users/local/QsygNxKM/items/T93CEQ5S"],"uri":["http://zotero.org/users/local/QsygNxKM/items/T93CEQ5S"],"itemData":{"id":61,"type":"report","title":"Review of Pedagogical Models and their use in e-learning","publisher":"Milton Keynes: Open University","URL":"http://tecfa.unige.ch/tecfa/teaching/formcont/certificatElearning/Mod2cours2/pedmodelsanduseEl.pdf","language":"English","author":[{"family":"Conole","given":"Gráinne"}],"issued":{"date-parts":[["2010"]]},"accessed":{"date-parts":[["2018",10,7]]}}}],"schema":"https://github.com/citation-style-language/schema/raw/master/csl-citation.json"} </w:instrText>
      </w:r>
      <w:r w:rsidR="004F6381">
        <w:fldChar w:fldCharType="separate"/>
      </w:r>
      <w:r w:rsidR="00C67983" w:rsidRPr="00C67983">
        <w:t>(</w:t>
      </w:r>
      <w:proofErr w:type="spellStart"/>
      <w:r w:rsidR="00C67983" w:rsidRPr="00C67983">
        <w:t>Gráinne</w:t>
      </w:r>
      <w:proofErr w:type="spellEnd"/>
      <w:r w:rsidR="00C67983" w:rsidRPr="00C67983">
        <w:t xml:space="preserve"> Conole, 2010)</w:t>
      </w:r>
      <w:r w:rsidR="004F6381">
        <w:fldChar w:fldCharType="end"/>
      </w:r>
      <w:r w:rsidR="00850895">
        <w:t>.  AT</w:t>
      </w:r>
      <w:r w:rsidR="009F664E">
        <w:t>M</w:t>
      </w:r>
      <w:r w:rsidR="00850895">
        <w:t xml:space="preserve"> förutsätter att lärande kontexten behöver vara en redogörelse så att studenten förstår meningen av situationen och kan göra lämpliga tolkningar av resultatet</w:t>
      </w:r>
      <w:r w:rsidR="00BA0F17">
        <w:t xml:space="preserve"> </w:t>
      </w:r>
      <w:r w:rsidR="00BA0F17">
        <w:fldChar w:fldCharType="begin"/>
      </w:r>
      <w:r w:rsidR="00BA0F17">
        <w:instrText xml:space="preserve"> ADDIN ZOTERO_ITEM CSL_CITATION {"citationID":"bI2TYdq7","properties":{"formattedCitation":"(Olaniran, 2010)","plainCitation":"(Olaniran, 2010)","noteIndex":0},"citationItems":[{"id":44,"uris":["http://zotero.org/users/local/QsygNxKM/items/K85E3X95"],"uri":["http://zotero.org/users/local/QsygNxKM/items/K85E3X95"],"itemData":{"id":44,"type":"book","title":"Cases on Successful E-Learning Practices in the Developed and Developing World: Methods for the Global Information Economy","publisher":"IGI Global","source":"Crossref","abstract":"Activity theory’s visual and conceptual representation of activity-in-context provided an analysis and synthesis tool to help department faculty begin to develop an online instructional design and technology (IDT) master’s program. Analyzing different activity systems for students, faculty, and administrators revealed that E-Learning goals overlapped, but differences existed in terms of rules-norms, community, and roles. Analysis results were then organized by existing faculty, student, and administrator concerns with potential boundary-crossing actions (Engeström, 2002). This paper first discusses the need for simultaneous E-Learning curriculum and administrative decision-making, then reports progress across four stages of developing the online program. Three implications of activity theory for E-Learning are discussed. Guidelines for using activity theory in program development are described.","URL":"http://services.igi-global.com/resolvedoi/resolve.aspx?doi=10.4018/978-1-60566-942-7","ISBN":"978-1-60566-942-7","note":"DOI: 10.4018/978-1-60566-942-7","shortTitle":"Cases on Successful E-Learning Practices in the Developed and Developing World","language":"en","editor":[{"family":"Olaniran","given":"Bolanle A."}],"issued":{"date-parts":[["2010"]]},"accessed":{"date-parts":[["2018",8,31]]}}}],"schema":"https://github.com/citation-style-language/schema/raw/master/csl-citation.json"} </w:instrText>
      </w:r>
      <w:r w:rsidR="00BA0F17">
        <w:fldChar w:fldCharType="separate"/>
      </w:r>
      <w:r w:rsidR="00BA0F17">
        <w:rPr>
          <w:noProof/>
        </w:rPr>
        <w:t>(Olaniran, 2010)</w:t>
      </w:r>
      <w:r w:rsidR="00BA0F17">
        <w:fldChar w:fldCharType="end"/>
      </w:r>
      <w:r w:rsidR="00850895">
        <w:t>. Detta gör att förståelse uppstår både individuellt och gemensamt när det arbetas praktiskt i ett socialt sammanhang.</w:t>
      </w:r>
    </w:p>
    <w:p w14:paraId="3F9168E2" w14:textId="77777777" w:rsidR="00D45847" w:rsidRDefault="00850895" w:rsidP="009F3187">
      <w:pPr>
        <w:pStyle w:val="Heading31"/>
        <w:numPr>
          <w:ilvl w:val="0"/>
          <w:numId w:val="0"/>
        </w:numPr>
      </w:pPr>
      <w:bookmarkStart w:id="7" w:name="_Toc391456180"/>
      <w:bookmarkStart w:id="8" w:name="_Toc401327936"/>
      <w:r>
        <w:t>Syfte</w:t>
      </w:r>
      <w:bookmarkEnd w:id="7"/>
      <w:bookmarkEnd w:id="8"/>
      <w:r>
        <w:t xml:space="preserve">  </w:t>
      </w:r>
    </w:p>
    <w:p w14:paraId="48718676" w14:textId="77777777" w:rsidR="00D45847" w:rsidRDefault="00D45847">
      <w:pPr>
        <w:pStyle w:val="Brdtext"/>
        <w:rPr>
          <w:rFonts w:eastAsiaTheme="minorHAnsi"/>
          <w:lang w:eastAsia="en-US"/>
        </w:rPr>
      </w:pPr>
    </w:p>
    <w:p w14:paraId="464026F9" w14:textId="77777777" w:rsidR="00D45847" w:rsidRDefault="00850895">
      <w:pPr>
        <w:pStyle w:val="Brdtext"/>
        <w:spacing w:line="600" w:lineRule="auto"/>
      </w:pPr>
      <w:r>
        <w:rPr>
          <w:szCs w:val="22"/>
        </w:rPr>
        <w:t xml:space="preserve">Det svenska företaget Grade har arbetat med skapandet av e-kurser i 20 år och har genom åren visat framsteg i hur e-lärandet kan förändra dagens undervisning inom organisationer. Grade har inriktat sig på att sälja fristående kurser och även färdiga kurser i deras anskaffade lärplattfom Luvit. På Stockholmskontoret är det 10 medarbetare som producerar årligen mellan 20 till 25 e-kurser. </w:t>
      </w:r>
    </w:p>
    <w:p w14:paraId="3EC0EA8E" w14:textId="6E72C31D" w:rsidR="00D45847" w:rsidRPr="003B34BD" w:rsidRDefault="00850895" w:rsidP="00C82DDB">
      <w:pPr>
        <w:spacing w:line="600" w:lineRule="auto"/>
        <w:rPr>
          <w:lang w:eastAsia="sv-SE"/>
        </w:rPr>
      </w:pPr>
      <w:r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ett</w:t>
      </w:r>
      <w:r w:rsidR="00116196" w:rsidRPr="00713E7C">
        <w:rPr>
          <w:rFonts w:cs="Times New Roman"/>
        </w:rPr>
        <w:t xml:space="preserve"> </w:t>
      </w:r>
      <w:r w:rsidR="00D7649D" w:rsidRPr="00713E7C">
        <w:rPr>
          <w:rFonts w:cs="Times New Roman"/>
        </w:rPr>
        <w:t xml:space="preserve">vetenskapligt </w:t>
      </w:r>
      <w:r w:rsidR="00D83AD0" w:rsidRPr="00713E7C">
        <w:rPr>
          <w:rFonts w:cs="Times New Roman"/>
        </w:rPr>
        <w:t xml:space="preserve">utvecklade pedagogisk modell </w:t>
      </w:r>
      <w:r w:rsidR="00116196" w:rsidRPr="00713E7C">
        <w:rPr>
          <w:rFonts w:cs="Times New Roman"/>
        </w:rPr>
        <w:t>och har utvecklats genom att använda v</w:t>
      </w:r>
      <w:r w:rsidR="00D7649D" w:rsidRPr="00713E7C">
        <w:rPr>
          <w:rFonts w:cs="Times New Roman"/>
        </w:rPr>
        <w:t>isa tekniker som till exempel, S</w:t>
      </w:r>
      <w:r w:rsidR="00116196" w:rsidRPr="00713E7C">
        <w:rPr>
          <w:rFonts w:cs="Times New Roman"/>
        </w:rPr>
        <w:t>toryline som utspe</w:t>
      </w:r>
      <w:r w:rsidR="00D7649D" w:rsidRPr="00713E7C">
        <w:rPr>
          <w:rFonts w:cs="Times New Roman"/>
        </w:rPr>
        <w:t xml:space="preserve">lar sig som en form av Powerpoint presentation. </w:t>
      </w:r>
      <w:r w:rsidRPr="00713E7C">
        <w:rPr>
          <w:rFonts w:cs="Times New Roman"/>
        </w:rPr>
        <w:t xml:space="preserve">Eftersom Grade </w:t>
      </w:r>
      <w:r w:rsidR="00D83AD0" w:rsidRPr="00713E7C">
        <w:rPr>
          <w:rFonts w:cs="Times New Roman"/>
        </w:rPr>
        <w:t xml:space="preserve">aldrig </w:t>
      </w:r>
      <w:r w:rsidRPr="00713E7C">
        <w:rPr>
          <w:rFonts w:cs="Times New Roman"/>
        </w:rPr>
        <w:t xml:space="preserve">utgår från </w:t>
      </w:r>
      <w:r w:rsidRPr="00713E7C">
        <w:rPr>
          <w:rFonts w:cs="Times New Roman"/>
        </w:rPr>
        <w:lastRenderedPageBreak/>
        <w:t>någon specifik pedagogisk ansats i dagsläget, kan det vara fördelaktigt för de att utnyttja en pedagogisk modell för att göra deras pedagogik ytterligare strukturerad och enklare kunna utvärdera hur deras pedagogik levereras till EIF. I denna studie utgår vi med tanken att övergångsprocessen från Grades nuvarande pedagogiska strategi till en modellbaserad strategi skulle stödjas genom att förstå hur deras befintliga pedagogik passar in i på de pedagogiska perspektiven (associativ, konstruktivism och sociokulturellt) som vanligtvis används inom e-lärande. För att utvärdera detta jämförde vi Grades nuvarande pedagogiska strategi med en representativ modell (DIM, KLM, ATM) från vart och ett av de tre pedagogiska perspektiven. Resultatet visade att det associativa perspektivet är lämpligast att representera Grades aktuella pedagogiska strategi och att DIM hade en bättre prestation jämfört med de två andra pers</w:t>
      </w:r>
      <w:r w:rsidR="007466FA">
        <w:rPr>
          <w:rFonts w:cs="Times New Roman"/>
        </w:rPr>
        <w:t xml:space="preserve">pektivens respektive modeller. </w:t>
      </w:r>
      <w:r w:rsidRPr="00713E7C">
        <w:rPr>
          <w:rFonts w:cs="Times New Roman"/>
        </w:rPr>
        <w:t>DIM resultaten tyder på att den modell skulle representera en logisk utgångspunkt för att fortsätta undersöka vilka modeller som skulle kunna impl</w:t>
      </w:r>
      <w:r w:rsidR="007466FA">
        <w:rPr>
          <w:rFonts w:cs="Times New Roman"/>
        </w:rPr>
        <w:t xml:space="preserve">ementeras i framtiden på Grade. </w:t>
      </w:r>
      <w:r w:rsidR="00C82DDB" w:rsidRPr="00C82DDB">
        <w:rPr>
          <w:lang w:eastAsia="sv-SE"/>
        </w:rPr>
        <w:t xml:space="preserve">Ytterligare analyserade vi hur väl fyra av Grades tidigare kurser följer riktlinjer för DIM och hittade varierande resultat beroende på vilket modell fas som evaluerades. </w:t>
      </w:r>
      <w:r w:rsidR="00C82DDB">
        <w:rPr>
          <w:lang w:eastAsia="sv-SE"/>
        </w:rPr>
        <w:t xml:space="preserve">Resultatet visar att </w:t>
      </w:r>
      <w:r w:rsidR="00C82DDB" w:rsidRPr="00C82DDB">
        <w:rPr>
          <w:i/>
          <w:lang w:eastAsia="sv-SE"/>
        </w:rPr>
        <w:t>Presentations</w:t>
      </w:r>
      <w:r w:rsidR="00C82DDB" w:rsidRPr="00C82DDB">
        <w:rPr>
          <w:lang w:eastAsia="sv-SE"/>
        </w:rPr>
        <w:t xml:space="preserve"> fasen hade den högsta prestandan i de utvärderade kurserna, samtidigt som </w:t>
      </w:r>
      <w:r w:rsidR="00C82DDB" w:rsidRPr="00C82DDB">
        <w:rPr>
          <w:i/>
          <w:lang w:eastAsia="sv-SE"/>
        </w:rPr>
        <w:t>Bedömning och Utvärderings</w:t>
      </w:r>
      <w:r w:rsidR="00C82DDB" w:rsidRPr="00C82DDB">
        <w:rPr>
          <w:lang w:eastAsia="sv-SE"/>
        </w:rPr>
        <w:t xml:space="preserve"> fasen visar mest möjligheter att kunna förbättras. I sin helhet ger resultatet från denna analys en tydlig karta över vilken del av kursen som skulle kunna förbättras enligt DIM</w:t>
      </w:r>
      <w:r w:rsidR="00C82DDB">
        <w:rPr>
          <w:lang w:eastAsia="sv-SE"/>
        </w:rPr>
        <w:t>.</w:t>
      </w:r>
      <w:r w:rsidR="00E60ACF">
        <w:rPr>
          <w:lang w:eastAsia="sv-SE"/>
        </w:rPr>
        <w:t xml:space="preserve"> </w:t>
      </w:r>
      <w:r w:rsidR="00550AE2">
        <w:rPr>
          <w:lang w:eastAsia="sv-SE"/>
        </w:rPr>
        <w:t xml:space="preserve">Slutligen använder vi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förhindra införande av en särskild pedagogisk modell hos Grade</w:t>
      </w:r>
      <w:r w:rsidR="003B34BD">
        <w:rPr>
          <w:lang w:eastAsia="sv-SE"/>
        </w:rPr>
        <w:t xml:space="preserve">. Resultatet visade att det var en ytterst </w:t>
      </w:r>
      <w:r w:rsidR="007466FA">
        <w:rPr>
          <w:lang w:eastAsia="sv-SE"/>
        </w:rPr>
        <w:t>skillnad mellan de</w:t>
      </w:r>
      <w:r w:rsidR="00EE400D">
        <w:rPr>
          <w:lang w:eastAsia="sv-SE"/>
        </w:rPr>
        <w:t xml:space="preserve"> pedagogiska kraven från de</w:t>
      </w:r>
      <w:r w:rsidR="003B34BD">
        <w:rPr>
          <w:lang w:eastAsia="sv-SE"/>
        </w:rPr>
        <w:t xml:space="preserve"> evaluerade kurser och tyder på att det inte är nödvändigt att utvärdera en anpassad pedagogisk strategi/modell för varje kurs.</w:t>
      </w:r>
      <w:r w:rsidRPr="00C82DDB">
        <w:rPr>
          <w:rFonts w:cs="Times New Roman"/>
        </w:rPr>
        <w:br w:type="page"/>
      </w:r>
    </w:p>
    <w:p w14:paraId="09F31FFB" w14:textId="77777777" w:rsidR="00D45847" w:rsidRDefault="00850895" w:rsidP="009F3187">
      <w:pPr>
        <w:pStyle w:val="Heading11"/>
      </w:pPr>
      <w:bookmarkStart w:id="9" w:name="_Toc391456181"/>
      <w:bookmarkStart w:id="10" w:name="_Toc401327937"/>
      <w:bookmarkEnd w:id="9"/>
      <w:r>
        <w:lastRenderedPageBreak/>
        <w:t>Metod</w:t>
      </w:r>
      <w:bookmarkEnd w:id="10"/>
    </w:p>
    <w:p w14:paraId="4F1EA438" w14:textId="77777777" w:rsidR="00D45847" w:rsidRPr="004E58AD" w:rsidRDefault="00850895" w:rsidP="009F3187">
      <w:pPr>
        <w:pStyle w:val="Heading31"/>
        <w:numPr>
          <w:ilvl w:val="0"/>
          <w:numId w:val="0"/>
        </w:numPr>
      </w:pPr>
      <w:bookmarkStart w:id="11" w:name="_Toc391456182"/>
      <w:bookmarkStart w:id="12" w:name="_Toc401327938"/>
      <w:bookmarkEnd w:id="11"/>
      <w:r w:rsidRPr="004E58AD">
        <w:t>Intervjun</w:t>
      </w:r>
      <w:bookmarkEnd w:id="12"/>
    </w:p>
    <w:p w14:paraId="658ECF7C" w14:textId="77777777" w:rsidR="00D45847" w:rsidRDefault="00D45847">
      <w:pPr>
        <w:tabs>
          <w:tab w:val="left" w:pos="1134"/>
        </w:tabs>
        <w:spacing w:line="600" w:lineRule="auto"/>
        <w:rPr>
          <w:rFonts w:cs="Times New Roman"/>
        </w:rPr>
      </w:pPr>
    </w:p>
    <w:p w14:paraId="32BAAB67" w14:textId="5A5DD18E" w:rsidR="00D45847" w:rsidRDefault="00850895">
      <w:pPr>
        <w:tabs>
          <w:tab w:val="left" w:pos="1134"/>
        </w:tabs>
        <w:spacing w:line="600" w:lineRule="auto"/>
      </w:pPr>
      <w:r>
        <w:rPr>
          <w:rFonts w:cs="Times New Roman"/>
        </w:rPr>
        <w:t xml:space="preserve">Målet med att göra en intervju var att utvärdera vilket pedagogiskt perspektiv som ligger närmast den strategi som Grade använder idag och bedöma hur varje representativ pedagogisk modell presterade. </w:t>
      </w:r>
      <w:r>
        <w:rPr>
          <w:rFonts w:cs="Times New Roman"/>
        </w:rPr>
        <w:br/>
        <w:t xml:space="preserve">För att utforma en intervju började vi först med att undersöka relevant litteratur om de pedagogiska perspektiv som finns inom lärandet och likaså vilka pedagogiska modeller som är passande för e-lärande. Tre pedagogiska perspektiv inom lärandet, </w:t>
      </w:r>
      <w:r>
        <w:rPr>
          <w:rFonts w:eastAsia="Times New Roman" w:cs="Times New Roman"/>
          <w:lang w:eastAsia="sv-SE"/>
        </w:rPr>
        <w:t>associativ, konstruktivism, sociokulturellt,</w:t>
      </w:r>
      <w:r>
        <w:rPr>
          <w:rFonts w:cs="Times New Roman"/>
        </w:rPr>
        <w:t xml:space="preserve"> har tidigare beskrivits och redogjorts med 17 olika modeller som passar för e-lärande inom perspektiven </w:t>
      </w:r>
      <w:r w:rsidR="004F6381">
        <w:rPr>
          <w:rFonts w:cs="Times New Roman"/>
        </w:rPr>
        <w:fldChar w:fldCharType="begin"/>
      </w:r>
      <w:r w:rsidR="00C67983">
        <w:rPr>
          <w:rFonts w:cs="Times New Roman"/>
        </w:rPr>
        <w:instrText xml:space="preserve"> ADDIN ZOTERO_ITEM CSL_CITATION {"citationID":"N38dUMEQ","properties":{"formattedCitation":"(Gr\\uc0\\u225{}inne Conole, 2010; Mayes &amp; de Freitas, 2004)","plainCitation":"(Gráinne Conole, 2010; Mayes &amp; de Freitas, 2004)","noteIndex":0},"citationItems":[{"id":61,"uris":["http://zotero.org/users/local/QsygNxKM/items/T93CEQ5S"],"uri":["http://zotero.org/users/local/QsygNxKM/items/T93CEQ5S"],"itemData":{"id":61,"type":"report","title":"Review of Pedagogical Models and their use in e-learning","publisher":"Milton Keynes: Open University","URL":"http://tecfa.unige.ch/tecfa/teaching/formcont/certificatElearning/Mod2cours2/pedmodelsanduseEl.pdf","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C67983" w:rsidRPr="00C67983">
        <w:rPr>
          <w:rFonts w:cs="Times New Roman"/>
          <w:szCs w:val="24"/>
        </w:rPr>
        <w:t>(</w:t>
      </w:r>
      <w:proofErr w:type="spellStart"/>
      <w:r w:rsidR="00C67983" w:rsidRPr="00C67983">
        <w:rPr>
          <w:rFonts w:cs="Times New Roman"/>
          <w:szCs w:val="24"/>
        </w:rPr>
        <w:t>Gráinne</w:t>
      </w:r>
      <w:proofErr w:type="spellEnd"/>
      <w:r w:rsidR="00C67983" w:rsidRPr="00C67983">
        <w:rPr>
          <w:rFonts w:cs="Times New Roman"/>
          <w:szCs w:val="24"/>
        </w:rPr>
        <w:t xml:space="preserve"> Conole, 2010; Mayes &amp; de Freitas, 2004)</w:t>
      </w:r>
      <w:r w:rsidR="004F6381">
        <w:rPr>
          <w:rFonts w:cs="Times New Roman"/>
        </w:rPr>
        <w:fldChar w:fldCharType="end"/>
      </w:r>
      <w:r>
        <w:t>.  Vi utnyttjade detta upplägg för att sammanfatta de pedagogiska perspektiven och modellerna för att därefter välja en representativ modell från varje perspektiv. När representativa modeller valdes tog vi hänsyn till hur representativa de var för perspektiven genom att jämföra modell kriteriet och uteslutande modeller där kriteriet skiljde sig markant från andra modeller i perspektivet. Sedan tog vi hänsyn till kriterium från Grade som skulle omedelbart göra vissa modeller olämpliga att använda. Dessa kriterier var modeller som hindrar arbetet med ett stort nätverk med diverse verksamhetsområden eller modeller som kräver ett djupgående förståelse av bakomlig</w:t>
      </w:r>
      <w:r w:rsidR="004B0686">
        <w:t>gande material eller målgruppen</w:t>
      </w:r>
      <w:r>
        <w:t>.</w:t>
      </w:r>
      <w:r w:rsidR="004B0686">
        <w:t xml:space="preserve"> </w:t>
      </w:r>
      <w:r>
        <w:t xml:space="preserve">Baserat på kriterierna valde vi DIM, ATM, KLM modellerna från vartdera </w:t>
      </w:r>
      <w:r>
        <w:rPr>
          <w:rFonts w:eastAsia="Times New Roman" w:cs="Times New Roman"/>
          <w:lang w:eastAsia="sv-SE"/>
        </w:rPr>
        <w:t xml:space="preserve">perspektivet associativ, konstruktivism, och sociokulturellt, respektive. Slutligen utnyttjades </w:t>
      </w:r>
      <w:r>
        <w:t xml:space="preserve">Conole (2010), och Mayes och Freitas (2004) studier för att analysera och sammanställa modellerna i form av en förklarande faktauppställning (Bilaga 1). Målet med </w:t>
      </w:r>
      <w:r w:rsidR="006C3FF0">
        <w:t xml:space="preserve">faktauppställning </w:t>
      </w:r>
      <w:r>
        <w:t>var att sammanfatta alla m</w:t>
      </w:r>
      <w:r w:rsidR="003B5EB1">
        <w:t>odellernas</w:t>
      </w:r>
      <w:r>
        <w:t xml:space="preserve"> </w:t>
      </w:r>
      <w:r w:rsidR="006601B2">
        <w:t xml:space="preserve">faser och </w:t>
      </w:r>
      <w:r>
        <w:t xml:space="preserve">element på ett jämförbart sätt där de motsvara varandra i en så stor utsträckning som möjligt. Genom att använda </w:t>
      </w:r>
      <w:r w:rsidR="006C3FF0">
        <w:t xml:space="preserve">faktauppställning </w:t>
      </w:r>
      <w:r>
        <w:t>kunde vi sedan skapa</w:t>
      </w:r>
      <w:r w:rsidR="00401324">
        <w:t xml:space="preserve"> frågekonstruktioner</w:t>
      </w:r>
      <w:r w:rsidR="00905DB0">
        <w:t xml:space="preserve"> </w:t>
      </w:r>
      <w:r>
        <w:t xml:space="preserve">för </w:t>
      </w:r>
      <w:r w:rsidR="007F5A31">
        <w:t>en intervju</w:t>
      </w:r>
      <w:r>
        <w:t xml:space="preserve"> </w:t>
      </w:r>
      <w:r w:rsidR="007F5A31">
        <w:t>vilket</w:t>
      </w:r>
      <w:r>
        <w:t xml:space="preserve"> </w:t>
      </w:r>
      <w:r w:rsidR="007F5A31">
        <w:t xml:space="preserve">kunde evaluerar </w:t>
      </w:r>
      <w:r w:rsidR="007F5A31">
        <w:lastRenderedPageBreak/>
        <w:t>betydelsen av</w:t>
      </w:r>
      <w:r>
        <w:t xml:space="preserve"> </w:t>
      </w:r>
      <w:r w:rsidR="007F5A31">
        <w:t>modell</w:t>
      </w:r>
      <w:r>
        <w:t>element</w:t>
      </w:r>
      <w:r w:rsidR="0079274D">
        <w:t xml:space="preserve"> </w:t>
      </w:r>
      <w:r w:rsidR="007F5A31">
        <w:t xml:space="preserve">enligt Grades pedagogiska riktlinjer </w:t>
      </w:r>
      <w:r w:rsidR="0079274D">
        <w:t>(Bilaga 2)</w:t>
      </w:r>
      <w:r>
        <w:t>.</w:t>
      </w:r>
      <w:r w:rsidR="00C564E9">
        <w:t xml:space="preserve"> </w:t>
      </w:r>
      <w:r w:rsidR="00673314">
        <w:t xml:space="preserve">Frågekonstruktioner i intervjun var designade till att bli bedömd på en skala mellan 1 (inte alls viktigt) till 5 (mycket viktigt). </w:t>
      </w:r>
      <w:r>
        <w:t xml:space="preserve"> </w:t>
      </w:r>
      <w:r w:rsidR="00A74157">
        <w:t xml:space="preserve">Antalet frågor per modell och element </w:t>
      </w:r>
      <w:r w:rsidR="00C05B0F">
        <w:t>reflekterar den mängd frågo</w:t>
      </w:r>
      <w:r w:rsidR="00A74157">
        <w:t xml:space="preserve">r som bedömdes vara nödvändigt att urskilja vilken modell som passade bäst för de element och </w:t>
      </w:r>
      <w:r w:rsidR="00C05B0F">
        <w:t xml:space="preserve">det </w:t>
      </w:r>
      <w:r w:rsidR="00A74157">
        <w:t>resulterade i ett ojämnt antal mode</w:t>
      </w:r>
      <w:r w:rsidR="00C564E9">
        <w:t>llspecifika frågor per element</w:t>
      </w:r>
      <w:r w:rsidR="00633E89">
        <w:t xml:space="preserve">. </w:t>
      </w:r>
      <w:r>
        <w:t xml:space="preserve">Poängen från intervju sammanställdes per perspektiv/modell och den </w:t>
      </w:r>
      <w:r w:rsidR="00205671">
        <w:t>pedagogiskmodellen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anpassade </w:t>
      </w:r>
      <w:r>
        <w:rPr>
          <w:rFonts w:eastAsia="Times New Roman" w:cs="Times New Roman"/>
          <w:lang w:eastAsia="sv-SE"/>
        </w:rPr>
        <w:t>för Grade</w:t>
      </w:r>
      <w:r w:rsidR="00A46B98">
        <w:rPr>
          <w:rFonts w:eastAsia="Times New Roman" w:cs="Times New Roman"/>
          <w:lang w:eastAsia="sv-SE"/>
        </w:rPr>
        <w:t>s</w:t>
      </w:r>
      <w:r>
        <w:rPr>
          <w:rFonts w:eastAsia="Times New Roman" w:cs="Times New Roman"/>
          <w:lang w:eastAsia="sv-SE"/>
        </w:rPr>
        <w:t xml:space="preserve"> nuvarande pedagogik.</w:t>
      </w:r>
    </w:p>
    <w:p w14:paraId="3E4E62B6" w14:textId="77777777" w:rsidR="00D45847" w:rsidRPr="004E58AD" w:rsidRDefault="00850895" w:rsidP="009F3187">
      <w:pPr>
        <w:pStyle w:val="Heading31"/>
        <w:numPr>
          <w:ilvl w:val="0"/>
          <w:numId w:val="0"/>
        </w:numPr>
      </w:pPr>
      <w:bookmarkStart w:id="13" w:name="_Toc391456183"/>
      <w:bookmarkStart w:id="14" w:name="_Toc401327939"/>
      <w:r w:rsidRPr="004E58AD">
        <w:t>Utvärdering</w:t>
      </w:r>
      <w:bookmarkEnd w:id="13"/>
      <w:bookmarkEnd w:id="14"/>
      <w:r w:rsidRPr="004E58AD">
        <w:t xml:space="preserve"> </w:t>
      </w:r>
    </w:p>
    <w:p w14:paraId="602DC738" w14:textId="77777777" w:rsidR="00D45847" w:rsidRDefault="00D45847">
      <w:pPr>
        <w:tabs>
          <w:tab w:val="left" w:pos="1134"/>
        </w:tabs>
        <w:spacing w:line="480" w:lineRule="auto"/>
        <w:rPr>
          <w:rFonts w:cs="Times New Roman"/>
        </w:rPr>
      </w:pPr>
    </w:p>
    <w:p w14:paraId="776998E4" w14:textId="59D8917E" w:rsidR="00D45847" w:rsidRDefault="000E3605" w:rsidP="004A6D58">
      <w:pPr>
        <w:tabs>
          <w:tab w:val="left" w:pos="1134"/>
        </w:tabs>
        <w:spacing w:line="600" w:lineRule="auto"/>
        <w:rPr>
          <w:rFonts w:eastAsia="Times New Roman" w:cs="Times New Roman"/>
          <w:lang w:eastAsia="sv-SE"/>
        </w:rPr>
      </w:pPr>
      <w:r>
        <w:rPr>
          <w:rFonts w:eastAsia="Times New Roman" w:cs="Times New Roman"/>
          <w:lang w:eastAsia="sv-SE"/>
        </w:rPr>
        <w:t>För att få en förståelse av kvalitet av</w:t>
      </w:r>
      <w:r w:rsidR="00FE505A">
        <w:rPr>
          <w:rFonts w:eastAsia="Times New Roman" w:cs="Times New Roman"/>
          <w:lang w:eastAsia="sv-SE"/>
        </w:rPr>
        <w:t xml:space="preserve"> Grades pedagogi</w:t>
      </w:r>
      <w:r w:rsidR="008709DF">
        <w:rPr>
          <w:rFonts w:eastAsia="Times New Roman" w:cs="Times New Roman"/>
          <w:lang w:eastAsia="sv-SE"/>
        </w:rPr>
        <w:t>k</w:t>
      </w:r>
      <w:r w:rsidR="00FE505A">
        <w:rPr>
          <w:rFonts w:eastAsia="Times New Roman" w:cs="Times New Roman"/>
          <w:lang w:eastAsia="sv-SE"/>
        </w:rPr>
        <w:t xml:space="preserve"> enligt </w:t>
      </w:r>
      <w:r w:rsidR="008709DF">
        <w:rPr>
          <w:rFonts w:eastAsia="Times New Roman" w:cs="Times New Roman"/>
          <w:lang w:eastAsia="sv-SE"/>
        </w:rPr>
        <w:t>DIM, evaluerade</w:t>
      </w:r>
      <w:r w:rsidR="00850895">
        <w:rPr>
          <w:rFonts w:eastAsia="Times New Roman" w:cs="Times New Roman"/>
          <w:lang w:eastAsia="sv-SE"/>
        </w:rPr>
        <w:t xml:space="preserve"> </w:t>
      </w:r>
      <w:r w:rsidR="00FE505A">
        <w:rPr>
          <w:rFonts w:eastAsia="Times New Roman" w:cs="Times New Roman"/>
          <w:lang w:eastAsia="sv-SE"/>
        </w:rPr>
        <w:t>vi fyra av Grades</w:t>
      </w:r>
      <w:r w:rsidR="006C3FF0">
        <w:rPr>
          <w:rFonts w:eastAsia="Times New Roman" w:cs="Times New Roman"/>
          <w:lang w:eastAsia="sv-SE"/>
        </w:rPr>
        <w:t xml:space="preserve"> tidigare </w:t>
      </w:r>
      <w:r w:rsidR="00850895">
        <w:rPr>
          <w:rFonts w:eastAsia="Times New Roman" w:cs="Times New Roman"/>
          <w:lang w:eastAsia="sv-SE"/>
        </w:rPr>
        <w:t xml:space="preserve">kurser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 xml:space="preserve">s pedagogiska riktlinjer. </w:t>
      </w:r>
      <w:r w:rsidR="00850895">
        <w:rPr>
          <w:rFonts w:eastAsia="Times New Roman" w:cs="Times New Roman"/>
          <w:lang w:eastAsia="sv-SE"/>
        </w:rPr>
        <w:t xml:space="preserve">Vi sammanställde en djupgående sammanfattning av DIM’s modellelement och utnyttjade detta för att utforma ett </w:t>
      </w:r>
      <w:r w:rsidR="0072154A">
        <w:rPr>
          <w:rFonts w:eastAsia="Times New Roman" w:cs="Times New Roman"/>
          <w:lang w:eastAsia="sv-SE"/>
        </w:rPr>
        <w:t>formulär (Bilaga 1</w:t>
      </w:r>
      <w:r w:rsidR="00850895">
        <w:rPr>
          <w:rFonts w:eastAsia="Times New Roman" w:cs="Times New Roman"/>
          <w:lang w:eastAsia="sv-SE"/>
        </w:rPr>
        <w:t>,</w:t>
      </w:r>
      <w:r w:rsidR="008709DF" w:rsidRPr="008709DF">
        <w:rPr>
          <w:rFonts w:eastAsia="Times New Roman" w:cs="Times New Roman"/>
          <w:lang w:eastAsia="sv-SE"/>
        </w:rPr>
        <w:fldChar w:fldCharType="begin"/>
      </w:r>
      <w:r w:rsidR="00C6798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8709DF" w:rsidRPr="008709DF">
        <w:rPr>
          <w:rFonts w:eastAsia="Times New Roman" w:cs="Times New Roman"/>
          <w:lang w:eastAsia="sv-SE"/>
        </w:rPr>
        <w:fldChar w:fldCharType="separate"/>
      </w:r>
      <w:r w:rsidR="008709DF">
        <w:rPr>
          <w:rFonts w:eastAsia="Times New Roman" w:cs="Times New Roman"/>
          <w:noProof/>
          <w:lang w:eastAsia="sv-SE"/>
        </w:rPr>
        <w:t xml:space="preserve"> </w:t>
      </w:r>
      <w:r w:rsidR="008709DF" w:rsidRPr="008709DF">
        <w:rPr>
          <w:rFonts w:eastAsia="Times New Roman" w:cs="Times New Roman"/>
          <w:noProof/>
          <w:lang w:eastAsia="sv-SE"/>
        </w:rPr>
        <w:t>Magliaro et al., 2005)</w:t>
      </w:r>
      <w:r w:rsidR="008709DF" w:rsidRPr="008709DF">
        <w:rPr>
          <w:rFonts w:eastAsia="Times New Roman" w:cs="Times New Roman"/>
          <w:lang w:eastAsia="sv-SE"/>
        </w:rPr>
        <w:fldChar w:fldCharType="end"/>
      </w:r>
      <w:r w:rsidR="00850895" w:rsidRPr="008709DF">
        <w:rPr>
          <w:rFonts w:eastAsia="Times New Roman" w:cs="Times New Roman"/>
          <w:lang w:eastAsia="sv-SE"/>
        </w:rPr>
        <w:t>.</w:t>
      </w:r>
      <w:r w:rsidR="00850895">
        <w:rPr>
          <w:rFonts w:eastAsia="Times New Roman" w:cs="Times New Roman"/>
          <w:lang w:eastAsia="sv-SE"/>
        </w:rPr>
        <w:t xml:space="preserve"> 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 och varje element i respektive fas med genomsnitt 4 påståenden per fas och 1-2 påståenden per element (Bilaga 3). Fyra slumpmässigt utvalda kurserna från 2017 utvärderades</w:t>
      </w:r>
      <w:r w:rsidR="00542B84">
        <w:rPr>
          <w:rFonts w:eastAsia="Times New Roman" w:cs="Times New Roman"/>
          <w:lang w:eastAsia="sv-SE"/>
        </w:rPr>
        <w:t xml:space="preserve"> av en enskild person</w:t>
      </w:r>
      <w:r w:rsidR="00850895">
        <w:rPr>
          <w:rFonts w:eastAsia="Times New Roman" w:cs="Times New Roman"/>
          <w:lang w:eastAsia="sv-SE"/>
        </w:rPr>
        <w:t xml:space="preserve"> med hjälp av de 17 påståendena. Resultatet analyserades genom att använda ett bedömningssystem 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per DIM’s faser/element och de tidigare kurserna. </w:t>
      </w:r>
    </w:p>
    <w:p w14:paraId="2D672C90" w14:textId="77777777" w:rsidR="004A6D58" w:rsidRDefault="004A6D58" w:rsidP="004A6D58">
      <w:pPr>
        <w:tabs>
          <w:tab w:val="left" w:pos="1134"/>
        </w:tabs>
        <w:spacing w:line="600" w:lineRule="auto"/>
        <w:rPr>
          <w:rFonts w:eastAsia="Times New Roman" w:cs="Times New Roman"/>
          <w:lang w:eastAsia="sv-SE"/>
        </w:rPr>
      </w:pPr>
    </w:p>
    <w:p w14:paraId="3258D6DC" w14:textId="77777777" w:rsidR="004A6D58" w:rsidRDefault="004A6D58" w:rsidP="004A6D58">
      <w:pPr>
        <w:tabs>
          <w:tab w:val="left" w:pos="1134"/>
        </w:tabs>
        <w:spacing w:line="600" w:lineRule="auto"/>
        <w:rPr>
          <w:rFonts w:eastAsia="Times New Roman" w:cs="Times New Roman"/>
          <w:lang w:eastAsia="sv-SE"/>
        </w:rPr>
      </w:pPr>
    </w:p>
    <w:p w14:paraId="1973E747" w14:textId="77777777" w:rsidR="004A6D58" w:rsidRDefault="004A6D58" w:rsidP="004A6D58">
      <w:pPr>
        <w:tabs>
          <w:tab w:val="left" w:pos="1134"/>
        </w:tabs>
        <w:spacing w:line="600" w:lineRule="auto"/>
        <w:rPr>
          <w:rFonts w:eastAsia="Times New Roman" w:cs="Times New Roman"/>
          <w:lang w:eastAsia="sv-SE"/>
        </w:rPr>
      </w:pPr>
    </w:p>
    <w:p w14:paraId="62D45B8E" w14:textId="77777777" w:rsidR="004A6D58" w:rsidRDefault="004A6D58" w:rsidP="004A6D58">
      <w:pPr>
        <w:tabs>
          <w:tab w:val="left" w:pos="1134"/>
        </w:tabs>
        <w:spacing w:line="600" w:lineRule="auto"/>
        <w:rPr>
          <w:rFonts w:eastAsia="Times New Roman" w:cs="Times New Roman"/>
          <w:lang w:eastAsia="sv-SE"/>
        </w:rPr>
      </w:pPr>
    </w:p>
    <w:p w14:paraId="7C00EFC0" w14:textId="77777777" w:rsidR="004A6D58" w:rsidRPr="004A6D58" w:rsidRDefault="004A6D58" w:rsidP="004A6D58">
      <w:pPr>
        <w:tabs>
          <w:tab w:val="left" w:pos="1134"/>
        </w:tabs>
        <w:spacing w:line="600" w:lineRule="auto"/>
      </w:pPr>
    </w:p>
    <w:p w14:paraId="291B51B9" w14:textId="77777777" w:rsidR="00D45847" w:rsidRDefault="00850895" w:rsidP="00401324">
      <w:pPr>
        <w:pStyle w:val="Heading11"/>
      </w:pPr>
      <w:bookmarkStart w:id="15" w:name="_Toc391456184"/>
      <w:bookmarkStart w:id="16" w:name="_Toc401327940"/>
      <w:bookmarkEnd w:id="15"/>
      <w:r>
        <w:lastRenderedPageBreak/>
        <w:t>Resultat</w:t>
      </w:r>
      <w:bookmarkEnd w:id="16"/>
    </w:p>
    <w:p w14:paraId="181AF975" w14:textId="77777777" w:rsidR="00D45847" w:rsidRDefault="00850895">
      <w:pPr>
        <w:pStyle w:val="Brdtext"/>
        <w:spacing w:line="600" w:lineRule="auto"/>
        <w:rPr>
          <w:b/>
        </w:rPr>
      </w:pPr>
      <w:r>
        <w:rPr>
          <w:b/>
        </w:rPr>
        <w:t xml:space="preserve">Associativt perspektiv och DIM motsvarar Grades nuvarande pedagogik  </w:t>
      </w:r>
    </w:p>
    <w:p w14:paraId="73270093" w14:textId="467DAF09" w:rsidR="004A08DF" w:rsidRPr="00860782" w:rsidRDefault="00850895" w:rsidP="004A08DF">
      <w:pPr>
        <w:pStyle w:val="Brdtext"/>
        <w:spacing w:line="600" w:lineRule="auto"/>
        <w:rPr>
          <w:color w:val="353535"/>
          <w:szCs w:val="22"/>
        </w:rPr>
      </w:pPr>
      <w:r>
        <w:rPr>
          <w:color w:val="353535"/>
          <w:szCs w:val="22"/>
        </w:rPr>
        <w:t>För att kunna svara på vilket pedagogiskt perspektiv</w:t>
      </w:r>
      <w:r w:rsidR="0072154A">
        <w:rPr>
          <w:color w:val="353535"/>
          <w:szCs w:val="22"/>
        </w:rPr>
        <w:t xml:space="preserve"> och</w:t>
      </w:r>
      <w:r>
        <w:rPr>
          <w:color w:val="353535"/>
          <w:szCs w:val="22"/>
        </w:rPr>
        <w:t xml:space="preserve"> respektive modell som ligger närmast den strategi som Grade använder idag, genomfördes d</w:t>
      </w:r>
      <w:r w:rsidR="0088501B">
        <w:rPr>
          <w:color w:val="353535"/>
          <w:szCs w:val="22"/>
        </w:rPr>
        <w:t>et en evaluering med hjälp av att</w:t>
      </w:r>
      <w:r>
        <w:rPr>
          <w:color w:val="353535"/>
          <w:szCs w:val="22"/>
        </w:rPr>
        <w:t xml:space="preserve"> intervju</w:t>
      </w:r>
      <w:r w:rsidR="0088501B">
        <w:rPr>
          <w:color w:val="353535"/>
          <w:szCs w:val="22"/>
        </w:rPr>
        <w:t xml:space="preserve">a </w:t>
      </w:r>
      <w:r w:rsidR="000E3605">
        <w:t>Grades pedagogi</w:t>
      </w:r>
      <w:r w:rsidR="006601B2">
        <w:t>sk</w:t>
      </w:r>
      <w:r w:rsidR="000E3605">
        <w:t xml:space="preserve"> ansvarig</w:t>
      </w:r>
      <w:r>
        <w:rPr>
          <w:color w:val="353535"/>
          <w:szCs w:val="22"/>
        </w:rPr>
        <w:t>. För att fullfölja intervjun</w:t>
      </w:r>
      <w:r w:rsidR="000E3605">
        <w:rPr>
          <w:color w:val="353535"/>
          <w:szCs w:val="22"/>
        </w:rPr>
        <w:t>,</w:t>
      </w:r>
      <w:r w:rsidR="00830D00">
        <w:rPr>
          <w:color w:val="353535"/>
          <w:szCs w:val="22"/>
        </w:rPr>
        <w:t xml:space="preserve"> valde</w:t>
      </w:r>
      <w:r w:rsidR="006601B2">
        <w:rPr>
          <w:color w:val="353535"/>
          <w:szCs w:val="22"/>
        </w:rPr>
        <w:t xml:space="preserve"> vi först</w:t>
      </w:r>
      <w:r w:rsidR="00830D00">
        <w:rPr>
          <w:color w:val="353535"/>
          <w:szCs w:val="22"/>
        </w:rPr>
        <w:t xml:space="preserve"> en representativ modell från varje </w:t>
      </w:r>
      <w:r w:rsidR="00830D00">
        <w:t>perspektiv</w:t>
      </w:r>
      <w:r w:rsidR="00830D00">
        <w:rPr>
          <w:color w:val="353535"/>
          <w:szCs w:val="22"/>
        </w:rPr>
        <w:t xml:space="preserve">. DIM, ATM, och KLM valdes </w:t>
      </w:r>
      <w:r w:rsidR="006601B2">
        <w:rPr>
          <w:color w:val="353535"/>
          <w:szCs w:val="22"/>
        </w:rPr>
        <w:t>för den</w:t>
      </w:r>
      <w:r w:rsidR="00830D00">
        <w:rPr>
          <w:color w:val="353535"/>
          <w:szCs w:val="22"/>
        </w:rPr>
        <w:t xml:space="preserve"> </w:t>
      </w:r>
      <w:r w:rsidR="006601B2">
        <w:t>associativ</w:t>
      </w:r>
      <w:r w:rsidR="00A44A23">
        <w:t>t</w:t>
      </w:r>
      <w:r w:rsidR="006601B2">
        <w:t>-, konstruktivistiskt</w:t>
      </w:r>
      <w:r w:rsidR="00830D00">
        <w:t>-, och sociokulturellt-perspektiv, respektive.</w:t>
      </w:r>
      <w:r w:rsidR="00830D00">
        <w:rPr>
          <w:color w:val="353535"/>
          <w:szCs w:val="22"/>
        </w:rPr>
        <w:t xml:space="preserve"> </w:t>
      </w:r>
      <w:r w:rsidR="00C944C6">
        <w:rPr>
          <w:color w:val="353535"/>
          <w:szCs w:val="22"/>
        </w:rPr>
        <w:t>Eftersom p</w:t>
      </w:r>
      <w:r w:rsidR="00E8369E">
        <w:rPr>
          <w:color w:val="353535"/>
          <w:szCs w:val="22"/>
        </w:rPr>
        <w:t xml:space="preserve">edagogiska modeller </w:t>
      </w:r>
      <w:r w:rsidR="003F52E1">
        <w:rPr>
          <w:color w:val="353535"/>
          <w:szCs w:val="22"/>
        </w:rPr>
        <w:t>oftast brukar</w:t>
      </w:r>
      <w:r w:rsidR="00E8369E">
        <w:rPr>
          <w:color w:val="353535"/>
          <w:szCs w:val="22"/>
        </w:rPr>
        <w:t xml:space="preserve"> delas in i faser och element för </w:t>
      </w:r>
      <w:r w:rsidR="00796E42">
        <w:rPr>
          <w:color w:val="353535"/>
          <w:szCs w:val="22"/>
        </w:rPr>
        <w:t>att kartlägga hur lärandet ska</w:t>
      </w:r>
      <w:r w:rsidR="00C944C6">
        <w:rPr>
          <w:color w:val="353535"/>
          <w:szCs w:val="22"/>
        </w:rPr>
        <w:t xml:space="preserve"> utföras från grundperspektivet, vi</w:t>
      </w:r>
      <w:r w:rsidR="00796E42">
        <w:rPr>
          <w:color w:val="353535"/>
          <w:szCs w:val="22"/>
        </w:rPr>
        <w:t xml:space="preserve"> </w:t>
      </w:r>
      <w:r w:rsidR="00C944C6">
        <w:rPr>
          <w:color w:val="353535"/>
          <w:szCs w:val="22"/>
        </w:rPr>
        <w:t>s</w:t>
      </w:r>
      <w:r w:rsidR="00830D00">
        <w:rPr>
          <w:color w:val="353535"/>
          <w:szCs w:val="22"/>
        </w:rPr>
        <w:t>edan</w:t>
      </w:r>
      <w:r w:rsidR="00C944C6">
        <w:rPr>
          <w:color w:val="353535"/>
          <w:szCs w:val="22"/>
        </w:rPr>
        <w:t xml:space="preserve"> utvecklade</w:t>
      </w:r>
      <w:r>
        <w:rPr>
          <w:color w:val="353535"/>
          <w:szCs w:val="22"/>
        </w:rPr>
        <w:t xml:space="preserve"> en faktauppställning </w:t>
      </w:r>
      <w:r w:rsidR="000E3605">
        <w:rPr>
          <w:color w:val="353535"/>
          <w:szCs w:val="22"/>
        </w:rPr>
        <w:t>(</w:t>
      </w:r>
      <w:r w:rsidR="000E3605">
        <w:rPr>
          <w:szCs w:val="22"/>
        </w:rPr>
        <w:t>Bilaga 1</w:t>
      </w:r>
      <w:r w:rsidR="000E3605">
        <w:rPr>
          <w:color w:val="353535"/>
          <w:szCs w:val="22"/>
        </w:rPr>
        <w:t xml:space="preserve">) </w:t>
      </w:r>
      <w:r w:rsidR="0088501B">
        <w:rPr>
          <w:color w:val="353535"/>
          <w:szCs w:val="22"/>
        </w:rPr>
        <w:t>av</w:t>
      </w:r>
      <w:r>
        <w:rPr>
          <w:color w:val="353535"/>
          <w:szCs w:val="22"/>
        </w:rPr>
        <w:t xml:space="preserve"> </w:t>
      </w:r>
      <w:r w:rsidR="00830D00">
        <w:rPr>
          <w:color w:val="353535"/>
          <w:szCs w:val="22"/>
        </w:rPr>
        <w:t xml:space="preserve">de representativa </w:t>
      </w:r>
      <w:r>
        <w:rPr>
          <w:szCs w:val="22"/>
        </w:rPr>
        <w:t>m</w:t>
      </w:r>
      <w:r w:rsidR="0088501B">
        <w:rPr>
          <w:szCs w:val="22"/>
        </w:rPr>
        <w:t>odellernas</w:t>
      </w:r>
      <w:r w:rsidR="008709DF">
        <w:rPr>
          <w:szCs w:val="22"/>
        </w:rPr>
        <w:t xml:space="preserve"> </w:t>
      </w:r>
      <w:r w:rsidR="0088501B">
        <w:rPr>
          <w:szCs w:val="22"/>
        </w:rPr>
        <w:t>faser och element som var jämförbara och</w:t>
      </w:r>
      <w:r>
        <w:rPr>
          <w:szCs w:val="22"/>
        </w:rPr>
        <w:t xml:space="preserve"> </w:t>
      </w:r>
      <w:r w:rsidR="00363562">
        <w:rPr>
          <w:szCs w:val="22"/>
        </w:rPr>
        <w:t xml:space="preserve">kunde </w:t>
      </w:r>
      <w:r>
        <w:rPr>
          <w:szCs w:val="22"/>
        </w:rPr>
        <w:t>motsvara varandra</w:t>
      </w:r>
      <w:r w:rsidR="0072154A">
        <w:rPr>
          <w:szCs w:val="22"/>
        </w:rPr>
        <w:t xml:space="preserve"> i fall detta var möjligt</w:t>
      </w:r>
      <w:r>
        <w:rPr>
          <w:szCs w:val="22"/>
        </w:rPr>
        <w:t xml:space="preserve">. </w:t>
      </w:r>
      <w:r w:rsidR="00830D00">
        <w:rPr>
          <w:szCs w:val="22"/>
        </w:rPr>
        <w:t>Slutligen</w:t>
      </w:r>
      <w:r w:rsidR="000E3605">
        <w:rPr>
          <w:szCs w:val="22"/>
        </w:rPr>
        <w:t xml:space="preserve"> </w:t>
      </w:r>
      <w:r w:rsidR="000E3605">
        <w:rPr>
          <w:color w:val="353535"/>
          <w:szCs w:val="22"/>
        </w:rPr>
        <w:t xml:space="preserve">skapades </w:t>
      </w:r>
      <w:r w:rsidR="00401324">
        <w:t>frågekonstruktioner</w:t>
      </w:r>
      <w:r w:rsidR="000E3605">
        <w:rPr>
          <w:color w:val="353535"/>
          <w:szCs w:val="22"/>
        </w:rPr>
        <w:t xml:space="preserve"> </w:t>
      </w:r>
      <w:r w:rsidR="00024931">
        <w:rPr>
          <w:color w:val="353535"/>
          <w:szCs w:val="22"/>
        </w:rPr>
        <w:t>(en bl</w:t>
      </w:r>
      <w:r w:rsidR="00C564E9">
        <w:rPr>
          <w:color w:val="353535"/>
          <w:szCs w:val="22"/>
        </w:rPr>
        <w:t>a</w:t>
      </w:r>
      <w:r w:rsidR="00024931">
        <w:rPr>
          <w:color w:val="353535"/>
          <w:szCs w:val="22"/>
        </w:rPr>
        <w:t xml:space="preserve">ndning av </w:t>
      </w:r>
      <w:r w:rsidR="000E3605">
        <w:rPr>
          <w:color w:val="353535"/>
          <w:szCs w:val="22"/>
        </w:rPr>
        <w:t>påståenden och frågor</w:t>
      </w:r>
      <w:r w:rsidR="00024931">
        <w:rPr>
          <w:color w:val="353535"/>
          <w:szCs w:val="22"/>
        </w:rPr>
        <w:t>,</w:t>
      </w:r>
      <w:r w:rsidR="000E3605">
        <w:rPr>
          <w:color w:val="353535"/>
          <w:szCs w:val="22"/>
        </w:rPr>
        <w:t xml:space="preserve"> </w:t>
      </w:r>
      <w:r w:rsidR="000E3605">
        <w:rPr>
          <w:szCs w:val="22"/>
        </w:rPr>
        <w:t>Bilaga 2</w:t>
      </w:r>
      <w:r w:rsidR="000E3605">
        <w:rPr>
          <w:color w:val="353535"/>
          <w:szCs w:val="22"/>
        </w:rPr>
        <w:t>) som presenterades på interv</w:t>
      </w:r>
      <w:r w:rsidR="006601B2">
        <w:rPr>
          <w:color w:val="353535"/>
          <w:szCs w:val="22"/>
        </w:rPr>
        <w:t>ju</w:t>
      </w:r>
      <w:r w:rsidR="000E3605">
        <w:rPr>
          <w:color w:val="353535"/>
          <w:szCs w:val="22"/>
        </w:rPr>
        <w:t xml:space="preserve">n och poängsätts enligt viktigheten. </w:t>
      </w:r>
      <w:r>
        <w:rPr>
          <w:color w:val="353535"/>
          <w:szCs w:val="22"/>
        </w:rPr>
        <w:t>Resultat från intervjun visar att DIM har ett genomsnittlig högre poäng med ett medelvärde på 4,5 poäng, jämfört med ATM (medelpoäng = 3) och KLM (medelpoäng = 4) (Figur 1a).</w:t>
      </w:r>
      <w:r>
        <w:t xml:space="preserve"> </w:t>
      </w:r>
      <w:r>
        <w:rPr>
          <w:color w:val="353535"/>
          <w:szCs w:val="22"/>
        </w:rPr>
        <w:t>Dessa resultat tyder på att det associativa perspektivet ger den bästa matchningen med Grades nuvarande pedagogiska ansats. I och med det visade resultatet även att DIM var den mest lämpade modellen för att passa Grade</w:t>
      </w:r>
      <w:r w:rsidR="00A835E8">
        <w:rPr>
          <w:color w:val="353535"/>
          <w:szCs w:val="22"/>
        </w:rPr>
        <w:t>s</w:t>
      </w:r>
      <w:r>
        <w:rPr>
          <w:color w:val="353535"/>
          <w:szCs w:val="22"/>
        </w:rPr>
        <w:t xml:space="preserve"> pedagogik</w:t>
      </w:r>
      <w:r w:rsidR="00B61255">
        <w:rPr>
          <w:color w:val="353535"/>
          <w:szCs w:val="22"/>
        </w:rPr>
        <w:t xml:space="preserve"> av de analyserade modellerna </w:t>
      </w:r>
      <w:r>
        <w:rPr>
          <w:color w:val="353535"/>
          <w:szCs w:val="22"/>
        </w:rPr>
        <w:t>(Figur 1a).</w:t>
      </w:r>
      <w:r w:rsidR="00A80803">
        <w:rPr>
          <w:color w:val="353535"/>
          <w:szCs w:val="22"/>
        </w:rPr>
        <w:t xml:space="preserve"> Genom at</w:t>
      </w:r>
      <w:r w:rsidR="009A0EF4">
        <w:rPr>
          <w:color w:val="353535"/>
          <w:szCs w:val="22"/>
        </w:rPr>
        <w:t>t analysera intervjuresultat från</w:t>
      </w:r>
      <w:r w:rsidR="00A80803">
        <w:rPr>
          <w:color w:val="353535"/>
          <w:szCs w:val="22"/>
        </w:rPr>
        <w:t xml:space="preserve"> varje enskild element, kan vi se att DIM hade en konstant hög poäng över all</w:t>
      </w:r>
      <w:r w:rsidR="00860782">
        <w:rPr>
          <w:color w:val="353535"/>
          <w:szCs w:val="22"/>
        </w:rPr>
        <w:t>a</w:t>
      </w:r>
      <w:r w:rsidR="00A80803">
        <w:rPr>
          <w:color w:val="353535"/>
          <w:szCs w:val="22"/>
        </w:rPr>
        <w:t xml:space="preserve"> element med den högsta (poäng = 5) eller näst högsta (poäng = 4) poäng i varje fall (Figur 1b). KLM, som hade en medelpoäng strax under DIM, skulle nästan bedömts som lika anpassande som DIM om det inte var för </w:t>
      </w:r>
      <w:r w:rsidR="00A80803">
        <w:rPr>
          <w:i/>
          <w:color w:val="353535"/>
          <w:szCs w:val="22"/>
        </w:rPr>
        <w:t>Bedömning &amp; Hjälp</w:t>
      </w:r>
      <w:r w:rsidR="00A80803">
        <w:rPr>
          <w:color w:val="353535"/>
          <w:szCs w:val="22"/>
        </w:rPr>
        <w:t xml:space="preserve"> elemente</w:t>
      </w:r>
      <w:r w:rsidR="00860782">
        <w:rPr>
          <w:color w:val="353535"/>
          <w:szCs w:val="22"/>
        </w:rPr>
        <w:t>t</w:t>
      </w:r>
      <w:r w:rsidR="00A80803">
        <w:rPr>
          <w:color w:val="353535"/>
          <w:szCs w:val="22"/>
        </w:rPr>
        <w:t xml:space="preserve"> där den fick en låg poäng (poäng = 2). ATM visade en låg överensstämmelse med Grades nuvarande ped</w:t>
      </w:r>
      <w:r w:rsidR="001A09C0">
        <w:rPr>
          <w:color w:val="353535"/>
          <w:szCs w:val="22"/>
        </w:rPr>
        <w:t>ag</w:t>
      </w:r>
      <w:r w:rsidR="00A80803">
        <w:rPr>
          <w:color w:val="353535"/>
          <w:szCs w:val="22"/>
        </w:rPr>
        <w:t xml:space="preserve">ogik huvudsakligen genom en låg prioritering av fråga 8 inom </w:t>
      </w:r>
      <w:r w:rsidR="00A80803" w:rsidRPr="00A44A23">
        <w:rPr>
          <w:i/>
          <w:color w:val="353535"/>
          <w:szCs w:val="22"/>
        </w:rPr>
        <w:t>Kontext och Riktlinjer</w:t>
      </w:r>
      <w:r w:rsidR="00A80803">
        <w:rPr>
          <w:color w:val="353535"/>
          <w:szCs w:val="22"/>
        </w:rPr>
        <w:t xml:space="preserve"> elemente</w:t>
      </w:r>
      <w:r w:rsidR="009A0EF4">
        <w:rPr>
          <w:color w:val="353535"/>
          <w:szCs w:val="22"/>
        </w:rPr>
        <w:t xml:space="preserve">t. </w:t>
      </w:r>
      <w:r w:rsidR="004A08DF">
        <w:rPr>
          <w:color w:val="353535"/>
          <w:szCs w:val="22"/>
        </w:rPr>
        <w:t xml:space="preserve">Från resultatet kan vi sammanfattningsvis påstå att DIM passar in bäst på Grade nuvarande </w:t>
      </w:r>
      <w:r w:rsidR="004A08DF">
        <w:rPr>
          <w:color w:val="353535"/>
          <w:szCs w:val="22"/>
        </w:rPr>
        <w:lastRenderedPageBreak/>
        <w:t xml:space="preserve">pedagogik och det innebär att det associativa perspektivet representera en logisk utgångspunkt för evaluering av modeller som skulle lättare utnyttjas av Grade i framtiden. </w:t>
      </w:r>
    </w:p>
    <w:p w14:paraId="5DE0A969" w14:textId="0307AD49" w:rsidR="00D45847" w:rsidRDefault="00850895">
      <w:pPr>
        <w:pStyle w:val="Brdtext"/>
        <w:spacing w:line="600" w:lineRule="auto"/>
      </w:pPr>
      <w:r>
        <w:rPr>
          <w:color w:val="353535"/>
          <w:szCs w:val="22"/>
        </w:rPr>
        <w:t xml:space="preserve"> </w:t>
      </w:r>
    </w:p>
    <w:p w14:paraId="5E6609FD" w14:textId="52840EC9" w:rsidR="00D45847" w:rsidRDefault="00526AA1" w:rsidP="00512986">
      <w:pPr>
        <w:pStyle w:val="Brdtext"/>
        <w:keepNext/>
        <w:spacing w:line="360" w:lineRule="auto"/>
      </w:pPr>
      <w:r>
        <w:rPr>
          <w:rFonts w:eastAsiaTheme="minorHAnsi" w:cstheme="minorBidi"/>
          <w:noProof/>
          <w:sz w:val="18"/>
          <w:szCs w:val="18"/>
        </w:rPr>
        <w:drawing>
          <wp:inline distT="0" distB="0" distL="0" distR="0" wp14:anchorId="2F3806C5" wp14:editId="245E98D7">
            <wp:extent cx="5760720" cy="3316798"/>
            <wp:effectExtent l="0" t="0" r="5080" b="1079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316798"/>
                    </a:xfrm>
                    <a:prstGeom prst="rect">
                      <a:avLst/>
                    </a:prstGeom>
                  </pic:spPr>
                </pic:pic>
              </a:graphicData>
            </a:graphic>
          </wp:inline>
        </w:drawing>
      </w:r>
    </w:p>
    <w:p w14:paraId="3A37D05D" w14:textId="4E859690" w:rsidR="00512986" w:rsidRDefault="00850895" w:rsidP="00512986">
      <w:pPr>
        <w:pStyle w:val="Beskrivning"/>
        <w:spacing w:line="360" w:lineRule="auto"/>
        <w:rPr>
          <w:i w:val="0"/>
        </w:rPr>
      </w:pPr>
      <w:r w:rsidRPr="00830D00">
        <w:rPr>
          <w:b/>
          <w:i w:val="0"/>
        </w:rPr>
        <w:t xml:space="preserve">Figur </w:t>
      </w:r>
      <w:r w:rsidRPr="00C45585">
        <w:rPr>
          <w:b/>
          <w:i w:val="0"/>
        </w:rPr>
        <w:fldChar w:fldCharType="begin"/>
      </w:r>
      <w:r w:rsidRPr="00C45585">
        <w:rPr>
          <w:b/>
          <w:i w:val="0"/>
        </w:rPr>
        <w:instrText>SEQ Figur \* ARABIC</w:instrText>
      </w:r>
      <w:r w:rsidRPr="00C45585">
        <w:rPr>
          <w:b/>
          <w:i w:val="0"/>
        </w:rPr>
        <w:fldChar w:fldCharType="separate"/>
      </w:r>
      <w:r w:rsidR="00A06A89">
        <w:rPr>
          <w:b/>
          <w:i w:val="0"/>
          <w:noProof/>
        </w:rPr>
        <w:t>1</w:t>
      </w:r>
      <w:r w:rsidRPr="00C45585">
        <w:rPr>
          <w:b/>
          <w:i w:val="0"/>
        </w:rPr>
        <w:fldChar w:fldCharType="end"/>
      </w:r>
      <w:r w:rsidRPr="00830D00">
        <w:rPr>
          <w:b/>
          <w:i w:val="0"/>
        </w:rPr>
        <w:t>:</w:t>
      </w:r>
      <w:r>
        <w:rPr>
          <w:b/>
          <w:i w:val="0"/>
        </w:rPr>
        <w:t xml:space="preserve"> </w:t>
      </w:r>
      <w:r w:rsidR="00A958E8">
        <w:rPr>
          <w:b/>
          <w:i w:val="0"/>
        </w:rPr>
        <w:t>Sammanställning av intervjuresultatet</w:t>
      </w:r>
      <w:r>
        <w:rPr>
          <w:b/>
          <w:i w:val="0"/>
        </w:rPr>
        <w:t xml:space="preserve"> A)</w:t>
      </w:r>
      <w:r>
        <w:rPr>
          <w:i w:val="0"/>
        </w:rPr>
        <w:t xml:space="preserve"> Punkterna presenterar utspridningen av poängen och den vågräta linjen representerar medelvärdet av poängen. </w:t>
      </w:r>
      <w:r>
        <w:rPr>
          <w:b/>
          <w:i w:val="0"/>
        </w:rPr>
        <w:t>B</w:t>
      </w:r>
      <w:r w:rsidR="00A958E8">
        <w:rPr>
          <w:b/>
          <w:i w:val="0"/>
        </w:rPr>
        <w:t>)</w:t>
      </w:r>
      <w:r w:rsidR="00131159">
        <w:rPr>
          <w:i w:val="0"/>
        </w:rPr>
        <w:t xml:space="preserve"> </w:t>
      </w:r>
      <w:r w:rsidR="00A958E8">
        <w:rPr>
          <w:i w:val="0"/>
        </w:rPr>
        <w:t xml:space="preserve">Diagramstaplarna visar resultatet av tilldelade poäng från </w:t>
      </w:r>
      <w:r w:rsidR="00D02663">
        <w:rPr>
          <w:i w:val="0"/>
        </w:rPr>
        <w:t>frågekonstruktionerna</w:t>
      </w:r>
      <w:r w:rsidR="00E55F01">
        <w:rPr>
          <w:i w:val="0"/>
        </w:rPr>
        <w:t xml:space="preserve"> och är uppdelade </w:t>
      </w:r>
      <w:r w:rsidR="00372DB4">
        <w:rPr>
          <w:i w:val="0"/>
        </w:rPr>
        <w:t>efter element</w:t>
      </w:r>
      <w:r w:rsidR="002B4A17">
        <w:rPr>
          <w:i w:val="0"/>
        </w:rPr>
        <w:t>.</w:t>
      </w:r>
      <w:r w:rsidR="00401324">
        <w:t xml:space="preserve"> </w:t>
      </w:r>
      <w:r w:rsidR="00E55F01">
        <w:rPr>
          <w:i w:val="0"/>
        </w:rPr>
        <w:t>I</w:t>
      </w:r>
      <w:r>
        <w:rPr>
          <w:i w:val="0"/>
        </w:rPr>
        <w:t>dentifieringsnummer</w:t>
      </w:r>
      <w:r w:rsidR="0093589A">
        <w:rPr>
          <w:i w:val="0"/>
        </w:rPr>
        <w:t xml:space="preserve"> </w:t>
      </w:r>
      <w:r>
        <w:rPr>
          <w:i w:val="0"/>
        </w:rPr>
        <w:t xml:space="preserve">korresponderar med numrering och </w:t>
      </w:r>
      <w:r w:rsidR="00C05B0F">
        <w:rPr>
          <w:i w:val="0"/>
        </w:rPr>
        <w:t>frågekonstruktion</w:t>
      </w:r>
      <w:r w:rsidR="00615A46">
        <w:rPr>
          <w:i w:val="0"/>
        </w:rPr>
        <w:t xml:space="preserve"> </w:t>
      </w:r>
      <w:r>
        <w:rPr>
          <w:i w:val="0"/>
        </w:rPr>
        <w:t>i bilaga 2.</w:t>
      </w:r>
    </w:p>
    <w:p w14:paraId="69D3B7CF" w14:textId="77777777" w:rsidR="00512986" w:rsidRPr="00512986" w:rsidRDefault="00512986" w:rsidP="00512986">
      <w:pPr>
        <w:spacing w:line="600" w:lineRule="auto"/>
      </w:pPr>
    </w:p>
    <w:p w14:paraId="3D99BBD3" w14:textId="77777777" w:rsidR="00D45847" w:rsidRDefault="00850895" w:rsidP="00512986">
      <w:pPr>
        <w:pStyle w:val="Brdtext"/>
        <w:spacing w:line="600" w:lineRule="auto"/>
        <w:rPr>
          <w:b/>
        </w:rPr>
      </w:pPr>
      <w:r>
        <w:rPr>
          <w:b/>
        </w:rPr>
        <w:t>DIM utvärdering resulterar i att Presentations fasen presteras främst i Grades tidigare kurser</w:t>
      </w:r>
    </w:p>
    <w:p w14:paraId="131ACC75" w14:textId="767E6910" w:rsidR="00BA62A8" w:rsidRDefault="00D85EB9" w:rsidP="00512986">
      <w:pPr>
        <w:pStyle w:val="Brdtext"/>
        <w:spacing w:line="600" w:lineRule="auto"/>
      </w:pPr>
      <w:r>
        <w:rPr>
          <w:color w:val="353535"/>
          <w:sz w:val="24"/>
        </w:rPr>
        <w:t>För att kunna evaluera</w:t>
      </w:r>
      <w:r w:rsidR="00E35816">
        <w:rPr>
          <w:color w:val="353535"/>
          <w:sz w:val="24"/>
        </w:rPr>
        <w:t xml:space="preserve"> av</w:t>
      </w:r>
      <w:r w:rsidR="00A835E8" w:rsidRPr="00790CF0">
        <w:rPr>
          <w:color w:val="353535"/>
          <w:sz w:val="24"/>
        </w:rPr>
        <w:t xml:space="preserve"> fyra av Grades nyligen designade kurser under 2017 (KS Strålskydd, PT Strålsäkerhet, RCC, Tel</w:t>
      </w:r>
      <w:r w:rsidR="00E35816">
        <w:rPr>
          <w:color w:val="353535"/>
          <w:sz w:val="24"/>
        </w:rPr>
        <w:t xml:space="preserve">ia GDPR) </w:t>
      </w:r>
      <w:r w:rsidR="005E1416">
        <w:rPr>
          <w:color w:val="353535"/>
          <w:sz w:val="24"/>
        </w:rPr>
        <w:t xml:space="preserve">använde vi </w:t>
      </w:r>
      <w:r w:rsidR="00867CCB">
        <w:rPr>
          <w:color w:val="353535"/>
          <w:sz w:val="24"/>
        </w:rPr>
        <w:t>DIM</w:t>
      </w:r>
      <w:r w:rsidR="00790CF0">
        <w:rPr>
          <w:color w:val="353535"/>
          <w:sz w:val="24"/>
        </w:rPr>
        <w:t xml:space="preserve"> som ett </w:t>
      </w:r>
      <w:r w:rsidR="00A835E8" w:rsidRPr="00790CF0">
        <w:rPr>
          <w:color w:val="353535"/>
          <w:sz w:val="24"/>
        </w:rPr>
        <w:t>ram</w:t>
      </w:r>
      <w:r w:rsidR="00790CF0">
        <w:rPr>
          <w:color w:val="353535"/>
          <w:sz w:val="24"/>
        </w:rPr>
        <w:t>verk</w:t>
      </w:r>
      <w:r w:rsidR="00CB4C73" w:rsidRPr="00790CF0">
        <w:t>.</w:t>
      </w:r>
      <w:r w:rsidR="00790CF0">
        <w:t xml:space="preserve"> </w:t>
      </w:r>
      <w:r>
        <w:t xml:space="preserve">För att fullfölja evalueringen gjorde vi </w:t>
      </w:r>
      <w:r w:rsidR="005E1416">
        <w:t xml:space="preserve">därmed </w:t>
      </w:r>
      <w:r>
        <w:t>en</w:t>
      </w:r>
      <w:r w:rsidR="00CB4C73">
        <w:t xml:space="preserve"> </w:t>
      </w:r>
      <w:r w:rsidR="00C44EB7">
        <w:rPr>
          <w:rStyle w:val="Kommentarsreferens"/>
          <w:rFonts w:eastAsiaTheme="minorHAnsi" w:cstheme="minorBidi"/>
          <w:lang w:eastAsia="en-US"/>
        </w:rPr>
        <w:commentReference w:id="17"/>
      </w:r>
      <w:r w:rsidR="00867CCB">
        <w:t>sammanfattning av</w:t>
      </w:r>
      <w:r w:rsidR="00D000E0">
        <w:t xml:space="preserve"> DIM’s faser och element </w:t>
      </w:r>
      <w:r w:rsidR="002717B1">
        <w:t>(Bilaga 1) för</w:t>
      </w:r>
      <w:r w:rsidR="0047588C">
        <w:t xml:space="preserve"> </w:t>
      </w:r>
      <w:r w:rsidR="00D000E0">
        <w:t xml:space="preserve">att sedan sammanställa </w:t>
      </w:r>
      <w:r w:rsidR="00874DE4">
        <w:t>frågekonstruktioner</w:t>
      </w:r>
      <w:r w:rsidR="00D000E0">
        <w:t xml:space="preserve"> (Bilaga 3)</w:t>
      </w:r>
      <w:r w:rsidR="00850895">
        <w:t xml:space="preserve"> som motsvarade modellens innehåll</w:t>
      </w:r>
      <w:r w:rsidR="00D808DD">
        <w:t xml:space="preserve"> för att</w:t>
      </w:r>
      <w:r w:rsidR="00850895">
        <w:t xml:space="preserve"> därefter kunna utvärdera kurserna. </w:t>
      </w:r>
    </w:p>
    <w:p w14:paraId="29EBCC13" w14:textId="2C30C7B4" w:rsidR="00E91509" w:rsidRDefault="00D808DD">
      <w:pPr>
        <w:pStyle w:val="Brdtext"/>
        <w:spacing w:line="600" w:lineRule="auto"/>
      </w:pPr>
      <w:r>
        <w:lastRenderedPageBreak/>
        <w:t>Uppdelning av poäng för alla e-kurser över DIM</w:t>
      </w:r>
      <w:r w:rsidR="0047588C">
        <w:t>’</w:t>
      </w:r>
      <w:r>
        <w:t>s olika faser, visade</w:t>
      </w:r>
      <w:r w:rsidR="00850895">
        <w:t xml:space="preserve"> att </w:t>
      </w:r>
      <w:r w:rsidR="00850895">
        <w:rPr>
          <w:i/>
        </w:rPr>
        <w:t>Presentations</w:t>
      </w:r>
      <w:r w:rsidR="00850895">
        <w:t xml:space="preserve"> fasen och </w:t>
      </w:r>
      <w:r w:rsidR="00850895">
        <w:rPr>
          <w:i/>
        </w:rPr>
        <w:t>Praktik</w:t>
      </w:r>
      <w:r w:rsidR="00850895">
        <w:t xml:space="preserve"> fasen hade relativt höga poäng (medelpoäng = 3,5 och 2,8) i kontrast till </w:t>
      </w:r>
      <w:r w:rsidR="00850895">
        <w:rPr>
          <w:i/>
        </w:rPr>
        <w:t>Övervakning och Återkopplings</w:t>
      </w:r>
      <w:r w:rsidR="00850895">
        <w:t xml:space="preserve"> fasen och </w:t>
      </w:r>
      <w:r w:rsidR="00850895">
        <w:rPr>
          <w:i/>
        </w:rPr>
        <w:t>Bedömning och Utvärderings</w:t>
      </w:r>
      <w:r w:rsidR="00850895">
        <w:t xml:space="preserve"> fasen som hade relativt låga poäng (medelpoäng = 2,2 och 1,5) (</w:t>
      </w:r>
      <w:r w:rsidR="00D000E0">
        <w:t>Figur 2</w:t>
      </w:r>
      <w:r w:rsidR="00850895">
        <w:t>a).</w:t>
      </w:r>
      <w:r w:rsidR="00213FB2">
        <w:t xml:space="preserve"> </w:t>
      </w:r>
      <w:r>
        <w:t xml:space="preserve">Dessa resultat betecknar Grades förmågor att presentera information och meningen bakom kursen till studenten och samtidigt understödja deras lärande genom </w:t>
      </w:r>
      <w:r w:rsidR="00874DE4">
        <w:t>materiella</w:t>
      </w:r>
      <w:r>
        <w:t xml:space="preserve"> sammanfattningar och övningar. </w:t>
      </w:r>
      <w:r w:rsidR="00234C76">
        <w:t xml:space="preserve">Samtidigt visar resultatet generellt sätt att Grade kunde förbättra kurserna genom att lägga mer fokus på </w:t>
      </w:r>
      <w:r w:rsidR="00E91509">
        <w:t>feedback</w:t>
      </w:r>
      <w:r w:rsidR="00234C76">
        <w:t xml:space="preserve">, </w:t>
      </w:r>
      <w:r w:rsidR="00874DE4">
        <w:t>avslutnings test</w:t>
      </w:r>
      <w:r w:rsidR="00234C76">
        <w:t>, och rättningar.</w:t>
      </w:r>
      <w:r>
        <w:t xml:space="preserve"> </w:t>
      </w:r>
    </w:p>
    <w:p w14:paraId="7789A662" w14:textId="77777777" w:rsidR="00E91509" w:rsidRDefault="00E91509">
      <w:pPr>
        <w:pStyle w:val="Brdtext"/>
        <w:spacing w:line="600" w:lineRule="auto"/>
      </w:pPr>
    </w:p>
    <w:p w14:paraId="5D4A30B3" w14:textId="59E16488" w:rsidR="00D45847" w:rsidRDefault="00E91509">
      <w:pPr>
        <w:pStyle w:val="Brdtext"/>
        <w:spacing w:line="600" w:lineRule="auto"/>
      </w:pPr>
      <w:r>
        <w:t xml:space="preserve">För att få en djupare blick inom Grades prestanda i varje fas, delade vi upp de erhållna poäng utefter varje </w:t>
      </w:r>
      <w:r w:rsidR="00575177">
        <w:t xml:space="preserve">fas element. </w:t>
      </w:r>
      <w:r w:rsidR="00850895">
        <w:t xml:space="preserve"> I </w:t>
      </w:r>
      <w:r w:rsidR="00850895">
        <w:rPr>
          <w:i/>
        </w:rPr>
        <w:t>Presentations</w:t>
      </w:r>
      <w:r w:rsidR="00850895">
        <w:t xml:space="preserve"> 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8E6FE9">
        <w:t xml:space="preserve">och 4,8) </w:t>
      </w:r>
      <w:r w:rsidR="00850895">
        <w:t xml:space="preserve">(Figur 2b). </w:t>
      </w:r>
      <w:r w:rsidR="00227C61">
        <w:t xml:space="preserve">Fast </w:t>
      </w:r>
      <w:r w:rsidR="00227C61" w:rsidRPr="00227C61">
        <w:rPr>
          <w:i/>
        </w:rPr>
        <w:t>Presentations</w:t>
      </w:r>
      <w:r w:rsidR="00227C61">
        <w:t xml:space="preserve"> fasen hade en samlad hög medelpoäng, kunde förbättringar av </w:t>
      </w:r>
      <w:r w:rsidR="00227C61">
        <w:rPr>
          <w:i/>
        </w:rPr>
        <w:t>Förståelse</w:t>
      </w:r>
      <w:r w:rsidR="00227C61">
        <w:t xml:space="preserve"> elementen åstadkommas genom tillägg av tillfällen för studenten att visa sina förståelse i framtida kurser. </w:t>
      </w:r>
      <w:r w:rsidR="00850895" w:rsidRPr="006814B9">
        <w:t>Praktik</w:t>
      </w:r>
      <w:r w:rsidR="00850895">
        <w:t xml:space="preserve"> fasen visade att elementet </w:t>
      </w:r>
      <w:r w:rsidR="00850895">
        <w:rPr>
          <w:i/>
        </w:rPr>
        <w:t>Självständiga övningar</w:t>
      </w:r>
      <w:r w:rsidR="00850895">
        <w:t xml:space="preserve"> och </w:t>
      </w:r>
      <w:r w:rsidR="00850895">
        <w:rPr>
          <w:i/>
        </w:rPr>
        <w:t>Periodisk Övervakning</w:t>
      </w:r>
      <w:r w:rsidR="00850895">
        <w:t xml:space="preserve"> utgav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850895">
        <w:t xml:space="preserve">) (Figur 2b). </w:t>
      </w:r>
      <w:r w:rsidR="006814B9">
        <w:t>Det</w:t>
      </w:r>
      <w:r w:rsidR="00227C61">
        <w:t xml:space="preserve"> lägre resultatet i </w:t>
      </w:r>
      <w:r w:rsidR="00227C61">
        <w:rPr>
          <w:i/>
        </w:rPr>
        <w:t>Självständiga övningar</w:t>
      </w:r>
      <w:r w:rsidR="00227C61">
        <w:t xml:space="preserve"> och </w:t>
      </w:r>
      <w:r w:rsidR="00227C61">
        <w:rPr>
          <w:i/>
        </w:rPr>
        <w:t>Periodisk Övervakning</w:t>
      </w:r>
      <w:r w:rsidR="00227C61">
        <w:t xml:space="preserve"> element grundades i </w:t>
      </w:r>
      <w:r w:rsidR="00DC7A9B">
        <w:t>att Grade inte lägger någon större fokus på dessa områden</w:t>
      </w:r>
      <w:r w:rsidR="005F76A4">
        <w:t xml:space="preserve"> enligt </w:t>
      </w:r>
      <w:r w:rsidR="005F76A4">
        <w:rPr>
          <w:color w:val="353535"/>
          <w:szCs w:val="22"/>
        </w:rPr>
        <w:t xml:space="preserve">intervju </w:t>
      </w:r>
      <w:r w:rsidR="005F76A4">
        <w:t>svar</w:t>
      </w:r>
      <w:r w:rsidR="00DC7A9B">
        <w:t>.</w:t>
      </w:r>
      <w:r w:rsidR="006B70A6">
        <w:t xml:space="preserve"> </w:t>
      </w:r>
      <w:r w:rsidR="00715462">
        <w:t xml:space="preserve">Resultatet indikerar att </w:t>
      </w:r>
      <w:r w:rsidR="000C56DF">
        <w:t>komplettering av kurserna</w:t>
      </w:r>
      <w:r w:rsidR="00135C34">
        <w:t xml:space="preserve"> med övningsmoment för att ge studenten fler möjligheter att arbete med materialet och därpå få </w:t>
      </w:r>
      <w:r w:rsidR="0033419A">
        <w:t xml:space="preserve">en omedelbar respons över </w:t>
      </w:r>
      <w:r w:rsidR="00E8369E">
        <w:t>resultatet</w:t>
      </w:r>
      <w:r w:rsidR="000C56DF">
        <w:t xml:space="preserve"> skulle öka kvalitéten av dessa element</w:t>
      </w:r>
      <w:r w:rsidR="0033419A">
        <w:t xml:space="preserve">. </w:t>
      </w:r>
      <w:r w:rsidR="00850895">
        <w:rPr>
          <w:i/>
        </w:rPr>
        <w:t>Bedömning och Utvärderings</w:t>
      </w:r>
      <w:r w:rsidR="00850895">
        <w:t xml:space="preserve"> fasen </w:t>
      </w:r>
      <w:r w:rsidR="00F57D86">
        <w:t>fick</w:t>
      </w:r>
      <w:r w:rsidR="00850895">
        <w:t xml:space="preserve"> den lägsta </w:t>
      </w:r>
      <w:r w:rsidR="00971948">
        <w:t>medel</w:t>
      </w:r>
      <w:r w:rsidR="00850895">
        <w:t>poän</w:t>
      </w:r>
      <w:r w:rsidR="00971948">
        <w:t xml:space="preserve">gen jämfört med alla </w:t>
      </w:r>
      <w:r w:rsidR="00850895">
        <w:t xml:space="preserve">DIM </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902AF6">
        <w:t>medel</w:t>
      </w:r>
      <w:r w:rsidR="00971948">
        <w:t>resultat på 1,5 respektive 2</w:t>
      </w:r>
      <w:r w:rsidR="00850895">
        <w:t xml:space="preserve">. </w:t>
      </w:r>
      <w:r w:rsidR="00227C61">
        <w:t>Tilläg</w:t>
      </w:r>
      <w:r w:rsidR="000C13C1">
        <w:t>g</w:t>
      </w:r>
      <w:r w:rsidR="00227C61">
        <w:t xml:space="preserve"> av</w:t>
      </w:r>
      <w:r w:rsidR="002435CA">
        <w:t xml:space="preserve"> ett eller flera kurstester kan ge </w:t>
      </w:r>
      <w:r w:rsidR="000C13C1">
        <w:lastRenderedPageBreak/>
        <w:t>studenten</w:t>
      </w:r>
      <w:r w:rsidR="002435CA">
        <w:t xml:space="preserve"> ett helhetsresultat av prestationen och berätta vilka kursdelar som de behöver lägga mer tid på.</w:t>
      </w:r>
      <w:r w:rsidR="00227C61">
        <w:t xml:space="preserve"> </w:t>
      </w:r>
      <w:r w:rsidR="00850895">
        <w:rPr>
          <w:i/>
        </w:rPr>
        <w:t>Övervakning och Återkoppling</w:t>
      </w:r>
      <w:r w:rsidR="00850895">
        <w:t xml:space="preserve"> fasen innehåller elementet </w:t>
      </w:r>
      <w:r w:rsidR="00850895">
        <w:rPr>
          <w:i/>
        </w:rPr>
        <w:t>Ledtrådar och Uppmaningar</w:t>
      </w:r>
      <w:r w:rsidR="00850895">
        <w:t xml:space="preserve"> och resulterade med ett lågt resultat (medelpoäng = 0,6), däremot </w:t>
      </w:r>
      <w:r w:rsidR="00971948">
        <w:t>fasens medelvärde räddar</w:t>
      </w:r>
      <w:r w:rsidR="00850895">
        <w:t xml:space="preserve"> fasen av att elementet </w:t>
      </w:r>
      <w:r w:rsidR="00850895">
        <w:rPr>
          <w:i/>
        </w:rPr>
        <w:t>Support</w:t>
      </w:r>
      <w:r w:rsidR="00850895">
        <w:t xml:space="preserve"> har ett så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850895">
        <w:t xml:space="preserve">. 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Utvärderings</w:t>
      </w:r>
      <w:r w:rsidR="00463CEE">
        <w:t xml:space="preserve"> bor prioriteras högst för att bidrag till de största möjliga </w:t>
      </w:r>
      <w:r w:rsidR="0075412A">
        <w:t>förbättringarna</w:t>
      </w:r>
      <w:r w:rsidR="00EB3A4E">
        <w:t xml:space="preserve">. </w:t>
      </w:r>
    </w:p>
    <w:p w14:paraId="023B1B5F" w14:textId="77777777" w:rsidR="00D45847" w:rsidRDefault="00850895">
      <w:r>
        <w:rPr>
          <w:noProof/>
          <w:lang w:eastAsia="sv-SE"/>
        </w:rPr>
        <w:drawing>
          <wp:inline distT="0" distB="0" distL="0" distR="0" wp14:anchorId="21C454E6" wp14:editId="74F16EBE">
            <wp:extent cx="5727700" cy="3286753"/>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27700" cy="3286753"/>
                    </a:xfrm>
                    <a:prstGeom prst="rect">
                      <a:avLst/>
                    </a:prstGeom>
                  </pic:spPr>
                </pic:pic>
              </a:graphicData>
            </a:graphic>
          </wp:inline>
        </w:drawing>
      </w:r>
    </w:p>
    <w:p w14:paraId="7CAFD75D" w14:textId="3261BAC2" w:rsidR="00D45847" w:rsidRDefault="00850895">
      <w:r>
        <w:rPr>
          <w:rFonts w:ascii="Verdana" w:hAnsi="Verdana"/>
          <w:b/>
          <w:sz w:val="16"/>
          <w:szCs w:val="16"/>
        </w:rPr>
        <w:t xml:space="preserve">Figur </w:t>
      </w:r>
      <w:r w:rsidRPr="008E6FE9">
        <w:rPr>
          <w:rFonts w:ascii="Verdana" w:hAnsi="Verdana"/>
          <w:b/>
          <w:sz w:val="16"/>
          <w:szCs w:val="16"/>
        </w:rPr>
        <w:fldChar w:fldCharType="begin"/>
      </w:r>
      <w:r w:rsidRPr="008E6FE9">
        <w:rPr>
          <w:rFonts w:ascii="Verdana" w:hAnsi="Verdana"/>
          <w:b/>
          <w:sz w:val="16"/>
          <w:szCs w:val="16"/>
        </w:rPr>
        <w:instrText>SEQ Figur \* ARABIC</w:instrText>
      </w:r>
      <w:r w:rsidRPr="008E6FE9">
        <w:rPr>
          <w:rFonts w:ascii="Verdana" w:hAnsi="Verdana"/>
          <w:b/>
          <w:sz w:val="16"/>
          <w:szCs w:val="16"/>
        </w:rPr>
        <w:fldChar w:fldCharType="separate"/>
      </w:r>
      <w:r w:rsidR="00A06A89">
        <w:rPr>
          <w:rFonts w:ascii="Verdana" w:hAnsi="Verdana"/>
          <w:b/>
          <w:noProof/>
          <w:sz w:val="16"/>
          <w:szCs w:val="16"/>
        </w:rPr>
        <w:t>2</w:t>
      </w:r>
      <w:r w:rsidRPr="008E6FE9">
        <w:rPr>
          <w:rFonts w:ascii="Verdana" w:hAnsi="Verdana"/>
          <w:b/>
          <w:sz w:val="16"/>
          <w:szCs w:val="16"/>
        </w:rPr>
        <w:fldChar w:fldCharType="end"/>
      </w:r>
      <w:r w:rsidRPr="008E6FE9">
        <w:rPr>
          <w:rFonts w:ascii="Verdana" w:hAnsi="Verdana"/>
          <w:b/>
          <w:sz w:val="16"/>
          <w:szCs w:val="16"/>
        </w:rPr>
        <w:t xml:space="preserve">: </w:t>
      </w:r>
      <w:r w:rsidR="00F67766">
        <w:rPr>
          <w:rFonts w:ascii="Verdana" w:hAnsi="Verdana"/>
          <w:b/>
          <w:sz w:val="16"/>
          <w:szCs w:val="16"/>
        </w:rPr>
        <w:t>DIM r</w:t>
      </w:r>
      <w:r>
        <w:rPr>
          <w:rFonts w:ascii="Verdana" w:hAnsi="Verdana"/>
          <w:b/>
          <w:sz w:val="16"/>
          <w:szCs w:val="16"/>
        </w:rPr>
        <w:t xml:space="preserve">esultat per fas/element för Grades tidigare kurser. </w:t>
      </w:r>
    </w:p>
    <w:p w14:paraId="14D5D6EF" w14:textId="4B7E1ED5" w:rsidR="00D45847" w:rsidRDefault="00850895" w:rsidP="008A6C94">
      <w:pPr>
        <w:pStyle w:val="Beskrivning"/>
        <w:rPr>
          <w:i w:val="0"/>
        </w:rPr>
      </w:pPr>
      <w:r>
        <w:rPr>
          <w:b/>
          <w:i w:val="0"/>
        </w:rPr>
        <w:t>A)</w:t>
      </w:r>
      <w:r>
        <w:rPr>
          <w:i w:val="0"/>
        </w:rPr>
        <w:t xml:space="preserve"> Punkterna representerar poäng från vardera DIM fas och den vågräta linjen representerar medelvärdet. </w:t>
      </w:r>
      <w:r>
        <w:rPr>
          <w:b/>
          <w:i w:val="0"/>
        </w:rPr>
        <w:t>B)</w:t>
      </w:r>
      <w:r>
        <w:rPr>
          <w:i w:val="0"/>
        </w:rPr>
        <w:t xml:space="preserve"> DIM faser och element presenteras med tilldelade poäng. Inlärning av specifik kunskap </w:t>
      </w:r>
      <w:r w:rsidRPr="000F0C86">
        <w:rPr>
          <w:i w:val="0"/>
          <w:iCs/>
        </w:rPr>
        <w:t>eller färdighet</w:t>
      </w:r>
      <w:r>
        <w:rPr>
          <w:i w:val="0"/>
        </w:rPr>
        <w:t xml:space="preserve"> (ISKF), Förklaring till vad som ska läras (FTL).</w:t>
      </w:r>
    </w:p>
    <w:p w14:paraId="4071B33C" w14:textId="77777777" w:rsidR="008A6C94" w:rsidRPr="008A6C94" w:rsidRDefault="008A6C94" w:rsidP="008A6C94"/>
    <w:p w14:paraId="6BE5B2BA" w14:textId="77777777" w:rsidR="00E8369E" w:rsidRDefault="00E8369E" w:rsidP="00512986">
      <w:pPr>
        <w:pStyle w:val="Brdtext"/>
        <w:spacing w:line="600" w:lineRule="auto"/>
        <w:rPr>
          <w:b/>
        </w:rPr>
      </w:pPr>
    </w:p>
    <w:p w14:paraId="489580C5" w14:textId="77777777" w:rsidR="00E8369E" w:rsidRDefault="00E8369E" w:rsidP="00512986">
      <w:pPr>
        <w:pStyle w:val="Brdtext"/>
        <w:spacing w:line="600" w:lineRule="auto"/>
        <w:rPr>
          <w:b/>
        </w:rPr>
      </w:pPr>
    </w:p>
    <w:p w14:paraId="71A15159" w14:textId="77777777" w:rsidR="00E8369E" w:rsidRDefault="00E8369E">
      <w:pPr>
        <w:pStyle w:val="Brdtext"/>
        <w:spacing w:line="600" w:lineRule="auto"/>
        <w:rPr>
          <w:b/>
        </w:rPr>
      </w:pPr>
    </w:p>
    <w:p w14:paraId="6AA358B4" w14:textId="09E6D017" w:rsidR="00D45847" w:rsidRDefault="00D90862">
      <w:pPr>
        <w:pStyle w:val="Brdtext"/>
        <w:spacing w:line="600" w:lineRule="auto"/>
        <w:rPr>
          <w:b/>
        </w:rPr>
      </w:pPr>
      <w:r>
        <w:rPr>
          <w:b/>
        </w:rPr>
        <w:lastRenderedPageBreak/>
        <w:t>Nära</w:t>
      </w:r>
      <w:r w:rsidR="00850895">
        <w:rPr>
          <w:b/>
        </w:rPr>
        <w:t xml:space="preserve"> medelpoäng igenom alla Grades tidigare kurser ger utslag till vidare förbättring </w:t>
      </w:r>
    </w:p>
    <w:p w14:paraId="10B83308" w14:textId="1DAF50AC" w:rsidR="00E2013D" w:rsidRDefault="005D0C05" w:rsidP="004E58AD">
      <w:pPr>
        <w:pStyle w:val="Brdtext"/>
        <w:spacing w:line="600" w:lineRule="auto"/>
      </w:pPr>
      <w:r>
        <w:t xml:space="preserve">Vi valde att </w:t>
      </w:r>
      <w:r w:rsidR="00DE1202">
        <w:t>an</w:t>
      </w:r>
      <w:r w:rsidR="0051725C">
        <w:t>a</w:t>
      </w:r>
      <w:r w:rsidR="00DE1202">
        <w:t xml:space="preserve">lysera </w:t>
      </w:r>
      <w:r w:rsidR="00E2013D">
        <w:t>poängutdelningen för</w:t>
      </w:r>
      <w:r>
        <w:t xml:space="preserve"> varje </w:t>
      </w:r>
      <w:r w:rsidR="00DE1202">
        <w:t xml:space="preserve">av de </w:t>
      </w:r>
      <w:r>
        <w:t>individuell</w:t>
      </w:r>
      <w:r w:rsidR="00DE1202">
        <w:t>a slumpmässiga utvalda</w:t>
      </w:r>
      <w:r>
        <w:t xml:space="preserve"> kurs</w:t>
      </w:r>
      <w:r w:rsidR="00D90862">
        <w:t>erna</w:t>
      </w:r>
      <w:r>
        <w:t xml:space="preserve"> </w:t>
      </w:r>
      <w:r w:rsidR="005A03C6">
        <w:t xml:space="preserve">för att få en förståelse för om särskilda krav </w:t>
      </w:r>
      <w:r w:rsidR="0051725C">
        <w:t>finns som</w:t>
      </w:r>
      <w:r w:rsidR="00D90862">
        <w:t xml:space="preserve"> </w:t>
      </w:r>
      <w:r w:rsidR="00590E58">
        <w:t>kan påverka hur anpassad</w:t>
      </w:r>
      <w:r w:rsidR="005A03C6">
        <w:t xml:space="preserve"> DIM är. </w:t>
      </w:r>
      <w:r w:rsidR="00850895">
        <w:t xml:space="preserve">Resultatet visar att </w:t>
      </w:r>
      <w:r w:rsidR="0051725C">
        <w:t xml:space="preserve">medelpoäng över alla kurser är 2,76 poäng med en </w:t>
      </w:r>
      <w:r w:rsidR="00B623A6">
        <w:t>medel</w:t>
      </w:r>
      <w:r w:rsidR="005A03C6">
        <w:t xml:space="preserve">skillnad </w:t>
      </w:r>
      <w:r w:rsidR="0051725C">
        <w:t xml:space="preserve">spridning </w:t>
      </w:r>
      <w:r w:rsidR="00850895">
        <w:t>på cirka 0,</w:t>
      </w:r>
      <w:r w:rsidR="00DE1202">
        <w:t>6</w:t>
      </w:r>
      <w:r w:rsidR="00850895">
        <w:t xml:space="preserve"> poäng</w:t>
      </w:r>
      <w:r w:rsidR="00C564E9">
        <w:t xml:space="preserve"> </w:t>
      </w:r>
      <w:r w:rsidR="00850895">
        <w:t xml:space="preserve">(Figur 3a). </w:t>
      </w:r>
      <w:r w:rsidR="0051725C">
        <w:t xml:space="preserve">Den minimala spridning </w:t>
      </w:r>
      <w:r w:rsidR="00377747" w:rsidRPr="00377747">
        <w:t xml:space="preserve">tyder på att DIM är lika lämplig för de kurser som är observerade och </w:t>
      </w:r>
      <w:r w:rsidR="00EA1899">
        <w:t>att utvärdera en anpassa</w:t>
      </w:r>
      <w:r w:rsidR="00D90862">
        <w:t>d pedagogisk strategi</w:t>
      </w:r>
      <w:r w:rsidR="00EA1899">
        <w:t xml:space="preserve">/modell </w:t>
      </w:r>
      <w:r w:rsidR="00E86D52">
        <w:t>för va</w:t>
      </w:r>
      <w:r w:rsidR="00EA1899">
        <w:t>rje kurs är inte nödvändigt.</w:t>
      </w:r>
      <w:r w:rsidR="00377747">
        <w:t xml:space="preserve">  </w:t>
      </w:r>
      <w:r w:rsidR="00BA7F7A">
        <w:t xml:space="preserve"> </w:t>
      </w:r>
    </w:p>
    <w:p w14:paraId="3754D902" w14:textId="77777777" w:rsidR="00551BEB" w:rsidRDefault="00551BEB" w:rsidP="004E58AD">
      <w:pPr>
        <w:pStyle w:val="Brdtext"/>
        <w:spacing w:line="600" w:lineRule="auto"/>
      </w:pPr>
    </w:p>
    <w:p w14:paraId="1B208012" w14:textId="523381A8" w:rsidR="007E24A5" w:rsidRPr="004E58AD" w:rsidRDefault="00130629" w:rsidP="004E58AD">
      <w:pPr>
        <w:pStyle w:val="Brdtext"/>
        <w:spacing w:line="600" w:lineRule="auto"/>
        <w:rPr>
          <w:ins w:id="18" w:author="Olivia Imner" w:date="2018-07-07T12:55:00Z"/>
        </w:rPr>
      </w:pPr>
      <w:r>
        <w:t>Analys av tilldelade poäng för varje kurs och modellelement visar en varierande poäng spridning genom de olika element</w:t>
      </w:r>
      <w:r w:rsidR="00D90862">
        <w:t>en</w:t>
      </w:r>
      <w:r w:rsidR="00503EE6">
        <w:t xml:space="preserve"> (skillnad i medelpoäng </w:t>
      </w:r>
      <w:r w:rsidR="00503EE6" w:rsidRPr="00503EE6">
        <w:t>Be</w:t>
      </w:r>
      <w:r w:rsidR="00503EE6">
        <w:t xml:space="preserve">dömning och </w:t>
      </w:r>
      <w:r w:rsidR="00D90862">
        <w:t>U</w:t>
      </w:r>
      <w:r w:rsidR="00503EE6">
        <w:t xml:space="preserve">tvärderings fas = </w:t>
      </w:r>
      <w:r w:rsidR="00503EE6" w:rsidRPr="00503EE6">
        <w:t>1.67</w:t>
      </w:r>
      <w:r w:rsidR="00503EE6">
        <w:t xml:space="preserve">, </w:t>
      </w:r>
      <w:r w:rsidR="00503EE6" w:rsidRPr="00503EE6">
        <w:t>Öv</w:t>
      </w:r>
      <w:r w:rsidR="00503EE6">
        <w:t xml:space="preserve">ervakning och </w:t>
      </w:r>
      <w:r w:rsidR="00D90862">
        <w:t>Å</w:t>
      </w:r>
      <w:r w:rsidR="00503EE6">
        <w:t xml:space="preserve">terkoppling fas = </w:t>
      </w:r>
      <w:r w:rsidR="00503EE6" w:rsidRPr="00503EE6">
        <w:t>2.25</w:t>
      </w:r>
      <w:r w:rsidR="00503EE6">
        <w:t xml:space="preserve">, </w:t>
      </w:r>
      <w:r w:rsidR="00503EE6" w:rsidRPr="00503EE6">
        <w:t xml:space="preserve">Praktik </w:t>
      </w:r>
      <w:r w:rsidR="00503EE6">
        <w:t xml:space="preserve">fas = </w:t>
      </w:r>
      <w:r w:rsidR="00503EE6" w:rsidRPr="00503EE6">
        <w:t>2.33</w:t>
      </w:r>
      <w:r w:rsidR="00503EE6">
        <w:t xml:space="preserve">, </w:t>
      </w:r>
      <w:r w:rsidR="00503EE6" w:rsidRPr="00503EE6">
        <w:t>Presentation fas</w:t>
      </w:r>
      <w:r w:rsidR="00503EE6">
        <w:t xml:space="preserve"> = 1)</w:t>
      </w:r>
      <w:r w:rsidR="00482460">
        <w:t xml:space="preserve"> (Figur 3b)</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varenda kurs och </w:t>
      </w:r>
      <w:r>
        <w:t xml:space="preserve">behöver mer anpassade </w:t>
      </w:r>
      <w:r w:rsidR="00503EE6">
        <w:t>fin</w:t>
      </w:r>
      <w:r>
        <w:t>jus</w:t>
      </w:r>
      <w:r w:rsidR="00503EE6">
        <w:t>teringar</w:t>
      </w:r>
      <w:r w:rsidR="00D90862">
        <w:t xml:space="preserve">, </w:t>
      </w:r>
      <w:r w:rsidR="00503EE6">
        <w:t>men kan lika väl</w:t>
      </w:r>
      <w:r>
        <w:t xml:space="preserve"> beror på en varierade implementation av de </w:t>
      </w:r>
      <w:r w:rsidR="00DF3880">
        <w:t>pedagogiska</w:t>
      </w:r>
      <w:r>
        <w:t xml:space="preserve"> principer</w:t>
      </w:r>
      <w:r w:rsidR="00D90862">
        <w:t>na som är</w:t>
      </w:r>
      <w:r>
        <w:t xml:space="preserve"> </w:t>
      </w:r>
      <w:r w:rsidR="00DF3880">
        <w:t>utnyttjade</w:t>
      </w:r>
      <w:r w:rsidR="00503EE6">
        <w:t xml:space="preserve"> av Grade och de</w:t>
      </w:r>
      <w:r>
        <w:t xml:space="preserve"> </w:t>
      </w:r>
      <w:r w:rsidR="00503EE6">
        <w:t>motsvarande</w:t>
      </w:r>
      <w:r>
        <w:t xml:space="preserve"> DIM</w:t>
      </w:r>
      <w:r w:rsidR="00DF3880">
        <w:t xml:space="preserve"> element</w:t>
      </w:r>
      <w:r>
        <w:t>.</w:t>
      </w:r>
      <w:bookmarkStart w:id="19" w:name="_Toc489811950"/>
      <w:bookmarkStart w:id="20" w:name="_Ref489810823"/>
    </w:p>
    <w:p w14:paraId="36AB41F6" w14:textId="0BC4C4A6"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630E528E" w14:textId="5B6D451A" w:rsidR="00D45847" w:rsidRDefault="00850895">
      <w:pPr>
        <w:pStyle w:val="Beskrivning"/>
        <w:rPr>
          <w:i w:val="0"/>
        </w:rPr>
      </w:pPr>
      <w:r>
        <w:rPr>
          <w:b/>
          <w:i w:val="0"/>
        </w:rPr>
        <w:lastRenderedPageBreak/>
        <w:t xml:space="preserve">Figur </w:t>
      </w:r>
      <w:r w:rsidRPr="008A6C94">
        <w:rPr>
          <w:b/>
          <w:i w:val="0"/>
        </w:rPr>
        <w:fldChar w:fldCharType="begin"/>
      </w:r>
      <w:r w:rsidRPr="008A6C94">
        <w:rPr>
          <w:b/>
          <w:i w:val="0"/>
        </w:rPr>
        <w:instrText>SEQ Figur \* ARABIC</w:instrText>
      </w:r>
      <w:r w:rsidRPr="008A6C94">
        <w:rPr>
          <w:b/>
          <w:i w:val="0"/>
        </w:rPr>
        <w:fldChar w:fldCharType="separate"/>
      </w:r>
      <w:r w:rsidR="00A06A89">
        <w:rPr>
          <w:b/>
          <w:i w:val="0"/>
          <w:noProof/>
        </w:rPr>
        <w:t>3</w:t>
      </w:r>
      <w:r w:rsidRPr="008A6C94">
        <w:rPr>
          <w:b/>
          <w:i w:val="0"/>
        </w:rPr>
        <w:fldChar w:fldCharType="end"/>
      </w:r>
      <w:r w:rsidR="00E44B3C">
        <w:rPr>
          <w:b/>
          <w:i w:val="0"/>
        </w:rPr>
        <w:t>:</w:t>
      </w:r>
      <w:r>
        <w:rPr>
          <w:b/>
          <w:i w:val="0"/>
        </w:rPr>
        <w:t xml:space="preserve"> Resultatet från DIM utvärderingen per fas och kurs. A)</w:t>
      </w:r>
      <w:r>
        <w:rPr>
          <w:i w:val="0"/>
        </w:rPr>
        <w:t xml:space="preserve"> Tidigare kurser tillsammans med utdelad poäng per kurs. </w:t>
      </w:r>
      <w:r>
        <w:rPr>
          <w:b/>
          <w:i w:val="0"/>
        </w:rPr>
        <w:t>B)</w:t>
      </w:r>
      <w:r>
        <w:rPr>
          <w:i w:val="0"/>
        </w:rPr>
        <w:t xml:space="preserve"> </w:t>
      </w:r>
      <w:bookmarkEnd w:id="19"/>
      <w:bookmarkEnd w:id="20"/>
      <w:r>
        <w:rPr>
          <w:i w:val="0"/>
        </w:rPr>
        <w:t xml:space="preserve">Poäng per kurs och respektive DIM fas. </w:t>
      </w:r>
    </w:p>
    <w:p w14:paraId="7D33B8EE" w14:textId="295BC3BB" w:rsidR="000C1D43" w:rsidRDefault="00850895" w:rsidP="000C1D43">
      <w:pPr>
        <w:pStyle w:val="Heading11"/>
      </w:pPr>
      <w:bookmarkStart w:id="21" w:name="_Toc391456185"/>
      <w:bookmarkStart w:id="22" w:name="_Toc401327941"/>
      <w:bookmarkEnd w:id="21"/>
      <w:r w:rsidRPr="004E58AD">
        <w:t>Diskussion</w:t>
      </w:r>
      <w:bookmarkEnd w:id="22"/>
    </w:p>
    <w:p w14:paraId="6D0F922C" w14:textId="1103469A" w:rsidR="00482F2B" w:rsidRDefault="000C1D43" w:rsidP="000C1D43">
      <w:pPr>
        <w:pStyle w:val="Brdtext"/>
        <w:spacing w:line="600" w:lineRule="auto"/>
      </w:pPr>
      <w:r>
        <w:t xml:space="preserve">Syftet med det här arbetet var att utifrån Grades befintliga pedagogik undersöka om de kan stödjas av en modellbaserad strategi och vilket av perspektiven </w:t>
      </w:r>
      <w:r>
        <w:rPr>
          <w:szCs w:val="22"/>
        </w:rPr>
        <w:t>(</w:t>
      </w:r>
      <w:r w:rsidR="0032088C">
        <w:t>Associativ, Konstruktivism och S</w:t>
      </w:r>
      <w:r>
        <w:t>ociokulturellt) som passar in på de</w:t>
      </w:r>
      <w:r w:rsidR="006764D6">
        <w:t xml:space="preserve">ras ansats. </w:t>
      </w:r>
      <w:r w:rsidR="00482F2B">
        <w:t>E</w:t>
      </w:r>
      <w:r>
        <w:t xml:space="preserve">n respektive modell </w:t>
      </w:r>
      <w:r w:rsidR="00482F2B">
        <w:t xml:space="preserve">valdes </w:t>
      </w:r>
      <w:r>
        <w:t xml:space="preserve">från </w:t>
      </w:r>
      <w:r w:rsidR="0008729B">
        <w:t>varje perspektiv</w:t>
      </w:r>
      <w:r>
        <w:t xml:space="preserve"> för att se </w:t>
      </w:r>
      <w:r w:rsidR="0008729B">
        <w:t>hur väl</w:t>
      </w:r>
      <w:r>
        <w:t xml:space="preserve"> den matchar in på Grade nuvarande pedagogik. Resultatet visade att det associativa perspektivet var lämpligast för att inrama Grades pedagogiska ansats och det gav oss möjlighet att kart</w:t>
      </w:r>
      <w:r w:rsidR="006764D6">
        <w:t xml:space="preserve">lägga de befintliga kurserna och se hur de passar in med DIM. </w:t>
      </w:r>
      <w:r w:rsidR="00551BEB">
        <w:t xml:space="preserve">Vi </w:t>
      </w:r>
      <w:r w:rsidR="00457C43">
        <w:t>identifierade</w:t>
      </w:r>
      <w:r w:rsidR="00551BEB">
        <w:t xml:space="preserve"> </w:t>
      </w:r>
      <w:r w:rsidR="002464E9">
        <w:rPr>
          <w:i/>
        </w:rPr>
        <w:t>Validering</w:t>
      </w:r>
      <w:r w:rsidR="00551BEB">
        <w:t xml:space="preserve"> och</w:t>
      </w:r>
      <w:r w:rsidR="002464E9">
        <w:t xml:space="preserve"> </w:t>
      </w:r>
      <w:r w:rsidR="002464E9">
        <w:rPr>
          <w:i/>
        </w:rPr>
        <w:t xml:space="preserve">Ledtrådar och </w:t>
      </w:r>
      <w:r w:rsidR="002464E9" w:rsidRPr="00973E43">
        <w:rPr>
          <w:i/>
        </w:rPr>
        <w:t>Uppmaningar</w:t>
      </w:r>
      <w:r w:rsidR="002464E9">
        <w:t xml:space="preserve"> </w:t>
      </w:r>
      <w:r w:rsidR="00551BEB">
        <w:t>som specifika element</w:t>
      </w:r>
      <w:r w:rsidR="00AC7484">
        <w:t xml:space="preserve"> där en förbättring av </w:t>
      </w:r>
      <w:r w:rsidR="00457C43">
        <w:t>kvalité</w:t>
      </w:r>
      <w:r w:rsidR="00AC7484">
        <w:t xml:space="preserve"> skulle, enligt DIM, bidrag till Grades kurser.</w:t>
      </w:r>
    </w:p>
    <w:p w14:paraId="4D757CA3" w14:textId="77777777" w:rsidR="00551BEB" w:rsidRDefault="00551BEB" w:rsidP="000C1D43">
      <w:pPr>
        <w:pStyle w:val="Brdtext"/>
        <w:spacing w:line="600" w:lineRule="auto"/>
      </w:pPr>
    </w:p>
    <w:p w14:paraId="23819B53" w14:textId="212BC5FF" w:rsidR="00AC7484" w:rsidRDefault="008227FA" w:rsidP="000C1D43">
      <w:pPr>
        <w:pStyle w:val="Brdtext"/>
        <w:spacing w:line="600" w:lineRule="auto"/>
      </w:pPr>
      <w:r>
        <w:t>Intervjuresultatet visade att det Associativa perspektivet passade bäst in på Grades</w:t>
      </w:r>
      <w:r w:rsidR="006764D6">
        <w:t xml:space="preserve"> pedagogik, men att Konstruktiv</w:t>
      </w:r>
      <w:r w:rsidR="0008729B">
        <w:t xml:space="preserve"> läromiljö hade </w:t>
      </w:r>
      <w:r w:rsidR="00D02665">
        <w:t>en medelpoäng som låg nära inpå</w:t>
      </w:r>
      <w:r w:rsidR="00B434F4">
        <w:t xml:space="preserve"> det resultatet från det Associativa perspektivet</w:t>
      </w:r>
      <w:r w:rsidR="0008729B">
        <w:t xml:space="preserve">. </w:t>
      </w:r>
      <w:r w:rsidR="00B434F4">
        <w:t>Det skulle i och med det</w:t>
      </w:r>
      <w:r w:rsidR="0008729B">
        <w:t xml:space="preserve"> vara intressant att </w:t>
      </w:r>
      <w:r w:rsidR="00D02665">
        <w:t xml:space="preserve">i framtiden plocka ut </w:t>
      </w:r>
      <w:r w:rsidR="00AC7484">
        <w:t>ytligare</w:t>
      </w:r>
      <w:r w:rsidR="00B434F4">
        <w:t xml:space="preserve"> modeller från de </w:t>
      </w:r>
      <w:r w:rsidR="00D02665">
        <w:t>två perspektiven och jämföra</w:t>
      </w:r>
      <w:r w:rsidR="00B434F4">
        <w:t xml:space="preserve"> hur modellerna</w:t>
      </w:r>
      <w:r w:rsidR="00D02665">
        <w:t xml:space="preserve"> passar in </w:t>
      </w:r>
      <w:r w:rsidR="00B434F4">
        <w:t>på</w:t>
      </w:r>
      <w:r w:rsidR="00D02665">
        <w:t xml:space="preserve"> Grades kurser. </w:t>
      </w:r>
      <w:r w:rsidR="00AC7484">
        <w:t xml:space="preserve">Detta skulle kunna bidrag till ett mer konkret svar angående vilken av de två perspektiv passar bäst i Grades pedagogik. </w:t>
      </w:r>
      <w:r w:rsidR="003C4177">
        <w:t xml:space="preserve">I denna studie finns det vissa faktorer som kan </w:t>
      </w:r>
      <w:r w:rsidR="00D970EE">
        <w:t xml:space="preserve">ha </w:t>
      </w:r>
      <w:r w:rsidR="003C4177">
        <w:t>påverka</w:t>
      </w:r>
      <w:r w:rsidR="00D970EE">
        <w:t>t</w:t>
      </w:r>
      <w:r w:rsidR="003C4177">
        <w:t xml:space="preserve"> </w:t>
      </w:r>
      <w:r w:rsidR="001D3A85" w:rsidRPr="001D3A85">
        <w:t>intervju</w:t>
      </w:r>
      <w:r w:rsidR="003C4177" w:rsidRPr="001D3A85">
        <w:t>resultatet</w:t>
      </w:r>
      <w:r w:rsidR="00D970EE">
        <w:t xml:space="preserve"> och </w:t>
      </w:r>
      <w:r w:rsidR="002E538A">
        <w:t xml:space="preserve">som vi inte vet hur </w:t>
      </w:r>
      <w:r w:rsidR="001D3A85">
        <w:t>de faktorerna</w:t>
      </w:r>
      <w:r w:rsidR="002E538A">
        <w:t xml:space="preserve"> har influerats</w:t>
      </w:r>
      <w:r w:rsidR="001D3A85">
        <w:t xml:space="preserve"> resultatet</w:t>
      </w:r>
      <w:r w:rsidR="002E538A">
        <w:t xml:space="preserve">. Det kan vara </w:t>
      </w:r>
      <w:r w:rsidR="0043087E">
        <w:t>att inter</w:t>
      </w:r>
      <w:r w:rsidR="00D970EE">
        <w:t>vjun endast bestod av en person och</w:t>
      </w:r>
      <w:r w:rsidR="0043087E">
        <w:t xml:space="preserve"> </w:t>
      </w:r>
      <w:r w:rsidR="00482617">
        <w:t xml:space="preserve">att </w:t>
      </w:r>
      <w:r w:rsidR="00B818BA">
        <w:t xml:space="preserve">följden </w:t>
      </w:r>
      <w:r w:rsidR="00482617">
        <w:t xml:space="preserve">kan </w:t>
      </w:r>
      <w:r w:rsidR="00B818BA">
        <w:t xml:space="preserve">blir att majoriteten av </w:t>
      </w:r>
      <w:r w:rsidR="00482617">
        <w:t xml:space="preserve">antalet intervjusvar skulle vara mer </w:t>
      </w:r>
      <w:r w:rsidR="00846D95">
        <w:t>trovärdig</w:t>
      </w:r>
      <w:r w:rsidR="00482617">
        <w:t xml:space="preserve"> om chansen fanns att intervjua flera personer</w:t>
      </w:r>
      <w:r w:rsidR="00B818BA">
        <w:t>.</w:t>
      </w:r>
      <w:r w:rsidR="00482617">
        <w:t xml:space="preserve"> </w:t>
      </w:r>
      <w:r w:rsidR="00AC7484">
        <w:t xml:space="preserve">De specifika frågor som valdes att ställa vid intervju tillfället är en annan faktor som skulle kunna har påverkat resultatet. Framtida studier skulle gynnas av en ökade antal </w:t>
      </w:r>
      <w:r w:rsidR="00AC7484">
        <w:lastRenderedPageBreak/>
        <w:t>frågor som korresponderar till de undersökta modeller samt ett flertal personer som utvecklar frågarna tillsammans.</w:t>
      </w:r>
    </w:p>
    <w:p w14:paraId="0D3BB99D" w14:textId="77777777" w:rsidR="00482F2B" w:rsidRPr="00D970EE" w:rsidRDefault="00482F2B" w:rsidP="000C1D43">
      <w:pPr>
        <w:pStyle w:val="Brdtext"/>
        <w:spacing w:line="600" w:lineRule="auto"/>
      </w:pPr>
    </w:p>
    <w:p w14:paraId="40E50DF1" w14:textId="77951997" w:rsidR="00590E58" w:rsidRDefault="00710303">
      <w:pPr>
        <w:pStyle w:val="Brdtext"/>
        <w:spacing w:line="600" w:lineRule="auto"/>
      </w:pPr>
      <w:r>
        <w:t>Resultatet</w:t>
      </w:r>
      <w:r w:rsidR="00864EC1">
        <w:t xml:space="preserve"> från </w:t>
      </w:r>
      <w:r w:rsidR="0075412A">
        <w:t>i</w:t>
      </w:r>
      <w:r w:rsidR="000A2398">
        <w:t xml:space="preserve">ntervjun </w:t>
      </w:r>
      <w:r w:rsidR="00B37533">
        <w:t>gav oss möjligheten att</w:t>
      </w:r>
      <w:r w:rsidR="00CA2D4A">
        <w:t xml:space="preserve"> utvärdera DIM och det </w:t>
      </w:r>
      <w:r w:rsidR="000A2398">
        <w:t xml:space="preserve">visade </w:t>
      </w:r>
      <w:r w:rsidR="00513716">
        <w:t>att</w:t>
      </w:r>
      <w:r w:rsidR="002E22B2">
        <w:t xml:space="preserve"> </w:t>
      </w:r>
      <w:r w:rsidR="00B73674">
        <w:t xml:space="preserve">faserna </w:t>
      </w:r>
      <w:r w:rsidR="00973E43">
        <w:rPr>
          <w:i/>
        </w:rPr>
        <w:t xml:space="preserve">Bedömning och Utvärderings </w:t>
      </w:r>
      <w:r w:rsidR="00973E43">
        <w:t xml:space="preserve">fasen och </w:t>
      </w:r>
      <w:r w:rsidR="002E22B2">
        <w:rPr>
          <w:i/>
        </w:rPr>
        <w:t>Övervakning och Återkopplings</w:t>
      </w:r>
      <w:r w:rsidR="002E22B2">
        <w:t xml:space="preserve"> </w:t>
      </w:r>
      <w:r w:rsidR="005C19E9">
        <w:t xml:space="preserve">fasen </w:t>
      </w:r>
      <w:r w:rsidR="00985604">
        <w:t xml:space="preserve">i </w:t>
      </w:r>
      <w:r w:rsidR="00CA2D4A">
        <w:t xml:space="preserve">modellen </w:t>
      </w:r>
      <w:r w:rsidR="000A2398">
        <w:t xml:space="preserve">fick låga </w:t>
      </w:r>
      <w:r w:rsidR="00864EC1">
        <w:t xml:space="preserve">poäng. </w:t>
      </w:r>
      <w:r w:rsidR="006D6AE3">
        <w:t>Ytterligare</w:t>
      </w:r>
      <w:r w:rsidR="00457C43">
        <w:t xml:space="preserve"> analys visade att</w:t>
      </w:r>
      <w:r w:rsidR="00973E43">
        <w:t xml:space="preserve"> elementet </w:t>
      </w:r>
      <w:r w:rsidR="00973E43">
        <w:rPr>
          <w:i/>
        </w:rPr>
        <w:t>Validering</w:t>
      </w:r>
      <w:r w:rsidR="00973E43">
        <w:t xml:space="preserve"> och elementet </w:t>
      </w:r>
      <w:r w:rsidR="00973E43">
        <w:rPr>
          <w:i/>
        </w:rPr>
        <w:t xml:space="preserve">Ledtrådar och </w:t>
      </w:r>
      <w:r w:rsidR="00973E43" w:rsidRPr="00973E43">
        <w:rPr>
          <w:i/>
        </w:rPr>
        <w:t>Uppmaningar</w:t>
      </w:r>
      <w:r w:rsidR="00457C43">
        <w:t xml:space="preserve"> gav up</w:t>
      </w:r>
      <w:r w:rsidR="006D6AE3">
        <w:t>p</w:t>
      </w:r>
      <w:r w:rsidR="00457C43">
        <w:t>hov till de låg poäng i</w:t>
      </w:r>
      <w:r w:rsidR="00457C43" w:rsidRPr="00457C43">
        <w:rPr>
          <w:i/>
        </w:rPr>
        <w:t xml:space="preserve"> </w:t>
      </w:r>
      <w:r w:rsidR="00973E43">
        <w:rPr>
          <w:i/>
        </w:rPr>
        <w:t>Bedömning och Utvärderings</w:t>
      </w:r>
      <w:r w:rsidR="00973E43">
        <w:t xml:space="preserve"> fasen</w:t>
      </w:r>
      <w:r w:rsidR="00973E43">
        <w:rPr>
          <w:i/>
        </w:rPr>
        <w:t xml:space="preserve"> </w:t>
      </w:r>
      <w:r w:rsidR="00973E43">
        <w:t xml:space="preserve">och </w:t>
      </w:r>
      <w:r w:rsidR="00457C43">
        <w:rPr>
          <w:i/>
        </w:rPr>
        <w:t>Övervakning och Återkopplings</w:t>
      </w:r>
      <w:r w:rsidR="00973E43">
        <w:t xml:space="preserve"> fasen</w:t>
      </w:r>
      <w:r w:rsidR="00457C43">
        <w:t xml:space="preserve">. </w:t>
      </w:r>
      <w:r w:rsidR="00864EC1">
        <w:t xml:space="preserve">Det </w:t>
      </w:r>
      <w:r w:rsidR="00513716">
        <w:t xml:space="preserve">här kan bero på att </w:t>
      </w:r>
      <w:r w:rsidR="00C46D9D">
        <w:t xml:space="preserve">Grade inte prioriterar dessa faser eller att </w:t>
      </w:r>
      <w:r w:rsidR="00513716">
        <w:t>Grade prio</w:t>
      </w:r>
      <w:r w:rsidR="00BD5132">
        <w:t>riterar dessa faser</w:t>
      </w:r>
      <w:r w:rsidR="00513716">
        <w:t xml:space="preserve"> men att de inte lyckas med implementering</w:t>
      </w:r>
      <w:r w:rsidR="00891246">
        <w:t xml:space="preserve">. </w:t>
      </w:r>
      <w:r w:rsidR="00B566A4">
        <w:t>Enligt intervjuresultatet visar det att Gr</w:t>
      </w:r>
      <w:r w:rsidR="00C46D9D">
        <w:t>ade prioriterar dessa faser men att</w:t>
      </w:r>
      <w:r w:rsidR="00AC7484">
        <w:t xml:space="preserve"> implantationen inte lyckas. </w:t>
      </w:r>
      <w:r w:rsidR="00457C43">
        <w:t>Specifikt, tillägg av</w:t>
      </w:r>
      <w:r w:rsidR="002464E9">
        <w:t xml:space="preserve"> kurstester</w:t>
      </w:r>
      <w:r w:rsidR="00457C43">
        <w:t>,</w:t>
      </w:r>
      <w:r w:rsidR="002464E9">
        <w:t xml:space="preserve"> synliga hjälpmedel</w:t>
      </w:r>
      <w:r w:rsidR="00457C43">
        <w:t>, och</w:t>
      </w:r>
      <w:r w:rsidR="002464E9">
        <w:t xml:space="preserve"> information av lättlästa sammanfattningar</w:t>
      </w:r>
      <w:r w:rsidR="00457C43">
        <w:t xml:space="preserve"> skulle resultera i en förbättrad pedagogik i Grades kursar enligt DIM.</w:t>
      </w:r>
      <w:r w:rsidR="00BA3DCC">
        <w:t xml:space="preserve"> </w:t>
      </w:r>
      <w:r w:rsidR="001D42D7">
        <w:t>I</w:t>
      </w:r>
      <w:r w:rsidR="00BA3DCC">
        <w:t xml:space="preserve"> utvärderingen av kurserna enligt DIM </w:t>
      </w:r>
      <w:r w:rsidR="001D42D7">
        <w:t>finns det påtagliga faktorer som</w:t>
      </w:r>
      <w:r w:rsidR="00BA3DCC">
        <w:t xml:space="preserve"> kan ha påverkat utvärderingsresultatet </w:t>
      </w:r>
      <w:r w:rsidR="001D42D7">
        <w:t xml:space="preserve">och kan ha haft inflytande på hur resultatet av utvärderingen övergick till att vara i slutändan. </w:t>
      </w:r>
      <w:r w:rsidR="006A08E7">
        <w:t xml:space="preserve">Utvärdering genomfördes av endast en person och det orsakar att </w:t>
      </w:r>
      <w:r w:rsidR="001830ED">
        <w:t>resultatet</w:t>
      </w:r>
      <w:r w:rsidR="006A08E7">
        <w:t xml:space="preserve"> kan påver</w:t>
      </w:r>
      <w:r w:rsidR="00110DB4">
        <w:t>kas</w:t>
      </w:r>
      <w:r w:rsidR="006A08E7">
        <w:t xml:space="preserve">. </w:t>
      </w:r>
      <w:r w:rsidR="00110DB4">
        <w:t xml:space="preserve">Det skulle vara påtagligt att använda fler </w:t>
      </w:r>
      <w:r w:rsidR="006A08E7">
        <w:t xml:space="preserve">kursgranskare </w:t>
      </w:r>
      <w:r w:rsidR="00110DB4">
        <w:t>för att få möjligheten att få ett mer övertygande resultat.</w:t>
      </w:r>
      <w:r w:rsidR="006D458A">
        <w:t xml:space="preserve"> I d</w:t>
      </w:r>
      <w:r w:rsidR="00756CE8">
        <w:t>etta fall skulle kursstudenter</w:t>
      </w:r>
      <w:r w:rsidR="006D458A">
        <w:t xml:space="preserve"> vara ett alternativ för att få ett utökat resultat</w:t>
      </w:r>
      <w:r w:rsidR="00790CF0">
        <w:t xml:space="preserve"> och ge Grade </w:t>
      </w:r>
      <w:r w:rsidR="002E64C7">
        <w:t>tillskott</w:t>
      </w:r>
      <w:r w:rsidR="00790CF0">
        <w:t xml:space="preserve"> till hur kurserna kan</w:t>
      </w:r>
      <w:r w:rsidR="00756CE8">
        <w:t xml:space="preserve"> förbättras, som</w:t>
      </w:r>
      <w:r w:rsidR="002E64C7">
        <w:t xml:space="preserve"> till exempel med kursdesignen och vilka positiva och negativa uppfattningar </w:t>
      </w:r>
      <w:r w:rsidR="00756CE8">
        <w:t xml:space="preserve">hur </w:t>
      </w:r>
      <w:r w:rsidR="00B1197D">
        <w:t>pedagogiken framstår i kurerna</w:t>
      </w:r>
      <w:r w:rsidR="006D458A">
        <w:t>.</w:t>
      </w:r>
      <w:commentRangeStart w:id="23"/>
      <w:r w:rsidR="00110DB4">
        <w:t xml:space="preserve"> </w:t>
      </w:r>
      <w:commentRangeEnd w:id="23"/>
      <w:r w:rsidR="00075949">
        <w:rPr>
          <w:rStyle w:val="Kommentarsreferens"/>
          <w:rFonts w:eastAsiaTheme="minorHAnsi" w:cstheme="minorBidi"/>
          <w:lang w:eastAsia="en-US"/>
        </w:rPr>
        <w:commentReference w:id="23"/>
      </w:r>
      <w:r w:rsidR="00C67B0B">
        <w:t xml:space="preserve"> </w:t>
      </w:r>
      <w:commentRangeStart w:id="24"/>
      <w:r w:rsidR="0010000F">
        <w:t xml:space="preserve"> </w:t>
      </w:r>
      <w:commentRangeEnd w:id="24"/>
      <w:r w:rsidR="0010000F">
        <w:rPr>
          <w:rStyle w:val="Kommentarsreferens"/>
          <w:rFonts w:eastAsiaTheme="minorHAnsi" w:cstheme="minorBidi"/>
          <w:lang w:eastAsia="en-US"/>
        </w:rPr>
        <w:commentReference w:id="24"/>
      </w:r>
      <w:r w:rsidR="00C67B0B">
        <w:t>Antalet frågekonstruktioner i utvärderingen och utformningen av frågekonstruktionerna kan vara faktorer som</w:t>
      </w:r>
      <w:r w:rsidR="002E64C7">
        <w:t xml:space="preserve"> påverkat resultatet.</w:t>
      </w:r>
      <w:r w:rsidR="00C67B0B">
        <w:t xml:space="preserve"> Framförallt kan det </w:t>
      </w:r>
      <w:r w:rsidR="002E64C7">
        <w:t>ge ett noggrannare resultat om</w:t>
      </w:r>
      <w:commentRangeStart w:id="25"/>
      <w:r w:rsidR="00C67B0B">
        <w:t xml:space="preserve"> </w:t>
      </w:r>
      <w:commentRangeEnd w:id="25"/>
      <w:r w:rsidR="00F9699B">
        <w:rPr>
          <w:rStyle w:val="Kommentarsreferens"/>
          <w:rFonts w:eastAsiaTheme="minorHAnsi" w:cstheme="minorBidi"/>
          <w:lang w:eastAsia="en-US"/>
        </w:rPr>
        <w:commentReference w:id="25"/>
      </w:r>
      <w:r w:rsidR="00C67B0B">
        <w:t xml:space="preserve">flera granskare hanterar frågekonstruktionerna innan användning. </w:t>
      </w:r>
    </w:p>
    <w:p w14:paraId="211E84E5" w14:textId="77777777" w:rsidR="00C67B0B" w:rsidRDefault="00C67B0B">
      <w:pPr>
        <w:pStyle w:val="Brdtext"/>
        <w:spacing w:line="600" w:lineRule="auto"/>
      </w:pPr>
    </w:p>
    <w:p w14:paraId="04042C3D" w14:textId="05E6118C" w:rsidR="003475EE" w:rsidRDefault="00667FC8">
      <w:pPr>
        <w:pStyle w:val="Brdtext"/>
        <w:spacing w:line="600" w:lineRule="auto"/>
      </w:pPr>
      <w:r>
        <w:lastRenderedPageBreak/>
        <w:t>Det är inte nödvändigtvis att en ELF kan fungera optimalt med att bara utnyttja en pedagogisk modell. H</w:t>
      </w:r>
      <w:r w:rsidRPr="00667FC8">
        <w:t xml:space="preserve">eterogenitet </w:t>
      </w:r>
      <w:r>
        <w:t xml:space="preserve">hos EIF och de krav som EIF har kan göra att flera modeller behöver adopteras beroende på situationen. </w:t>
      </w:r>
      <w:r w:rsidR="003475EE">
        <w:t xml:space="preserve">För att </w:t>
      </w:r>
      <w:r w:rsidR="00ED77BB">
        <w:t xml:space="preserve">analysera om detta är fallet </w:t>
      </w:r>
      <w:r>
        <w:t xml:space="preserve">hos Grade </w:t>
      </w:r>
      <w:r w:rsidR="003475EE">
        <w:t xml:space="preserve">undersökte </w:t>
      </w:r>
      <w:r w:rsidR="00ED77BB">
        <w:t xml:space="preserve">vi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ED77BB">
        <w:t xml:space="preserve">DIM som modell. </w:t>
      </w:r>
      <w:r>
        <w:t>R</w:t>
      </w:r>
      <w:r w:rsidR="003475EE">
        <w:t>esultatet</w:t>
      </w:r>
      <w:r w:rsidR="002B1E41">
        <w:t xml:space="preserve"> visade</w:t>
      </w:r>
      <w:r w:rsidR="00590E58">
        <w:t xml:space="preserve"> </w:t>
      </w:r>
      <w:r>
        <w:t xml:space="preserve">en minimal skillnad mellan kurserna och tyder på </w:t>
      </w:r>
      <w:r w:rsidR="00590E58">
        <w:t>att det inte är nödvändigt att anpassa en pedagogisk</w:t>
      </w:r>
      <w:r w:rsidR="002B1E41">
        <w:t xml:space="preserve"> strategi/modell för varje kurs.</w:t>
      </w:r>
      <w:r w:rsidR="00ED77BB">
        <w:t xml:space="preserve"> Om fler kurser </w:t>
      </w:r>
      <w:r w:rsidR="008A57EE">
        <w:t xml:space="preserve">utvärderades </w:t>
      </w:r>
      <w:r w:rsidR="00ED77BB">
        <w:t xml:space="preserve">skulle </w:t>
      </w:r>
      <w:r w:rsidR="000152C2">
        <w:t xml:space="preserve">vi </w:t>
      </w:r>
      <w:r w:rsidR="008A57EE">
        <w:t xml:space="preserve">möjligen </w:t>
      </w:r>
      <w:r w:rsidR="000152C2">
        <w:t xml:space="preserve">eventuellt se att visa kurser skulle </w:t>
      </w:r>
      <w:r w:rsidR="006652B4">
        <w:t>ha speciella krav</w:t>
      </w:r>
      <w:r>
        <w:t>. Fast r</w:t>
      </w:r>
      <w:r w:rsidR="000152C2">
        <w:t>esultat</w:t>
      </w:r>
      <w:r w:rsidR="008A57EE">
        <w:t>et</w:t>
      </w:r>
      <w:r w:rsidR="000152C2">
        <w:t xml:space="preserve"> indikerar att de pedagogiska behoven inte skiljer sig </w:t>
      </w:r>
      <w:r w:rsidR="00674577">
        <w:t>långt emellan Grades kur</w:t>
      </w:r>
      <w:r>
        <w:t>ser,</w:t>
      </w:r>
      <w:r w:rsidR="000152C2">
        <w:t xml:space="preserve"> Grade behöver ständigt vara uppmärksamma om deras nya kunder har </w:t>
      </w:r>
      <w:r w:rsidR="00674577">
        <w:t>specifika</w:t>
      </w:r>
      <w:r w:rsidR="000152C2">
        <w:t xml:space="preserve"> behov och en implementerad modell skulle</w:t>
      </w:r>
      <w:r w:rsidR="006652B4">
        <w:t xml:space="preserve"> inte vara lämplig att använda.</w:t>
      </w:r>
    </w:p>
    <w:p w14:paraId="7EE4CB86" w14:textId="4EA7CA67" w:rsidR="00D877C8" w:rsidRDefault="00D877C8" w:rsidP="00D877C8">
      <w:pPr>
        <w:pStyle w:val="Brdtext"/>
        <w:spacing w:line="600" w:lineRule="auto"/>
        <w:rPr>
          <w:b/>
        </w:rPr>
      </w:pPr>
    </w:p>
    <w:p w14:paraId="62ED189A" w14:textId="1F840F67" w:rsidR="00424655" w:rsidRDefault="0023519E" w:rsidP="00035BFB">
      <w:pPr>
        <w:pStyle w:val="Brdtext"/>
        <w:spacing w:line="600" w:lineRule="auto"/>
      </w:pPr>
      <w:r>
        <w:t>Sammanfattningsvis</w:t>
      </w:r>
      <w:r w:rsidR="00D07F7B">
        <w:t xml:space="preserve"> </w:t>
      </w:r>
      <w:r>
        <w:t>kan resultatet från studien g</w:t>
      </w:r>
      <w:r w:rsidR="001352A9">
        <w:t>e en tydlig riktlinje för</w:t>
      </w:r>
      <w:r>
        <w:t xml:space="preserve"> </w:t>
      </w:r>
      <w:r w:rsidR="003757F9">
        <w:t xml:space="preserve">modeller som Grade skulle kunna preliminärt implementera i övergången till en modellbaserat strategi. </w:t>
      </w:r>
      <w:r w:rsidR="00DE1A92">
        <w:t>Samtidigt identifiera vi för- och nackdelar med Grades nuvarande pedagogik, enligt DIM, och ger specifika förslag på förbättringar. Slutligen kartlägger detta a</w:t>
      </w:r>
      <w:r w:rsidR="003757F9">
        <w:t xml:space="preserve">rbetet en forskningsstrategi för hur </w:t>
      </w:r>
      <w:r w:rsidR="00DE1A92">
        <w:t xml:space="preserve">pedagogiska </w:t>
      </w:r>
      <w:r w:rsidR="003757F9">
        <w:t xml:space="preserve">modeller </w:t>
      </w:r>
      <w:r w:rsidR="00DE1A92">
        <w:t>kan</w:t>
      </w:r>
      <w:r w:rsidR="003757F9">
        <w:t xml:space="preserve"> evalueras hos </w:t>
      </w:r>
      <w:r w:rsidR="00DE1A92">
        <w:t>ELF</w:t>
      </w:r>
      <w:r>
        <w:t xml:space="preserve">. </w:t>
      </w:r>
    </w:p>
    <w:p w14:paraId="3234F7BA" w14:textId="77777777" w:rsidR="00035BFB" w:rsidRDefault="00035BFB" w:rsidP="00035BFB">
      <w:pPr>
        <w:pStyle w:val="Brdtext"/>
        <w:spacing w:line="600" w:lineRule="auto"/>
      </w:pPr>
    </w:p>
    <w:p w14:paraId="7D4CE729" w14:textId="77777777" w:rsidR="00035BFB" w:rsidRDefault="00035BFB" w:rsidP="00035BFB">
      <w:pPr>
        <w:pStyle w:val="Brdtext"/>
        <w:spacing w:line="600" w:lineRule="auto"/>
      </w:pPr>
    </w:p>
    <w:p w14:paraId="518C9DD7" w14:textId="77777777" w:rsidR="00035BFB" w:rsidRDefault="00035BFB" w:rsidP="00035BFB">
      <w:pPr>
        <w:pStyle w:val="Brdtext"/>
        <w:spacing w:line="600" w:lineRule="auto"/>
      </w:pPr>
    </w:p>
    <w:p w14:paraId="731E0824" w14:textId="77777777" w:rsidR="00035BFB" w:rsidRPr="00035BFB" w:rsidRDefault="00035BFB" w:rsidP="00035BFB">
      <w:pPr>
        <w:pStyle w:val="Brdtext"/>
        <w:spacing w:line="600" w:lineRule="auto"/>
      </w:pPr>
    </w:p>
    <w:p w14:paraId="1EFE6459" w14:textId="77777777" w:rsidR="00E97FC1" w:rsidRPr="004E58AD" w:rsidRDefault="00E97FC1" w:rsidP="00424655">
      <w:pPr>
        <w:pStyle w:val="Heading11"/>
      </w:pPr>
      <w:bookmarkStart w:id="26" w:name="_Toc401327942"/>
      <w:r w:rsidRPr="004E58AD">
        <w:lastRenderedPageBreak/>
        <w:t>Tack</w:t>
      </w:r>
      <w:bookmarkEnd w:id="26"/>
    </w:p>
    <w:p w14:paraId="344B4495" w14:textId="5F679673" w:rsidR="0023519E" w:rsidRDefault="00E97FC1" w:rsidP="00BE4185">
      <w:pPr>
        <w:pStyle w:val="Brdtext"/>
        <w:spacing w:line="600" w:lineRule="auto"/>
        <w:rPr>
          <w:lang w:eastAsia="en-US"/>
        </w:rPr>
      </w:pPr>
      <w:r>
        <w:rPr>
          <w:lang w:eastAsia="en-US"/>
        </w:rPr>
        <w:t>Jag tackar Jason Serviss för att ha bidragit till exa</w:t>
      </w:r>
      <w:r w:rsidR="0010000F">
        <w:rPr>
          <w:lang w:eastAsia="en-US"/>
        </w:rPr>
        <w:t xml:space="preserve">mensarbetet med din kunskap, </w:t>
      </w:r>
      <w:r>
        <w:rPr>
          <w:lang w:eastAsia="en-US"/>
        </w:rPr>
        <w:t>tid</w:t>
      </w:r>
      <w:r w:rsidR="0010000F">
        <w:rPr>
          <w:lang w:eastAsia="en-US"/>
        </w:rPr>
        <w:t>, och tålamod</w:t>
      </w:r>
      <w:r>
        <w:rPr>
          <w:lang w:eastAsia="en-US"/>
        </w:rPr>
        <w:t>.</w:t>
      </w:r>
      <w:r w:rsidR="0010000F">
        <w:rPr>
          <w:lang w:eastAsia="en-US"/>
        </w:rPr>
        <w:t xml:space="preserve"> Jag tackar min bror Simon Imner för stöd och uppmuntran till examenarbetet. </w:t>
      </w:r>
    </w:p>
    <w:p w14:paraId="3FBCD31E" w14:textId="77777777" w:rsidR="00865EB8" w:rsidRDefault="00865EB8" w:rsidP="00BE4185">
      <w:pPr>
        <w:pStyle w:val="Brdtext"/>
        <w:spacing w:line="600" w:lineRule="auto"/>
        <w:rPr>
          <w:lang w:eastAsia="en-US"/>
        </w:rPr>
      </w:pPr>
    </w:p>
    <w:p w14:paraId="18606C00" w14:textId="77777777" w:rsidR="00424655" w:rsidRDefault="00424655" w:rsidP="00BE4185">
      <w:pPr>
        <w:pStyle w:val="Brdtext"/>
        <w:spacing w:line="600" w:lineRule="auto"/>
        <w:rPr>
          <w:lang w:eastAsia="en-US"/>
        </w:rPr>
      </w:pPr>
    </w:p>
    <w:p w14:paraId="3D0F5056" w14:textId="77777777" w:rsidR="00424655" w:rsidRDefault="00424655" w:rsidP="00BE4185">
      <w:pPr>
        <w:pStyle w:val="Brdtext"/>
        <w:spacing w:line="600" w:lineRule="auto"/>
        <w:rPr>
          <w:lang w:eastAsia="en-US"/>
        </w:rPr>
      </w:pPr>
    </w:p>
    <w:p w14:paraId="715D0A3D" w14:textId="77777777" w:rsidR="00424655" w:rsidRDefault="00424655" w:rsidP="00BE4185">
      <w:pPr>
        <w:pStyle w:val="Brdtext"/>
        <w:spacing w:line="600" w:lineRule="auto"/>
        <w:rPr>
          <w:lang w:eastAsia="en-US"/>
        </w:rPr>
      </w:pPr>
    </w:p>
    <w:p w14:paraId="35209A63" w14:textId="77777777" w:rsidR="00424655" w:rsidRDefault="00424655" w:rsidP="00BE4185">
      <w:pPr>
        <w:pStyle w:val="Brdtext"/>
        <w:spacing w:line="600" w:lineRule="auto"/>
        <w:rPr>
          <w:lang w:eastAsia="en-US"/>
        </w:rPr>
      </w:pPr>
    </w:p>
    <w:p w14:paraId="7527C796" w14:textId="77777777" w:rsidR="00424655" w:rsidRDefault="00424655" w:rsidP="00BE4185">
      <w:pPr>
        <w:pStyle w:val="Brdtext"/>
        <w:spacing w:line="600" w:lineRule="auto"/>
        <w:rPr>
          <w:lang w:eastAsia="en-US"/>
        </w:rPr>
      </w:pPr>
    </w:p>
    <w:p w14:paraId="687059F3" w14:textId="77777777" w:rsidR="00424655" w:rsidRDefault="00424655" w:rsidP="00BE4185">
      <w:pPr>
        <w:pStyle w:val="Brdtext"/>
        <w:spacing w:line="600" w:lineRule="auto"/>
        <w:rPr>
          <w:lang w:eastAsia="en-US"/>
        </w:rPr>
      </w:pPr>
    </w:p>
    <w:p w14:paraId="2CA92514" w14:textId="77777777" w:rsidR="00424655" w:rsidRDefault="00424655" w:rsidP="00BE4185">
      <w:pPr>
        <w:pStyle w:val="Brdtext"/>
        <w:spacing w:line="600" w:lineRule="auto"/>
        <w:rPr>
          <w:lang w:eastAsia="en-US"/>
        </w:rPr>
      </w:pPr>
    </w:p>
    <w:p w14:paraId="5D89985A" w14:textId="77777777" w:rsidR="00424655" w:rsidRDefault="00424655" w:rsidP="00BE4185">
      <w:pPr>
        <w:pStyle w:val="Brdtext"/>
        <w:spacing w:line="600" w:lineRule="auto"/>
        <w:rPr>
          <w:lang w:eastAsia="en-US"/>
        </w:rPr>
      </w:pPr>
    </w:p>
    <w:p w14:paraId="29E02600" w14:textId="77777777" w:rsidR="00424655" w:rsidRDefault="00424655" w:rsidP="00BE4185">
      <w:pPr>
        <w:pStyle w:val="Brdtext"/>
        <w:spacing w:line="600" w:lineRule="auto"/>
        <w:rPr>
          <w:lang w:eastAsia="en-US"/>
        </w:rPr>
      </w:pPr>
    </w:p>
    <w:p w14:paraId="53B72AE4" w14:textId="77777777" w:rsidR="00424655" w:rsidRDefault="00424655" w:rsidP="00BE4185">
      <w:pPr>
        <w:pStyle w:val="Brdtext"/>
        <w:spacing w:line="600" w:lineRule="auto"/>
        <w:rPr>
          <w:lang w:eastAsia="en-US"/>
        </w:rPr>
      </w:pPr>
    </w:p>
    <w:p w14:paraId="56F592FA" w14:textId="77777777" w:rsidR="00424655" w:rsidRDefault="00424655" w:rsidP="00BE4185">
      <w:pPr>
        <w:pStyle w:val="Brdtext"/>
        <w:spacing w:line="600" w:lineRule="auto"/>
        <w:rPr>
          <w:lang w:eastAsia="en-US"/>
        </w:rPr>
      </w:pPr>
    </w:p>
    <w:p w14:paraId="5EC89F86" w14:textId="77777777" w:rsidR="00424655" w:rsidRDefault="00424655" w:rsidP="00BE4185">
      <w:pPr>
        <w:pStyle w:val="Brdtext"/>
        <w:spacing w:line="600" w:lineRule="auto"/>
        <w:rPr>
          <w:lang w:eastAsia="en-US"/>
        </w:rPr>
      </w:pPr>
    </w:p>
    <w:p w14:paraId="745C75DC" w14:textId="77777777" w:rsidR="00424655" w:rsidRDefault="00424655" w:rsidP="00BE4185">
      <w:pPr>
        <w:pStyle w:val="Brdtext"/>
        <w:spacing w:line="600" w:lineRule="auto"/>
        <w:rPr>
          <w:lang w:eastAsia="en-US"/>
        </w:rPr>
      </w:pPr>
    </w:p>
    <w:p w14:paraId="7A2E72DB" w14:textId="77777777" w:rsidR="00424655" w:rsidRDefault="00424655" w:rsidP="00BE4185">
      <w:pPr>
        <w:pStyle w:val="Brdtext"/>
        <w:spacing w:line="600" w:lineRule="auto"/>
        <w:rPr>
          <w:lang w:eastAsia="en-US"/>
        </w:rPr>
      </w:pPr>
    </w:p>
    <w:p w14:paraId="22452D54" w14:textId="0FE380E1" w:rsidR="00865EB8" w:rsidRPr="004E58AD" w:rsidRDefault="00850895" w:rsidP="00865EB8">
      <w:pPr>
        <w:pStyle w:val="Heading11"/>
      </w:pPr>
      <w:bookmarkStart w:id="27" w:name="_Toc391456186"/>
      <w:bookmarkStart w:id="28" w:name="_Toc401327943"/>
      <w:bookmarkEnd w:id="27"/>
      <w:r w:rsidRPr="004E58AD">
        <w:lastRenderedPageBreak/>
        <w:t>Referenser</w:t>
      </w:r>
      <w:bookmarkEnd w:id="28"/>
    </w:p>
    <w:p w14:paraId="42BCAD51" w14:textId="77777777" w:rsidR="00C67983" w:rsidRDefault="00B67ECD" w:rsidP="00035BFB">
      <w:pPr>
        <w:widowControl w:val="0"/>
        <w:autoSpaceDE w:val="0"/>
        <w:autoSpaceDN w:val="0"/>
        <w:adjustRightInd w:val="0"/>
        <w:spacing w:line="360" w:lineRule="auto"/>
        <w:rPr>
          <w:rFonts w:cs="Times New Roman"/>
          <w:color w:val="000000"/>
          <w:szCs w:val="24"/>
        </w:rPr>
      </w:pPr>
      <w:r>
        <w:rPr>
          <w:rFonts w:eastAsia="Times New Roman" w:cs="Times New Roman"/>
          <w:color w:val="222222"/>
          <w:shd w:val="clear" w:color="auto" w:fill="FFFFFF"/>
        </w:rPr>
        <w:fldChar w:fldCharType="begin"/>
      </w:r>
      <w:r w:rsidR="00C67983">
        <w:rPr>
          <w:rFonts w:eastAsia="Times New Roman" w:cs="Times New Roman"/>
          <w:color w:val="222222"/>
          <w:shd w:val="clear" w:color="auto" w:fill="FFFFFF"/>
        </w:rPr>
        <w:instrText xml:space="preserve"> ADDIN ZOTERO_BIBL {"uncited":[],"omitted":[],"custom":[]} CSL_BIBLIOGRAPHY </w:instrText>
      </w:r>
      <w:r>
        <w:rPr>
          <w:rFonts w:eastAsia="Times New Roman" w:cs="Times New Roman"/>
          <w:color w:val="222222"/>
          <w:shd w:val="clear" w:color="auto" w:fill="FFFFFF"/>
        </w:rPr>
        <w:fldChar w:fldCharType="separate"/>
      </w:r>
      <w:proofErr w:type="spellStart"/>
      <w:r w:rsidR="00C67983" w:rsidRPr="00C67983">
        <w:rPr>
          <w:rFonts w:cs="Times New Roman"/>
          <w:color w:val="000000"/>
          <w:szCs w:val="24"/>
        </w:rPr>
        <w:t>Brodie</w:t>
      </w:r>
      <w:proofErr w:type="spellEnd"/>
      <w:r w:rsidR="00C67983" w:rsidRPr="00C67983">
        <w:rPr>
          <w:rFonts w:cs="Times New Roman"/>
          <w:color w:val="000000"/>
          <w:szCs w:val="24"/>
        </w:rPr>
        <w:t xml:space="preserve">, K. (2005). </w:t>
      </w:r>
      <w:proofErr w:type="spellStart"/>
      <w:r w:rsidR="00C67983" w:rsidRPr="00C67983">
        <w:rPr>
          <w:rFonts w:cs="Times New Roman"/>
          <w:color w:val="000000"/>
          <w:szCs w:val="24"/>
        </w:rPr>
        <w:t>Using</w:t>
      </w:r>
      <w:proofErr w:type="spellEnd"/>
      <w:r w:rsidR="00C67983" w:rsidRPr="00C67983">
        <w:rPr>
          <w:rFonts w:cs="Times New Roman"/>
          <w:color w:val="000000"/>
          <w:szCs w:val="24"/>
        </w:rPr>
        <w:t xml:space="preserve"> </w:t>
      </w:r>
      <w:proofErr w:type="spellStart"/>
      <w:r w:rsidR="00C67983" w:rsidRPr="00C67983">
        <w:rPr>
          <w:rFonts w:cs="Times New Roman"/>
          <w:color w:val="000000"/>
          <w:szCs w:val="24"/>
        </w:rPr>
        <w:t>Cognitive</w:t>
      </w:r>
      <w:proofErr w:type="spellEnd"/>
      <w:r w:rsidR="00C67983" w:rsidRPr="00C67983">
        <w:rPr>
          <w:rFonts w:cs="Times New Roman"/>
          <w:color w:val="000000"/>
          <w:szCs w:val="24"/>
        </w:rPr>
        <w:t xml:space="preserve"> and </w:t>
      </w:r>
      <w:proofErr w:type="spellStart"/>
      <w:r w:rsidR="00C67983" w:rsidRPr="00C67983">
        <w:rPr>
          <w:rFonts w:cs="Times New Roman"/>
          <w:color w:val="000000"/>
          <w:szCs w:val="24"/>
        </w:rPr>
        <w:t>Situative</w:t>
      </w:r>
      <w:proofErr w:type="spellEnd"/>
      <w:r w:rsidR="00C67983" w:rsidRPr="00C67983">
        <w:rPr>
          <w:rFonts w:cs="Times New Roman"/>
          <w:color w:val="000000"/>
          <w:szCs w:val="24"/>
        </w:rPr>
        <w:t xml:space="preserve"> </w:t>
      </w:r>
      <w:proofErr w:type="spellStart"/>
      <w:r w:rsidR="00C67983" w:rsidRPr="00C67983">
        <w:rPr>
          <w:rFonts w:cs="Times New Roman"/>
          <w:color w:val="000000"/>
          <w:szCs w:val="24"/>
        </w:rPr>
        <w:t>Perspectives</w:t>
      </w:r>
      <w:proofErr w:type="spellEnd"/>
      <w:r w:rsidR="00C67983" w:rsidRPr="00C67983">
        <w:rPr>
          <w:rFonts w:cs="Times New Roman"/>
          <w:color w:val="000000"/>
          <w:szCs w:val="24"/>
        </w:rPr>
        <w:t xml:space="preserve"> </w:t>
      </w:r>
      <w:proofErr w:type="spellStart"/>
      <w:r w:rsidR="00C67983" w:rsidRPr="00C67983">
        <w:rPr>
          <w:rFonts w:cs="Times New Roman"/>
          <w:color w:val="000000"/>
          <w:szCs w:val="24"/>
        </w:rPr>
        <w:t>to</w:t>
      </w:r>
      <w:proofErr w:type="spellEnd"/>
      <w:r w:rsidR="00C67983" w:rsidRPr="00C67983">
        <w:rPr>
          <w:rFonts w:cs="Times New Roman"/>
          <w:color w:val="000000"/>
          <w:szCs w:val="24"/>
        </w:rPr>
        <w:t xml:space="preserve"> </w:t>
      </w:r>
      <w:proofErr w:type="spellStart"/>
      <w:r w:rsidR="00C67983" w:rsidRPr="00C67983">
        <w:rPr>
          <w:rFonts w:cs="Times New Roman"/>
          <w:color w:val="000000"/>
          <w:szCs w:val="24"/>
        </w:rPr>
        <w:t>Understand</w:t>
      </w:r>
      <w:proofErr w:type="spellEnd"/>
      <w:r w:rsidR="00C67983" w:rsidRPr="00C67983">
        <w:rPr>
          <w:rFonts w:cs="Times New Roman"/>
          <w:color w:val="000000"/>
          <w:szCs w:val="24"/>
        </w:rPr>
        <w:t xml:space="preserve"> </w:t>
      </w:r>
      <w:proofErr w:type="spellStart"/>
      <w:r w:rsidR="00C67983" w:rsidRPr="00C67983">
        <w:rPr>
          <w:rFonts w:cs="Times New Roman"/>
          <w:color w:val="000000"/>
          <w:szCs w:val="24"/>
        </w:rPr>
        <w:t>Teacher</w:t>
      </w:r>
      <w:proofErr w:type="spellEnd"/>
      <w:r w:rsidR="00C67983" w:rsidRPr="00C67983">
        <w:rPr>
          <w:rFonts w:cs="Times New Roman"/>
          <w:color w:val="000000"/>
          <w:szCs w:val="24"/>
        </w:rPr>
        <w:t xml:space="preserve"> </w:t>
      </w:r>
      <w:proofErr w:type="spellStart"/>
      <w:r w:rsidR="00C67983" w:rsidRPr="00C67983">
        <w:rPr>
          <w:rFonts w:cs="Times New Roman"/>
          <w:color w:val="000000"/>
          <w:szCs w:val="24"/>
        </w:rPr>
        <w:t>Interactions</w:t>
      </w:r>
      <w:proofErr w:type="spellEnd"/>
      <w:r w:rsidR="00C67983" w:rsidRPr="00C67983">
        <w:rPr>
          <w:rFonts w:cs="Times New Roman"/>
          <w:color w:val="000000"/>
          <w:szCs w:val="24"/>
        </w:rPr>
        <w:t xml:space="preserve"> </w:t>
      </w:r>
      <w:proofErr w:type="spellStart"/>
      <w:r w:rsidR="00C67983" w:rsidRPr="00C67983">
        <w:rPr>
          <w:rFonts w:cs="Times New Roman"/>
          <w:color w:val="000000"/>
          <w:szCs w:val="24"/>
        </w:rPr>
        <w:t>with</w:t>
      </w:r>
      <w:proofErr w:type="spellEnd"/>
      <w:r w:rsidR="00C67983" w:rsidRPr="00C67983">
        <w:rPr>
          <w:rFonts w:cs="Times New Roman"/>
          <w:color w:val="000000"/>
          <w:szCs w:val="24"/>
        </w:rPr>
        <w:t xml:space="preserve"> </w:t>
      </w:r>
      <w:proofErr w:type="spellStart"/>
      <w:r w:rsidR="00C67983" w:rsidRPr="00C67983">
        <w:rPr>
          <w:rFonts w:cs="Times New Roman"/>
          <w:color w:val="000000"/>
          <w:szCs w:val="24"/>
        </w:rPr>
        <w:t>Learner</w:t>
      </w:r>
      <w:proofErr w:type="spellEnd"/>
      <w:r w:rsidR="00C67983" w:rsidRPr="00C67983">
        <w:rPr>
          <w:rFonts w:cs="Times New Roman"/>
          <w:color w:val="000000"/>
          <w:szCs w:val="24"/>
        </w:rPr>
        <w:t xml:space="preserve"> </w:t>
      </w:r>
      <w:proofErr w:type="spellStart"/>
      <w:r w:rsidR="00C67983" w:rsidRPr="00C67983">
        <w:rPr>
          <w:rFonts w:cs="Times New Roman"/>
          <w:color w:val="000000"/>
          <w:szCs w:val="24"/>
        </w:rPr>
        <w:t>Errors</w:t>
      </w:r>
      <w:proofErr w:type="spellEnd"/>
      <w:r w:rsidR="00C67983" w:rsidRPr="00C67983">
        <w:rPr>
          <w:rFonts w:cs="Times New Roman"/>
          <w:color w:val="000000"/>
          <w:szCs w:val="24"/>
        </w:rPr>
        <w:t xml:space="preserve">. </w:t>
      </w:r>
      <w:r w:rsidR="00C67983" w:rsidRPr="00C67983">
        <w:rPr>
          <w:rFonts w:cs="Times New Roman"/>
          <w:i/>
          <w:iCs/>
          <w:color w:val="000000"/>
          <w:szCs w:val="24"/>
        </w:rPr>
        <w:t xml:space="preserve">International Group for the </w:t>
      </w:r>
      <w:proofErr w:type="spellStart"/>
      <w:r w:rsidR="00C67983" w:rsidRPr="00C67983">
        <w:rPr>
          <w:rFonts w:cs="Times New Roman"/>
          <w:i/>
          <w:iCs/>
          <w:color w:val="000000"/>
          <w:szCs w:val="24"/>
        </w:rPr>
        <w:t>Psychology</w:t>
      </w:r>
      <w:proofErr w:type="spellEnd"/>
      <w:r w:rsidR="00C67983" w:rsidRPr="00C67983">
        <w:rPr>
          <w:rFonts w:cs="Times New Roman"/>
          <w:i/>
          <w:iCs/>
          <w:color w:val="000000"/>
          <w:szCs w:val="24"/>
        </w:rPr>
        <w:t xml:space="preserve"> </w:t>
      </w:r>
      <w:proofErr w:type="spellStart"/>
      <w:r w:rsidR="00C67983" w:rsidRPr="00C67983">
        <w:rPr>
          <w:rFonts w:cs="Times New Roman"/>
          <w:i/>
          <w:iCs/>
          <w:color w:val="000000"/>
          <w:szCs w:val="24"/>
        </w:rPr>
        <w:t>of</w:t>
      </w:r>
      <w:proofErr w:type="spellEnd"/>
      <w:r w:rsidR="00C67983" w:rsidRPr="00C67983">
        <w:rPr>
          <w:rFonts w:cs="Times New Roman"/>
          <w:i/>
          <w:iCs/>
          <w:color w:val="000000"/>
          <w:szCs w:val="24"/>
        </w:rPr>
        <w:t xml:space="preserve"> </w:t>
      </w:r>
      <w:proofErr w:type="spellStart"/>
      <w:r w:rsidR="00C67983" w:rsidRPr="00C67983">
        <w:rPr>
          <w:rFonts w:cs="Times New Roman"/>
          <w:i/>
          <w:iCs/>
          <w:color w:val="000000"/>
          <w:szCs w:val="24"/>
        </w:rPr>
        <w:t>Mathematics</w:t>
      </w:r>
      <w:proofErr w:type="spellEnd"/>
      <w:r w:rsidR="00C67983" w:rsidRPr="00C67983">
        <w:rPr>
          <w:rFonts w:cs="Times New Roman"/>
          <w:i/>
          <w:iCs/>
          <w:color w:val="000000"/>
          <w:szCs w:val="24"/>
        </w:rPr>
        <w:t xml:space="preserve"> </w:t>
      </w:r>
      <w:proofErr w:type="spellStart"/>
      <w:r w:rsidR="00C67983" w:rsidRPr="00C67983">
        <w:rPr>
          <w:rFonts w:cs="Times New Roman"/>
          <w:i/>
          <w:iCs/>
          <w:color w:val="000000"/>
          <w:szCs w:val="24"/>
        </w:rPr>
        <w:t>Education</w:t>
      </w:r>
      <w:proofErr w:type="spellEnd"/>
      <w:r w:rsidR="00C67983" w:rsidRPr="00C67983">
        <w:rPr>
          <w:rFonts w:cs="Times New Roman"/>
          <w:i/>
          <w:iCs/>
          <w:color w:val="000000"/>
          <w:szCs w:val="24"/>
        </w:rPr>
        <w:t xml:space="preserve"> 2</w:t>
      </w:r>
      <w:r w:rsidR="00C67983" w:rsidRPr="00C67983">
        <w:rPr>
          <w:rFonts w:cs="Times New Roman"/>
          <w:color w:val="000000"/>
          <w:szCs w:val="24"/>
        </w:rPr>
        <w:t xml:space="preserve">, 177–184. </w:t>
      </w:r>
      <w:proofErr w:type="spellStart"/>
      <w:r w:rsidR="00C67983" w:rsidRPr="00C67983">
        <w:rPr>
          <w:rFonts w:cs="Times New Roman"/>
          <w:color w:val="000000"/>
          <w:szCs w:val="24"/>
        </w:rPr>
        <w:t>Retrieved</w:t>
      </w:r>
      <w:proofErr w:type="spellEnd"/>
      <w:r w:rsidR="00C67983" w:rsidRPr="00C67983">
        <w:rPr>
          <w:rFonts w:cs="Times New Roman"/>
          <w:color w:val="000000"/>
          <w:szCs w:val="24"/>
        </w:rPr>
        <w:t xml:space="preserve"> from http://www.emis.de/proceedings/PME29/PME29RRPapers/PME29Vol2Brodie.pdf</w:t>
      </w:r>
    </w:p>
    <w:p w14:paraId="74B50A6F" w14:textId="77777777" w:rsidR="000944E9" w:rsidRPr="00C67983" w:rsidRDefault="000944E9" w:rsidP="00035BFB">
      <w:pPr>
        <w:widowControl w:val="0"/>
        <w:autoSpaceDE w:val="0"/>
        <w:autoSpaceDN w:val="0"/>
        <w:adjustRightInd w:val="0"/>
        <w:spacing w:line="360" w:lineRule="auto"/>
        <w:rPr>
          <w:rFonts w:cs="Times New Roman"/>
          <w:color w:val="000000"/>
          <w:szCs w:val="24"/>
        </w:rPr>
      </w:pPr>
    </w:p>
    <w:p w14:paraId="5B51D870" w14:textId="77777777" w:rsidR="00C67983" w:rsidRPr="00C67983" w:rsidRDefault="00C67983" w:rsidP="00035BFB">
      <w:pPr>
        <w:widowControl w:val="0"/>
        <w:autoSpaceDE w:val="0"/>
        <w:autoSpaceDN w:val="0"/>
        <w:adjustRightInd w:val="0"/>
        <w:spacing w:line="360" w:lineRule="auto"/>
        <w:rPr>
          <w:rFonts w:cs="Times New Roman"/>
          <w:color w:val="000000"/>
          <w:szCs w:val="24"/>
        </w:rPr>
      </w:pPr>
      <w:r w:rsidRPr="00C67983">
        <w:rPr>
          <w:rFonts w:cs="Times New Roman"/>
          <w:color w:val="000000"/>
          <w:szCs w:val="24"/>
        </w:rPr>
        <w:t xml:space="preserve">Businessreflex. (2016, </w:t>
      </w:r>
      <w:proofErr w:type="gramStart"/>
      <w:r w:rsidRPr="00C67983">
        <w:rPr>
          <w:rFonts w:cs="Times New Roman"/>
          <w:color w:val="000000"/>
          <w:szCs w:val="24"/>
        </w:rPr>
        <w:t>December</w:t>
      </w:r>
      <w:proofErr w:type="gramEnd"/>
      <w:r w:rsidRPr="00C67983">
        <w:rPr>
          <w:rFonts w:cs="Times New Roman"/>
          <w:color w:val="000000"/>
          <w:szCs w:val="24"/>
        </w:rPr>
        <w:t xml:space="preserve"> 2). E-learning – mer lärande på effektivare sätt? </w:t>
      </w:r>
      <w:proofErr w:type="spellStart"/>
      <w:r w:rsidRPr="00C67983">
        <w:rPr>
          <w:rFonts w:cs="Times New Roman"/>
          <w:color w:val="000000"/>
          <w:szCs w:val="24"/>
        </w:rPr>
        <w:t>Retrieved</w:t>
      </w:r>
      <w:proofErr w:type="spellEnd"/>
      <w:r w:rsidRPr="00C67983">
        <w:rPr>
          <w:rFonts w:cs="Times New Roman"/>
          <w:color w:val="000000"/>
          <w:szCs w:val="24"/>
        </w:rPr>
        <w:t xml:space="preserve"> August 31, 2018, from https</w:t>
      </w:r>
      <w:proofErr w:type="gramStart"/>
      <w:r w:rsidRPr="00C67983">
        <w:rPr>
          <w:rFonts w:cs="Times New Roman"/>
          <w:color w:val="000000"/>
          <w:szCs w:val="24"/>
        </w:rPr>
        <w:t>://</w:t>
      </w:r>
      <w:proofErr w:type="gramEnd"/>
      <w:r w:rsidRPr="00C67983">
        <w:rPr>
          <w:rFonts w:cs="Times New Roman"/>
          <w:color w:val="000000"/>
          <w:szCs w:val="24"/>
        </w:rPr>
        <w:t>tekniskkvalitet.se/e-learning-mer-larande-pa-effektivare-satt/</w:t>
      </w:r>
    </w:p>
    <w:p w14:paraId="00BFDF97" w14:textId="77777777" w:rsidR="000944E9" w:rsidRDefault="000944E9" w:rsidP="00035BFB">
      <w:pPr>
        <w:widowControl w:val="0"/>
        <w:autoSpaceDE w:val="0"/>
        <w:autoSpaceDN w:val="0"/>
        <w:adjustRightInd w:val="0"/>
        <w:spacing w:line="360" w:lineRule="auto"/>
        <w:rPr>
          <w:rFonts w:cs="Times New Roman"/>
          <w:color w:val="000000"/>
          <w:szCs w:val="24"/>
        </w:rPr>
      </w:pPr>
    </w:p>
    <w:p w14:paraId="6DE91C9F" w14:textId="77777777" w:rsidR="00C67983" w:rsidRPr="00C67983" w:rsidRDefault="00C67983" w:rsidP="00035BFB">
      <w:pPr>
        <w:widowControl w:val="0"/>
        <w:autoSpaceDE w:val="0"/>
        <w:autoSpaceDN w:val="0"/>
        <w:adjustRightInd w:val="0"/>
        <w:spacing w:line="360" w:lineRule="auto"/>
        <w:rPr>
          <w:rFonts w:cs="Times New Roman"/>
          <w:color w:val="000000"/>
          <w:szCs w:val="24"/>
        </w:rPr>
      </w:pPr>
      <w:r w:rsidRPr="00C67983">
        <w:rPr>
          <w:rFonts w:cs="Times New Roman"/>
          <w:color w:val="000000"/>
          <w:szCs w:val="24"/>
        </w:rPr>
        <w:t xml:space="preserve">Carlberg, N. (2017, </w:t>
      </w:r>
      <w:proofErr w:type="spellStart"/>
      <w:r w:rsidRPr="00C67983">
        <w:rPr>
          <w:rFonts w:cs="Times New Roman"/>
          <w:color w:val="000000"/>
          <w:szCs w:val="24"/>
        </w:rPr>
        <w:t>March</w:t>
      </w:r>
      <w:proofErr w:type="spellEnd"/>
      <w:r w:rsidRPr="00C67983">
        <w:rPr>
          <w:rFonts w:cs="Times New Roman"/>
          <w:color w:val="000000"/>
          <w:szCs w:val="24"/>
        </w:rPr>
        <w:t xml:space="preserve"> 5). Branschanalys e-learning Sverige 2015. </w:t>
      </w:r>
      <w:proofErr w:type="spellStart"/>
      <w:r w:rsidRPr="00C67983">
        <w:rPr>
          <w:rFonts w:cs="Times New Roman"/>
          <w:color w:val="000000"/>
          <w:szCs w:val="24"/>
        </w:rPr>
        <w:t>Retrieved</w:t>
      </w:r>
      <w:proofErr w:type="spellEnd"/>
      <w:r w:rsidRPr="00C67983">
        <w:rPr>
          <w:rFonts w:cs="Times New Roman"/>
          <w:color w:val="000000"/>
          <w:szCs w:val="24"/>
        </w:rPr>
        <w:t xml:space="preserve"> </w:t>
      </w:r>
      <w:proofErr w:type="spellStart"/>
      <w:r w:rsidRPr="00C67983">
        <w:rPr>
          <w:rFonts w:cs="Times New Roman"/>
          <w:color w:val="000000"/>
          <w:szCs w:val="24"/>
        </w:rPr>
        <w:t>October</w:t>
      </w:r>
      <w:proofErr w:type="spellEnd"/>
      <w:r w:rsidRPr="00C67983">
        <w:rPr>
          <w:rFonts w:cs="Times New Roman"/>
          <w:color w:val="000000"/>
          <w:szCs w:val="24"/>
        </w:rPr>
        <w:t xml:space="preserve"> 7, 2018, from http://www.triglyf.se/branschanalys/branschanalys-e-learning-sverige-2015/</w:t>
      </w:r>
    </w:p>
    <w:p w14:paraId="007958A8" w14:textId="77777777" w:rsidR="000944E9" w:rsidRDefault="000944E9" w:rsidP="00035BFB">
      <w:pPr>
        <w:widowControl w:val="0"/>
        <w:autoSpaceDE w:val="0"/>
        <w:autoSpaceDN w:val="0"/>
        <w:adjustRightInd w:val="0"/>
        <w:spacing w:line="360" w:lineRule="auto"/>
        <w:rPr>
          <w:rFonts w:cs="Times New Roman"/>
          <w:color w:val="000000"/>
          <w:szCs w:val="24"/>
        </w:rPr>
      </w:pPr>
    </w:p>
    <w:p w14:paraId="22FBFB19" w14:textId="77777777" w:rsidR="00C67983" w:rsidRPr="00C67983" w:rsidRDefault="00C67983" w:rsidP="00035BFB">
      <w:pPr>
        <w:widowControl w:val="0"/>
        <w:autoSpaceDE w:val="0"/>
        <w:autoSpaceDN w:val="0"/>
        <w:adjustRightInd w:val="0"/>
        <w:spacing w:line="360" w:lineRule="auto"/>
        <w:rPr>
          <w:rFonts w:cs="Times New Roman"/>
          <w:color w:val="000000"/>
          <w:szCs w:val="24"/>
        </w:rPr>
      </w:pPr>
      <w:r w:rsidRPr="00C67983">
        <w:rPr>
          <w:rFonts w:cs="Times New Roman"/>
          <w:color w:val="000000"/>
          <w:szCs w:val="24"/>
        </w:rPr>
        <w:t xml:space="preserve">Clark, R. C., &amp; Mayer, R. E. (2012). </w:t>
      </w:r>
      <w:r w:rsidRPr="00C67983">
        <w:rPr>
          <w:rFonts w:cs="Times New Roman"/>
          <w:i/>
          <w:iCs/>
          <w:color w:val="000000"/>
          <w:szCs w:val="24"/>
        </w:rPr>
        <w:t>Scenario-</w:t>
      </w:r>
      <w:proofErr w:type="spellStart"/>
      <w:r w:rsidRPr="00C67983">
        <w:rPr>
          <w:rFonts w:cs="Times New Roman"/>
          <w:i/>
          <w:iCs/>
          <w:color w:val="000000"/>
          <w:szCs w:val="24"/>
        </w:rPr>
        <w:t>based</w:t>
      </w:r>
      <w:proofErr w:type="spellEnd"/>
      <w:r w:rsidRPr="00C67983">
        <w:rPr>
          <w:rFonts w:cs="Times New Roman"/>
          <w:i/>
          <w:iCs/>
          <w:color w:val="000000"/>
          <w:szCs w:val="24"/>
        </w:rPr>
        <w:t xml:space="preserve"> e-Learning: </w:t>
      </w:r>
      <w:proofErr w:type="spellStart"/>
      <w:r w:rsidRPr="00C67983">
        <w:rPr>
          <w:rFonts w:cs="Times New Roman"/>
          <w:i/>
          <w:iCs/>
          <w:color w:val="000000"/>
          <w:szCs w:val="24"/>
        </w:rPr>
        <w:t>Evidence-Based</w:t>
      </w:r>
      <w:proofErr w:type="spellEnd"/>
      <w:r w:rsidRPr="00C67983">
        <w:rPr>
          <w:rFonts w:cs="Times New Roman"/>
          <w:i/>
          <w:iCs/>
          <w:color w:val="000000"/>
          <w:szCs w:val="24"/>
        </w:rPr>
        <w:t xml:space="preserve"> </w:t>
      </w:r>
      <w:proofErr w:type="spellStart"/>
      <w:r w:rsidRPr="00C67983">
        <w:rPr>
          <w:rFonts w:cs="Times New Roman"/>
          <w:i/>
          <w:iCs/>
          <w:color w:val="000000"/>
          <w:szCs w:val="24"/>
        </w:rPr>
        <w:t>Guidelines</w:t>
      </w:r>
      <w:proofErr w:type="spellEnd"/>
      <w:r w:rsidRPr="00C67983">
        <w:rPr>
          <w:rFonts w:cs="Times New Roman"/>
          <w:i/>
          <w:iCs/>
          <w:color w:val="000000"/>
          <w:szCs w:val="24"/>
        </w:rPr>
        <w:t xml:space="preserve"> for Online </w:t>
      </w:r>
      <w:proofErr w:type="spellStart"/>
      <w:r w:rsidRPr="00C67983">
        <w:rPr>
          <w:rFonts w:cs="Times New Roman"/>
          <w:i/>
          <w:iCs/>
          <w:color w:val="000000"/>
          <w:szCs w:val="24"/>
        </w:rPr>
        <w:t>Workforce</w:t>
      </w:r>
      <w:proofErr w:type="spellEnd"/>
      <w:r w:rsidRPr="00C67983">
        <w:rPr>
          <w:rFonts w:cs="Times New Roman"/>
          <w:i/>
          <w:iCs/>
          <w:color w:val="000000"/>
          <w:szCs w:val="24"/>
        </w:rPr>
        <w:t xml:space="preserve"> Learning</w:t>
      </w:r>
      <w:r w:rsidRPr="00C67983">
        <w:rPr>
          <w:rFonts w:cs="Times New Roman"/>
          <w:color w:val="000000"/>
          <w:szCs w:val="24"/>
        </w:rPr>
        <w:t>. John Wiley &amp; Sons.</w:t>
      </w:r>
    </w:p>
    <w:p w14:paraId="1F33DF87" w14:textId="77777777" w:rsidR="000944E9" w:rsidRDefault="000944E9" w:rsidP="00035BFB">
      <w:pPr>
        <w:widowControl w:val="0"/>
        <w:autoSpaceDE w:val="0"/>
        <w:autoSpaceDN w:val="0"/>
        <w:adjustRightInd w:val="0"/>
        <w:spacing w:line="360" w:lineRule="auto"/>
        <w:rPr>
          <w:rFonts w:cs="Times New Roman"/>
          <w:color w:val="000000"/>
          <w:szCs w:val="24"/>
        </w:rPr>
      </w:pPr>
    </w:p>
    <w:p w14:paraId="37DCA0F6" w14:textId="77777777" w:rsidR="00C67983" w:rsidRPr="00C67983" w:rsidRDefault="00C67983" w:rsidP="00035BFB">
      <w:pPr>
        <w:widowControl w:val="0"/>
        <w:autoSpaceDE w:val="0"/>
        <w:autoSpaceDN w:val="0"/>
        <w:adjustRightInd w:val="0"/>
        <w:spacing w:line="360" w:lineRule="auto"/>
        <w:rPr>
          <w:rFonts w:cs="Times New Roman"/>
          <w:color w:val="000000"/>
          <w:szCs w:val="24"/>
        </w:rPr>
      </w:pPr>
      <w:r w:rsidRPr="00C67983">
        <w:rPr>
          <w:rFonts w:cs="Times New Roman"/>
          <w:color w:val="000000"/>
          <w:szCs w:val="24"/>
        </w:rPr>
        <w:t xml:space="preserve">Conole, G., </w:t>
      </w:r>
      <w:proofErr w:type="spellStart"/>
      <w:r w:rsidRPr="00C67983">
        <w:rPr>
          <w:rFonts w:cs="Times New Roman"/>
          <w:color w:val="000000"/>
          <w:szCs w:val="24"/>
        </w:rPr>
        <w:t>Dyke</w:t>
      </w:r>
      <w:proofErr w:type="spellEnd"/>
      <w:r w:rsidRPr="00C67983">
        <w:rPr>
          <w:rFonts w:cs="Times New Roman"/>
          <w:color w:val="000000"/>
          <w:szCs w:val="24"/>
        </w:rPr>
        <w:t xml:space="preserve">, M., Oliver, M., &amp; </w:t>
      </w:r>
      <w:proofErr w:type="spellStart"/>
      <w:r w:rsidRPr="00C67983">
        <w:rPr>
          <w:rFonts w:cs="Times New Roman"/>
          <w:color w:val="000000"/>
          <w:szCs w:val="24"/>
        </w:rPr>
        <w:t>Seale</w:t>
      </w:r>
      <w:proofErr w:type="spellEnd"/>
      <w:r w:rsidRPr="00C67983">
        <w:rPr>
          <w:rFonts w:cs="Times New Roman"/>
          <w:color w:val="000000"/>
          <w:szCs w:val="24"/>
        </w:rPr>
        <w:t xml:space="preserve">, J. (2004). </w:t>
      </w:r>
      <w:proofErr w:type="spellStart"/>
      <w:r w:rsidRPr="00C67983">
        <w:rPr>
          <w:rFonts w:cs="Times New Roman"/>
          <w:color w:val="000000"/>
          <w:szCs w:val="24"/>
        </w:rPr>
        <w:t>Mapping</w:t>
      </w:r>
      <w:proofErr w:type="spellEnd"/>
      <w:r w:rsidRPr="00C67983">
        <w:rPr>
          <w:rFonts w:cs="Times New Roman"/>
          <w:color w:val="000000"/>
          <w:szCs w:val="24"/>
        </w:rPr>
        <w:t xml:space="preserve"> </w:t>
      </w:r>
      <w:proofErr w:type="spellStart"/>
      <w:r w:rsidRPr="00C67983">
        <w:rPr>
          <w:rFonts w:cs="Times New Roman"/>
          <w:color w:val="000000"/>
          <w:szCs w:val="24"/>
        </w:rPr>
        <w:t>pedagogy</w:t>
      </w:r>
      <w:proofErr w:type="spellEnd"/>
      <w:r w:rsidRPr="00C67983">
        <w:rPr>
          <w:rFonts w:cs="Times New Roman"/>
          <w:color w:val="000000"/>
          <w:szCs w:val="24"/>
        </w:rPr>
        <w:t xml:space="preserve"> and </w:t>
      </w:r>
      <w:proofErr w:type="spellStart"/>
      <w:r w:rsidRPr="00C67983">
        <w:rPr>
          <w:rFonts w:cs="Times New Roman"/>
          <w:color w:val="000000"/>
          <w:szCs w:val="24"/>
        </w:rPr>
        <w:t>tools</w:t>
      </w:r>
      <w:proofErr w:type="spellEnd"/>
      <w:r w:rsidRPr="00C67983">
        <w:rPr>
          <w:rFonts w:cs="Times New Roman"/>
          <w:color w:val="000000"/>
          <w:szCs w:val="24"/>
        </w:rPr>
        <w:t xml:space="preserve"> for </w:t>
      </w:r>
      <w:proofErr w:type="spellStart"/>
      <w:r w:rsidRPr="00C67983">
        <w:rPr>
          <w:rFonts w:cs="Times New Roman"/>
          <w:color w:val="000000"/>
          <w:szCs w:val="24"/>
        </w:rPr>
        <w:t>effective</w:t>
      </w:r>
      <w:proofErr w:type="spellEnd"/>
      <w:r w:rsidRPr="00C67983">
        <w:rPr>
          <w:rFonts w:cs="Times New Roman"/>
          <w:color w:val="000000"/>
          <w:szCs w:val="24"/>
        </w:rPr>
        <w:t xml:space="preserve"> learning design. </w:t>
      </w:r>
      <w:proofErr w:type="spellStart"/>
      <w:r w:rsidRPr="00C67983">
        <w:rPr>
          <w:rFonts w:cs="Times New Roman"/>
          <w:i/>
          <w:iCs/>
          <w:color w:val="000000"/>
          <w:szCs w:val="24"/>
        </w:rPr>
        <w:t>Computers</w:t>
      </w:r>
      <w:proofErr w:type="spellEnd"/>
      <w:r w:rsidRPr="00C67983">
        <w:rPr>
          <w:rFonts w:cs="Times New Roman"/>
          <w:i/>
          <w:iCs/>
          <w:color w:val="000000"/>
          <w:szCs w:val="24"/>
        </w:rPr>
        <w:t xml:space="preserve"> &amp; </w:t>
      </w:r>
      <w:proofErr w:type="spellStart"/>
      <w:r w:rsidRPr="00C67983">
        <w:rPr>
          <w:rFonts w:cs="Times New Roman"/>
          <w:i/>
          <w:iCs/>
          <w:color w:val="000000"/>
          <w:szCs w:val="24"/>
        </w:rPr>
        <w:t>Education</w:t>
      </w:r>
      <w:proofErr w:type="spellEnd"/>
      <w:r w:rsidRPr="00C67983">
        <w:rPr>
          <w:rFonts w:cs="Times New Roman"/>
          <w:color w:val="000000"/>
          <w:szCs w:val="24"/>
        </w:rPr>
        <w:t xml:space="preserve">, </w:t>
      </w:r>
      <w:r w:rsidRPr="00C67983">
        <w:rPr>
          <w:rFonts w:cs="Times New Roman"/>
          <w:i/>
          <w:iCs/>
          <w:color w:val="000000"/>
          <w:szCs w:val="24"/>
        </w:rPr>
        <w:t>43</w:t>
      </w:r>
      <w:r w:rsidRPr="00C67983">
        <w:rPr>
          <w:rFonts w:cs="Times New Roman"/>
          <w:color w:val="000000"/>
          <w:szCs w:val="24"/>
        </w:rPr>
        <w:t>(1–2), 17–33. https://doi.org/10.1016/j.compedu.2003.12.018</w:t>
      </w:r>
    </w:p>
    <w:p w14:paraId="48FBF6CA" w14:textId="77777777" w:rsidR="000944E9" w:rsidRDefault="000944E9" w:rsidP="00035BFB">
      <w:pPr>
        <w:widowControl w:val="0"/>
        <w:autoSpaceDE w:val="0"/>
        <w:autoSpaceDN w:val="0"/>
        <w:adjustRightInd w:val="0"/>
        <w:spacing w:line="360" w:lineRule="auto"/>
        <w:rPr>
          <w:rFonts w:cs="Times New Roman"/>
          <w:color w:val="000000"/>
          <w:szCs w:val="24"/>
        </w:rPr>
      </w:pPr>
    </w:p>
    <w:p w14:paraId="2617BDA8" w14:textId="77777777" w:rsidR="00C67983" w:rsidRPr="00C67983" w:rsidRDefault="00C67983" w:rsidP="00035BFB">
      <w:pPr>
        <w:widowControl w:val="0"/>
        <w:autoSpaceDE w:val="0"/>
        <w:autoSpaceDN w:val="0"/>
        <w:adjustRightInd w:val="0"/>
        <w:spacing w:line="360" w:lineRule="auto"/>
        <w:rPr>
          <w:rFonts w:cs="Times New Roman"/>
          <w:color w:val="000000"/>
          <w:szCs w:val="24"/>
        </w:rPr>
      </w:pPr>
      <w:r w:rsidRPr="00C67983">
        <w:rPr>
          <w:rFonts w:cs="Times New Roman"/>
          <w:color w:val="000000"/>
          <w:szCs w:val="24"/>
        </w:rPr>
        <w:t xml:space="preserve">Conole, </w:t>
      </w:r>
      <w:proofErr w:type="spellStart"/>
      <w:r w:rsidRPr="00C67983">
        <w:rPr>
          <w:rFonts w:cs="Times New Roman"/>
          <w:color w:val="000000"/>
          <w:szCs w:val="24"/>
        </w:rPr>
        <w:t>Gráinne</w:t>
      </w:r>
      <w:proofErr w:type="spellEnd"/>
      <w:r w:rsidRPr="00C67983">
        <w:rPr>
          <w:rFonts w:cs="Times New Roman"/>
          <w:color w:val="000000"/>
          <w:szCs w:val="24"/>
        </w:rPr>
        <w:t xml:space="preserve">. (2010). </w:t>
      </w:r>
      <w:r w:rsidRPr="00C67983">
        <w:rPr>
          <w:rFonts w:cs="Times New Roman"/>
          <w:i/>
          <w:iCs/>
          <w:color w:val="000000"/>
          <w:szCs w:val="24"/>
        </w:rPr>
        <w:t xml:space="preserve">Review </w:t>
      </w:r>
      <w:proofErr w:type="spellStart"/>
      <w:r w:rsidRPr="00C67983">
        <w:rPr>
          <w:rFonts w:cs="Times New Roman"/>
          <w:i/>
          <w:iCs/>
          <w:color w:val="000000"/>
          <w:szCs w:val="24"/>
        </w:rPr>
        <w:t>of</w:t>
      </w:r>
      <w:proofErr w:type="spellEnd"/>
      <w:r w:rsidRPr="00C67983">
        <w:rPr>
          <w:rFonts w:cs="Times New Roman"/>
          <w:i/>
          <w:iCs/>
          <w:color w:val="000000"/>
          <w:szCs w:val="24"/>
        </w:rPr>
        <w:t xml:space="preserve"> </w:t>
      </w:r>
      <w:proofErr w:type="spellStart"/>
      <w:r w:rsidRPr="00C67983">
        <w:rPr>
          <w:rFonts w:cs="Times New Roman"/>
          <w:i/>
          <w:iCs/>
          <w:color w:val="000000"/>
          <w:szCs w:val="24"/>
        </w:rPr>
        <w:t>Pedagogical</w:t>
      </w:r>
      <w:proofErr w:type="spellEnd"/>
      <w:r w:rsidRPr="00C67983">
        <w:rPr>
          <w:rFonts w:cs="Times New Roman"/>
          <w:i/>
          <w:iCs/>
          <w:color w:val="000000"/>
          <w:szCs w:val="24"/>
        </w:rPr>
        <w:t xml:space="preserve"> </w:t>
      </w:r>
      <w:proofErr w:type="spellStart"/>
      <w:r w:rsidRPr="00C67983">
        <w:rPr>
          <w:rFonts w:cs="Times New Roman"/>
          <w:i/>
          <w:iCs/>
          <w:color w:val="000000"/>
          <w:szCs w:val="24"/>
        </w:rPr>
        <w:t>Models</w:t>
      </w:r>
      <w:proofErr w:type="spellEnd"/>
      <w:r w:rsidRPr="00C67983">
        <w:rPr>
          <w:rFonts w:cs="Times New Roman"/>
          <w:i/>
          <w:iCs/>
          <w:color w:val="000000"/>
          <w:szCs w:val="24"/>
        </w:rPr>
        <w:t xml:space="preserve"> and </w:t>
      </w:r>
      <w:proofErr w:type="spellStart"/>
      <w:r w:rsidRPr="00C67983">
        <w:rPr>
          <w:rFonts w:cs="Times New Roman"/>
          <w:i/>
          <w:iCs/>
          <w:color w:val="000000"/>
          <w:szCs w:val="24"/>
        </w:rPr>
        <w:t>their</w:t>
      </w:r>
      <w:proofErr w:type="spellEnd"/>
      <w:r w:rsidRPr="00C67983">
        <w:rPr>
          <w:rFonts w:cs="Times New Roman"/>
          <w:i/>
          <w:iCs/>
          <w:color w:val="000000"/>
          <w:szCs w:val="24"/>
        </w:rPr>
        <w:t xml:space="preserve"> </w:t>
      </w:r>
      <w:proofErr w:type="spellStart"/>
      <w:r w:rsidRPr="00C67983">
        <w:rPr>
          <w:rFonts w:cs="Times New Roman"/>
          <w:i/>
          <w:iCs/>
          <w:color w:val="000000"/>
          <w:szCs w:val="24"/>
        </w:rPr>
        <w:t>use</w:t>
      </w:r>
      <w:proofErr w:type="spellEnd"/>
      <w:r w:rsidRPr="00C67983">
        <w:rPr>
          <w:rFonts w:cs="Times New Roman"/>
          <w:i/>
          <w:iCs/>
          <w:color w:val="000000"/>
          <w:szCs w:val="24"/>
        </w:rPr>
        <w:t xml:space="preserve"> in e-learning</w:t>
      </w:r>
      <w:r w:rsidRPr="00C67983">
        <w:rPr>
          <w:rFonts w:cs="Times New Roman"/>
          <w:color w:val="000000"/>
          <w:szCs w:val="24"/>
        </w:rPr>
        <w:t xml:space="preserve">. Milton Keynes: </w:t>
      </w:r>
      <w:proofErr w:type="spellStart"/>
      <w:r w:rsidRPr="00C67983">
        <w:rPr>
          <w:rFonts w:cs="Times New Roman"/>
          <w:color w:val="000000"/>
          <w:szCs w:val="24"/>
        </w:rPr>
        <w:t>Open</w:t>
      </w:r>
      <w:proofErr w:type="spellEnd"/>
      <w:r w:rsidRPr="00C67983">
        <w:rPr>
          <w:rFonts w:cs="Times New Roman"/>
          <w:color w:val="000000"/>
          <w:szCs w:val="24"/>
        </w:rPr>
        <w:t xml:space="preserve"> University. </w:t>
      </w:r>
      <w:proofErr w:type="spellStart"/>
      <w:r w:rsidRPr="00C67983">
        <w:rPr>
          <w:rFonts w:cs="Times New Roman"/>
          <w:color w:val="000000"/>
          <w:szCs w:val="24"/>
        </w:rPr>
        <w:t>Retrieved</w:t>
      </w:r>
      <w:proofErr w:type="spellEnd"/>
      <w:r w:rsidRPr="00C67983">
        <w:rPr>
          <w:rFonts w:cs="Times New Roman"/>
          <w:color w:val="000000"/>
          <w:szCs w:val="24"/>
        </w:rPr>
        <w:t xml:space="preserve"> from http://tecfa.unige.ch/tecfa/teaching/formcont/certificatElearning/Mod2cours2/pedmodelsanduseEl.pdf</w:t>
      </w:r>
    </w:p>
    <w:p w14:paraId="7A40440A" w14:textId="77777777" w:rsidR="000944E9" w:rsidRDefault="000944E9" w:rsidP="00035BFB">
      <w:pPr>
        <w:widowControl w:val="0"/>
        <w:autoSpaceDE w:val="0"/>
        <w:autoSpaceDN w:val="0"/>
        <w:adjustRightInd w:val="0"/>
        <w:spacing w:line="360" w:lineRule="auto"/>
        <w:rPr>
          <w:rFonts w:cs="Times New Roman"/>
          <w:color w:val="000000"/>
          <w:szCs w:val="24"/>
        </w:rPr>
      </w:pPr>
    </w:p>
    <w:p w14:paraId="77D3AA06" w14:textId="77777777" w:rsidR="00C67983" w:rsidRPr="00C67983" w:rsidRDefault="00C67983" w:rsidP="00035BFB">
      <w:pPr>
        <w:widowControl w:val="0"/>
        <w:autoSpaceDE w:val="0"/>
        <w:autoSpaceDN w:val="0"/>
        <w:adjustRightInd w:val="0"/>
        <w:spacing w:line="360" w:lineRule="auto"/>
        <w:rPr>
          <w:rFonts w:cs="Times New Roman"/>
          <w:color w:val="000000"/>
          <w:szCs w:val="24"/>
        </w:rPr>
      </w:pPr>
      <w:proofErr w:type="spellStart"/>
      <w:r w:rsidRPr="00C67983">
        <w:rPr>
          <w:rFonts w:cs="Times New Roman"/>
          <w:color w:val="000000"/>
          <w:szCs w:val="24"/>
        </w:rPr>
        <w:t>COTEC</w:t>
      </w:r>
      <w:proofErr w:type="spellEnd"/>
      <w:r w:rsidRPr="00C67983">
        <w:rPr>
          <w:rFonts w:cs="Times New Roman"/>
          <w:color w:val="000000"/>
          <w:szCs w:val="24"/>
        </w:rPr>
        <w:t xml:space="preserve">. (2001). </w:t>
      </w:r>
      <w:r w:rsidRPr="00C67983">
        <w:rPr>
          <w:rFonts w:cs="Times New Roman"/>
          <w:i/>
          <w:iCs/>
          <w:color w:val="000000"/>
          <w:szCs w:val="24"/>
        </w:rPr>
        <w:t xml:space="preserve">eLearning : Designing </w:t>
      </w:r>
      <w:proofErr w:type="spellStart"/>
      <w:r w:rsidRPr="00C67983">
        <w:rPr>
          <w:rFonts w:cs="Times New Roman"/>
          <w:i/>
          <w:iCs/>
          <w:color w:val="000000"/>
          <w:szCs w:val="24"/>
        </w:rPr>
        <w:t>Tomorrow’s</w:t>
      </w:r>
      <w:proofErr w:type="spellEnd"/>
      <w:r w:rsidRPr="00C67983">
        <w:rPr>
          <w:rFonts w:cs="Times New Roman"/>
          <w:i/>
          <w:iCs/>
          <w:color w:val="000000"/>
          <w:szCs w:val="24"/>
        </w:rPr>
        <w:t xml:space="preserve"> </w:t>
      </w:r>
      <w:proofErr w:type="spellStart"/>
      <w:r w:rsidRPr="00C67983">
        <w:rPr>
          <w:rFonts w:cs="Times New Roman"/>
          <w:i/>
          <w:iCs/>
          <w:color w:val="000000"/>
          <w:szCs w:val="24"/>
        </w:rPr>
        <w:t>Education</w:t>
      </w:r>
      <w:proofErr w:type="spellEnd"/>
      <w:r w:rsidRPr="00C67983">
        <w:rPr>
          <w:rFonts w:cs="Times New Roman"/>
          <w:i/>
          <w:iCs/>
          <w:color w:val="000000"/>
          <w:szCs w:val="24"/>
        </w:rPr>
        <w:t xml:space="preserve"> An Interim </w:t>
      </w:r>
      <w:proofErr w:type="spellStart"/>
      <w:r w:rsidRPr="00C67983">
        <w:rPr>
          <w:rFonts w:cs="Times New Roman"/>
          <w:i/>
          <w:iCs/>
          <w:color w:val="000000"/>
          <w:szCs w:val="24"/>
        </w:rPr>
        <w:t>Report</w:t>
      </w:r>
      <w:proofErr w:type="spellEnd"/>
      <w:r w:rsidRPr="00C67983">
        <w:rPr>
          <w:rFonts w:cs="Times New Roman"/>
          <w:color w:val="000000"/>
          <w:szCs w:val="24"/>
        </w:rPr>
        <w:t xml:space="preserve">. International Co-operation </w:t>
      </w:r>
      <w:proofErr w:type="spellStart"/>
      <w:r w:rsidRPr="00C67983">
        <w:rPr>
          <w:rFonts w:cs="Times New Roman"/>
          <w:color w:val="000000"/>
          <w:szCs w:val="24"/>
        </w:rPr>
        <w:t>Europe</w:t>
      </w:r>
      <w:proofErr w:type="spellEnd"/>
      <w:r w:rsidRPr="00C67983">
        <w:rPr>
          <w:rFonts w:cs="Times New Roman"/>
          <w:color w:val="000000"/>
          <w:szCs w:val="24"/>
        </w:rPr>
        <w:t xml:space="preserve"> Ltd: Commission </w:t>
      </w:r>
      <w:proofErr w:type="spellStart"/>
      <w:r w:rsidRPr="00C67983">
        <w:rPr>
          <w:rFonts w:cs="Times New Roman"/>
          <w:color w:val="000000"/>
          <w:szCs w:val="24"/>
        </w:rPr>
        <w:t>Of</w:t>
      </w:r>
      <w:proofErr w:type="spellEnd"/>
      <w:r w:rsidRPr="00C67983">
        <w:rPr>
          <w:rFonts w:cs="Times New Roman"/>
          <w:color w:val="000000"/>
          <w:szCs w:val="24"/>
        </w:rPr>
        <w:t xml:space="preserve"> The </w:t>
      </w:r>
      <w:proofErr w:type="spellStart"/>
      <w:r w:rsidRPr="00C67983">
        <w:rPr>
          <w:rFonts w:cs="Times New Roman"/>
          <w:color w:val="000000"/>
          <w:szCs w:val="24"/>
        </w:rPr>
        <w:t>European</w:t>
      </w:r>
      <w:proofErr w:type="spellEnd"/>
      <w:r w:rsidRPr="00C67983">
        <w:rPr>
          <w:rFonts w:cs="Times New Roman"/>
          <w:color w:val="000000"/>
          <w:szCs w:val="24"/>
        </w:rPr>
        <w:t xml:space="preserve"> </w:t>
      </w:r>
      <w:proofErr w:type="spellStart"/>
      <w:r w:rsidRPr="00C67983">
        <w:rPr>
          <w:rFonts w:cs="Times New Roman"/>
          <w:color w:val="000000"/>
          <w:szCs w:val="24"/>
        </w:rPr>
        <w:t>Communities</w:t>
      </w:r>
      <w:proofErr w:type="spellEnd"/>
      <w:r w:rsidRPr="00C67983">
        <w:rPr>
          <w:rFonts w:cs="Times New Roman"/>
          <w:color w:val="000000"/>
          <w:szCs w:val="24"/>
        </w:rPr>
        <w:t xml:space="preserve">. </w:t>
      </w:r>
      <w:proofErr w:type="spellStart"/>
      <w:r w:rsidRPr="00C67983">
        <w:rPr>
          <w:rFonts w:cs="Times New Roman"/>
          <w:color w:val="000000"/>
          <w:szCs w:val="24"/>
        </w:rPr>
        <w:t>Retrieved</w:t>
      </w:r>
      <w:proofErr w:type="spellEnd"/>
      <w:r w:rsidRPr="00C67983">
        <w:rPr>
          <w:rFonts w:cs="Times New Roman"/>
          <w:color w:val="000000"/>
          <w:szCs w:val="24"/>
        </w:rPr>
        <w:t xml:space="preserve"> from http://www.europarl.europa.eu/meetdocs/committees/cult/</w:t>
      </w:r>
      <w:proofErr w:type="gramStart"/>
      <w:r w:rsidRPr="00C67983">
        <w:rPr>
          <w:rFonts w:cs="Times New Roman"/>
          <w:color w:val="000000"/>
          <w:szCs w:val="24"/>
        </w:rPr>
        <w:t>20020603</w:t>
      </w:r>
      <w:proofErr w:type="gramEnd"/>
      <w:r w:rsidRPr="00C67983">
        <w:rPr>
          <w:rFonts w:cs="Times New Roman"/>
          <w:color w:val="000000"/>
          <w:szCs w:val="24"/>
        </w:rPr>
        <w:t>/sec(2002)236_2_en.pdf</w:t>
      </w:r>
    </w:p>
    <w:p w14:paraId="695DB5DD" w14:textId="77777777" w:rsidR="000944E9" w:rsidRDefault="000944E9" w:rsidP="00035BFB">
      <w:pPr>
        <w:widowControl w:val="0"/>
        <w:autoSpaceDE w:val="0"/>
        <w:autoSpaceDN w:val="0"/>
        <w:adjustRightInd w:val="0"/>
        <w:spacing w:line="360" w:lineRule="auto"/>
        <w:rPr>
          <w:rFonts w:cs="Times New Roman"/>
          <w:color w:val="000000"/>
          <w:szCs w:val="24"/>
        </w:rPr>
      </w:pPr>
    </w:p>
    <w:p w14:paraId="0E2E99C6" w14:textId="77777777" w:rsidR="00C67983" w:rsidRPr="00C67983" w:rsidRDefault="00C67983" w:rsidP="00035BFB">
      <w:pPr>
        <w:widowControl w:val="0"/>
        <w:autoSpaceDE w:val="0"/>
        <w:autoSpaceDN w:val="0"/>
        <w:adjustRightInd w:val="0"/>
        <w:spacing w:line="360" w:lineRule="auto"/>
        <w:rPr>
          <w:rFonts w:cs="Times New Roman"/>
          <w:color w:val="000000"/>
          <w:szCs w:val="24"/>
        </w:rPr>
      </w:pPr>
      <w:r w:rsidRPr="00C67983">
        <w:rPr>
          <w:rFonts w:cs="Times New Roman"/>
          <w:color w:val="000000"/>
          <w:szCs w:val="24"/>
        </w:rPr>
        <w:t xml:space="preserve">Dabbagh, N. (2005). </w:t>
      </w:r>
      <w:proofErr w:type="spellStart"/>
      <w:r w:rsidRPr="00C67983">
        <w:rPr>
          <w:rFonts w:cs="Times New Roman"/>
          <w:color w:val="000000"/>
          <w:szCs w:val="24"/>
        </w:rPr>
        <w:t>Pedagogical</w:t>
      </w:r>
      <w:proofErr w:type="spellEnd"/>
      <w:r w:rsidRPr="00C67983">
        <w:rPr>
          <w:rFonts w:cs="Times New Roman"/>
          <w:color w:val="000000"/>
          <w:szCs w:val="24"/>
        </w:rPr>
        <w:t xml:space="preserve"> </w:t>
      </w:r>
      <w:proofErr w:type="spellStart"/>
      <w:r w:rsidRPr="00C67983">
        <w:rPr>
          <w:rFonts w:cs="Times New Roman"/>
          <w:color w:val="000000"/>
          <w:szCs w:val="24"/>
        </w:rPr>
        <w:t>models</w:t>
      </w:r>
      <w:proofErr w:type="spellEnd"/>
      <w:r w:rsidRPr="00C67983">
        <w:rPr>
          <w:rFonts w:cs="Times New Roman"/>
          <w:color w:val="000000"/>
          <w:szCs w:val="24"/>
        </w:rPr>
        <w:t xml:space="preserve"> for E-Learning: A </w:t>
      </w:r>
      <w:proofErr w:type="spellStart"/>
      <w:r w:rsidRPr="00C67983">
        <w:rPr>
          <w:rFonts w:cs="Times New Roman"/>
          <w:color w:val="000000"/>
          <w:szCs w:val="24"/>
        </w:rPr>
        <w:t>theory-based</w:t>
      </w:r>
      <w:proofErr w:type="spellEnd"/>
      <w:r w:rsidRPr="00C67983">
        <w:rPr>
          <w:rFonts w:cs="Times New Roman"/>
          <w:color w:val="000000"/>
          <w:szCs w:val="24"/>
        </w:rPr>
        <w:t xml:space="preserve"> design </w:t>
      </w:r>
      <w:proofErr w:type="spellStart"/>
      <w:r w:rsidRPr="00C67983">
        <w:rPr>
          <w:rFonts w:cs="Times New Roman"/>
          <w:color w:val="000000"/>
          <w:szCs w:val="24"/>
        </w:rPr>
        <w:t>framework</w:t>
      </w:r>
      <w:proofErr w:type="spellEnd"/>
      <w:r w:rsidRPr="00C67983">
        <w:rPr>
          <w:rFonts w:cs="Times New Roman"/>
          <w:color w:val="000000"/>
          <w:szCs w:val="24"/>
        </w:rPr>
        <w:t xml:space="preserve">. In </w:t>
      </w:r>
      <w:proofErr w:type="spellStart"/>
      <w:r w:rsidRPr="00C67983">
        <w:rPr>
          <w:rFonts w:cs="Times New Roman"/>
          <w:i/>
          <w:iCs/>
          <w:color w:val="000000"/>
          <w:szCs w:val="24"/>
        </w:rPr>
        <w:t>In</w:t>
      </w:r>
      <w:proofErr w:type="spellEnd"/>
      <w:r w:rsidRPr="00C67983">
        <w:rPr>
          <w:rFonts w:cs="Times New Roman"/>
          <w:i/>
          <w:iCs/>
          <w:color w:val="000000"/>
          <w:szCs w:val="24"/>
        </w:rPr>
        <w:t xml:space="preserve"> International Journal </w:t>
      </w:r>
      <w:proofErr w:type="spellStart"/>
      <w:r w:rsidRPr="00C67983">
        <w:rPr>
          <w:rFonts w:cs="Times New Roman"/>
          <w:i/>
          <w:iCs/>
          <w:color w:val="000000"/>
          <w:szCs w:val="24"/>
        </w:rPr>
        <w:t>of</w:t>
      </w:r>
      <w:proofErr w:type="spellEnd"/>
      <w:r w:rsidRPr="00C67983">
        <w:rPr>
          <w:rFonts w:cs="Times New Roman"/>
          <w:i/>
          <w:iCs/>
          <w:color w:val="000000"/>
          <w:szCs w:val="24"/>
        </w:rPr>
        <w:t xml:space="preserve"> </w:t>
      </w:r>
      <w:proofErr w:type="spellStart"/>
      <w:r w:rsidRPr="00C67983">
        <w:rPr>
          <w:rFonts w:cs="Times New Roman"/>
          <w:i/>
          <w:iCs/>
          <w:color w:val="000000"/>
          <w:szCs w:val="24"/>
        </w:rPr>
        <w:t>Technology</w:t>
      </w:r>
      <w:proofErr w:type="spellEnd"/>
      <w:r w:rsidRPr="00C67983">
        <w:rPr>
          <w:rFonts w:cs="Times New Roman"/>
          <w:i/>
          <w:iCs/>
          <w:color w:val="000000"/>
          <w:szCs w:val="24"/>
        </w:rPr>
        <w:t xml:space="preserve"> in </w:t>
      </w:r>
      <w:proofErr w:type="spellStart"/>
      <w:r w:rsidRPr="00C67983">
        <w:rPr>
          <w:rFonts w:cs="Times New Roman"/>
          <w:i/>
          <w:iCs/>
          <w:color w:val="000000"/>
          <w:szCs w:val="24"/>
        </w:rPr>
        <w:t>Teaching</w:t>
      </w:r>
      <w:proofErr w:type="spellEnd"/>
      <w:r w:rsidRPr="00C67983">
        <w:rPr>
          <w:rFonts w:cs="Times New Roman"/>
          <w:i/>
          <w:iCs/>
          <w:color w:val="000000"/>
          <w:szCs w:val="24"/>
        </w:rPr>
        <w:t xml:space="preserve"> and Learning</w:t>
      </w:r>
      <w:proofErr w:type="gramStart"/>
      <w:r w:rsidRPr="00C67983">
        <w:rPr>
          <w:rFonts w:cs="Times New Roman"/>
          <w:color w:val="000000"/>
          <w:szCs w:val="24"/>
        </w:rPr>
        <w:t xml:space="preserve"> (</w:t>
      </w:r>
      <w:proofErr w:type="spellStart"/>
      <w:r w:rsidRPr="00C67983">
        <w:rPr>
          <w:rFonts w:cs="Times New Roman"/>
          <w:color w:val="000000"/>
          <w:szCs w:val="24"/>
        </w:rPr>
        <w:t>pp</w:t>
      </w:r>
      <w:proofErr w:type="spellEnd"/>
      <w:r w:rsidRPr="00C67983">
        <w:rPr>
          <w:rFonts w:cs="Times New Roman"/>
          <w:color w:val="000000"/>
          <w:szCs w:val="24"/>
        </w:rPr>
        <w:t>.</w:t>
      </w:r>
      <w:proofErr w:type="gramEnd"/>
      <w:r w:rsidRPr="00C67983">
        <w:rPr>
          <w:rFonts w:cs="Times New Roman"/>
          <w:color w:val="000000"/>
          <w:szCs w:val="24"/>
        </w:rPr>
        <w:t xml:space="preserve"> 25–44).</w:t>
      </w:r>
    </w:p>
    <w:p w14:paraId="6EC347DB" w14:textId="77777777" w:rsidR="000944E9" w:rsidRDefault="000944E9" w:rsidP="00035BFB">
      <w:pPr>
        <w:widowControl w:val="0"/>
        <w:autoSpaceDE w:val="0"/>
        <w:autoSpaceDN w:val="0"/>
        <w:adjustRightInd w:val="0"/>
        <w:spacing w:line="360" w:lineRule="auto"/>
        <w:rPr>
          <w:rFonts w:cs="Times New Roman"/>
          <w:color w:val="000000"/>
          <w:szCs w:val="24"/>
        </w:rPr>
      </w:pPr>
    </w:p>
    <w:p w14:paraId="2CCE027E" w14:textId="77777777" w:rsidR="00C67983" w:rsidRPr="00C67983" w:rsidRDefault="00C67983" w:rsidP="00035BFB">
      <w:pPr>
        <w:widowControl w:val="0"/>
        <w:autoSpaceDE w:val="0"/>
        <w:autoSpaceDN w:val="0"/>
        <w:adjustRightInd w:val="0"/>
        <w:spacing w:line="360" w:lineRule="auto"/>
        <w:rPr>
          <w:rFonts w:cs="Times New Roman"/>
          <w:color w:val="000000"/>
          <w:szCs w:val="24"/>
        </w:rPr>
      </w:pPr>
      <w:proofErr w:type="spellStart"/>
      <w:r w:rsidRPr="00C67983">
        <w:rPr>
          <w:rFonts w:cs="Times New Roman"/>
          <w:color w:val="000000"/>
          <w:szCs w:val="24"/>
        </w:rPr>
        <w:t>Kauchak</w:t>
      </w:r>
      <w:proofErr w:type="spellEnd"/>
      <w:r w:rsidRPr="00C67983">
        <w:rPr>
          <w:rFonts w:cs="Times New Roman"/>
          <w:color w:val="000000"/>
          <w:szCs w:val="24"/>
        </w:rPr>
        <w:t xml:space="preserve">, D. P., &amp; Eggen, P. D. (2011). </w:t>
      </w:r>
      <w:r w:rsidRPr="00C67983">
        <w:rPr>
          <w:rFonts w:cs="Times New Roman"/>
          <w:i/>
          <w:iCs/>
          <w:color w:val="000000"/>
          <w:szCs w:val="24"/>
        </w:rPr>
        <w:t xml:space="preserve">Learning and </w:t>
      </w:r>
      <w:proofErr w:type="spellStart"/>
      <w:r w:rsidRPr="00C67983">
        <w:rPr>
          <w:rFonts w:cs="Times New Roman"/>
          <w:i/>
          <w:iCs/>
          <w:color w:val="000000"/>
          <w:szCs w:val="24"/>
        </w:rPr>
        <w:t>teaching</w:t>
      </w:r>
      <w:proofErr w:type="spellEnd"/>
      <w:r w:rsidRPr="00C67983">
        <w:rPr>
          <w:rFonts w:cs="Times New Roman"/>
          <w:i/>
          <w:iCs/>
          <w:color w:val="000000"/>
          <w:szCs w:val="24"/>
        </w:rPr>
        <w:t>: research-</w:t>
      </w:r>
      <w:proofErr w:type="spellStart"/>
      <w:r w:rsidRPr="00C67983">
        <w:rPr>
          <w:rFonts w:cs="Times New Roman"/>
          <w:i/>
          <w:iCs/>
          <w:color w:val="000000"/>
          <w:szCs w:val="24"/>
        </w:rPr>
        <w:t>based</w:t>
      </w:r>
      <w:proofErr w:type="spellEnd"/>
      <w:r w:rsidRPr="00C67983">
        <w:rPr>
          <w:rFonts w:cs="Times New Roman"/>
          <w:i/>
          <w:iCs/>
          <w:color w:val="000000"/>
          <w:szCs w:val="24"/>
        </w:rPr>
        <w:t xml:space="preserve"> </w:t>
      </w:r>
      <w:proofErr w:type="spellStart"/>
      <w:r w:rsidRPr="00C67983">
        <w:rPr>
          <w:rFonts w:cs="Times New Roman"/>
          <w:i/>
          <w:iCs/>
          <w:color w:val="000000"/>
          <w:szCs w:val="24"/>
        </w:rPr>
        <w:t>methods</w:t>
      </w:r>
      <w:proofErr w:type="spellEnd"/>
      <w:r w:rsidRPr="00C67983">
        <w:rPr>
          <w:rFonts w:cs="Times New Roman"/>
          <w:color w:val="000000"/>
          <w:szCs w:val="24"/>
        </w:rPr>
        <w:t>. Boston: Pearson.</w:t>
      </w:r>
    </w:p>
    <w:p w14:paraId="3A0A922D" w14:textId="77777777" w:rsidR="000944E9" w:rsidRDefault="000944E9" w:rsidP="00035BFB">
      <w:pPr>
        <w:widowControl w:val="0"/>
        <w:autoSpaceDE w:val="0"/>
        <w:autoSpaceDN w:val="0"/>
        <w:adjustRightInd w:val="0"/>
        <w:spacing w:line="360" w:lineRule="auto"/>
        <w:rPr>
          <w:rFonts w:cs="Times New Roman"/>
          <w:color w:val="000000"/>
          <w:szCs w:val="24"/>
        </w:rPr>
      </w:pPr>
    </w:p>
    <w:p w14:paraId="76427323" w14:textId="77777777" w:rsidR="00C67983" w:rsidRDefault="00C67983" w:rsidP="00035BFB">
      <w:pPr>
        <w:widowControl w:val="0"/>
        <w:autoSpaceDE w:val="0"/>
        <w:autoSpaceDN w:val="0"/>
        <w:adjustRightInd w:val="0"/>
        <w:spacing w:line="360" w:lineRule="auto"/>
        <w:rPr>
          <w:rFonts w:cs="Times New Roman"/>
          <w:color w:val="000000"/>
          <w:szCs w:val="24"/>
        </w:rPr>
      </w:pPr>
      <w:proofErr w:type="spellStart"/>
      <w:r w:rsidRPr="00C67983">
        <w:rPr>
          <w:rFonts w:cs="Times New Roman"/>
          <w:color w:val="000000"/>
          <w:szCs w:val="24"/>
        </w:rPr>
        <w:t>Magliaro</w:t>
      </w:r>
      <w:proofErr w:type="spellEnd"/>
      <w:r w:rsidRPr="00C67983">
        <w:rPr>
          <w:rFonts w:cs="Times New Roman"/>
          <w:color w:val="000000"/>
          <w:szCs w:val="24"/>
        </w:rPr>
        <w:t xml:space="preserve">, S. G., </w:t>
      </w:r>
      <w:proofErr w:type="spellStart"/>
      <w:r w:rsidRPr="00C67983">
        <w:rPr>
          <w:rFonts w:cs="Times New Roman"/>
          <w:color w:val="000000"/>
          <w:szCs w:val="24"/>
        </w:rPr>
        <w:t>Lockee</w:t>
      </w:r>
      <w:proofErr w:type="spellEnd"/>
      <w:r w:rsidRPr="00C67983">
        <w:rPr>
          <w:rFonts w:cs="Times New Roman"/>
          <w:color w:val="000000"/>
          <w:szCs w:val="24"/>
        </w:rPr>
        <w:t xml:space="preserve">, B. B., &amp; Burton, J. K. (2005). </w:t>
      </w:r>
      <w:proofErr w:type="spellStart"/>
      <w:r w:rsidRPr="00C67983">
        <w:rPr>
          <w:rFonts w:cs="Times New Roman"/>
          <w:color w:val="000000"/>
          <w:szCs w:val="24"/>
        </w:rPr>
        <w:t>Direct</w:t>
      </w:r>
      <w:proofErr w:type="spellEnd"/>
      <w:r w:rsidRPr="00C67983">
        <w:rPr>
          <w:rFonts w:cs="Times New Roman"/>
          <w:color w:val="000000"/>
          <w:szCs w:val="24"/>
        </w:rPr>
        <w:t xml:space="preserve"> </w:t>
      </w:r>
      <w:proofErr w:type="spellStart"/>
      <w:r w:rsidRPr="00C67983">
        <w:rPr>
          <w:rFonts w:cs="Times New Roman"/>
          <w:color w:val="000000"/>
          <w:szCs w:val="24"/>
        </w:rPr>
        <w:t>instruction</w:t>
      </w:r>
      <w:proofErr w:type="spellEnd"/>
      <w:r w:rsidRPr="00C67983">
        <w:rPr>
          <w:rFonts w:cs="Times New Roman"/>
          <w:color w:val="000000"/>
          <w:szCs w:val="24"/>
        </w:rPr>
        <w:t xml:space="preserve"> </w:t>
      </w:r>
      <w:proofErr w:type="spellStart"/>
      <w:r w:rsidRPr="00C67983">
        <w:rPr>
          <w:rFonts w:cs="Times New Roman"/>
          <w:color w:val="000000"/>
          <w:szCs w:val="24"/>
        </w:rPr>
        <w:t>revisited</w:t>
      </w:r>
      <w:proofErr w:type="spellEnd"/>
      <w:r w:rsidRPr="00C67983">
        <w:rPr>
          <w:rFonts w:cs="Times New Roman"/>
          <w:color w:val="000000"/>
          <w:szCs w:val="24"/>
        </w:rPr>
        <w:t xml:space="preserve">: A </w:t>
      </w:r>
      <w:proofErr w:type="spellStart"/>
      <w:r w:rsidRPr="00C67983">
        <w:rPr>
          <w:rFonts w:cs="Times New Roman"/>
          <w:color w:val="000000"/>
          <w:szCs w:val="24"/>
        </w:rPr>
        <w:t>key</w:t>
      </w:r>
      <w:proofErr w:type="spellEnd"/>
      <w:r w:rsidRPr="00C67983">
        <w:rPr>
          <w:rFonts w:cs="Times New Roman"/>
          <w:color w:val="000000"/>
          <w:szCs w:val="24"/>
        </w:rPr>
        <w:t xml:space="preserve"> </w:t>
      </w:r>
      <w:proofErr w:type="spellStart"/>
      <w:r w:rsidRPr="00C67983">
        <w:rPr>
          <w:rFonts w:cs="Times New Roman"/>
          <w:color w:val="000000"/>
          <w:szCs w:val="24"/>
        </w:rPr>
        <w:t>model</w:t>
      </w:r>
      <w:proofErr w:type="spellEnd"/>
      <w:r w:rsidRPr="00C67983">
        <w:rPr>
          <w:rFonts w:cs="Times New Roman"/>
          <w:color w:val="000000"/>
          <w:szCs w:val="24"/>
        </w:rPr>
        <w:t xml:space="preserve"> for </w:t>
      </w:r>
      <w:proofErr w:type="spellStart"/>
      <w:r w:rsidRPr="00C67983">
        <w:rPr>
          <w:rFonts w:cs="Times New Roman"/>
          <w:color w:val="000000"/>
          <w:szCs w:val="24"/>
        </w:rPr>
        <w:t>instructional</w:t>
      </w:r>
      <w:proofErr w:type="spellEnd"/>
      <w:r w:rsidRPr="00C67983">
        <w:rPr>
          <w:rFonts w:cs="Times New Roman"/>
          <w:color w:val="000000"/>
          <w:szCs w:val="24"/>
        </w:rPr>
        <w:t xml:space="preserve"> </w:t>
      </w:r>
      <w:proofErr w:type="spellStart"/>
      <w:r w:rsidRPr="00C67983">
        <w:rPr>
          <w:rFonts w:cs="Times New Roman"/>
          <w:color w:val="000000"/>
          <w:szCs w:val="24"/>
        </w:rPr>
        <w:t>technology</w:t>
      </w:r>
      <w:proofErr w:type="spellEnd"/>
      <w:r w:rsidRPr="00C67983">
        <w:rPr>
          <w:rFonts w:cs="Times New Roman"/>
          <w:color w:val="000000"/>
          <w:szCs w:val="24"/>
        </w:rPr>
        <w:t xml:space="preserve">. </w:t>
      </w:r>
      <w:proofErr w:type="spellStart"/>
      <w:r w:rsidRPr="00C67983">
        <w:rPr>
          <w:rFonts w:cs="Times New Roman"/>
          <w:i/>
          <w:iCs/>
          <w:color w:val="000000"/>
          <w:szCs w:val="24"/>
        </w:rPr>
        <w:t>Educational</w:t>
      </w:r>
      <w:proofErr w:type="spellEnd"/>
      <w:r w:rsidRPr="00C67983">
        <w:rPr>
          <w:rFonts w:cs="Times New Roman"/>
          <w:i/>
          <w:iCs/>
          <w:color w:val="000000"/>
          <w:szCs w:val="24"/>
        </w:rPr>
        <w:t xml:space="preserve"> </w:t>
      </w:r>
      <w:proofErr w:type="spellStart"/>
      <w:r w:rsidRPr="00C67983">
        <w:rPr>
          <w:rFonts w:cs="Times New Roman"/>
          <w:i/>
          <w:iCs/>
          <w:color w:val="000000"/>
          <w:szCs w:val="24"/>
        </w:rPr>
        <w:t>Technology</w:t>
      </w:r>
      <w:proofErr w:type="spellEnd"/>
      <w:r w:rsidRPr="00C67983">
        <w:rPr>
          <w:rFonts w:cs="Times New Roman"/>
          <w:i/>
          <w:iCs/>
          <w:color w:val="000000"/>
          <w:szCs w:val="24"/>
        </w:rPr>
        <w:t xml:space="preserve"> Research and </w:t>
      </w:r>
      <w:proofErr w:type="spellStart"/>
      <w:r w:rsidRPr="00C67983">
        <w:rPr>
          <w:rFonts w:cs="Times New Roman"/>
          <w:i/>
          <w:iCs/>
          <w:color w:val="000000"/>
          <w:szCs w:val="24"/>
        </w:rPr>
        <w:t>Development</w:t>
      </w:r>
      <w:proofErr w:type="spellEnd"/>
      <w:r w:rsidRPr="00C67983">
        <w:rPr>
          <w:rFonts w:cs="Times New Roman"/>
          <w:color w:val="000000"/>
          <w:szCs w:val="24"/>
        </w:rPr>
        <w:t xml:space="preserve">, </w:t>
      </w:r>
      <w:r w:rsidRPr="00C67983">
        <w:rPr>
          <w:rFonts w:cs="Times New Roman"/>
          <w:i/>
          <w:iCs/>
          <w:color w:val="000000"/>
          <w:szCs w:val="24"/>
        </w:rPr>
        <w:t>53</w:t>
      </w:r>
      <w:r w:rsidRPr="00C67983">
        <w:rPr>
          <w:rFonts w:cs="Times New Roman"/>
          <w:color w:val="000000"/>
          <w:szCs w:val="24"/>
        </w:rPr>
        <w:t>(4), 41–55. https</w:t>
      </w:r>
      <w:proofErr w:type="gramStart"/>
      <w:r w:rsidRPr="00C67983">
        <w:rPr>
          <w:rFonts w:cs="Times New Roman"/>
          <w:color w:val="000000"/>
          <w:szCs w:val="24"/>
        </w:rPr>
        <w:t>://</w:t>
      </w:r>
      <w:proofErr w:type="gramEnd"/>
      <w:r w:rsidRPr="00C67983">
        <w:rPr>
          <w:rFonts w:cs="Times New Roman"/>
          <w:color w:val="000000"/>
          <w:szCs w:val="24"/>
        </w:rPr>
        <w:t>doi.org/10.1007/BF02504684</w:t>
      </w:r>
    </w:p>
    <w:p w14:paraId="1C9E312C" w14:textId="77777777" w:rsidR="000944E9" w:rsidRPr="00C67983" w:rsidRDefault="000944E9" w:rsidP="00035BFB">
      <w:pPr>
        <w:widowControl w:val="0"/>
        <w:autoSpaceDE w:val="0"/>
        <w:autoSpaceDN w:val="0"/>
        <w:adjustRightInd w:val="0"/>
        <w:spacing w:line="360" w:lineRule="auto"/>
        <w:rPr>
          <w:rFonts w:cs="Times New Roman"/>
          <w:color w:val="000000"/>
          <w:szCs w:val="24"/>
        </w:rPr>
      </w:pPr>
    </w:p>
    <w:p w14:paraId="6E47FDF9" w14:textId="77777777" w:rsidR="00C67983" w:rsidRPr="00C67983" w:rsidRDefault="00C67983" w:rsidP="00035BFB">
      <w:pPr>
        <w:widowControl w:val="0"/>
        <w:autoSpaceDE w:val="0"/>
        <w:autoSpaceDN w:val="0"/>
        <w:adjustRightInd w:val="0"/>
        <w:spacing w:line="360" w:lineRule="auto"/>
        <w:rPr>
          <w:rFonts w:cs="Times New Roman"/>
          <w:color w:val="000000"/>
          <w:szCs w:val="24"/>
        </w:rPr>
      </w:pPr>
      <w:r w:rsidRPr="00C67983">
        <w:rPr>
          <w:rFonts w:cs="Times New Roman"/>
          <w:color w:val="000000"/>
          <w:szCs w:val="24"/>
        </w:rPr>
        <w:t xml:space="preserve">Mayes, T., &amp; de Freitas, S. (2004). Review </w:t>
      </w:r>
      <w:proofErr w:type="spellStart"/>
      <w:r w:rsidRPr="00C67983">
        <w:rPr>
          <w:rFonts w:cs="Times New Roman"/>
          <w:color w:val="000000"/>
          <w:szCs w:val="24"/>
        </w:rPr>
        <w:t>of</w:t>
      </w:r>
      <w:proofErr w:type="spellEnd"/>
      <w:r w:rsidRPr="00C67983">
        <w:rPr>
          <w:rFonts w:cs="Times New Roman"/>
          <w:color w:val="000000"/>
          <w:szCs w:val="24"/>
        </w:rPr>
        <w:t xml:space="preserve"> e-learning </w:t>
      </w:r>
      <w:proofErr w:type="spellStart"/>
      <w:r w:rsidRPr="00C67983">
        <w:rPr>
          <w:rFonts w:cs="Times New Roman"/>
          <w:color w:val="000000"/>
          <w:szCs w:val="24"/>
        </w:rPr>
        <w:t>theories</w:t>
      </w:r>
      <w:proofErr w:type="spellEnd"/>
      <w:r w:rsidRPr="00C67983">
        <w:rPr>
          <w:rFonts w:cs="Times New Roman"/>
          <w:color w:val="000000"/>
          <w:szCs w:val="24"/>
        </w:rPr>
        <w:t xml:space="preserve">, </w:t>
      </w:r>
      <w:proofErr w:type="spellStart"/>
      <w:r w:rsidRPr="00C67983">
        <w:rPr>
          <w:rFonts w:cs="Times New Roman"/>
          <w:color w:val="000000"/>
          <w:szCs w:val="24"/>
        </w:rPr>
        <w:t>frameworks</w:t>
      </w:r>
      <w:proofErr w:type="spellEnd"/>
      <w:r w:rsidRPr="00C67983">
        <w:rPr>
          <w:rFonts w:cs="Times New Roman"/>
          <w:color w:val="000000"/>
          <w:szCs w:val="24"/>
        </w:rPr>
        <w:t xml:space="preserve"> and </w:t>
      </w:r>
      <w:proofErr w:type="spellStart"/>
      <w:r w:rsidRPr="00C67983">
        <w:rPr>
          <w:rFonts w:cs="Times New Roman"/>
          <w:color w:val="000000"/>
          <w:szCs w:val="24"/>
        </w:rPr>
        <w:t>models</w:t>
      </w:r>
      <w:proofErr w:type="spellEnd"/>
      <w:r w:rsidRPr="00C67983">
        <w:rPr>
          <w:rFonts w:cs="Times New Roman"/>
          <w:color w:val="000000"/>
          <w:szCs w:val="24"/>
        </w:rPr>
        <w:t xml:space="preserve">. </w:t>
      </w:r>
      <w:proofErr w:type="spellStart"/>
      <w:r w:rsidRPr="00C67983">
        <w:rPr>
          <w:rFonts w:cs="Times New Roman"/>
          <w:i/>
          <w:iCs/>
          <w:color w:val="000000"/>
          <w:szCs w:val="24"/>
        </w:rPr>
        <w:t>JISC</w:t>
      </w:r>
      <w:proofErr w:type="spellEnd"/>
      <w:r w:rsidRPr="00C67983">
        <w:rPr>
          <w:rFonts w:cs="Times New Roman"/>
          <w:i/>
          <w:iCs/>
          <w:color w:val="000000"/>
          <w:szCs w:val="24"/>
        </w:rPr>
        <w:t xml:space="preserve"> E-Learning </w:t>
      </w:r>
      <w:proofErr w:type="spellStart"/>
      <w:r w:rsidRPr="00C67983">
        <w:rPr>
          <w:rFonts w:cs="Times New Roman"/>
          <w:i/>
          <w:iCs/>
          <w:color w:val="000000"/>
          <w:szCs w:val="24"/>
        </w:rPr>
        <w:t>Models</w:t>
      </w:r>
      <w:proofErr w:type="spellEnd"/>
      <w:r w:rsidRPr="00C67983">
        <w:rPr>
          <w:rFonts w:cs="Times New Roman"/>
          <w:i/>
          <w:iCs/>
          <w:color w:val="000000"/>
          <w:szCs w:val="24"/>
        </w:rPr>
        <w:t xml:space="preserve"> Desk </w:t>
      </w:r>
      <w:proofErr w:type="spellStart"/>
      <w:r w:rsidRPr="00C67983">
        <w:rPr>
          <w:rFonts w:cs="Times New Roman"/>
          <w:i/>
          <w:iCs/>
          <w:color w:val="000000"/>
          <w:szCs w:val="24"/>
        </w:rPr>
        <w:t>Study</w:t>
      </w:r>
      <w:proofErr w:type="spellEnd"/>
      <w:r w:rsidRPr="00C67983">
        <w:rPr>
          <w:rFonts w:cs="Times New Roman"/>
          <w:color w:val="000000"/>
          <w:szCs w:val="24"/>
        </w:rPr>
        <w:t>, (1).</w:t>
      </w:r>
    </w:p>
    <w:p w14:paraId="7330EE77" w14:textId="77777777" w:rsidR="000944E9" w:rsidRDefault="000944E9" w:rsidP="00035BFB">
      <w:pPr>
        <w:widowControl w:val="0"/>
        <w:autoSpaceDE w:val="0"/>
        <w:autoSpaceDN w:val="0"/>
        <w:adjustRightInd w:val="0"/>
        <w:spacing w:line="360" w:lineRule="auto"/>
        <w:rPr>
          <w:rFonts w:cs="Times New Roman"/>
          <w:color w:val="000000"/>
          <w:szCs w:val="24"/>
        </w:rPr>
      </w:pPr>
    </w:p>
    <w:p w14:paraId="5AE727D3" w14:textId="77777777" w:rsidR="00C67983" w:rsidRDefault="00C67983" w:rsidP="00035BFB">
      <w:pPr>
        <w:widowControl w:val="0"/>
        <w:autoSpaceDE w:val="0"/>
        <w:autoSpaceDN w:val="0"/>
        <w:adjustRightInd w:val="0"/>
        <w:spacing w:line="360" w:lineRule="auto"/>
        <w:rPr>
          <w:rFonts w:cs="Times New Roman"/>
          <w:color w:val="000000"/>
          <w:szCs w:val="24"/>
        </w:rPr>
      </w:pPr>
      <w:proofErr w:type="spellStart"/>
      <w:r w:rsidRPr="00C67983">
        <w:rPr>
          <w:rFonts w:cs="Times New Roman"/>
          <w:color w:val="000000"/>
          <w:szCs w:val="24"/>
        </w:rPr>
        <w:t>Olaniran</w:t>
      </w:r>
      <w:proofErr w:type="spellEnd"/>
      <w:r w:rsidRPr="00C67983">
        <w:rPr>
          <w:rFonts w:cs="Times New Roman"/>
          <w:color w:val="000000"/>
          <w:szCs w:val="24"/>
        </w:rPr>
        <w:t xml:space="preserve">, B. A. (Ed.). (2010). </w:t>
      </w:r>
      <w:r w:rsidRPr="00C67983">
        <w:rPr>
          <w:rFonts w:cs="Times New Roman"/>
          <w:i/>
          <w:iCs/>
          <w:color w:val="000000"/>
          <w:szCs w:val="24"/>
        </w:rPr>
        <w:t xml:space="preserve">Cases on </w:t>
      </w:r>
      <w:proofErr w:type="spellStart"/>
      <w:r w:rsidRPr="00C67983">
        <w:rPr>
          <w:rFonts w:cs="Times New Roman"/>
          <w:i/>
          <w:iCs/>
          <w:color w:val="000000"/>
          <w:szCs w:val="24"/>
        </w:rPr>
        <w:t>Successful</w:t>
      </w:r>
      <w:proofErr w:type="spellEnd"/>
      <w:r w:rsidRPr="00C67983">
        <w:rPr>
          <w:rFonts w:cs="Times New Roman"/>
          <w:i/>
          <w:iCs/>
          <w:color w:val="000000"/>
          <w:szCs w:val="24"/>
        </w:rPr>
        <w:t xml:space="preserve"> E-Learning </w:t>
      </w:r>
      <w:proofErr w:type="spellStart"/>
      <w:r w:rsidRPr="00C67983">
        <w:rPr>
          <w:rFonts w:cs="Times New Roman"/>
          <w:i/>
          <w:iCs/>
          <w:color w:val="000000"/>
          <w:szCs w:val="24"/>
        </w:rPr>
        <w:t>Practices</w:t>
      </w:r>
      <w:proofErr w:type="spellEnd"/>
      <w:r w:rsidRPr="00C67983">
        <w:rPr>
          <w:rFonts w:cs="Times New Roman"/>
          <w:i/>
          <w:iCs/>
          <w:color w:val="000000"/>
          <w:szCs w:val="24"/>
        </w:rPr>
        <w:t xml:space="preserve"> in the </w:t>
      </w:r>
      <w:proofErr w:type="spellStart"/>
      <w:r w:rsidRPr="00C67983">
        <w:rPr>
          <w:rFonts w:cs="Times New Roman"/>
          <w:i/>
          <w:iCs/>
          <w:color w:val="000000"/>
          <w:szCs w:val="24"/>
        </w:rPr>
        <w:t>Developed</w:t>
      </w:r>
      <w:proofErr w:type="spellEnd"/>
      <w:r w:rsidRPr="00C67983">
        <w:rPr>
          <w:rFonts w:cs="Times New Roman"/>
          <w:i/>
          <w:iCs/>
          <w:color w:val="000000"/>
          <w:szCs w:val="24"/>
        </w:rPr>
        <w:t xml:space="preserve"> and Developing World: </w:t>
      </w:r>
      <w:proofErr w:type="spellStart"/>
      <w:r w:rsidRPr="00C67983">
        <w:rPr>
          <w:rFonts w:cs="Times New Roman"/>
          <w:i/>
          <w:iCs/>
          <w:color w:val="000000"/>
          <w:szCs w:val="24"/>
        </w:rPr>
        <w:t>Methods</w:t>
      </w:r>
      <w:proofErr w:type="spellEnd"/>
      <w:r w:rsidRPr="00C67983">
        <w:rPr>
          <w:rFonts w:cs="Times New Roman"/>
          <w:i/>
          <w:iCs/>
          <w:color w:val="000000"/>
          <w:szCs w:val="24"/>
        </w:rPr>
        <w:t xml:space="preserve"> for the Global Information </w:t>
      </w:r>
      <w:proofErr w:type="spellStart"/>
      <w:r w:rsidRPr="00C67983">
        <w:rPr>
          <w:rFonts w:cs="Times New Roman"/>
          <w:i/>
          <w:iCs/>
          <w:color w:val="000000"/>
          <w:szCs w:val="24"/>
        </w:rPr>
        <w:t>Economy</w:t>
      </w:r>
      <w:proofErr w:type="spellEnd"/>
      <w:r w:rsidRPr="00C67983">
        <w:rPr>
          <w:rFonts w:cs="Times New Roman"/>
          <w:color w:val="000000"/>
          <w:szCs w:val="24"/>
        </w:rPr>
        <w:t xml:space="preserve">. </w:t>
      </w:r>
      <w:proofErr w:type="spellStart"/>
      <w:r w:rsidRPr="00C67983">
        <w:rPr>
          <w:rFonts w:cs="Times New Roman"/>
          <w:color w:val="000000"/>
          <w:szCs w:val="24"/>
        </w:rPr>
        <w:t>IGI</w:t>
      </w:r>
      <w:proofErr w:type="spellEnd"/>
      <w:r w:rsidRPr="00C67983">
        <w:rPr>
          <w:rFonts w:cs="Times New Roman"/>
          <w:color w:val="000000"/>
          <w:szCs w:val="24"/>
        </w:rPr>
        <w:t xml:space="preserve"> Global. https</w:t>
      </w:r>
      <w:proofErr w:type="gramStart"/>
      <w:r w:rsidRPr="00C67983">
        <w:rPr>
          <w:rFonts w:cs="Times New Roman"/>
          <w:color w:val="000000"/>
          <w:szCs w:val="24"/>
        </w:rPr>
        <w:t>://</w:t>
      </w:r>
      <w:proofErr w:type="gramEnd"/>
      <w:r w:rsidRPr="00C67983">
        <w:rPr>
          <w:rFonts w:cs="Times New Roman"/>
          <w:color w:val="000000"/>
          <w:szCs w:val="24"/>
        </w:rPr>
        <w:t>doi.org/10.4018/978-1-60566-942-7</w:t>
      </w:r>
    </w:p>
    <w:p w14:paraId="5AD3E019" w14:textId="77777777" w:rsidR="000944E9" w:rsidRPr="00C67983" w:rsidRDefault="000944E9" w:rsidP="00035BFB">
      <w:pPr>
        <w:widowControl w:val="0"/>
        <w:autoSpaceDE w:val="0"/>
        <w:autoSpaceDN w:val="0"/>
        <w:adjustRightInd w:val="0"/>
        <w:spacing w:line="360" w:lineRule="auto"/>
        <w:rPr>
          <w:rFonts w:cs="Times New Roman"/>
          <w:color w:val="000000"/>
          <w:szCs w:val="24"/>
        </w:rPr>
      </w:pPr>
    </w:p>
    <w:p w14:paraId="70EFB8EB" w14:textId="77777777" w:rsidR="00C67983" w:rsidRPr="00C67983" w:rsidRDefault="00C67983" w:rsidP="00035BFB">
      <w:pPr>
        <w:widowControl w:val="0"/>
        <w:autoSpaceDE w:val="0"/>
        <w:autoSpaceDN w:val="0"/>
        <w:adjustRightInd w:val="0"/>
        <w:spacing w:line="360" w:lineRule="auto"/>
        <w:rPr>
          <w:rFonts w:cs="Times New Roman"/>
          <w:color w:val="000000"/>
          <w:szCs w:val="24"/>
        </w:rPr>
      </w:pPr>
      <w:proofErr w:type="spellStart"/>
      <w:r w:rsidRPr="00C67983">
        <w:rPr>
          <w:rFonts w:cs="Times New Roman"/>
          <w:color w:val="000000"/>
          <w:szCs w:val="24"/>
        </w:rPr>
        <w:t>Pange</w:t>
      </w:r>
      <w:proofErr w:type="spellEnd"/>
      <w:r w:rsidRPr="00C67983">
        <w:rPr>
          <w:rFonts w:cs="Times New Roman"/>
          <w:color w:val="000000"/>
          <w:szCs w:val="24"/>
        </w:rPr>
        <w:t xml:space="preserve">, A., &amp; </w:t>
      </w:r>
      <w:proofErr w:type="spellStart"/>
      <w:r w:rsidRPr="00C67983">
        <w:rPr>
          <w:rFonts w:cs="Times New Roman"/>
          <w:color w:val="000000"/>
          <w:szCs w:val="24"/>
        </w:rPr>
        <w:t>Pange</w:t>
      </w:r>
      <w:proofErr w:type="spellEnd"/>
      <w:r w:rsidRPr="00C67983">
        <w:rPr>
          <w:rFonts w:cs="Times New Roman"/>
          <w:color w:val="000000"/>
          <w:szCs w:val="24"/>
        </w:rPr>
        <w:t xml:space="preserve">, J. (2011). Is E-learning </w:t>
      </w:r>
      <w:proofErr w:type="spellStart"/>
      <w:r w:rsidRPr="00C67983">
        <w:rPr>
          <w:rFonts w:cs="Times New Roman"/>
          <w:color w:val="000000"/>
          <w:szCs w:val="24"/>
        </w:rPr>
        <w:t>Based</w:t>
      </w:r>
      <w:proofErr w:type="spellEnd"/>
      <w:r w:rsidRPr="00C67983">
        <w:rPr>
          <w:rFonts w:cs="Times New Roman"/>
          <w:color w:val="000000"/>
          <w:szCs w:val="24"/>
        </w:rPr>
        <w:t xml:space="preserve"> On Learning </w:t>
      </w:r>
      <w:proofErr w:type="spellStart"/>
      <w:r w:rsidRPr="00C67983">
        <w:rPr>
          <w:rFonts w:cs="Times New Roman"/>
          <w:color w:val="000000"/>
          <w:szCs w:val="24"/>
        </w:rPr>
        <w:t>Theories</w:t>
      </w:r>
      <w:proofErr w:type="spellEnd"/>
      <w:r w:rsidRPr="00C67983">
        <w:rPr>
          <w:rFonts w:cs="Times New Roman"/>
          <w:color w:val="000000"/>
          <w:szCs w:val="24"/>
        </w:rPr>
        <w:t xml:space="preserve">? A </w:t>
      </w:r>
      <w:proofErr w:type="spellStart"/>
      <w:r w:rsidRPr="00C67983">
        <w:rPr>
          <w:rFonts w:cs="Times New Roman"/>
          <w:color w:val="000000"/>
          <w:szCs w:val="24"/>
        </w:rPr>
        <w:t>Literature</w:t>
      </w:r>
      <w:proofErr w:type="spellEnd"/>
      <w:r w:rsidRPr="00C67983">
        <w:rPr>
          <w:rFonts w:cs="Times New Roman"/>
          <w:color w:val="000000"/>
          <w:szCs w:val="24"/>
        </w:rPr>
        <w:t xml:space="preserve"> Review. </w:t>
      </w:r>
      <w:r w:rsidRPr="00C67983">
        <w:rPr>
          <w:rFonts w:cs="Times New Roman"/>
          <w:i/>
          <w:iCs/>
          <w:color w:val="000000"/>
          <w:szCs w:val="24"/>
        </w:rPr>
        <w:t xml:space="preserve">World Academy </w:t>
      </w:r>
      <w:proofErr w:type="spellStart"/>
      <w:r w:rsidRPr="00C67983">
        <w:rPr>
          <w:rFonts w:cs="Times New Roman"/>
          <w:i/>
          <w:iCs/>
          <w:color w:val="000000"/>
          <w:szCs w:val="24"/>
        </w:rPr>
        <w:t>of</w:t>
      </w:r>
      <w:proofErr w:type="spellEnd"/>
      <w:r w:rsidRPr="00C67983">
        <w:rPr>
          <w:rFonts w:cs="Times New Roman"/>
          <w:i/>
          <w:iCs/>
          <w:color w:val="000000"/>
          <w:szCs w:val="24"/>
        </w:rPr>
        <w:t xml:space="preserve"> Science, </w:t>
      </w:r>
      <w:proofErr w:type="spellStart"/>
      <w:r w:rsidRPr="00C67983">
        <w:rPr>
          <w:rFonts w:cs="Times New Roman"/>
          <w:i/>
          <w:iCs/>
          <w:color w:val="000000"/>
          <w:szCs w:val="24"/>
        </w:rPr>
        <w:t>Engineering</w:t>
      </w:r>
      <w:proofErr w:type="spellEnd"/>
      <w:r w:rsidRPr="00C67983">
        <w:rPr>
          <w:rFonts w:cs="Times New Roman"/>
          <w:i/>
          <w:iCs/>
          <w:color w:val="000000"/>
          <w:szCs w:val="24"/>
        </w:rPr>
        <w:t xml:space="preserve"> &amp; </w:t>
      </w:r>
      <w:proofErr w:type="spellStart"/>
      <w:r w:rsidRPr="00C67983">
        <w:rPr>
          <w:rFonts w:cs="Times New Roman"/>
          <w:i/>
          <w:iCs/>
          <w:color w:val="000000"/>
          <w:szCs w:val="24"/>
        </w:rPr>
        <w:t>Technology</w:t>
      </w:r>
      <w:proofErr w:type="spellEnd"/>
      <w:r w:rsidRPr="00C67983">
        <w:rPr>
          <w:rFonts w:cs="Times New Roman"/>
          <w:color w:val="000000"/>
          <w:szCs w:val="24"/>
        </w:rPr>
        <w:t xml:space="preserve">, </w:t>
      </w:r>
      <w:r w:rsidRPr="00C67983">
        <w:rPr>
          <w:rFonts w:cs="Times New Roman"/>
          <w:i/>
          <w:iCs/>
          <w:color w:val="000000"/>
          <w:szCs w:val="24"/>
        </w:rPr>
        <w:t>5</w:t>
      </w:r>
      <w:r w:rsidRPr="00C67983">
        <w:rPr>
          <w:rFonts w:cs="Times New Roman"/>
          <w:color w:val="000000"/>
          <w:szCs w:val="24"/>
        </w:rPr>
        <w:t>(8).</w:t>
      </w:r>
    </w:p>
    <w:p w14:paraId="0658B2D1" w14:textId="77777777" w:rsidR="000944E9" w:rsidRDefault="000944E9" w:rsidP="00035BFB">
      <w:pPr>
        <w:widowControl w:val="0"/>
        <w:autoSpaceDE w:val="0"/>
        <w:autoSpaceDN w:val="0"/>
        <w:adjustRightInd w:val="0"/>
        <w:spacing w:line="360" w:lineRule="auto"/>
        <w:rPr>
          <w:rFonts w:cs="Times New Roman"/>
          <w:color w:val="000000"/>
          <w:szCs w:val="24"/>
        </w:rPr>
      </w:pPr>
    </w:p>
    <w:p w14:paraId="37960575" w14:textId="77777777" w:rsidR="00C67983" w:rsidRPr="00C67983" w:rsidRDefault="00C67983" w:rsidP="00035BFB">
      <w:pPr>
        <w:widowControl w:val="0"/>
        <w:autoSpaceDE w:val="0"/>
        <w:autoSpaceDN w:val="0"/>
        <w:adjustRightInd w:val="0"/>
        <w:spacing w:line="360" w:lineRule="auto"/>
        <w:rPr>
          <w:rFonts w:cs="Times New Roman"/>
          <w:color w:val="000000"/>
          <w:szCs w:val="24"/>
        </w:rPr>
      </w:pPr>
      <w:r w:rsidRPr="00C67983">
        <w:rPr>
          <w:rFonts w:cs="Times New Roman"/>
          <w:color w:val="000000"/>
          <w:szCs w:val="24"/>
        </w:rPr>
        <w:t xml:space="preserve">Siemens, G. (2014). </w:t>
      </w:r>
      <w:proofErr w:type="spellStart"/>
      <w:r w:rsidRPr="00C67983">
        <w:rPr>
          <w:rFonts w:cs="Times New Roman"/>
          <w:color w:val="000000"/>
          <w:szCs w:val="24"/>
        </w:rPr>
        <w:t>Connectivism</w:t>
      </w:r>
      <w:proofErr w:type="spellEnd"/>
      <w:r w:rsidRPr="00C67983">
        <w:rPr>
          <w:rFonts w:cs="Times New Roman"/>
          <w:color w:val="000000"/>
          <w:szCs w:val="24"/>
        </w:rPr>
        <w:t xml:space="preserve">: A Learning </w:t>
      </w:r>
      <w:proofErr w:type="spellStart"/>
      <w:r w:rsidRPr="00C67983">
        <w:rPr>
          <w:rFonts w:cs="Times New Roman"/>
          <w:color w:val="000000"/>
          <w:szCs w:val="24"/>
        </w:rPr>
        <w:t>Theory</w:t>
      </w:r>
      <w:proofErr w:type="spellEnd"/>
      <w:r w:rsidRPr="00C67983">
        <w:rPr>
          <w:rFonts w:cs="Times New Roman"/>
          <w:color w:val="000000"/>
          <w:szCs w:val="24"/>
        </w:rPr>
        <w:t xml:space="preserve"> for the Digital Age, 8.</w:t>
      </w:r>
    </w:p>
    <w:p w14:paraId="62B78471" w14:textId="77777777" w:rsidR="000944E9" w:rsidRDefault="000944E9" w:rsidP="00035BFB">
      <w:pPr>
        <w:widowControl w:val="0"/>
        <w:autoSpaceDE w:val="0"/>
        <w:autoSpaceDN w:val="0"/>
        <w:adjustRightInd w:val="0"/>
        <w:spacing w:line="360" w:lineRule="auto"/>
        <w:rPr>
          <w:rFonts w:cs="Times New Roman"/>
          <w:color w:val="000000"/>
          <w:szCs w:val="24"/>
        </w:rPr>
      </w:pPr>
    </w:p>
    <w:p w14:paraId="115C3D89" w14:textId="5BEB1545" w:rsidR="00C67983" w:rsidRPr="00C67983" w:rsidRDefault="000944E9" w:rsidP="00035BFB">
      <w:pPr>
        <w:widowControl w:val="0"/>
        <w:autoSpaceDE w:val="0"/>
        <w:autoSpaceDN w:val="0"/>
        <w:adjustRightInd w:val="0"/>
        <w:spacing w:line="360" w:lineRule="auto"/>
        <w:rPr>
          <w:rFonts w:cs="Times New Roman"/>
          <w:color w:val="000000"/>
          <w:szCs w:val="24"/>
        </w:rPr>
      </w:pPr>
      <w:proofErr w:type="spellStart"/>
      <w:r>
        <w:rPr>
          <w:rFonts w:cs="Times New Roman"/>
          <w:color w:val="000000"/>
          <w:szCs w:val="24"/>
        </w:rPr>
        <w:t>Yeh</w:t>
      </w:r>
      <w:proofErr w:type="spellEnd"/>
      <w:r>
        <w:rPr>
          <w:rFonts w:cs="Times New Roman"/>
          <w:color w:val="000000"/>
          <w:szCs w:val="24"/>
        </w:rPr>
        <w:t xml:space="preserve">, </w:t>
      </w:r>
      <w:proofErr w:type="spellStart"/>
      <w:r>
        <w:rPr>
          <w:rFonts w:cs="Times New Roman"/>
          <w:color w:val="000000"/>
          <w:szCs w:val="24"/>
        </w:rPr>
        <w:t>Y.</w:t>
      </w:r>
      <w:r w:rsidR="00C67983" w:rsidRPr="00C67983">
        <w:rPr>
          <w:rFonts w:cs="Times New Roman"/>
          <w:color w:val="000000"/>
          <w:szCs w:val="24"/>
        </w:rPr>
        <w:t>C</w:t>
      </w:r>
      <w:proofErr w:type="spellEnd"/>
      <w:r w:rsidR="00C67983" w:rsidRPr="00C67983">
        <w:rPr>
          <w:rFonts w:cs="Times New Roman"/>
          <w:color w:val="000000"/>
          <w:szCs w:val="24"/>
        </w:rPr>
        <w:t xml:space="preserve">. (2009). </w:t>
      </w:r>
      <w:proofErr w:type="spellStart"/>
      <w:r w:rsidR="00C67983" w:rsidRPr="00C67983">
        <w:rPr>
          <w:rFonts w:cs="Times New Roman"/>
          <w:color w:val="000000"/>
          <w:szCs w:val="24"/>
        </w:rPr>
        <w:t>Integrating</w:t>
      </w:r>
      <w:proofErr w:type="spellEnd"/>
      <w:r w:rsidR="00C67983" w:rsidRPr="00C67983">
        <w:rPr>
          <w:rFonts w:cs="Times New Roman"/>
          <w:color w:val="000000"/>
          <w:szCs w:val="24"/>
        </w:rPr>
        <w:t xml:space="preserve"> e-learning </w:t>
      </w:r>
      <w:proofErr w:type="spellStart"/>
      <w:r w:rsidR="00C67983" w:rsidRPr="00C67983">
        <w:rPr>
          <w:rFonts w:cs="Times New Roman"/>
          <w:color w:val="000000"/>
          <w:szCs w:val="24"/>
        </w:rPr>
        <w:t>into</w:t>
      </w:r>
      <w:proofErr w:type="spellEnd"/>
      <w:r w:rsidR="00C67983" w:rsidRPr="00C67983">
        <w:rPr>
          <w:rFonts w:cs="Times New Roman"/>
          <w:color w:val="000000"/>
          <w:szCs w:val="24"/>
        </w:rPr>
        <w:t xml:space="preserve"> the </w:t>
      </w:r>
      <w:proofErr w:type="spellStart"/>
      <w:r w:rsidR="00C67983" w:rsidRPr="00C67983">
        <w:rPr>
          <w:rFonts w:cs="Times New Roman"/>
          <w:color w:val="000000"/>
          <w:szCs w:val="24"/>
        </w:rPr>
        <w:t>Direct-instruction</w:t>
      </w:r>
      <w:proofErr w:type="spellEnd"/>
      <w:r w:rsidR="00C67983" w:rsidRPr="00C67983">
        <w:rPr>
          <w:rFonts w:cs="Times New Roman"/>
          <w:color w:val="000000"/>
          <w:szCs w:val="24"/>
        </w:rPr>
        <w:t xml:space="preserve"> </w:t>
      </w:r>
      <w:proofErr w:type="spellStart"/>
      <w:r w:rsidR="00C67983" w:rsidRPr="00C67983">
        <w:rPr>
          <w:rFonts w:cs="Times New Roman"/>
          <w:color w:val="000000"/>
          <w:szCs w:val="24"/>
        </w:rPr>
        <w:t>Model</w:t>
      </w:r>
      <w:proofErr w:type="spellEnd"/>
      <w:r w:rsidR="00C67983" w:rsidRPr="00C67983">
        <w:rPr>
          <w:rFonts w:cs="Times New Roman"/>
          <w:color w:val="000000"/>
          <w:szCs w:val="24"/>
        </w:rPr>
        <w:t xml:space="preserve"> </w:t>
      </w:r>
      <w:proofErr w:type="spellStart"/>
      <w:r w:rsidR="00C67983" w:rsidRPr="00C67983">
        <w:rPr>
          <w:rFonts w:cs="Times New Roman"/>
          <w:color w:val="000000"/>
          <w:szCs w:val="24"/>
        </w:rPr>
        <w:t>to</w:t>
      </w:r>
      <w:proofErr w:type="spellEnd"/>
      <w:r w:rsidR="00C67983" w:rsidRPr="00C67983">
        <w:rPr>
          <w:rFonts w:cs="Times New Roman"/>
          <w:color w:val="000000"/>
          <w:szCs w:val="24"/>
        </w:rPr>
        <w:t xml:space="preserve"> </w:t>
      </w:r>
      <w:proofErr w:type="spellStart"/>
      <w:r w:rsidR="00C67983" w:rsidRPr="00C67983">
        <w:rPr>
          <w:rFonts w:cs="Times New Roman"/>
          <w:color w:val="000000"/>
          <w:szCs w:val="24"/>
        </w:rPr>
        <w:t>enhance</w:t>
      </w:r>
      <w:proofErr w:type="spellEnd"/>
      <w:r w:rsidR="00C67983" w:rsidRPr="00C67983">
        <w:rPr>
          <w:rFonts w:cs="Times New Roman"/>
          <w:color w:val="000000"/>
          <w:szCs w:val="24"/>
        </w:rPr>
        <w:t xml:space="preserve"> the </w:t>
      </w:r>
      <w:proofErr w:type="spellStart"/>
      <w:r w:rsidR="00C67983" w:rsidRPr="00C67983">
        <w:rPr>
          <w:rFonts w:cs="Times New Roman"/>
          <w:color w:val="000000"/>
          <w:szCs w:val="24"/>
        </w:rPr>
        <w:t>effectiveness</w:t>
      </w:r>
      <w:proofErr w:type="spellEnd"/>
      <w:r w:rsidR="00C67983" w:rsidRPr="00C67983">
        <w:rPr>
          <w:rFonts w:cs="Times New Roman"/>
          <w:color w:val="000000"/>
          <w:szCs w:val="24"/>
        </w:rPr>
        <w:t xml:space="preserve"> </w:t>
      </w:r>
      <w:proofErr w:type="spellStart"/>
      <w:r w:rsidR="00C67983" w:rsidRPr="00C67983">
        <w:rPr>
          <w:rFonts w:cs="Times New Roman"/>
          <w:color w:val="000000"/>
          <w:szCs w:val="24"/>
        </w:rPr>
        <w:t>of</w:t>
      </w:r>
      <w:proofErr w:type="spellEnd"/>
      <w:r w:rsidR="00C67983" w:rsidRPr="00C67983">
        <w:rPr>
          <w:rFonts w:cs="Times New Roman"/>
          <w:color w:val="000000"/>
          <w:szCs w:val="24"/>
        </w:rPr>
        <w:t xml:space="preserve"> </w:t>
      </w:r>
      <w:proofErr w:type="spellStart"/>
      <w:r w:rsidR="00C67983" w:rsidRPr="00C67983">
        <w:rPr>
          <w:rFonts w:cs="Times New Roman"/>
          <w:color w:val="000000"/>
          <w:szCs w:val="24"/>
        </w:rPr>
        <w:t>critical-thinking</w:t>
      </w:r>
      <w:proofErr w:type="spellEnd"/>
      <w:r w:rsidR="00C67983" w:rsidRPr="00C67983">
        <w:rPr>
          <w:rFonts w:cs="Times New Roman"/>
          <w:color w:val="000000"/>
          <w:szCs w:val="24"/>
        </w:rPr>
        <w:t xml:space="preserve"> </w:t>
      </w:r>
      <w:proofErr w:type="spellStart"/>
      <w:r w:rsidR="00C67983" w:rsidRPr="00C67983">
        <w:rPr>
          <w:rFonts w:cs="Times New Roman"/>
          <w:color w:val="000000"/>
          <w:szCs w:val="24"/>
        </w:rPr>
        <w:t>instruction</w:t>
      </w:r>
      <w:proofErr w:type="spellEnd"/>
      <w:r w:rsidR="00C67983" w:rsidRPr="00C67983">
        <w:rPr>
          <w:rFonts w:cs="Times New Roman"/>
          <w:color w:val="000000"/>
          <w:szCs w:val="24"/>
        </w:rPr>
        <w:t xml:space="preserve">. </w:t>
      </w:r>
      <w:proofErr w:type="spellStart"/>
      <w:r w:rsidR="00C67983" w:rsidRPr="00C67983">
        <w:rPr>
          <w:rFonts w:cs="Times New Roman"/>
          <w:i/>
          <w:iCs/>
          <w:color w:val="000000"/>
          <w:szCs w:val="24"/>
        </w:rPr>
        <w:t>Instructional</w:t>
      </w:r>
      <w:proofErr w:type="spellEnd"/>
      <w:r w:rsidR="00C67983" w:rsidRPr="00C67983">
        <w:rPr>
          <w:rFonts w:cs="Times New Roman"/>
          <w:i/>
          <w:iCs/>
          <w:color w:val="000000"/>
          <w:szCs w:val="24"/>
        </w:rPr>
        <w:t xml:space="preserve"> Science</w:t>
      </w:r>
      <w:r w:rsidR="00C67983" w:rsidRPr="00C67983">
        <w:rPr>
          <w:rFonts w:cs="Times New Roman"/>
          <w:color w:val="000000"/>
          <w:szCs w:val="24"/>
        </w:rPr>
        <w:t xml:space="preserve">, </w:t>
      </w:r>
      <w:r w:rsidR="00C67983" w:rsidRPr="00C67983">
        <w:rPr>
          <w:rFonts w:cs="Times New Roman"/>
          <w:i/>
          <w:iCs/>
          <w:color w:val="000000"/>
          <w:szCs w:val="24"/>
        </w:rPr>
        <w:t>37</w:t>
      </w:r>
      <w:r w:rsidR="00C67983" w:rsidRPr="00C67983">
        <w:rPr>
          <w:rFonts w:cs="Times New Roman"/>
          <w:color w:val="000000"/>
          <w:szCs w:val="24"/>
        </w:rPr>
        <w:t xml:space="preserve">(2), 185–203. </w:t>
      </w:r>
      <w:proofErr w:type="spellStart"/>
      <w:r w:rsidR="00C67983" w:rsidRPr="00C67983">
        <w:rPr>
          <w:rFonts w:cs="Times New Roman"/>
          <w:color w:val="000000"/>
          <w:szCs w:val="24"/>
        </w:rPr>
        <w:t>Retrieved</w:t>
      </w:r>
      <w:proofErr w:type="spellEnd"/>
      <w:r w:rsidR="00C67983" w:rsidRPr="00C67983">
        <w:rPr>
          <w:rFonts w:cs="Times New Roman"/>
          <w:color w:val="000000"/>
          <w:szCs w:val="24"/>
        </w:rPr>
        <w:t xml:space="preserve"> from http://www.jstor.org/stable/23372788</w:t>
      </w:r>
    </w:p>
    <w:p w14:paraId="7153BAB5" w14:textId="346FC6E7" w:rsidR="006B6439" w:rsidRPr="001D37D5" w:rsidRDefault="00B67ECD" w:rsidP="00035BFB">
      <w:pPr>
        <w:spacing w:line="360" w:lineRule="auto"/>
        <w:rPr>
          <w:rFonts w:eastAsia="Times New Roman" w:cs="Times New Roman"/>
          <w:color w:val="222222"/>
          <w:shd w:val="clear" w:color="auto" w:fill="FFFFFF"/>
        </w:rPr>
      </w:pPr>
      <w:r>
        <w:rPr>
          <w:rFonts w:eastAsia="Times New Roman" w:cs="Times New Roman"/>
          <w:color w:val="222222"/>
          <w:shd w:val="clear" w:color="auto" w:fill="FFFFFF"/>
        </w:rPr>
        <w:fldChar w:fldCharType="end"/>
      </w:r>
    </w:p>
    <w:p w14:paraId="34026666" w14:textId="0EC4217D" w:rsidR="00D45847" w:rsidRDefault="00850895">
      <w:pPr>
        <w:spacing w:before="720" w:after="200" w:line="0" w:lineRule="auto"/>
      </w:pPr>
      <w:r>
        <w:br w:type="page"/>
      </w:r>
    </w:p>
    <w:p w14:paraId="552823EF" w14:textId="352D9058" w:rsidR="00D45847" w:rsidRPr="00305D18" w:rsidRDefault="009F3187" w:rsidP="00242648">
      <w:pPr>
        <w:pStyle w:val="Heading11"/>
      </w:pPr>
      <w:bookmarkStart w:id="29" w:name="_Toc391456187"/>
      <w:bookmarkStart w:id="30" w:name="_Toc401327944"/>
      <w:bookmarkEnd w:id="29"/>
      <w:r w:rsidRPr="009F3187">
        <w:t>Bilagor</w:t>
      </w:r>
      <w:bookmarkEnd w:id="30"/>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77777777" w:rsidR="00D45847" w:rsidRPr="00905DB0" w:rsidRDefault="00850895">
            <w:pPr>
              <w:jc w:val="center"/>
              <w:rPr>
                <w:rFonts w:asciiTheme="minorHAnsi" w:hAnsiTheme="minorHAnsi"/>
                <w:b/>
                <w:sz w:val="18"/>
                <w:szCs w:val="18"/>
              </w:rPr>
            </w:pPr>
            <w:r w:rsidRPr="00905DB0">
              <w:rPr>
                <w:rFonts w:asciiTheme="minorHAnsi" w:hAnsiTheme="minorHAnsi" w:cs="Times Roman"/>
                <w:b/>
                <w:iCs/>
                <w:color w:val="000000"/>
                <w:sz w:val="18"/>
                <w:szCs w:val="18"/>
              </w:rPr>
              <w:t>Konstruktivism</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w:t>
            </w:r>
            <w:proofErr w:type="spellStart"/>
            <w:r>
              <w:rPr>
                <w:rFonts w:asciiTheme="minorHAnsi" w:hAnsiTheme="minorHAnsi" w:cs="AppleSystemUIFont"/>
                <w:color w:val="353535"/>
                <w:sz w:val="18"/>
                <w:szCs w:val="18"/>
              </w:rPr>
              <w:t>e.g</w:t>
            </w:r>
            <w:proofErr w:type="spellEnd"/>
            <w:r>
              <w:rPr>
                <w:rFonts w:asciiTheme="minorHAnsi" w:hAnsiTheme="minorHAnsi" w:cs="AppleSystemUIFont"/>
                <w:color w:val="353535"/>
                <w:sz w:val="18"/>
                <w:szCs w:val="18"/>
              </w:rPr>
              <w:t>.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5D837BA9" w14:textId="606379E4" w:rsidR="006F348F" w:rsidRDefault="00F16CB6" w:rsidP="00657871">
      <w:pPr>
        <w:widowControl w:val="0"/>
        <w:autoSpaceDE w:val="0"/>
        <w:autoSpaceDN w:val="0"/>
        <w:adjustRightInd w:val="0"/>
        <w:rPr>
          <w:rFonts w:ascii="Verdana" w:hAnsi="Verdana" w:cs="Times New Roman"/>
          <w:i/>
          <w:color w:val="000000" w:themeColor="text1"/>
          <w:sz w:val="16"/>
          <w:szCs w:val="16"/>
        </w:rPr>
      </w:pPr>
      <w:r w:rsidRPr="00004B10">
        <w:rPr>
          <w:rFonts w:ascii="Verdana" w:hAnsi="Verdana" w:cs="Times New Roman"/>
          <w:b/>
          <w:color w:val="000000" w:themeColor="text1"/>
          <w:sz w:val="16"/>
          <w:szCs w:val="16"/>
        </w:rPr>
        <w:t>Bilaga</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perspektiv (Associativt, Konstruktivist 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110CA86" w14:textId="182BDC50" w:rsidR="00D45847" w:rsidRPr="00B93DE6" w:rsidRDefault="00C770CB" w:rsidP="00657871">
      <w:pPr>
        <w:widowControl w:val="0"/>
        <w:autoSpaceDE w:val="0"/>
        <w:autoSpaceDN w:val="0"/>
        <w:adjustRightInd w:val="0"/>
        <w:rPr>
          <w:rFonts w:ascii="Verdana" w:hAnsi="Verdana" w:cs="Times New Roman"/>
          <w:b/>
          <w:i/>
          <w:color w:val="000000" w:themeColor="text1"/>
          <w:sz w:val="16"/>
          <w:szCs w:val="16"/>
        </w:rPr>
      </w:pPr>
      <w:r>
        <w:rPr>
          <w:rStyle w:val="Kommentarsreferens"/>
        </w:rPr>
        <w:commentReference w:id="31"/>
      </w:r>
    </w:p>
    <w:p w14:paraId="5082155C" w14:textId="622F7B28" w:rsidR="00D45847" w:rsidRPr="009F1170" w:rsidRDefault="00850895" w:rsidP="004E58AD">
      <w:pPr>
        <w:rPr>
          <w:b/>
          <w:bCs/>
          <w:iCs/>
          <w:color w:val="00000A"/>
        </w:rPr>
      </w:pPr>
      <w:bookmarkStart w:id="32" w:name="_Toc391456188"/>
      <w:bookmarkEnd w:id="32"/>
      <w:r w:rsidRPr="00D01DE3">
        <w:rPr>
          <w:rStyle w:val="Starkbetoning"/>
          <w:color w:val="00000A"/>
        </w:rPr>
        <w:lastRenderedPageBreak/>
        <w:t xml:space="preserve">Inledning </w:t>
      </w:r>
    </w:p>
    <w:p w14:paraId="2356165B" w14:textId="69280F18" w:rsidR="00F16CB6"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ins w:id="33" w:author="Jason Serviss" w:date="2018-09-02T10:36:00Z"/>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6F348F">
        <w:rPr>
          <w:rStyle w:val="Fotnotsreferens"/>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ins w:id="34" w:author="Jason Serviss" w:date="2018-09-02T10:37:00Z"/>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ins w:id="35" w:author="Jason Serviss" w:date="2018-09-02T10:37:00Z"/>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6F348F">
        <w:rPr>
          <w:rStyle w:val="Fotnotsreferens"/>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ins w:id="36" w:author="Jason Serviss" w:date="2018-09-02T10:37:00Z"/>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Starkbetoning"/>
          <w:color w:val="00000A"/>
        </w:rPr>
      </w:pPr>
    </w:p>
    <w:p w14:paraId="1DDA57C4" w14:textId="51F728F2" w:rsidR="009F1170" w:rsidRDefault="00850895" w:rsidP="00DD12F3">
      <w:pPr>
        <w:rPr>
          <w:b/>
          <w:bCs/>
          <w:iCs/>
          <w:color w:val="00000A"/>
        </w:rPr>
      </w:pPr>
      <w:r w:rsidRPr="00D01DE3">
        <w:rPr>
          <w:rStyle w:val="Starkbetoning"/>
          <w:color w:val="00000A"/>
        </w:rPr>
        <w:t>Uppmuntra deltagande</w:t>
      </w:r>
    </w:p>
    <w:p w14:paraId="3B783260" w14:textId="52CA8A84" w:rsidR="009F1170" w:rsidRDefault="00F16CB6" w:rsidP="004E58AD">
      <w:pPr>
        <w:rPr>
          <w:rFonts w:cs="Times New Roman"/>
        </w:rPr>
      </w:pPr>
      <w:r>
        <w:rPr>
          <w:rFonts w:eastAsia="Times New Roman" w:cs="Times New Roman"/>
          <w:color w:val="333333"/>
        </w:rPr>
        <w:t xml:space="preserve">6. </w:t>
      </w:r>
      <w:r w:rsidR="00184373">
        <w:rPr>
          <w:rStyle w:val="Starkbetoning"/>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6F348F">
        <w:rPr>
          <w:rStyle w:val="Fotnotsreferens"/>
        </w:rPr>
        <w:footnoteReference w:id="3"/>
      </w:r>
      <w:r w:rsidR="00850895">
        <w:rPr>
          <w:rFonts w:eastAsia="Times New Roman" w:cs="Times New Roman"/>
          <w:color w:val="333333"/>
        </w:rPr>
        <w:t xml:space="preserve"> (kognitiva färdigheter) för att gestalta</w:t>
      </w:r>
      <w:r w:rsidR="00850895" w:rsidRPr="006F348F">
        <w:rPr>
          <w:rStyle w:val="Fotnotsreferens"/>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Starkbetoning"/>
          <w:color w:val="00000A"/>
        </w:rPr>
      </w:pPr>
    </w:p>
    <w:p w14:paraId="55D689E2" w14:textId="57848557" w:rsidR="00D45847" w:rsidRPr="009F1170" w:rsidRDefault="00850895" w:rsidP="004E58AD">
      <w:pPr>
        <w:rPr>
          <w:b/>
          <w:bCs/>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62B41A16" w14:textId="1365F493" w:rsidR="00304D18" w:rsidRDefault="00F16CB6" w:rsidP="00DD12F3">
      <w:pPr>
        <w:rPr>
          <w:rFonts w:cs="Times New Roman"/>
        </w:rPr>
      </w:pPr>
      <w:r>
        <w:rPr>
          <w:rStyle w:val="Betoning"/>
          <w:rFonts w:cs="Times New Roman"/>
          <w:i w:val="0"/>
        </w:rPr>
        <w:t xml:space="preserve">8. </w:t>
      </w:r>
      <w:r w:rsidR="00304D18">
        <w:rPr>
          <w:rStyle w:val="Starkbetoning"/>
          <w:i w:val="0"/>
          <w:color w:val="00000A"/>
        </w:rPr>
        <w:t>ATM</w:t>
      </w:r>
      <w:r w:rsidR="00304D18">
        <w:rPr>
          <w:rStyle w:val="Betoning"/>
          <w:rFonts w:cs="Times New Roman"/>
          <w:i w:val="0"/>
        </w:rPr>
        <w:t xml:space="preserve">: </w:t>
      </w:r>
      <w:r w:rsidR="00850895">
        <w:rPr>
          <w:rStyle w:val="Betoning"/>
          <w:rFonts w:cs="Times New Roman"/>
          <w:i w:val="0"/>
        </w:rPr>
        <w:t>Hur viktigt är det att det genomförs en analys av studentens explicita och implicita normer</w:t>
      </w:r>
      <w:r w:rsidR="00850895" w:rsidRPr="006F348F">
        <w:rPr>
          <w:rStyle w:val="Fotnotsreferens"/>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ins w:id="37" w:author="Jason Serviss" w:date="2018-09-02T10:37:00Z"/>
          <w:rFonts w:cs="Times New Roman"/>
        </w:rPr>
      </w:pPr>
    </w:p>
    <w:p w14:paraId="48DC492E" w14:textId="61C0EBFA" w:rsidR="00DD12F3" w:rsidRDefault="00F16CB6" w:rsidP="00DD12F3">
      <w:pPr>
        <w:rPr>
          <w:rFonts w:cs="Times New Roman"/>
        </w:rPr>
      </w:pPr>
      <w:r>
        <w:rPr>
          <w:rStyle w:val="Betoning"/>
          <w:rFonts w:cs="Times New Roman"/>
          <w:i w:val="0"/>
        </w:rPr>
        <w:t xml:space="preserve">9. </w:t>
      </w:r>
      <w:r w:rsidR="00304D18" w:rsidRPr="00304D18">
        <w:rPr>
          <w:rStyle w:val="Betoning"/>
          <w:rFonts w:cs="Times New Roman"/>
          <w:b/>
          <w:i w:val="0"/>
        </w:rPr>
        <w:t>KLM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ins w:id="38" w:author="Jason Serviss" w:date="2018-09-02T10:37:00Z"/>
          <w:rFonts w:cs="Times New Roman"/>
          <w:b/>
          <w:iCs/>
        </w:rPr>
      </w:pPr>
    </w:p>
    <w:p w14:paraId="17111BE6" w14:textId="2B2D1BFE" w:rsidR="00DD12F3" w:rsidRPr="00304D18" w:rsidRDefault="00F16CB6" w:rsidP="00DD12F3">
      <w:pPr>
        <w:rPr>
          <w:ins w:id="39" w:author="Jason Serviss" w:date="2018-09-02T10:37:00Z"/>
          <w:rFonts w:cs="Times New Roman"/>
          <w:b/>
          <w:iCs/>
        </w:rPr>
      </w:pPr>
      <w:r>
        <w:rPr>
          <w:rStyle w:val="Betoning"/>
          <w:rFonts w:cs="Times New Roman"/>
          <w:i w:val="0"/>
        </w:rPr>
        <w:t xml:space="preserve">10. </w:t>
      </w:r>
      <w:r w:rsidR="00304D18" w:rsidRPr="00304D18">
        <w:rPr>
          <w:rStyle w:val="Betoning"/>
          <w:rFonts w:cs="Times New Roman"/>
          <w:b/>
          <w:i w:val="0"/>
        </w:rPr>
        <w:t>DIM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lärandet genomförs med hjälp av övning och granskning</w:t>
      </w:r>
      <w:r w:rsidR="00850895" w:rsidRPr="006F348F">
        <w:rPr>
          <w:rStyle w:val="Fotnotsreferens"/>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Betoning"/>
          <w:rFonts w:cs="Times New Roman"/>
          <w:i w:val="0"/>
        </w:rPr>
        <w:t xml:space="preserve">11. </w:t>
      </w:r>
      <w:r w:rsidR="00304D18">
        <w:rPr>
          <w:b/>
        </w:rPr>
        <w:t>DIM</w:t>
      </w:r>
      <w:r w:rsidR="00304D18">
        <w:rPr>
          <w:rStyle w:val="Betoning"/>
          <w:rFonts w:cs="Times New Roman"/>
          <w:i w:val="0"/>
        </w:rPr>
        <w:t xml:space="preserve">: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ins w:id="40" w:author="Jason Serviss" w:date="2018-09-02T10:37:00Z"/>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Betoning"/>
          <w:rFonts w:cs="Times New Roman"/>
          <w:b/>
          <w:i w:val="0"/>
        </w:rPr>
        <w:t>KLM</w:t>
      </w:r>
      <w:r w:rsidR="00304D18">
        <w:rPr>
          <w:rStyle w:val="Betoning"/>
          <w:rFonts w:cs="Times New Roman"/>
          <w:i w:val="0"/>
        </w:rPr>
        <w:t>:</w:t>
      </w:r>
      <w:r w:rsidR="00304D18">
        <w:rPr>
          <w:rStyle w:val="Betoning"/>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ins w:id="41" w:author="Jason Serviss" w:date="2018-09-02T10:37:00Z"/>
          <w:rFonts w:cs="Times New Roman"/>
          <w:b/>
          <w:iCs/>
        </w:rPr>
      </w:pPr>
    </w:p>
    <w:p w14:paraId="63D46551" w14:textId="027FFB2A" w:rsidR="00DD12F3" w:rsidRPr="00304D18" w:rsidRDefault="00F16CB6" w:rsidP="00DD12F3">
      <w:pPr>
        <w:rPr>
          <w:ins w:id="42" w:author="Jason Serviss" w:date="2018-09-02T10:37:00Z"/>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Starkbetoning"/>
          <w:color w:val="00000A"/>
        </w:rPr>
      </w:pPr>
    </w:p>
    <w:p w14:paraId="671B8297" w14:textId="0F6CFA9C" w:rsidR="004E58AD" w:rsidRPr="009F1170" w:rsidRDefault="00850895" w:rsidP="004E58AD">
      <w:pPr>
        <w:rPr>
          <w:b/>
          <w:bCs/>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6700339D" w:rsidR="00DD12F3" w:rsidRDefault="00F16CB6" w:rsidP="00DD12F3">
      <w:pPr>
        <w:rPr>
          <w:ins w:id="43" w:author="Jason Serviss" w:date="2018-09-02T10:38:00Z"/>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Starkbetoning"/>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77777777" w:rsidR="00304D18" w:rsidRDefault="00304D18" w:rsidP="004E58AD">
      <w:pPr>
        <w:rPr>
          <w:rStyle w:val="Starkbetoning"/>
          <w:color w:val="00000A"/>
        </w:rPr>
      </w:pP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75465594" w14:textId="1AD29F06" w:rsidR="00DD12F3" w:rsidRPr="00B93DE6" w:rsidRDefault="00F16CB6" w:rsidP="004E58AD">
      <w:pPr>
        <w:pBdr>
          <w:bottom w:val="single" w:sz="6" w:space="1" w:color="auto"/>
        </w:pBdr>
        <w:rPr>
          <w:rStyle w:val="Starkbetoning"/>
          <w:rFonts w:eastAsia="Times New Roman" w:cs="Times New Roman"/>
          <w:bCs w:val="0"/>
          <w:i w:val="0"/>
          <w:iCs w:val="0"/>
          <w:color w:val="333333"/>
        </w:rPr>
      </w:pPr>
      <w:r>
        <w:rPr>
          <w:rStyle w:val="Starkbetoning"/>
          <w:rFonts w:eastAsia="Times New Roman" w:cs="Times New Roman"/>
          <w:b w:val="0"/>
          <w:bCs w:val="0"/>
          <w:i w:val="0"/>
          <w:iCs w:val="0"/>
          <w:color w:val="333333"/>
        </w:rPr>
        <w:t xml:space="preserve">15. </w:t>
      </w:r>
      <w:r w:rsidR="00304D18">
        <w:rPr>
          <w:rStyle w:val="Starkbetoning"/>
          <w:rFonts w:eastAsia="Times New Roman" w:cs="Times New Roman"/>
          <w:bCs w:val="0"/>
          <w:i w:val="0"/>
          <w:iCs w:val="0"/>
          <w:color w:val="333333"/>
        </w:rPr>
        <w:t>KLM</w:t>
      </w:r>
      <w:r w:rsidR="00304D18" w:rsidRPr="00304D18">
        <w:rPr>
          <w:rStyle w:val="Starkbetoning"/>
          <w:rFonts w:eastAsia="Times New Roman" w:cs="Times New Roman"/>
          <w:b w:val="0"/>
          <w:bCs w:val="0"/>
          <w:i w:val="0"/>
          <w:iCs w:val="0"/>
          <w:color w:val="333333"/>
        </w:rPr>
        <w:t>:</w:t>
      </w:r>
      <w:r w:rsidR="00304D18">
        <w:rPr>
          <w:rStyle w:val="Starkbetoning"/>
          <w:rFonts w:eastAsia="Times New Roman" w:cs="Times New Roman"/>
          <w:bCs w:val="0"/>
          <w:i w:val="0"/>
          <w:iCs w:val="0"/>
          <w:color w:val="333333"/>
        </w:rPr>
        <w:t xml:space="preserve">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7B9F1C7C" w14:textId="4EDBF585" w:rsidR="00304D18" w:rsidRPr="00B93DE6" w:rsidRDefault="00F16CB6">
      <w:pPr>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Pr="000427E4">
        <w:rPr>
          <w:rFonts w:ascii="Verdana" w:hAnsi="Verdana"/>
          <w:sz w:val="16"/>
          <w:szCs w:val="16"/>
        </w:rPr>
        <w:t xml:space="preserve">Intervjun är utformad </w:t>
      </w:r>
      <w:r w:rsidR="00615A46" w:rsidRPr="000427E4">
        <w:rPr>
          <w:rFonts w:ascii="Verdana" w:hAnsi="Verdana"/>
          <w:sz w:val="16"/>
          <w:szCs w:val="16"/>
        </w:rPr>
        <w:t xml:space="preserve">av </w:t>
      </w:r>
      <w:r w:rsidR="009F1170">
        <w:rPr>
          <w:rFonts w:ascii="Verdana" w:hAnsi="Verdana"/>
          <w:sz w:val="16"/>
          <w:szCs w:val="16"/>
        </w:rPr>
        <w:t>frågekonstruktioner</w:t>
      </w:r>
      <w:r w:rsidRPr="000427E4">
        <w:rPr>
          <w:rFonts w:ascii="Verdana" w:hAnsi="Verdana"/>
          <w:sz w:val="16"/>
          <w:szCs w:val="16"/>
        </w:rPr>
        <w:t xml:space="preserve"> och ska betygsättas på en skala mellan 1-5. 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44" w:name="_Toc391456189"/>
      <w:bookmarkEnd w:id="44"/>
    </w:p>
    <w:p w14:paraId="0279EB7D" w14:textId="00D24702" w:rsidR="00D45847" w:rsidRPr="00184373" w:rsidRDefault="00850895">
      <w:pPr>
        <w:rPr>
          <w:rFonts w:ascii="Verdana" w:hAnsi="Verdana"/>
          <w:sz w:val="16"/>
          <w:szCs w:val="16"/>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ins w:id="45" w:author="Jason Serviss" w:date="2018-09-02T10:46:00Z"/>
          <w:rFonts w:ascii="Verdana" w:hAnsi="Verdana"/>
          <w:b/>
          <w:sz w:val="16"/>
          <w:szCs w:val="16"/>
        </w:rPr>
      </w:pPr>
    </w:p>
    <w:p w14:paraId="38843A61" w14:textId="5E4723ED" w:rsidR="00D45847" w:rsidRPr="000427E4" w:rsidRDefault="00AD2787" w:rsidP="000427E4">
      <w:pPr>
        <w:rPr>
          <w:rFonts w:ascii="Verdana" w:hAnsi="Verdana"/>
          <w:sz w:val="16"/>
          <w:szCs w:val="16"/>
        </w:rPr>
        <w:sectPr w:rsidR="00D45847" w:rsidRPr="000427E4" w:rsidSect="00882763">
          <w:footerReference w:type="default" r:id="rId16"/>
          <w:footerReference w:type="first" r:id="rId17"/>
          <w:pgSz w:w="11906" w:h="16838"/>
          <w:pgMar w:top="1135" w:right="1417" w:bottom="1417" w:left="1417" w:header="0" w:footer="709" w:gutter="0"/>
          <w:lnNumType w:countBy="1" w:restart="continuous"/>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0427E4" w:rsidRPr="000427E4">
        <w:rPr>
          <w:rFonts w:ascii="Verdana" w:hAnsi="Verdana"/>
          <w:sz w:val="16"/>
          <w:szCs w:val="16"/>
        </w:rPr>
        <w:t>nde element, därpå påståendena.</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7BBA5181"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124E639C" w14:textId="77777777" w:rsidR="00EF56C7" w:rsidRPr="00EF56C7" w:rsidRDefault="00EF56C7" w:rsidP="00F628A3"/>
    <w:sectPr w:rsidR="00EF56C7" w:rsidRPr="00EF56C7">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Jason Serviss" w:date="2018-10-16T17:05:00Z" w:initials="JS">
    <w:p w14:paraId="42074024" w14:textId="7E0BD9A0" w:rsidR="00B1197D" w:rsidRPr="00CA3E3D" w:rsidRDefault="00B1197D">
      <w:pPr>
        <w:pStyle w:val="Kommentarer"/>
        <w:rPr>
          <w:color w:val="E5B8B7" w:themeColor="accent2" w:themeTint="66"/>
        </w:rPr>
      </w:pPr>
      <w:r>
        <w:rPr>
          <w:rStyle w:val="Kommentarsreferens"/>
        </w:rPr>
        <w:annotationRef/>
      </w:r>
      <w:r>
        <w:t xml:space="preserve">Change </w:t>
      </w:r>
      <w:proofErr w:type="spellStart"/>
      <w:r>
        <w:t>this</w:t>
      </w:r>
      <w:proofErr w:type="spellEnd"/>
      <w:r>
        <w:t xml:space="preserve"> </w:t>
      </w:r>
      <w:proofErr w:type="spellStart"/>
      <w:r>
        <w:t>to</w:t>
      </w:r>
      <w:proofErr w:type="spellEnd"/>
      <w:r>
        <w:t xml:space="preserve"> </w:t>
      </w:r>
      <w:proofErr w:type="spellStart"/>
      <w:r>
        <w:t>something</w:t>
      </w:r>
      <w:proofErr w:type="spellEnd"/>
      <w:r>
        <w:t xml:space="preserve"> </w:t>
      </w:r>
      <w:proofErr w:type="spellStart"/>
      <w:r>
        <w:t>better</w:t>
      </w:r>
      <w:proofErr w:type="spellEnd"/>
      <w:r>
        <w:t>.</w:t>
      </w:r>
      <w:r>
        <w:rPr>
          <w:color w:val="E5B8B7" w:themeColor="accent2" w:themeTint="66"/>
        </w:rPr>
        <w:t xml:space="preserve"> </w:t>
      </w:r>
      <w:proofErr w:type="spellStart"/>
      <w:r>
        <w:rPr>
          <w:color w:val="FFFFFF" w:themeColor="background1"/>
        </w:rPr>
        <w:t>Fi</w:t>
      </w:r>
      <w:r w:rsidRPr="00CA3E3D">
        <w:rPr>
          <w:color w:val="FFFFFF" w:themeColor="background1"/>
        </w:rPr>
        <w:t>xed</w:t>
      </w:r>
      <w:proofErr w:type="spellEnd"/>
    </w:p>
  </w:comment>
  <w:comment w:id="3" w:author="Jason Serviss" w:date="2018-10-18T07:41:00Z" w:initials="JS">
    <w:p w14:paraId="3AA5D5B7" w14:textId="4E20356E" w:rsidR="00B1197D" w:rsidRDefault="00B1197D">
      <w:pPr>
        <w:pStyle w:val="Kommentarer"/>
      </w:pPr>
      <w:r>
        <w:rPr>
          <w:rStyle w:val="Kommentarsreferens"/>
        </w:rPr>
        <w:annotationRef/>
      </w:r>
      <w:proofErr w:type="spellStart"/>
      <w:r>
        <w:t>Remove</w:t>
      </w:r>
      <w:proofErr w:type="spellEnd"/>
      <w:r>
        <w:t xml:space="preserve"> </w:t>
      </w:r>
      <w:proofErr w:type="spellStart"/>
      <w:r>
        <w:t>this</w:t>
      </w:r>
      <w:proofErr w:type="spellEnd"/>
      <w:r>
        <w:t xml:space="preserve"> </w:t>
      </w:r>
      <w:proofErr w:type="spellStart"/>
      <w:r>
        <w:t>word</w:t>
      </w:r>
      <w:proofErr w:type="spellEnd"/>
      <w:r>
        <w:t xml:space="preserve">. Start </w:t>
      </w:r>
      <w:proofErr w:type="spellStart"/>
      <w:r>
        <w:t>each</w:t>
      </w:r>
      <w:proofErr w:type="spellEnd"/>
      <w:r>
        <w:t xml:space="preserve"> </w:t>
      </w:r>
      <w:proofErr w:type="spellStart"/>
      <w:r>
        <w:t>of</w:t>
      </w:r>
      <w:proofErr w:type="spellEnd"/>
      <w:r>
        <w:t xml:space="preserve"> the </w:t>
      </w:r>
      <w:proofErr w:type="spellStart"/>
      <w:r>
        <w:t>things</w:t>
      </w:r>
      <w:proofErr w:type="spellEnd"/>
      <w:r>
        <w:t xml:space="preserve"> </w:t>
      </w:r>
      <w:proofErr w:type="spellStart"/>
      <w:r>
        <w:t>you</w:t>
      </w:r>
      <w:proofErr w:type="spellEnd"/>
      <w:r>
        <w:t xml:space="preserve"> list </w:t>
      </w:r>
      <w:proofErr w:type="spellStart"/>
      <w:r>
        <w:t>with</w:t>
      </w:r>
      <w:proofErr w:type="spellEnd"/>
      <w:r>
        <w:t xml:space="preserve"> a </w:t>
      </w:r>
      <w:proofErr w:type="spellStart"/>
      <w:r>
        <w:t>description</w:t>
      </w:r>
      <w:proofErr w:type="spellEnd"/>
      <w:r>
        <w:t xml:space="preserve"> </w:t>
      </w:r>
      <w:proofErr w:type="spellStart"/>
      <w:r>
        <w:t>of</w:t>
      </w:r>
      <w:proofErr w:type="spellEnd"/>
      <w:r>
        <w:t xml:space="preserve"> </w:t>
      </w:r>
      <w:proofErr w:type="spellStart"/>
      <w:r>
        <w:t>how</w:t>
      </w:r>
      <w:proofErr w:type="spellEnd"/>
      <w:r>
        <w:t xml:space="preserve"> </w:t>
      </w:r>
      <w:proofErr w:type="spellStart"/>
      <w:r>
        <w:t>they</w:t>
      </w:r>
      <w:proofErr w:type="spellEnd"/>
      <w:r>
        <w:t xml:space="preserve"> </w:t>
      </w:r>
      <w:proofErr w:type="spellStart"/>
      <w:r>
        <w:t>are</w:t>
      </w:r>
      <w:proofErr w:type="spellEnd"/>
      <w:r>
        <w:t xml:space="preserve"> </w:t>
      </w:r>
      <w:proofErr w:type="spellStart"/>
      <w:r>
        <w:t>changed</w:t>
      </w:r>
      <w:proofErr w:type="spellEnd"/>
      <w:r>
        <w:t xml:space="preserve">, </w:t>
      </w:r>
      <w:proofErr w:type="spellStart"/>
      <w:r>
        <w:t>e.g</w:t>
      </w:r>
      <w:proofErr w:type="spellEnd"/>
      <w:r>
        <w:t xml:space="preserve">. ”lättare </w:t>
      </w:r>
      <w:proofErr w:type="spellStart"/>
      <w:r>
        <w:t>identifering</w:t>
      </w:r>
      <w:proofErr w:type="spellEnd"/>
      <w:r>
        <w:t xml:space="preserve"> av vilka krav …”, ”ökad struktur av kursinnehållet”, ”och möjlighet att kunna bedöma…”</w:t>
      </w:r>
      <w:r w:rsidR="00035BFB">
        <w:t xml:space="preserve"> </w:t>
      </w:r>
      <w:bookmarkStart w:id="4" w:name="_GoBack"/>
      <w:proofErr w:type="spellStart"/>
      <w:r w:rsidR="00035BFB" w:rsidRPr="00035BFB">
        <w:rPr>
          <w:color w:val="FFFFFF" w:themeColor="background1"/>
        </w:rPr>
        <w:t>Fixed</w:t>
      </w:r>
      <w:bookmarkEnd w:id="4"/>
      <w:proofErr w:type="spellEnd"/>
    </w:p>
  </w:comment>
  <w:comment w:id="17" w:author="Jason Serviss" w:date="2018-10-16T13:10:00Z" w:initials="JS">
    <w:p w14:paraId="0A682B11" w14:textId="042FB179" w:rsidR="00B1197D" w:rsidRDefault="00B1197D">
      <w:pPr>
        <w:pStyle w:val="Kommentarer"/>
      </w:pPr>
      <w:r>
        <w:rPr>
          <w:rStyle w:val="Kommentarsreferens"/>
        </w:rPr>
        <w:annotationRef/>
      </w:r>
      <w:proofErr w:type="spellStart"/>
      <w:r>
        <w:t>This</w:t>
      </w:r>
      <w:proofErr w:type="spellEnd"/>
      <w:r>
        <w:t xml:space="preserve"> </w:t>
      </w:r>
      <w:proofErr w:type="spellStart"/>
      <w:r>
        <w:t>needs</w:t>
      </w:r>
      <w:proofErr w:type="spellEnd"/>
      <w:r>
        <w:t xml:space="preserve"> </w:t>
      </w:r>
      <w:proofErr w:type="spellStart"/>
      <w:r>
        <w:t>to</w:t>
      </w:r>
      <w:proofErr w:type="spellEnd"/>
      <w:r>
        <w:t xml:space="preserve"> be </w:t>
      </w:r>
      <w:proofErr w:type="spellStart"/>
      <w:r>
        <w:t>revised</w:t>
      </w:r>
      <w:proofErr w:type="spellEnd"/>
      <w:r>
        <w:t xml:space="preserve">. </w:t>
      </w:r>
      <w:proofErr w:type="spellStart"/>
      <w:r>
        <w:t>Wording</w:t>
      </w:r>
      <w:proofErr w:type="spellEnd"/>
      <w:r>
        <w:t xml:space="preserve"> </w:t>
      </w:r>
      <w:proofErr w:type="spellStart"/>
      <w:r>
        <w:t>needs</w:t>
      </w:r>
      <w:proofErr w:type="spellEnd"/>
      <w:r>
        <w:t xml:space="preserve"> </w:t>
      </w:r>
      <w:proofErr w:type="spellStart"/>
      <w:r>
        <w:t>to</w:t>
      </w:r>
      <w:proofErr w:type="spellEnd"/>
      <w:r>
        <w:t xml:space="preserve"> be precise/</w:t>
      </w:r>
      <w:proofErr w:type="spellStart"/>
      <w:r>
        <w:t>specific</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what</w:t>
      </w:r>
      <w:proofErr w:type="spellEnd"/>
      <w:r>
        <w:t xml:space="preserve"> the </w:t>
      </w:r>
      <w:proofErr w:type="spellStart"/>
      <w:r>
        <w:t>results</w:t>
      </w:r>
      <w:proofErr w:type="spellEnd"/>
      <w:r>
        <w:t xml:space="preserve"> </w:t>
      </w:r>
      <w:proofErr w:type="spellStart"/>
      <w:r>
        <w:t>ACTUALLY</w:t>
      </w:r>
      <w:proofErr w:type="spellEnd"/>
      <w:r>
        <w:t xml:space="preserve"> </w:t>
      </w:r>
      <w:proofErr w:type="spellStart"/>
      <w:r>
        <w:t>can</w:t>
      </w:r>
      <w:proofErr w:type="spellEnd"/>
      <w:r>
        <w:t xml:space="preserve"> </w:t>
      </w:r>
      <w:proofErr w:type="spellStart"/>
      <w:r>
        <w:t>tell</w:t>
      </w:r>
      <w:proofErr w:type="spellEnd"/>
      <w:r>
        <w:t xml:space="preserve"> </w:t>
      </w:r>
      <w:proofErr w:type="spellStart"/>
      <w:r>
        <w:t>us</w:t>
      </w:r>
      <w:proofErr w:type="spellEnd"/>
      <w:r>
        <w:t xml:space="preserve">. </w:t>
      </w:r>
    </w:p>
    <w:p w14:paraId="101D536E" w14:textId="77777777" w:rsidR="00B1197D" w:rsidRDefault="00B1197D">
      <w:pPr>
        <w:pStyle w:val="Kommentarer"/>
      </w:pPr>
    </w:p>
    <w:p w14:paraId="450C2837" w14:textId="65B98596" w:rsidR="00B1197D" w:rsidRDefault="00B1197D">
      <w:pPr>
        <w:pStyle w:val="Kommentarer"/>
        <w:rPr>
          <w:color w:val="FFFFFF" w:themeColor="background1"/>
        </w:rPr>
      </w:pPr>
      <w:r>
        <w:t xml:space="preserve">NOT </w:t>
      </w:r>
      <w:proofErr w:type="spellStart"/>
      <w:r>
        <w:t>FIXED</w:t>
      </w:r>
      <w:proofErr w:type="spellEnd"/>
      <w:proofErr w:type="gramStart"/>
      <w:r>
        <w:t>!?!</w:t>
      </w:r>
      <w:proofErr w:type="gramEnd"/>
      <w:r>
        <w:t xml:space="preserve"> </w:t>
      </w:r>
      <w:proofErr w:type="spellStart"/>
      <w:r>
        <w:rPr>
          <w:color w:val="FFFFFF" w:themeColor="background1"/>
        </w:rPr>
        <w:t>Fixed</w:t>
      </w:r>
      <w:proofErr w:type="spellEnd"/>
      <w:r>
        <w:rPr>
          <w:color w:val="FFFFFF" w:themeColor="background1"/>
        </w:rPr>
        <w:t xml:space="preserve"> </w:t>
      </w:r>
      <w:proofErr w:type="spellStart"/>
      <w:r>
        <w:rPr>
          <w:color w:val="FFFFFF" w:themeColor="background1"/>
        </w:rPr>
        <w:t>now</w:t>
      </w:r>
      <w:proofErr w:type="spellEnd"/>
      <w:r>
        <w:rPr>
          <w:color w:val="FFFFFF" w:themeColor="background1"/>
        </w:rPr>
        <w:t xml:space="preserve"> </w:t>
      </w:r>
    </w:p>
    <w:p w14:paraId="3CE3A52E" w14:textId="77777777" w:rsidR="00B1197D" w:rsidRDefault="00B1197D">
      <w:pPr>
        <w:pStyle w:val="Kommentarer"/>
        <w:rPr>
          <w:color w:val="FFFFFF" w:themeColor="background1"/>
        </w:rPr>
      </w:pPr>
    </w:p>
    <w:p w14:paraId="6AB7BD70" w14:textId="1A28B93D" w:rsidR="00B1197D" w:rsidRDefault="00B1197D">
      <w:pPr>
        <w:pStyle w:val="Kommentarer"/>
        <w:rPr>
          <w:color w:val="FFFFFF" w:themeColor="background1"/>
        </w:rPr>
      </w:pPr>
      <w:proofErr w:type="spellStart"/>
      <w:r>
        <w:rPr>
          <w:color w:val="FFFFFF" w:themeColor="background1"/>
        </w:rPr>
        <w:t>Nope</w:t>
      </w:r>
      <w:proofErr w:type="spellEnd"/>
      <w:r>
        <w:rPr>
          <w:color w:val="FFFFFF" w:themeColor="background1"/>
        </w:rPr>
        <w:t xml:space="preserve">. </w:t>
      </w:r>
      <w:proofErr w:type="spellStart"/>
      <w:r>
        <w:rPr>
          <w:color w:val="FFFFFF" w:themeColor="background1"/>
        </w:rPr>
        <w:t>Needs</w:t>
      </w:r>
      <w:proofErr w:type="spellEnd"/>
      <w:r>
        <w:rPr>
          <w:color w:val="FFFFFF" w:themeColor="background1"/>
        </w:rPr>
        <w:t xml:space="preserve"> </w:t>
      </w:r>
      <w:proofErr w:type="spellStart"/>
      <w:r>
        <w:rPr>
          <w:color w:val="FFFFFF" w:themeColor="background1"/>
        </w:rPr>
        <w:t>more</w:t>
      </w:r>
      <w:proofErr w:type="spellEnd"/>
      <w:r>
        <w:rPr>
          <w:color w:val="FFFFFF" w:themeColor="background1"/>
        </w:rPr>
        <w:t xml:space="preserve"> </w:t>
      </w:r>
      <w:proofErr w:type="spellStart"/>
      <w:r>
        <w:rPr>
          <w:color w:val="FFFFFF" w:themeColor="background1"/>
        </w:rPr>
        <w:t>work</w:t>
      </w:r>
      <w:proofErr w:type="spellEnd"/>
      <w:r>
        <w:rPr>
          <w:color w:val="FFFFFF" w:themeColor="background1"/>
        </w:rPr>
        <w:t xml:space="preserve">. </w:t>
      </w:r>
      <w:proofErr w:type="gramStart"/>
      <w:r>
        <w:rPr>
          <w:color w:val="FFFFFF" w:themeColor="background1"/>
        </w:rPr>
        <w:t>…hur</w:t>
      </w:r>
      <w:proofErr w:type="gramEnd"/>
      <w:r>
        <w:rPr>
          <w:color w:val="FFFFFF" w:themeColor="background1"/>
        </w:rPr>
        <w:t xml:space="preserve"> kurserna ”följer modellen”. Not </w:t>
      </w:r>
      <w:proofErr w:type="spellStart"/>
      <w:r>
        <w:rPr>
          <w:color w:val="FFFFFF" w:themeColor="background1"/>
        </w:rPr>
        <w:t>specific</w:t>
      </w:r>
      <w:proofErr w:type="spellEnd"/>
      <w:r>
        <w:rPr>
          <w:color w:val="FFFFFF" w:themeColor="background1"/>
        </w:rPr>
        <w:t xml:space="preserve"> </w:t>
      </w:r>
      <w:proofErr w:type="spellStart"/>
      <w:r>
        <w:rPr>
          <w:color w:val="FFFFFF" w:themeColor="background1"/>
        </w:rPr>
        <w:t>enough</w:t>
      </w:r>
      <w:proofErr w:type="spellEnd"/>
      <w:r>
        <w:rPr>
          <w:color w:val="FFFFFF" w:themeColor="background1"/>
        </w:rPr>
        <w:t xml:space="preserve">. </w:t>
      </w:r>
    </w:p>
    <w:p w14:paraId="41DFAC0E" w14:textId="77777777" w:rsidR="00B1197D" w:rsidRDefault="00B1197D">
      <w:pPr>
        <w:pStyle w:val="Kommentarer"/>
        <w:rPr>
          <w:color w:val="FFFFFF" w:themeColor="background1"/>
        </w:rPr>
      </w:pPr>
    </w:p>
    <w:p w14:paraId="1A2D20F7" w14:textId="520924CD" w:rsidR="00B1197D" w:rsidRDefault="00B1197D">
      <w:pPr>
        <w:pStyle w:val="Kommentarer"/>
        <w:rPr>
          <w:color w:val="FFFFFF" w:themeColor="background1"/>
        </w:rPr>
      </w:pPr>
      <w:r>
        <w:rPr>
          <w:color w:val="FFFFFF" w:themeColor="background1"/>
        </w:rPr>
        <w:t xml:space="preserve">STILL NOT HAPPY </w:t>
      </w:r>
      <w:proofErr w:type="spellStart"/>
      <w:r>
        <w:rPr>
          <w:color w:val="FFFFFF" w:themeColor="background1"/>
        </w:rPr>
        <w:t>WITH</w:t>
      </w:r>
      <w:proofErr w:type="spellEnd"/>
      <w:r>
        <w:rPr>
          <w:color w:val="FFFFFF" w:themeColor="background1"/>
        </w:rPr>
        <w:t xml:space="preserve"> </w:t>
      </w:r>
      <w:proofErr w:type="spellStart"/>
      <w:r>
        <w:rPr>
          <w:color w:val="FFFFFF" w:themeColor="background1"/>
        </w:rPr>
        <w:t>THIS</w:t>
      </w:r>
      <w:proofErr w:type="spellEnd"/>
      <w:r>
        <w:rPr>
          <w:color w:val="FFFFFF" w:themeColor="background1"/>
        </w:rPr>
        <w:t xml:space="preserve">. LOOK </w:t>
      </w:r>
      <w:proofErr w:type="gramStart"/>
      <w:r>
        <w:rPr>
          <w:color w:val="FFFFFF" w:themeColor="background1"/>
        </w:rPr>
        <w:t>AT  THE</w:t>
      </w:r>
      <w:proofErr w:type="gramEnd"/>
      <w:r>
        <w:rPr>
          <w:color w:val="FFFFFF" w:themeColor="background1"/>
        </w:rPr>
        <w:t xml:space="preserve"> </w:t>
      </w:r>
      <w:proofErr w:type="spellStart"/>
      <w:r>
        <w:rPr>
          <w:color w:val="FFFFFF" w:themeColor="background1"/>
        </w:rPr>
        <w:t>FIRST</w:t>
      </w:r>
      <w:proofErr w:type="spellEnd"/>
      <w:r>
        <w:rPr>
          <w:color w:val="FFFFFF" w:themeColor="background1"/>
        </w:rPr>
        <w:t xml:space="preserve"> </w:t>
      </w:r>
      <w:proofErr w:type="spellStart"/>
      <w:r>
        <w:rPr>
          <w:color w:val="FFFFFF" w:themeColor="background1"/>
        </w:rPr>
        <w:t>PARAGRAPH</w:t>
      </w:r>
      <w:proofErr w:type="spellEnd"/>
      <w:r>
        <w:rPr>
          <w:color w:val="FFFFFF" w:themeColor="background1"/>
        </w:rPr>
        <w:t xml:space="preserve"> FROM THE </w:t>
      </w:r>
      <w:proofErr w:type="spellStart"/>
      <w:r>
        <w:rPr>
          <w:color w:val="FFFFFF" w:themeColor="background1"/>
        </w:rPr>
        <w:t>RESULTS</w:t>
      </w:r>
      <w:proofErr w:type="spellEnd"/>
      <w:r>
        <w:rPr>
          <w:color w:val="FFFFFF" w:themeColor="background1"/>
        </w:rPr>
        <w:t xml:space="preserve"> </w:t>
      </w:r>
      <w:proofErr w:type="spellStart"/>
      <w:r>
        <w:rPr>
          <w:color w:val="FFFFFF" w:themeColor="background1"/>
        </w:rPr>
        <w:t>SECTION</w:t>
      </w:r>
      <w:proofErr w:type="spellEnd"/>
      <w:r>
        <w:rPr>
          <w:color w:val="FFFFFF" w:themeColor="background1"/>
        </w:rPr>
        <w:t xml:space="preserve"> </w:t>
      </w:r>
      <w:proofErr w:type="spellStart"/>
      <w:r>
        <w:rPr>
          <w:color w:val="FFFFFF" w:themeColor="background1"/>
        </w:rPr>
        <w:t>WHERE</w:t>
      </w:r>
      <w:proofErr w:type="spellEnd"/>
      <w:r>
        <w:rPr>
          <w:color w:val="FFFFFF" w:themeColor="background1"/>
        </w:rPr>
        <w:t xml:space="preserve"> </w:t>
      </w:r>
      <w:proofErr w:type="spellStart"/>
      <w:r>
        <w:rPr>
          <w:color w:val="FFFFFF" w:themeColor="background1"/>
        </w:rPr>
        <w:t>YOU</w:t>
      </w:r>
      <w:proofErr w:type="spellEnd"/>
      <w:r>
        <w:rPr>
          <w:color w:val="FFFFFF" w:themeColor="background1"/>
        </w:rPr>
        <w:t xml:space="preserve"> </w:t>
      </w:r>
      <w:proofErr w:type="spellStart"/>
      <w:r>
        <w:rPr>
          <w:color w:val="FFFFFF" w:themeColor="background1"/>
        </w:rPr>
        <w:t>INTRODUCE</w:t>
      </w:r>
      <w:proofErr w:type="spellEnd"/>
      <w:r>
        <w:rPr>
          <w:color w:val="FFFFFF" w:themeColor="background1"/>
        </w:rPr>
        <w:t xml:space="preserve"> </w:t>
      </w:r>
      <w:proofErr w:type="spellStart"/>
      <w:r>
        <w:rPr>
          <w:color w:val="FFFFFF" w:themeColor="background1"/>
        </w:rPr>
        <w:t>HE</w:t>
      </w:r>
      <w:proofErr w:type="spellEnd"/>
      <w:r>
        <w:rPr>
          <w:color w:val="FFFFFF" w:themeColor="background1"/>
        </w:rPr>
        <w:t xml:space="preserve"> </w:t>
      </w:r>
      <w:proofErr w:type="spellStart"/>
      <w:r>
        <w:rPr>
          <w:color w:val="FFFFFF" w:themeColor="background1"/>
        </w:rPr>
        <w:t>INTERVIEW</w:t>
      </w:r>
      <w:proofErr w:type="spellEnd"/>
      <w:r>
        <w:rPr>
          <w:color w:val="FFFFFF" w:themeColor="background1"/>
        </w:rPr>
        <w:t xml:space="preserve"> </w:t>
      </w:r>
      <w:proofErr w:type="spellStart"/>
      <w:r>
        <w:rPr>
          <w:color w:val="FFFFFF" w:themeColor="background1"/>
        </w:rPr>
        <w:t>RESULTS</w:t>
      </w:r>
      <w:proofErr w:type="spellEnd"/>
      <w:r>
        <w:rPr>
          <w:color w:val="FFFFFF" w:themeColor="background1"/>
        </w:rPr>
        <w:t xml:space="preserve">. </w:t>
      </w:r>
      <w:proofErr w:type="spellStart"/>
      <w:r>
        <w:rPr>
          <w:color w:val="FFFFFF" w:themeColor="background1"/>
        </w:rPr>
        <w:t>USE</w:t>
      </w:r>
      <w:proofErr w:type="spellEnd"/>
      <w:r>
        <w:rPr>
          <w:color w:val="FFFFFF" w:themeColor="background1"/>
        </w:rPr>
        <w:t xml:space="preserve"> </w:t>
      </w:r>
      <w:proofErr w:type="spellStart"/>
      <w:r>
        <w:rPr>
          <w:color w:val="FFFFFF" w:themeColor="background1"/>
        </w:rPr>
        <w:t>THAT</w:t>
      </w:r>
      <w:proofErr w:type="spellEnd"/>
      <w:r>
        <w:rPr>
          <w:color w:val="FFFFFF" w:themeColor="background1"/>
        </w:rPr>
        <w:t xml:space="preserve"> AS A </w:t>
      </w:r>
      <w:proofErr w:type="spellStart"/>
      <w:r>
        <w:rPr>
          <w:color w:val="FFFFFF" w:themeColor="background1"/>
        </w:rPr>
        <w:t>MODEL</w:t>
      </w:r>
      <w:proofErr w:type="spellEnd"/>
      <w:r>
        <w:rPr>
          <w:color w:val="FFFFFF" w:themeColor="background1"/>
        </w:rPr>
        <w:t>.</w:t>
      </w:r>
    </w:p>
    <w:p w14:paraId="255DAEEA" w14:textId="012B2F24" w:rsidR="00B1197D" w:rsidRPr="00790CF0" w:rsidRDefault="00B1197D">
      <w:pPr>
        <w:pStyle w:val="Kommentarer"/>
        <w:rPr>
          <w:color w:val="E5B8B7" w:themeColor="accent2" w:themeTint="66"/>
        </w:rPr>
      </w:pPr>
      <w:r>
        <w:rPr>
          <w:color w:val="E5B8B7" w:themeColor="accent2" w:themeTint="66"/>
        </w:rPr>
        <w:t>Bättre?</w:t>
      </w:r>
    </w:p>
    <w:p w14:paraId="356E2147" w14:textId="77777777" w:rsidR="00B1197D" w:rsidRDefault="00B1197D">
      <w:pPr>
        <w:pStyle w:val="Kommentarer"/>
        <w:rPr>
          <w:color w:val="FFFFFF" w:themeColor="background1"/>
        </w:rPr>
      </w:pPr>
    </w:p>
    <w:p w14:paraId="1BCC7556" w14:textId="057E51BC" w:rsidR="00B1197D" w:rsidRDefault="00B1197D" w:rsidP="00790CF0">
      <w:pPr>
        <w:pStyle w:val="Brdtext"/>
        <w:spacing w:line="600" w:lineRule="auto"/>
      </w:pPr>
      <w:r>
        <w:t xml:space="preserve">Det här stod förut: </w:t>
      </w:r>
      <w:r>
        <w:br/>
        <w:t xml:space="preserve">Det gjordes en evaluering över fyra nyligen designade kurser under 2017 (KS Strålskydd, PT Strålsäkerhet, RCC, Telia GDPR) av Grade genom att använda DIM som en ram över hur kurserna passar modellen. </w:t>
      </w:r>
      <w:r>
        <w:rPr>
          <w:rStyle w:val="Kommentarsreferens"/>
        </w:rPr>
        <w:annotationRef/>
      </w:r>
      <w:r>
        <w:t xml:space="preserve">VI sammanfattade DIM’s faser och element (Bilaga 1) för att sedan sammanställa frågekonstruktioner (Bilaga 3) som motsvarade modellens innehåll för att därefter kunna utvärdera kurserna. </w:t>
      </w:r>
    </w:p>
    <w:p w14:paraId="684705CF" w14:textId="1AA0D052" w:rsidR="00B1197D" w:rsidRPr="00CB4C73" w:rsidRDefault="00B1197D">
      <w:pPr>
        <w:pStyle w:val="Kommentarer"/>
        <w:rPr>
          <w:color w:val="FFFFFF" w:themeColor="background1"/>
        </w:rPr>
      </w:pPr>
    </w:p>
  </w:comment>
  <w:comment w:id="23" w:author="Jason Serviss" w:date="2018-10-16T13:13:00Z" w:initials="JS">
    <w:p w14:paraId="452CD47D" w14:textId="34CE9346" w:rsidR="00B1197D" w:rsidRDefault="00B1197D">
      <w:pPr>
        <w:pStyle w:val="Kommentarer"/>
        <w:rPr>
          <w:color w:val="FFFFFF" w:themeColor="background1"/>
        </w:rPr>
      </w:pPr>
      <w:r>
        <w:rPr>
          <w:rStyle w:val="Kommentarsreferens"/>
        </w:rPr>
        <w:annotationRef/>
      </w:r>
      <w:proofErr w:type="spellStart"/>
      <w:r>
        <w:t>Here</w:t>
      </w:r>
      <w:proofErr w:type="spellEnd"/>
      <w:r>
        <w:t xml:space="preserve"> is </w:t>
      </w:r>
      <w:proofErr w:type="spellStart"/>
      <w:r>
        <w:t>where</w:t>
      </w:r>
      <w:proofErr w:type="spellEnd"/>
      <w:r>
        <w:t xml:space="preserve"> </w:t>
      </w:r>
      <w:proofErr w:type="spellStart"/>
      <w:r>
        <w:t>you</w:t>
      </w:r>
      <w:proofErr w:type="spellEnd"/>
      <w:r>
        <w:t xml:space="preserve"> </w:t>
      </w:r>
      <w:proofErr w:type="spellStart"/>
      <w:r>
        <w:t>should</w:t>
      </w:r>
      <w:proofErr w:type="spellEnd"/>
      <w:r>
        <w:t xml:space="preserve"> </w:t>
      </w:r>
      <w:proofErr w:type="spellStart"/>
      <w:r>
        <w:t>mention</w:t>
      </w:r>
      <w:proofErr w:type="spellEnd"/>
      <w:r>
        <w:t xml:space="preserve"> </w:t>
      </w:r>
      <w:proofErr w:type="spellStart"/>
      <w:r>
        <w:t>that</w:t>
      </w:r>
      <w:proofErr w:type="spellEnd"/>
      <w:r>
        <w:t xml:space="preserve"> it </w:t>
      </w:r>
      <w:proofErr w:type="spellStart"/>
      <w:r>
        <w:t>would</w:t>
      </w:r>
      <w:proofErr w:type="spellEnd"/>
      <w:r>
        <w:t xml:space="preserve"> be </w:t>
      </w:r>
      <w:proofErr w:type="spellStart"/>
      <w:r>
        <w:t>good</w:t>
      </w:r>
      <w:proofErr w:type="spellEnd"/>
      <w:r>
        <w:t xml:space="preserve"> </w:t>
      </w:r>
      <w:proofErr w:type="spellStart"/>
      <w:r>
        <w:t>to</w:t>
      </w:r>
      <w:proofErr w:type="spellEnd"/>
      <w:r>
        <w:t xml:space="preserve"> </w:t>
      </w:r>
      <w:proofErr w:type="spellStart"/>
      <w:r>
        <w:t>use</w:t>
      </w:r>
      <w:proofErr w:type="spellEnd"/>
      <w:r>
        <w:t xml:space="preserve"> the students </w:t>
      </w:r>
      <w:proofErr w:type="spellStart"/>
      <w:r>
        <w:t>themselves</w:t>
      </w:r>
      <w:proofErr w:type="spellEnd"/>
      <w:r>
        <w:t xml:space="preserve">. 1 </w:t>
      </w:r>
      <w:proofErr w:type="spellStart"/>
      <w:r>
        <w:t>sentance</w:t>
      </w:r>
      <w:proofErr w:type="spellEnd"/>
      <w:r>
        <w:t xml:space="preserve">. </w:t>
      </w:r>
      <w:proofErr w:type="spellStart"/>
      <w:r>
        <w:rPr>
          <w:color w:val="FFFFFF" w:themeColor="background1"/>
        </w:rPr>
        <w:t>Fixed</w:t>
      </w:r>
      <w:proofErr w:type="spellEnd"/>
    </w:p>
    <w:p w14:paraId="1E89D64D" w14:textId="77777777" w:rsidR="00B1197D" w:rsidRDefault="00B1197D">
      <w:pPr>
        <w:pStyle w:val="Kommentarer"/>
        <w:rPr>
          <w:color w:val="FFFFFF" w:themeColor="background1"/>
        </w:rPr>
      </w:pPr>
    </w:p>
    <w:p w14:paraId="10D56F79" w14:textId="77777777" w:rsidR="00B1197D" w:rsidRDefault="00B1197D">
      <w:pPr>
        <w:pStyle w:val="Kommentarer"/>
        <w:rPr>
          <w:color w:val="FFFFFF" w:themeColor="background1"/>
        </w:rPr>
      </w:pPr>
      <w:r>
        <w:rPr>
          <w:color w:val="FFFFFF" w:themeColor="background1"/>
        </w:rPr>
        <w:t xml:space="preserve">Not </w:t>
      </w:r>
      <w:proofErr w:type="spellStart"/>
      <w:r>
        <w:rPr>
          <w:color w:val="FFFFFF" w:themeColor="background1"/>
        </w:rPr>
        <w:t>good</w:t>
      </w:r>
      <w:proofErr w:type="spellEnd"/>
      <w:r>
        <w:rPr>
          <w:color w:val="FFFFFF" w:themeColor="background1"/>
        </w:rPr>
        <w:t xml:space="preserve"> </w:t>
      </w:r>
      <w:proofErr w:type="spellStart"/>
      <w:r>
        <w:rPr>
          <w:color w:val="FFFFFF" w:themeColor="background1"/>
        </w:rPr>
        <w:t>enough</w:t>
      </w:r>
      <w:proofErr w:type="spellEnd"/>
      <w:r>
        <w:rPr>
          <w:color w:val="FFFFFF" w:themeColor="background1"/>
        </w:rPr>
        <w:t xml:space="preserve">. The </w:t>
      </w:r>
      <w:proofErr w:type="spellStart"/>
      <w:r>
        <w:rPr>
          <w:color w:val="FFFFFF" w:themeColor="background1"/>
        </w:rPr>
        <w:t>benifit</w:t>
      </w:r>
      <w:proofErr w:type="spellEnd"/>
      <w:r>
        <w:rPr>
          <w:color w:val="FFFFFF" w:themeColor="background1"/>
        </w:rPr>
        <w:t xml:space="preserve"> </w:t>
      </w:r>
      <w:proofErr w:type="spellStart"/>
      <w:r>
        <w:rPr>
          <w:color w:val="FFFFFF" w:themeColor="background1"/>
        </w:rPr>
        <w:t>of</w:t>
      </w:r>
      <w:proofErr w:type="spellEnd"/>
      <w:r>
        <w:rPr>
          <w:color w:val="FFFFFF" w:themeColor="background1"/>
        </w:rPr>
        <w:t xml:space="preserve"> </w:t>
      </w:r>
      <w:proofErr w:type="spellStart"/>
      <w:r>
        <w:rPr>
          <w:color w:val="FFFFFF" w:themeColor="background1"/>
        </w:rPr>
        <w:t>using</w:t>
      </w:r>
      <w:proofErr w:type="spellEnd"/>
      <w:r>
        <w:rPr>
          <w:color w:val="FFFFFF" w:themeColor="background1"/>
        </w:rPr>
        <w:t xml:space="preserve"> the student s is NOT JUST </w:t>
      </w:r>
      <w:proofErr w:type="spellStart"/>
      <w:r>
        <w:rPr>
          <w:color w:val="FFFFFF" w:themeColor="background1"/>
        </w:rPr>
        <w:t>to</w:t>
      </w:r>
      <w:proofErr w:type="spellEnd"/>
      <w:r>
        <w:rPr>
          <w:color w:val="FFFFFF" w:themeColor="background1"/>
        </w:rPr>
        <w:t xml:space="preserve"> get ”utökat resultat”. </w:t>
      </w:r>
      <w:proofErr w:type="spellStart"/>
      <w:r>
        <w:rPr>
          <w:color w:val="FFFFFF" w:themeColor="background1"/>
        </w:rPr>
        <w:t>You</w:t>
      </w:r>
      <w:proofErr w:type="spellEnd"/>
      <w:r>
        <w:rPr>
          <w:color w:val="FFFFFF" w:themeColor="background1"/>
        </w:rPr>
        <w:t xml:space="preserve"> </w:t>
      </w:r>
      <w:proofErr w:type="spellStart"/>
      <w:r>
        <w:rPr>
          <w:color w:val="FFFFFF" w:themeColor="background1"/>
        </w:rPr>
        <w:t>need</w:t>
      </w:r>
      <w:proofErr w:type="spellEnd"/>
      <w:r>
        <w:rPr>
          <w:color w:val="FFFFFF" w:themeColor="background1"/>
        </w:rPr>
        <w:t xml:space="preserve"> </w:t>
      </w:r>
      <w:proofErr w:type="spellStart"/>
      <w:r>
        <w:rPr>
          <w:color w:val="FFFFFF" w:themeColor="background1"/>
        </w:rPr>
        <w:t>to</w:t>
      </w:r>
      <w:proofErr w:type="spellEnd"/>
      <w:r>
        <w:rPr>
          <w:color w:val="FFFFFF" w:themeColor="background1"/>
        </w:rPr>
        <w:t xml:space="preserve"> </w:t>
      </w:r>
      <w:proofErr w:type="spellStart"/>
      <w:r>
        <w:rPr>
          <w:color w:val="FFFFFF" w:themeColor="background1"/>
        </w:rPr>
        <w:t>think</w:t>
      </w:r>
      <w:proofErr w:type="spellEnd"/>
      <w:r>
        <w:rPr>
          <w:color w:val="FFFFFF" w:themeColor="background1"/>
        </w:rPr>
        <w:t xml:space="preserve"> </w:t>
      </w:r>
      <w:proofErr w:type="spellStart"/>
      <w:r>
        <w:rPr>
          <w:color w:val="FFFFFF" w:themeColor="background1"/>
        </w:rPr>
        <w:t>more</w:t>
      </w:r>
      <w:proofErr w:type="spellEnd"/>
      <w:r>
        <w:rPr>
          <w:color w:val="FFFFFF" w:themeColor="background1"/>
        </w:rPr>
        <w:t xml:space="preserve"> </w:t>
      </w:r>
      <w:proofErr w:type="spellStart"/>
      <w:r>
        <w:rPr>
          <w:color w:val="FFFFFF" w:themeColor="background1"/>
        </w:rPr>
        <w:t>about</w:t>
      </w:r>
      <w:proofErr w:type="spellEnd"/>
      <w:r>
        <w:rPr>
          <w:color w:val="FFFFFF" w:themeColor="background1"/>
        </w:rPr>
        <w:t xml:space="preserve"> </w:t>
      </w:r>
      <w:proofErr w:type="spellStart"/>
      <w:r>
        <w:rPr>
          <w:color w:val="FFFFFF" w:themeColor="background1"/>
        </w:rPr>
        <w:t>why</w:t>
      </w:r>
      <w:proofErr w:type="spellEnd"/>
      <w:r>
        <w:rPr>
          <w:color w:val="FFFFFF" w:themeColor="background1"/>
        </w:rPr>
        <w:t xml:space="preserve"> </w:t>
      </w:r>
      <w:proofErr w:type="spellStart"/>
      <w:r>
        <w:rPr>
          <w:color w:val="FFFFFF" w:themeColor="background1"/>
        </w:rPr>
        <w:t>using</w:t>
      </w:r>
      <w:proofErr w:type="spellEnd"/>
      <w:r>
        <w:rPr>
          <w:color w:val="FFFFFF" w:themeColor="background1"/>
        </w:rPr>
        <w:t xml:space="preserve"> the students </w:t>
      </w:r>
      <w:proofErr w:type="spellStart"/>
      <w:r>
        <w:rPr>
          <w:color w:val="FFFFFF" w:themeColor="background1"/>
        </w:rPr>
        <w:t>will</w:t>
      </w:r>
      <w:proofErr w:type="spellEnd"/>
      <w:r>
        <w:rPr>
          <w:color w:val="FFFFFF" w:themeColor="background1"/>
        </w:rPr>
        <w:t xml:space="preserve"> </w:t>
      </w:r>
      <w:proofErr w:type="spellStart"/>
      <w:r>
        <w:rPr>
          <w:color w:val="FFFFFF" w:themeColor="background1"/>
        </w:rPr>
        <w:t>give</w:t>
      </w:r>
      <w:proofErr w:type="spellEnd"/>
      <w:r>
        <w:rPr>
          <w:color w:val="FFFFFF" w:themeColor="background1"/>
        </w:rPr>
        <w:t xml:space="preserve"> a </w:t>
      </w:r>
      <w:proofErr w:type="spellStart"/>
      <w:r>
        <w:rPr>
          <w:color w:val="FFFFFF" w:themeColor="background1"/>
        </w:rPr>
        <w:t>BETTER</w:t>
      </w:r>
      <w:proofErr w:type="spellEnd"/>
      <w:r>
        <w:rPr>
          <w:color w:val="FFFFFF" w:themeColor="background1"/>
        </w:rPr>
        <w:t xml:space="preserve"> </w:t>
      </w:r>
      <w:proofErr w:type="spellStart"/>
      <w:r>
        <w:rPr>
          <w:color w:val="FFFFFF" w:themeColor="background1"/>
        </w:rPr>
        <w:t>result</w:t>
      </w:r>
      <w:proofErr w:type="spellEnd"/>
      <w:r>
        <w:rPr>
          <w:color w:val="FFFFFF" w:themeColor="background1"/>
        </w:rPr>
        <w:t xml:space="preserve">. </w:t>
      </w:r>
      <w:proofErr w:type="spellStart"/>
      <w:r>
        <w:rPr>
          <w:color w:val="FFFFFF" w:themeColor="background1"/>
        </w:rPr>
        <w:t>You</w:t>
      </w:r>
      <w:proofErr w:type="spellEnd"/>
      <w:r>
        <w:rPr>
          <w:color w:val="FFFFFF" w:themeColor="background1"/>
        </w:rPr>
        <w:t xml:space="preserve"> </w:t>
      </w:r>
      <w:proofErr w:type="spellStart"/>
      <w:r>
        <w:rPr>
          <w:color w:val="FFFFFF" w:themeColor="background1"/>
        </w:rPr>
        <w:t>already</w:t>
      </w:r>
      <w:proofErr w:type="spellEnd"/>
      <w:r>
        <w:rPr>
          <w:color w:val="FFFFFF" w:themeColor="background1"/>
        </w:rPr>
        <w:t xml:space="preserve"> </w:t>
      </w:r>
      <w:proofErr w:type="spellStart"/>
      <w:r>
        <w:rPr>
          <w:color w:val="FFFFFF" w:themeColor="background1"/>
        </w:rPr>
        <w:t>know</w:t>
      </w:r>
      <w:proofErr w:type="spellEnd"/>
      <w:r>
        <w:rPr>
          <w:color w:val="FFFFFF" w:themeColor="background1"/>
        </w:rPr>
        <w:t xml:space="preserve"> </w:t>
      </w:r>
      <w:proofErr w:type="spellStart"/>
      <w:r>
        <w:rPr>
          <w:color w:val="FFFFFF" w:themeColor="background1"/>
        </w:rPr>
        <w:t>this</w:t>
      </w:r>
      <w:proofErr w:type="spellEnd"/>
      <w:r>
        <w:rPr>
          <w:color w:val="FFFFFF" w:themeColor="background1"/>
        </w:rPr>
        <w:t xml:space="preserve"> </w:t>
      </w:r>
      <w:proofErr w:type="spellStart"/>
      <w:r>
        <w:rPr>
          <w:color w:val="FFFFFF" w:themeColor="background1"/>
        </w:rPr>
        <w:t>because</w:t>
      </w:r>
      <w:proofErr w:type="spellEnd"/>
      <w:r>
        <w:rPr>
          <w:color w:val="FFFFFF" w:themeColor="background1"/>
        </w:rPr>
        <w:t xml:space="preserve"> </w:t>
      </w:r>
      <w:proofErr w:type="spellStart"/>
      <w:r>
        <w:rPr>
          <w:color w:val="FFFFFF" w:themeColor="background1"/>
        </w:rPr>
        <w:t>we</w:t>
      </w:r>
      <w:proofErr w:type="spellEnd"/>
      <w:r>
        <w:rPr>
          <w:color w:val="FFFFFF" w:themeColor="background1"/>
        </w:rPr>
        <w:t xml:space="preserve"> </w:t>
      </w:r>
      <w:proofErr w:type="spellStart"/>
      <w:r>
        <w:rPr>
          <w:color w:val="FFFFFF" w:themeColor="background1"/>
        </w:rPr>
        <w:t>have</w:t>
      </w:r>
      <w:proofErr w:type="spellEnd"/>
      <w:r>
        <w:rPr>
          <w:color w:val="FFFFFF" w:themeColor="background1"/>
        </w:rPr>
        <w:t xml:space="preserve"> </w:t>
      </w:r>
      <w:proofErr w:type="spellStart"/>
      <w:r>
        <w:rPr>
          <w:color w:val="FFFFFF" w:themeColor="background1"/>
        </w:rPr>
        <w:t>discussed</w:t>
      </w:r>
      <w:proofErr w:type="spellEnd"/>
      <w:r>
        <w:rPr>
          <w:color w:val="FFFFFF" w:themeColor="background1"/>
        </w:rPr>
        <w:t xml:space="preserve"> it</w:t>
      </w:r>
      <w:proofErr w:type="gramStart"/>
      <w:r>
        <w:rPr>
          <w:color w:val="FFFFFF" w:themeColor="background1"/>
        </w:rPr>
        <w:t>!!!!!</w:t>
      </w:r>
      <w:proofErr w:type="gramEnd"/>
      <w:r>
        <w:rPr>
          <w:color w:val="FFFFFF" w:themeColor="background1"/>
        </w:rPr>
        <w:t xml:space="preserve"> </w:t>
      </w:r>
    </w:p>
    <w:p w14:paraId="48C314EA" w14:textId="672227D5" w:rsidR="00B1197D" w:rsidRPr="006D458A" w:rsidRDefault="00B1197D">
      <w:pPr>
        <w:pStyle w:val="Kommentarer"/>
        <w:rPr>
          <w:color w:val="FFFFFF" w:themeColor="background1"/>
        </w:rPr>
      </w:pPr>
      <w:proofErr w:type="spellStart"/>
      <w:r>
        <w:rPr>
          <w:color w:val="FFFFFF" w:themeColor="background1"/>
        </w:rPr>
        <w:t>Fixed</w:t>
      </w:r>
      <w:proofErr w:type="spellEnd"/>
    </w:p>
  </w:comment>
  <w:comment w:id="24" w:author="Jason Serviss" w:date="2018-10-17T18:10:00Z" w:initials="JS">
    <w:p w14:paraId="7E607289" w14:textId="56F38257" w:rsidR="00B1197D" w:rsidRPr="00C67B0B" w:rsidRDefault="00B1197D" w:rsidP="0010000F">
      <w:pPr>
        <w:pStyle w:val="Kommentarer"/>
        <w:rPr>
          <w:color w:val="FFFFFF" w:themeColor="background1"/>
        </w:rPr>
      </w:pPr>
      <w:r>
        <w:rPr>
          <w:rStyle w:val="Kommentarsreferens"/>
        </w:rPr>
        <w:annotationRef/>
      </w:r>
      <w:proofErr w:type="spellStart"/>
      <w:r>
        <w:t>What</w:t>
      </w:r>
      <w:proofErr w:type="spellEnd"/>
      <w:r>
        <w:t xml:space="preserve"> </w:t>
      </w:r>
      <w:proofErr w:type="spellStart"/>
      <w:r>
        <w:t>you</w:t>
      </w:r>
      <w:proofErr w:type="spellEnd"/>
      <w:r>
        <w:t xml:space="preserve"> </w:t>
      </w:r>
      <w:proofErr w:type="spellStart"/>
      <w:r>
        <w:t>are</w:t>
      </w:r>
      <w:proofErr w:type="spellEnd"/>
      <w:r>
        <w:t xml:space="preserve"> </w:t>
      </w:r>
      <w:proofErr w:type="spellStart"/>
      <w:r>
        <w:t>trying</w:t>
      </w:r>
      <w:proofErr w:type="spellEnd"/>
      <w:r>
        <w:t xml:space="preserve"> </w:t>
      </w:r>
      <w:proofErr w:type="spellStart"/>
      <w:r>
        <w:t>to</w:t>
      </w:r>
      <w:proofErr w:type="spellEnd"/>
      <w:r>
        <w:t xml:space="preserve"> </w:t>
      </w:r>
      <w:proofErr w:type="spellStart"/>
      <w:r>
        <w:t>say</w:t>
      </w:r>
      <w:proofErr w:type="spellEnd"/>
      <w:r>
        <w:t xml:space="preserve"> </w:t>
      </w:r>
      <w:proofErr w:type="spellStart"/>
      <w:r>
        <w:t>here</w:t>
      </w:r>
      <w:proofErr w:type="spellEnd"/>
      <w:r>
        <w:t xml:space="preserve"> is </w:t>
      </w:r>
      <w:proofErr w:type="spellStart"/>
      <w:r>
        <w:t>good</w:t>
      </w:r>
      <w:proofErr w:type="spellEnd"/>
      <w:r>
        <w:t xml:space="preserve"> </w:t>
      </w:r>
      <w:proofErr w:type="spellStart"/>
      <w:r>
        <w:t>but</w:t>
      </w:r>
      <w:proofErr w:type="spellEnd"/>
      <w:r>
        <w:t xml:space="preserve"> it is a bit off. DO NOT </w:t>
      </w:r>
      <w:proofErr w:type="spellStart"/>
      <w:r>
        <w:t>throw</w:t>
      </w:r>
      <w:proofErr w:type="spellEnd"/>
      <w:r>
        <w:t xml:space="preserve"> </w:t>
      </w:r>
      <w:proofErr w:type="spellStart"/>
      <w:r>
        <w:t>this</w:t>
      </w:r>
      <w:proofErr w:type="spellEnd"/>
      <w:r>
        <w:t xml:space="preserve"> </w:t>
      </w:r>
      <w:proofErr w:type="spellStart"/>
      <w:r>
        <w:t>sentance</w:t>
      </w:r>
      <w:proofErr w:type="spellEnd"/>
      <w:r>
        <w:t xml:space="preserve"> </w:t>
      </w:r>
      <w:proofErr w:type="spellStart"/>
      <w:r>
        <w:t>away</w:t>
      </w:r>
      <w:proofErr w:type="spellEnd"/>
      <w:r>
        <w:t xml:space="preserve">, just </w:t>
      </w:r>
      <w:proofErr w:type="spellStart"/>
      <w:r>
        <w:t>revise</w:t>
      </w:r>
      <w:proofErr w:type="spellEnd"/>
      <w:r>
        <w:t xml:space="preserve"> it a bit. ”missat betydelsefulla sidor” a) </w:t>
      </w:r>
      <w:proofErr w:type="spellStart"/>
      <w:r>
        <w:t>you</w:t>
      </w:r>
      <w:proofErr w:type="spellEnd"/>
      <w:r>
        <w:t xml:space="preserve"> </w:t>
      </w:r>
      <w:proofErr w:type="spellStart"/>
      <w:r>
        <w:t>should</w:t>
      </w:r>
      <w:proofErr w:type="spellEnd"/>
      <w:r>
        <w:t xml:space="preserve"> NOT </w:t>
      </w:r>
      <w:proofErr w:type="spellStart"/>
      <w:r>
        <w:t>have</w:t>
      </w:r>
      <w:proofErr w:type="spellEnd"/>
      <w:r>
        <w:t xml:space="preserve"> </w:t>
      </w:r>
      <w:proofErr w:type="spellStart"/>
      <w:r>
        <w:t>missed</w:t>
      </w:r>
      <w:proofErr w:type="spellEnd"/>
      <w:r>
        <w:t xml:space="preserve"> </w:t>
      </w:r>
      <w:proofErr w:type="spellStart"/>
      <w:r>
        <w:t>anything</w:t>
      </w:r>
      <w:proofErr w:type="spellEnd"/>
      <w:r>
        <w:t xml:space="preserve"> ”betydelsefull”. </w:t>
      </w:r>
      <w:proofErr w:type="spellStart"/>
      <w:r>
        <w:t>Although</w:t>
      </w:r>
      <w:proofErr w:type="spellEnd"/>
      <w:r>
        <w:t xml:space="preserve"> the </w:t>
      </w:r>
      <w:proofErr w:type="spellStart"/>
      <w:r>
        <w:t>number</w:t>
      </w:r>
      <w:proofErr w:type="spellEnd"/>
      <w:r>
        <w:t xml:space="preserve"> </w:t>
      </w:r>
      <w:proofErr w:type="spellStart"/>
      <w:r>
        <w:t>of</w:t>
      </w:r>
      <w:proofErr w:type="spellEnd"/>
      <w:r>
        <w:t xml:space="preserve"> </w:t>
      </w:r>
      <w:proofErr w:type="spellStart"/>
      <w:r>
        <w:t>questions</w:t>
      </w:r>
      <w:proofErr w:type="spellEnd"/>
      <w:r>
        <w:t xml:space="preserve"> in the </w:t>
      </w:r>
      <w:proofErr w:type="spellStart"/>
      <w:r>
        <w:t>evaluation</w:t>
      </w:r>
      <w:proofErr w:type="spellEnd"/>
      <w:r>
        <w:t xml:space="preserve"> and the </w:t>
      </w:r>
      <w:proofErr w:type="spellStart"/>
      <w:r>
        <w:t>way</w:t>
      </w:r>
      <w:proofErr w:type="spellEnd"/>
      <w:r>
        <w:t xml:space="preserve"> the </w:t>
      </w:r>
      <w:proofErr w:type="spellStart"/>
      <w:r>
        <w:t>questions</w:t>
      </w:r>
      <w:proofErr w:type="spellEnd"/>
      <w:r>
        <w:t xml:space="preserve"> </w:t>
      </w:r>
      <w:proofErr w:type="spellStart"/>
      <w:r>
        <w:t>were</w:t>
      </w:r>
      <w:proofErr w:type="spellEnd"/>
      <w:r>
        <w:t xml:space="preserve"> </w:t>
      </w:r>
      <w:proofErr w:type="spellStart"/>
      <w:r>
        <w:t>formated</w:t>
      </w:r>
      <w:proofErr w:type="spellEnd"/>
      <w:r>
        <w:t xml:space="preserve"> </w:t>
      </w:r>
      <w:proofErr w:type="spellStart"/>
      <w:r>
        <w:t>may</w:t>
      </w:r>
      <w:proofErr w:type="spellEnd"/>
      <w:r>
        <w:t xml:space="preserve"> ”</w:t>
      </w:r>
      <w:proofErr w:type="spellStart"/>
      <w:r>
        <w:t>have</w:t>
      </w:r>
      <w:proofErr w:type="spellEnd"/>
      <w:r>
        <w:t xml:space="preserve"> </w:t>
      </w:r>
      <w:proofErr w:type="spellStart"/>
      <w:r>
        <w:t>impacted</w:t>
      </w:r>
      <w:proofErr w:type="spellEnd"/>
      <w:r>
        <w:t xml:space="preserve"> the </w:t>
      </w:r>
      <w:proofErr w:type="spellStart"/>
      <w:r>
        <w:t>results</w:t>
      </w:r>
      <w:proofErr w:type="spellEnd"/>
      <w:r>
        <w:t xml:space="preserve">”. B) ”sidor” is not </w:t>
      </w:r>
      <w:proofErr w:type="spellStart"/>
      <w:r>
        <w:t>specific</w:t>
      </w:r>
      <w:proofErr w:type="spellEnd"/>
      <w:r>
        <w:t xml:space="preserve"> </w:t>
      </w:r>
      <w:proofErr w:type="spellStart"/>
      <w:r>
        <w:t>enough</w:t>
      </w:r>
      <w:proofErr w:type="spellEnd"/>
      <w:r>
        <w:t xml:space="preserve">. ”förstå DIM bättre”: </w:t>
      </w:r>
      <w:proofErr w:type="spellStart"/>
      <w:r>
        <w:t>we</w:t>
      </w:r>
      <w:proofErr w:type="spellEnd"/>
      <w:r>
        <w:t xml:space="preserve"> </w:t>
      </w:r>
      <w:proofErr w:type="spellStart"/>
      <w:r>
        <w:t>are</w:t>
      </w:r>
      <w:proofErr w:type="spellEnd"/>
      <w:r>
        <w:t xml:space="preserve"> not </w:t>
      </w:r>
      <w:proofErr w:type="spellStart"/>
      <w:r>
        <w:t>trying</w:t>
      </w:r>
      <w:proofErr w:type="spellEnd"/>
      <w:r>
        <w:t xml:space="preserve"> </w:t>
      </w:r>
      <w:proofErr w:type="spellStart"/>
      <w:r>
        <w:t>to</w:t>
      </w:r>
      <w:proofErr w:type="spellEnd"/>
      <w:r>
        <w:t xml:space="preserve"> </w:t>
      </w:r>
      <w:proofErr w:type="spellStart"/>
      <w:r>
        <w:t>understand</w:t>
      </w:r>
      <w:proofErr w:type="spellEnd"/>
      <w:r>
        <w:t xml:space="preserve"> DIM. ”bra att genomgå ett flertal genomgående undersökningar”: </w:t>
      </w:r>
      <w:proofErr w:type="spellStart"/>
      <w:r>
        <w:t>what</w:t>
      </w:r>
      <w:proofErr w:type="spellEnd"/>
      <w:r>
        <w:t xml:space="preserve"> </w:t>
      </w:r>
      <w:proofErr w:type="spellStart"/>
      <w:r>
        <w:t>should</w:t>
      </w:r>
      <w:proofErr w:type="spellEnd"/>
      <w:r>
        <w:t xml:space="preserve">? </w:t>
      </w:r>
      <w:proofErr w:type="spellStart"/>
      <w:r w:rsidRPr="005E1416">
        <w:rPr>
          <w:color w:val="FFFFFF" w:themeColor="background1"/>
        </w:rPr>
        <w:t>Fixed</w:t>
      </w:r>
      <w:proofErr w:type="spellEnd"/>
      <w:r>
        <w:br/>
      </w:r>
      <w:r>
        <w:br/>
      </w:r>
      <w:r w:rsidRPr="00C67B0B">
        <w:rPr>
          <w:color w:val="FFFFFF" w:themeColor="background1"/>
        </w:rPr>
        <w:t>Det stod innan</w:t>
      </w:r>
      <w:r>
        <w:t xml:space="preserve">: </w:t>
      </w:r>
      <w:r w:rsidRPr="00C67B0B">
        <w:rPr>
          <w:color w:val="FFFFFF" w:themeColor="background1"/>
        </w:rPr>
        <w:t>Utformningen av utvärderingen kan ha missat betydelsefulla sidor av DIM som kan ha bidragit med värdefull information för att förstå DIM bättre och skulle säkerligen vara bra att genomgå ett flertal genomgående undersökningar för att få ännu mer kunskap om modellen</w:t>
      </w:r>
    </w:p>
  </w:comment>
  <w:comment w:id="25" w:author="Jason Serviss" w:date="2018-10-17T18:10:00Z" w:initials="JS">
    <w:p w14:paraId="2BA56CC0" w14:textId="424229A2" w:rsidR="00B1197D" w:rsidRPr="002E64C7" w:rsidRDefault="00B1197D">
      <w:pPr>
        <w:pStyle w:val="Kommentarer"/>
        <w:rPr>
          <w:color w:val="E5B8B7" w:themeColor="accent2" w:themeTint="66"/>
        </w:rPr>
      </w:pPr>
      <w:r>
        <w:rPr>
          <w:rStyle w:val="Kommentarsreferens"/>
        </w:rPr>
        <w:annotationRef/>
      </w:r>
      <w:r>
        <w:t xml:space="preserve">It is not ”nödvändigt” </w:t>
      </w:r>
      <w:proofErr w:type="spellStart"/>
      <w:r>
        <w:t>but</w:t>
      </w:r>
      <w:proofErr w:type="spellEnd"/>
      <w:r>
        <w:t xml:space="preserve"> it </w:t>
      </w:r>
      <w:proofErr w:type="spellStart"/>
      <w:r>
        <w:t>would</w:t>
      </w:r>
      <w:proofErr w:type="spellEnd"/>
      <w:r>
        <w:t xml:space="preserve"> </w:t>
      </w:r>
      <w:proofErr w:type="spellStart"/>
      <w:r>
        <w:t>potentially</w:t>
      </w:r>
      <w:proofErr w:type="spellEnd"/>
      <w:r>
        <w:t xml:space="preserve"> </w:t>
      </w:r>
      <w:proofErr w:type="spellStart"/>
      <w:r>
        <w:t>improve</w:t>
      </w:r>
      <w:proofErr w:type="spellEnd"/>
      <w:r>
        <w:t xml:space="preserve"> the </w:t>
      </w:r>
      <w:proofErr w:type="spellStart"/>
      <w:r>
        <w:t>accuracy</w:t>
      </w:r>
      <w:proofErr w:type="spellEnd"/>
      <w:r>
        <w:t xml:space="preserve"> </w:t>
      </w:r>
      <w:proofErr w:type="spellStart"/>
      <w:r>
        <w:t>of</w:t>
      </w:r>
      <w:proofErr w:type="spellEnd"/>
      <w:r>
        <w:t xml:space="preserve"> the </w:t>
      </w:r>
      <w:proofErr w:type="spellStart"/>
      <w:r>
        <w:t>result</w:t>
      </w:r>
      <w:proofErr w:type="spellEnd"/>
      <w:r>
        <w:t xml:space="preserve">. </w:t>
      </w:r>
      <w:proofErr w:type="spellStart"/>
      <w:r>
        <w:t>Reformulate</w:t>
      </w:r>
      <w:proofErr w:type="spellEnd"/>
      <w:r>
        <w:t>.</w:t>
      </w:r>
      <w:r w:rsidRPr="005E1416">
        <w:rPr>
          <w:color w:val="FFFFFF" w:themeColor="background1"/>
        </w:rPr>
        <w:t xml:space="preserve"> </w:t>
      </w:r>
      <w:proofErr w:type="spellStart"/>
      <w:r w:rsidRPr="005E1416">
        <w:rPr>
          <w:color w:val="FFFFFF" w:themeColor="background1"/>
        </w:rPr>
        <w:t>Fixed</w:t>
      </w:r>
      <w:proofErr w:type="spellEnd"/>
    </w:p>
  </w:comment>
  <w:comment w:id="31" w:author="Jason Serviss" w:date="2018-10-16T13:19:00Z" w:initials="JS">
    <w:p w14:paraId="3A32EA04" w14:textId="5B6B8821" w:rsidR="00B1197D" w:rsidRPr="006F348F" w:rsidRDefault="00B1197D">
      <w:pPr>
        <w:pStyle w:val="Kommentarer"/>
        <w:rPr>
          <w:color w:val="E5B8B7" w:themeColor="accent2" w:themeTint="66"/>
        </w:rPr>
      </w:pPr>
      <w:r>
        <w:rPr>
          <w:rStyle w:val="Kommentarsreferens"/>
        </w:rPr>
        <w:annotationRef/>
      </w:r>
      <w:proofErr w:type="spellStart"/>
      <w:r>
        <w:t>Good</w:t>
      </w:r>
      <w:proofErr w:type="spellEnd"/>
      <w:r>
        <w:t xml:space="preserve"> </w:t>
      </w:r>
      <w:proofErr w:type="spellStart"/>
      <w:r>
        <w:t>to</w:t>
      </w:r>
      <w:proofErr w:type="spellEnd"/>
      <w:r>
        <w:t xml:space="preserve"> </w:t>
      </w:r>
      <w:proofErr w:type="spellStart"/>
      <w:r>
        <w:t>say</w:t>
      </w:r>
      <w:proofErr w:type="spellEnd"/>
      <w:r>
        <w:t xml:space="preserve"> </w:t>
      </w:r>
      <w:proofErr w:type="spellStart"/>
      <w:r>
        <w:t>this</w:t>
      </w:r>
      <w:proofErr w:type="spellEnd"/>
      <w:r>
        <w:t xml:space="preserve"> </w:t>
      </w:r>
      <w:proofErr w:type="spellStart"/>
      <w:r>
        <w:t>but</w:t>
      </w:r>
      <w:proofErr w:type="spellEnd"/>
      <w:r>
        <w:t xml:space="preserve"> </w:t>
      </w:r>
      <w:proofErr w:type="spellStart"/>
      <w:r>
        <w:t>should</w:t>
      </w:r>
      <w:proofErr w:type="spellEnd"/>
      <w:r>
        <w:t xml:space="preserve"> be </w:t>
      </w:r>
      <w:proofErr w:type="spellStart"/>
      <w:r>
        <w:t>shorter</w:t>
      </w:r>
      <w:proofErr w:type="spellEnd"/>
      <w:r>
        <w:t xml:space="preserve">. ”NA betecknas ingen korresponderande element” or </w:t>
      </w:r>
      <w:proofErr w:type="spellStart"/>
      <w:r>
        <w:t>similar</w:t>
      </w:r>
      <w:proofErr w:type="spellEnd"/>
      <w:r>
        <w:rPr>
          <w:color w:val="E5B8B7" w:themeColor="accent2" w:themeTint="66"/>
        </w:rPr>
        <w:t xml:space="preserve"> </w:t>
      </w:r>
      <w:proofErr w:type="spellStart"/>
      <w:r>
        <w:rPr>
          <w:color w:val="E5B8B7" w:themeColor="accent2" w:themeTint="66"/>
        </w:rPr>
        <w:t>Fixed</w:t>
      </w:r>
      <w:proofErr w:type="spellEnd"/>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B1197D" w:rsidRDefault="00B1197D">
      <w:r>
        <w:separator/>
      </w:r>
    </w:p>
  </w:endnote>
  <w:endnote w:type="continuationSeparator" w:id="0">
    <w:p w14:paraId="4F768654" w14:textId="77777777" w:rsidR="00B1197D" w:rsidRDefault="00B119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00000001" w:usb1="08070000" w:usb2="00000010" w:usb3="00000000" w:csb0="00020000" w:csb1="00000000"/>
  </w:font>
  <w:font w:name="Liberation Sans">
    <w:altName w:val="Arial"/>
    <w:charset w:val="01"/>
    <w:family w:val="roman"/>
    <w:pitch w:val="variable"/>
  </w:font>
  <w:font w:name="SimSun">
    <w:panose1 w:val="00000000000000000000"/>
    <w:charset w:val="00"/>
    <w:family w:val="roman"/>
    <w:notTrueType/>
    <w:pitch w:val="default"/>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Myriad Pro Cond">
    <w:panose1 w:val="020B0506030403020204"/>
    <w:charset w:val="00"/>
    <w:family w:val="auto"/>
    <w:pitch w:val="variable"/>
    <w:sig w:usb0="00000003" w:usb1="00000000" w:usb2="00000000" w:usb3="00000000" w:csb0="00000001" w:csb1="00000000"/>
  </w:font>
  <w:font w:name="Times Roman">
    <w:panose1 w:val="00000500000000020000"/>
    <w:charset w:val="00"/>
    <w:family w:val="auto"/>
    <w:pitch w:val="variable"/>
    <w:sig w:usb0="E00002FF" w:usb1="5000205A"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B1197D" w:rsidRDefault="00B1197D">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Content>
      <w:p w14:paraId="7887BB9D" w14:textId="77777777" w:rsidR="00B1197D" w:rsidRDefault="00B1197D">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7584213"/>
      <w:docPartObj>
        <w:docPartGallery w:val="Page Numbers (Bottom of Page)"/>
        <w:docPartUnique/>
      </w:docPartObj>
    </w:sdtPr>
    <w:sdtContent>
      <w:p w14:paraId="403C7186" w14:textId="77777777" w:rsidR="00B1197D" w:rsidRDefault="00B1197D">
        <w:pPr>
          <w:pStyle w:val="Footer1"/>
          <w:jc w:val="center"/>
        </w:pPr>
        <w:r>
          <w:fldChar w:fldCharType="begin"/>
        </w:r>
        <w:r>
          <w:instrText>PAGE</w:instrText>
        </w:r>
        <w:r>
          <w:fldChar w:fldCharType="separate"/>
        </w:r>
        <w:r w:rsidR="00035BFB">
          <w:rPr>
            <w:noProof/>
          </w:rPr>
          <w:t>11</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95728447"/>
      <w:docPartObj>
        <w:docPartGallery w:val="Page Numbers (Bottom of Page)"/>
        <w:docPartUnique/>
      </w:docPartObj>
    </w:sdtPr>
    <w:sdtContent>
      <w:p w14:paraId="3915FA6D" w14:textId="77777777" w:rsidR="00B1197D" w:rsidRDefault="00B1197D">
        <w:pPr>
          <w:pStyle w:val="Footer1"/>
          <w:jc w:val="center"/>
        </w:pPr>
        <w:r>
          <w:fldChar w:fldCharType="begin"/>
        </w:r>
        <w:r>
          <w:instrText>PAGE</w:instrText>
        </w:r>
        <w:r>
          <w:fldChar w:fldCharType="separate"/>
        </w:r>
        <w:r w:rsidR="00035BFB">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B1197D" w:rsidRDefault="00B1197D">
      <w:r>
        <w:separator/>
      </w:r>
    </w:p>
  </w:footnote>
  <w:footnote w:type="continuationSeparator" w:id="0">
    <w:p w14:paraId="71DB8F98" w14:textId="77777777" w:rsidR="00B1197D" w:rsidRDefault="00B1197D">
      <w:r>
        <w:continuationSeparator/>
      </w:r>
    </w:p>
  </w:footnote>
  <w:footnote w:id="1">
    <w:p w14:paraId="5824ECF3" w14:textId="3C586678" w:rsidR="00B1197D" w:rsidRPr="00B93DE6" w:rsidRDefault="00B1197D" w:rsidP="00CF61C4">
      <w:pPr>
        <w:pStyle w:val="Fotnotstext"/>
        <w:jc w:val="both"/>
        <w:rPr>
          <w:sz w:val="14"/>
          <w:szCs w:val="14"/>
        </w:rPr>
      </w:pPr>
      <w:r w:rsidRPr="006F348F">
        <w:rPr>
          <w:rStyle w:val="Fotnotsreferens"/>
        </w:rPr>
        <w:footnoteRef/>
      </w:r>
      <w:r w:rsidRPr="00B93DE6">
        <w:rPr>
          <w:rStyle w:val="Fotnotsreferens"/>
          <w:sz w:val="14"/>
          <w:szCs w:val="14"/>
        </w:rPr>
        <w:tab/>
      </w:r>
      <w:r w:rsidRPr="00B93DE6">
        <w:rPr>
          <w:sz w:val="14"/>
          <w:szCs w:val="14"/>
        </w:rPr>
        <w:t xml:space="preserve"> I intervjun förklarades det vad användargrupp är och att det innefattar Grades förklaring av målgrupp.</w:t>
      </w:r>
    </w:p>
  </w:footnote>
  <w:footnote w:id="2">
    <w:p w14:paraId="1BA30943" w14:textId="09D063F6" w:rsidR="00B1197D" w:rsidRPr="00B93DE6" w:rsidRDefault="00B1197D" w:rsidP="00CF61C4">
      <w:pPr>
        <w:pStyle w:val="Fotnotstext"/>
        <w:jc w:val="both"/>
        <w:rPr>
          <w:sz w:val="14"/>
          <w:szCs w:val="14"/>
        </w:rPr>
      </w:pPr>
      <w:r w:rsidRPr="006F348F">
        <w:rPr>
          <w:rStyle w:val="Fotnotsreferens"/>
        </w:rPr>
        <w:footnoteRef/>
      </w:r>
      <w:r w:rsidRPr="00B93DE6">
        <w:rPr>
          <w:rStyle w:val="Fotnotsreferens"/>
          <w:sz w:val="14"/>
          <w:szCs w:val="14"/>
        </w:rPr>
        <w:tab/>
      </w:r>
      <w:r w:rsidRPr="00B93DE6">
        <w:rPr>
          <w:sz w:val="14"/>
          <w:szCs w:val="14"/>
        </w:rPr>
        <w:t xml:space="preserve"> Frågan förklarades igen med: Att studenten kan konkretisera det dem lärt sig i kursen.</w:t>
      </w:r>
    </w:p>
  </w:footnote>
  <w:footnote w:id="3">
    <w:p w14:paraId="58A700CB" w14:textId="2FA38BC1" w:rsidR="00B1197D" w:rsidRPr="00B93DE6" w:rsidRDefault="00B1197D" w:rsidP="00CF61C4">
      <w:pPr>
        <w:pStyle w:val="Fotnotstext"/>
        <w:jc w:val="both"/>
        <w:rPr>
          <w:sz w:val="14"/>
          <w:szCs w:val="14"/>
        </w:rPr>
      </w:pPr>
      <w:r w:rsidRPr="006F348F">
        <w:rPr>
          <w:rStyle w:val="Fotnotsreferens"/>
        </w:rPr>
        <w:footnoteRef/>
      </w:r>
      <w:r w:rsidRPr="00B93DE6">
        <w:rPr>
          <w:rStyle w:val="Fotnotsreferens"/>
          <w:sz w:val="14"/>
          <w:szCs w:val="14"/>
        </w:rPr>
        <w:tab/>
      </w:r>
      <w:r w:rsidRPr="00B93DE6">
        <w:rPr>
          <w:sz w:val="14"/>
          <w:szCs w:val="14"/>
        </w:rPr>
        <w:t xml:space="preserve"> En förklaring gjordes av ”aktivera sinnena” med: att studenten får möjlighet att arbete själv. </w:t>
      </w:r>
    </w:p>
  </w:footnote>
  <w:footnote w:id="4">
    <w:p w14:paraId="19D64118" w14:textId="6533C3D9" w:rsidR="00B1197D" w:rsidRPr="00B93DE6" w:rsidRDefault="00B1197D" w:rsidP="00CF61C4">
      <w:pPr>
        <w:pStyle w:val="Fotnotstext"/>
        <w:jc w:val="both"/>
        <w:rPr>
          <w:sz w:val="14"/>
          <w:szCs w:val="14"/>
        </w:rPr>
      </w:pPr>
      <w:r w:rsidRPr="006F348F">
        <w:rPr>
          <w:rStyle w:val="Fotnotsreferens"/>
        </w:rPr>
        <w:footnoteRef/>
      </w:r>
      <w:r w:rsidRPr="00B93DE6">
        <w:rPr>
          <w:rStyle w:val="Fotnotsreferens"/>
          <w:sz w:val="14"/>
          <w:szCs w:val="14"/>
        </w:rPr>
        <w:tab/>
      </w:r>
      <w:r w:rsidRPr="00B93DE6">
        <w:rPr>
          <w:sz w:val="14"/>
          <w:szCs w:val="14"/>
        </w:rPr>
        <w:t xml:space="preserve"> Ordförklaring av ”gestalta”: att det framställa och inlärda materialet ska fastna hos studenten.</w:t>
      </w:r>
    </w:p>
  </w:footnote>
  <w:footnote w:id="5">
    <w:p w14:paraId="4B8BE4EC" w14:textId="4EF66878" w:rsidR="00B1197D" w:rsidRPr="00B93DE6" w:rsidRDefault="00B1197D" w:rsidP="00CF61C4">
      <w:pPr>
        <w:pStyle w:val="Fotnotstext"/>
        <w:jc w:val="both"/>
        <w:rPr>
          <w:sz w:val="14"/>
          <w:szCs w:val="14"/>
        </w:rPr>
      </w:pPr>
      <w:r w:rsidRPr="006F348F">
        <w:rPr>
          <w:rStyle w:val="Fotnotsreferens"/>
        </w:rPr>
        <w:footnoteRef/>
      </w:r>
      <w:r w:rsidRPr="00B93DE6">
        <w:rPr>
          <w:rStyle w:val="Fotnotsreferens"/>
          <w:sz w:val="14"/>
          <w:szCs w:val="14"/>
        </w:rPr>
        <w:tab/>
      </w:r>
      <w:r w:rsidRPr="00B93DE6">
        <w:rPr>
          <w:sz w:val="14"/>
          <w:szCs w:val="14"/>
        </w:rPr>
        <w:t xml:space="preserve"> En förklaring gjordes av normerna: ”Explicit normer” handlar om att människan har tydligt uttalande sociala regler och ”implicita normer” är de outtalade regler sociala regler, sådant som är majoriteten av människor, vet är rätt eller fel.</w:t>
      </w:r>
    </w:p>
  </w:footnote>
  <w:footnote w:id="6">
    <w:p w14:paraId="50DA1C35" w14:textId="78B3807B" w:rsidR="00B1197D" w:rsidRDefault="00B1197D" w:rsidP="00CF61C4">
      <w:pPr>
        <w:pStyle w:val="Fotnotstext"/>
        <w:jc w:val="both"/>
      </w:pPr>
      <w:r w:rsidRPr="006F348F">
        <w:rPr>
          <w:rStyle w:val="Fotnotsreferens"/>
        </w:rPr>
        <w:footnoteRef/>
      </w:r>
      <w:r w:rsidRPr="00B93DE6">
        <w:rPr>
          <w:rStyle w:val="Fotnotsreferens"/>
          <w:sz w:val="14"/>
          <w:szCs w:val="14"/>
        </w:rPr>
        <w:tab/>
      </w:r>
      <w:r w:rsidRPr="00B93DE6">
        <w:rPr>
          <w:sz w:val="14"/>
          <w:szCs w:val="14"/>
        </w:rPr>
        <w:t xml:space="preserve"> En förklaring gjordes av ”övning och granskning” med: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4DB0B61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14FE7B54"/>
    <w:multiLevelType w:val="multilevel"/>
    <w:tmpl w:val="99802BBC"/>
    <w:lvl w:ilvl="0">
      <w:start w:val="1"/>
      <w:numFmt w:val="decimal"/>
      <w:pStyle w:val="Heading11"/>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2">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8">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3"/>
  </w:num>
  <w:num w:numId="3">
    <w:abstractNumId w:val="2"/>
  </w:num>
  <w:num w:numId="4">
    <w:abstractNumId w:val="5"/>
  </w:num>
  <w:num w:numId="5">
    <w:abstractNumId w:val="8"/>
  </w:num>
  <w:num w:numId="6">
    <w:abstractNumId w:val="9"/>
  </w:num>
  <w:num w:numId="7">
    <w:abstractNumId w:val="6"/>
  </w:num>
  <w:num w:numId="8">
    <w:abstractNumId w:val="4"/>
  </w:num>
  <w:num w:numId="9">
    <w:abstractNumId w:val="7"/>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33C8"/>
    <w:rsid w:val="00004B10"/>
    <w:rsid w:val="000132C0"/>
    <w:rsid w:val="000152C2"/>
    <w:rsid w:val="00021305"/>
    <w:rsid w:val="00024931"/>
    <w:rsid w:val="000331BF"/>
    <w:rsid w:val="000359B7"/>
    <w:rsid w:val="00035BFB"/>
    <w:rsid w:val="000413AA"/>
    <w:rsid w:val="00041A1C"/>
    <w:rsid w:val="000424D5"/>
    <w:rsid w:val="000427E4"/>
    <w:rsid w:val="00043579"/>
    <w:rsid w:val="00052213"/>
    <w:rsid w:val="000531A0"/>
    <w:rsid w:val="000539E0"/>
    <w:rsid w:val="00054BE5"/>
    <w:rsid w:val="00063F85"/>
    <w:rsid w:val="000663F2"/>
    <w:rsid w:val="00075949"/>
    <w:rsid w:val="000775EB"/>
    <w:rsid w:val="00083F82"/>
    <w:rsid w:val="000856E3"/>
    <w:rsid w:val="00085FDC"/>
    <w:rsid w:val="0008729B"/>
    <w:rsid w:val="00087DFC"/>
    <w:rsid w:val="0009439E"/>
    <w:rsid w:val="000944E9"/>
    <w:rsid w:val="000A2398"/>
    <w:rsid w:val="000A2894"/>
    <w:rsid w:val="000A3642"/>
    <w:rsid w:val="000A7DCF"/>
    <w:rsid w:val="000B0BC8"/>
    <w:rsid w:val="000B1A5C"/>
    <w:rsid w:val="000B36E3"/>
    <w:rsid w:val="000B42FE"/>
    <w:rsid w:val="000C0F0D"/>
    <w:rsid w:val="000C13C1"/>
    <w:rsid w:val="000C1C09"/>
    <w:rsid w:val="000C1D43"/>
    <w:rsid w:val="000C29D9"/>
    <w:rsid w:val="000C56DF"/>
    <w:rsid w:val="000D34D5"/>
    <w:rsid w:val="000D6D84"/>
    <w:rsid w:val="000E09E7"/>
    <w:rsid w:val="000E3605"/>
    <w:rsid w:val="000F0C86"/>
    <w:rsid w:val="000F257E"/>
    <w:rsid w:val="000F49A5"/>
    <w:rsid w:val="0010000F"/>
    <w:rsid w:val="001004DB"/>
    <w:rsid w:val="001017ED"/>
    <w:rsid w:val="00103740"/>
    <w:rsid w:val="001046A8"/>
    <w:rsid w:val="001077E4"/>
    <w:rsid w:val="00110DB4"/>
    <w:rsid w:val="00113211"/>
    <w:rsid w:val="00116196"/>
    <w:rsid w:val="001269BE"/>
    <w:rsid w:val="00127A70"/>
    <w:rsid w:val="00130629"/>
    <w:rsid w:val="00131159"/>
    <w:rsid w:val="001352A9"/>
    <w:rsid w:val="00135C34"/>
    <w:rsid w:val="00145DD9"/>
    <w:rsid w:val="00146793"/>
    <w:rsid w:val="00147B30"/>
    <w:rsid w:val="0016757F"/>
    <w:rsid w:val="001701BE"/>
    <w:rsid w:val="001830ED"/>
    <w:rsid w:val="00184373"/>
    <w:rsid w:val="00190936"/>
    <w:rsid w:val="00191B85"/>
    <w:rsid w:val="0019256B"/>
    <w:rsid w:val="001974A0"/>
    <w:rsid w:val="001A09C0"/>
    <w:rsid w:val="001B1EAE"/>
    <w:rsid w:val="001B244D"/>
    <w:rsid w:val="001B6E2D"/>
    <w:rsid w:val="001C5B3A"/>
    <w:rsid w:val="001C73C5"/>
    <w:rsid w:val="001D31E9"/>
    <w:rsid w:val="001D37D5"/>
    <w:rsid w:val="001D3A85"/>
    <w:rsid w:val="001D42D7"/>
    <w:rsid w:val="001D4C6E"/>
    <w:rsid w:val="001D68A2"/>
    <w:rsid w:val="001E3C88"/>
    <w:rsid w:val="001E60E6"/>
    <w:rsid w:val="001F2C9C"/>
    <w:rsid w:val="001F6503"/>
    <w:rsid w:val="001F6FE8"/>
    <w:rsid w:val="00203802"/>
    <w:rsid w:val="00205671"/>
    <w:rsid w:val="002125BE"/>
    <w:rsid w:val="00213CE1"/>
    <w:rsid w:val="00213FB2"/>
    <w:rsid w:val="00216DDF"/>
    <w:rsid w:val="00217276"/>
    <w:rsid w:val="00227C61"/>
    <w:rsid w:val="00233434"/>
    <w:rsid w:val="00234C76"/>
    <w:rsid w:val="0023519E"/>
    <w:rsid w:val="00235307"/>
    <w:rsid w:val="00235908"/>
    <w:rsid w:val="00242648"/>
    <w:rsid w:val="002427A4"/>
    <w:rsid w:val="002435CA"/>
    <w:rsid w:val="002464E9"/>
    <w:rsid w:val="002468FE"/>
    <w:rsid w:val="00253BB6"/>
    <w:rsid w:val="00257CB5"/>
    <w:rsid w:val="00257DD5"/>
    <w:rsid w:val="00262ADC"/>
    <w:rsid w:val="00265FDF"/>
    <w:rsid w:val="002717B1"/>
    <w:rsid w:val="00286276"/>
    <w:rsid w:val="00286D84"/>
    <w:rsid w:val="0029547E"/>
    <w:rsid w:val="00297AF9"/>
    <w:rsid w:val="002A3A54"/>
    <w:rsid w:val="002A6EF3"/>
    <w:rsid w:val="002B1E41"/>
    <w:rsid w:val="002B2E86"/>
    <w:rsid w:val="002B4A17"/>
    <w:rsid w:val="002C6BFF"/>
    <w:rsid w:val="002D30EE"/>
    <w:rsid w:val="002D38C1"/>
    <w:rsid w:val="002D66C8"/>
    <w:rsid w:val="002E22B2"/>
    <w:rsid w:val="002E3B76"/>
    <w:rsid w:val="002E538A"/>
    <w:rsid w:val="002E64C7"/>
    <w:rsid w:val="002E792E"/>
    <w:rsid w:val="00304D18"/>
    <w:rsid w:val="00305460"/>
    <w:rsid w:val="00305D18"/>
    <w:rsid w:val="003073A8"/>
    <w:rsid w:val="00313701"/>
    <w:rsid w:val="00313D60"/>
    <w:rsid w:val="003148A7"/>
    <w:rsid w:val="0032088C"/>
    <w:rsid w:val="00322DBF"/>
    <w:rsid w:val="0033419A"/>
    <w:rsid w:val="003405AE"/>
    <w:rsid w:val="0034079D"/>
    <w:rsid w:val="00341BB8"/>
    <w:rsid w:val="00342848"/>
    <w:rsid w:val="00342CA7"/>
    <w:rsid w:val="00342D7D"/>
    <w:rsid w:val="0034349A"/>
    <w:rsid w:val="003475EE"/>
    <w:rsid w:val="00347A7F"/>
    <w:rsid w:val="0035370A"/>
    <w:rsid w:val="003557DE"/>
    <w:rsid w:val="00355C23"/>
    <w:rsid w:val="00363562"/>
    <w:rsid w:val="003673BF"/>
    <w:rsid w:val="00372DB4"/>
    <w:rsid w:val="003757F9"/>
    <w:rsid w:val="00377747"/>
    <w:rsid w:val="00384E49"/>
    <w:rsid w:val="00385B71"/>
    <w:rsid w:val="00391CE8"/>
    <w:rsid w:val="00391DF5"/>
    <w:rsid w:val="003A2763"/>
    <w:rsid w:val="003A2801"/>
    <w:rsid w:val="003A3342"/>
    <w:rsid w:val="003B23C6"/>
    <w:rsid w:val="003B34BD"/>
    <w:rsid w:val="003B5EB1"/>
    <w:rsid w:val="003C06CF"/>
    <w:rsid w:val="003C4177"/>
    <w:rsid w:val="003D1A09"/>
    <w:rsid w:val="003D2164"/>
    <w:rsid w:val="003E2AEF"/>
    <w:rsid w:val="003E2B2E"/>
    <w:rsid w:val="003E654F"/>
    <w:rsid w:val="003E735C"/>
    <w:rsid w:val="003E7604"/>
    <w:rsid w:val="003F3081"/>
    <w:rsid w:val="003F3E31"/>
    <w:rsid w:val="003F52E1"/>
    <w:rsid w:val="003F606D"/>
    <w:rsid w:val="003F797E"/>
    <w:rsid w:val="00401324"/>
    <w:rsid w:val="00403293"/>
    <w:rsid w:val="00411F1C"/>
    <w:rsid w:val="00413AFC"/>
    <w:rsid w:val="004146EF"/>
    <w:rsid w:val="00424655"/>
    <w:rsid w:val="00424D19"/>
    <w:rsid w:val="00425275"/>
    <w:rsid w:val="0043087E"/>
    <w:rsid w:val="004317DB"/>
    <w:rsid w:val="00436625"/>
    <w:rsid w:val="0045054A"/>
    <w:rsid w:val="00451DEF"/>
    <w:rsid w:val="00452D11"/>
    <w:rsid w:val="00457C43"/>
    <w:rsid w:val="004601AF"/>
    <w:rsid w:val="00460759"/>
    <w:rsid w:val="004609DA"/>
    <w:rsid w:val="00463CEE"/>
    <w:rsid w:val="004642EB"/>
    <w:rsid w:val="0047515C"/>
    <w:rsid w:val="0047588C"/>
    <w:rsid w:val="00482460"/>
    <w:rsid w:val="00482617"/>
    <w:rsid w:val="004827B5"/>
    <w:rsid w:val="00482F2B"/>
    <w:rsid w:val="004862A6"/>
    <w:rsid w:val="00491CC8"/>
    <w:rsid w:val="00493097"/>
    <w:rsid w:val="004979BB"/>
    <w:rsid w:val="004A010C"/>
    <w:rsid w:val="004A07F5"/>
    <w:rsid w:val="004A08DF"/>
    <w:rsid w:val="004A5707"/>
    <w:rsid w:val="004A62A2"/>
    <w:rsid w:val="004A6D58"/>
    <w:rsid w:val="004B0686"/>
    <w:rsid w:val="004B4647"/>
    <w:rsid w:val="004C1522"/>
    <w:rsid w:val="004C23B4"/>
    <w:rsid w:val="004C23F2"/>
    <w:rsid w:val="004D1F52"/>
    <w:rsid w:val="004D2BD6"/>
    <w:rsid w:val="004E58AD"/>
    <w:rsid w:val="004E6C7F"/>
    <w:rsid w:val="004F3063"/>
    <w:rsid w:val="004F6381"/>
    <w:rsid w:val="00503459"/>
    <w:rsid w:val="00503EE6"/>
    <w:rsid w:val="005078DE"/>
    <w:rsid w:val="0051191A"/>
    <w:rsid w:val="00512986"/>
    <w:rsid w:val="00513716"/>
    <w:rsid w:val="00514027"/>
    <w:rsid w:val="00514B48"/>
    <w:rsid w:val="0051725C"/>
    <w:rsid w:val="00522279"/>
    <w:rsid w:val="00526AA1"/>
    <w:rsid w:val="005271EF"/>
    <w:rsid w:val="00535A60"/>
    <w:rsid w:val="00536530"/>
    <w:rsid w:val="00542B84"/>
    <w:rsid w:val="005432E1"/>
    <w:rsid w:val="00550AE2"/>
    <w:rsid w:val="00551BEB"/>
    <w:rsid w:val="00556D98"/>
    <w:rsid w:val="00560FF4"/>
    <w:rsid w:val="00561526"/>
    <w:rsid w:val="00567A32"/>
    <w:rsid w:val="00572832"/>
    <w:rsid w:val="00572A87"/>
    <w:rsid w:val="00572E06"/>
    <w:rsid w:val="00575177"/>
    <w:rsid w:val="0058177A"/>
    <w:rsid w:val="00586C26"/>
    <w:rsid w:val="00590E58"/>
    <w:rsid w:val="0059226E"/>
    <w:rsid w:val="005A0221"/>
    <w:rsid w:val="005A039A"/>
    <w:rsid w:val="005A03C6"/>
    <w:rsid w:val="005A4DBF"/>
    <w:rsid w:val="005B4761"/>
    <w:rsid w:val="005B4A1A"/>
    <w:rsid w:val="005B77FC"/>
    <w:rsid w:val="005C02EC"/>
    <w:rsid w:val="005C19E9"/>
    <w:rsid w:val="005D0C05"/>
    <w:rsid w:val="005D2977"/>
    <w:rsid w:val="005E1416"/>
    <w:rsid w:val="005E268B"/>
    <w:rsid w:val="005E3C6F"/>
    <w:rsid w:val="005E7AB1"/>
    <w:rsid w:val="005F02AD"/>
    <w:rsid w:val="005F4614"/>
    <w:rsid w:val="005F76A4"/>
    <w:rsid w:val="006003A4"/>
    <w:rsid w:val="006072FF"/>
    <w:rsid w:val="00615A46"/>
    <w:rsid w:val="0061770F"/>
    <w:rsid w:val="0062164B"/>
    <w:rsid w:val="00622CDA"/>
    <w:rsid w:val="00623726"/>
    <w:rsid w:val="006278F8"/>
    <w:rsid w:val="006301E1"/>
    <w:rsid w:val="006304C9"/>
    <w:rsid w:val="00633E89"/>
    <w:rsid w:val="00634725"/>
    <w:rsid w:val="00637C00"/>
    <w:rsid w:val="00640B24"/>
    <w:rsid w:val="00641CA0"/>
    <w:rsid w:val="0064485B"/>
    <w:rsid w:val="00646AD5"/>
    <w:rsid w:val="00652AE0"/>
    <w:rsid w:val="00654CAB"/>
    <w:rsid w:val="00655118"/>
    <w:rsid w:val="00657871"/>
    <w:rsid w:val="006601B2"/>
    <w:rsid w:val="006606DD"/>
    <w:rsid w:val="006652B4"/>
    <w:rsid w:val="00667FC8"/>
    <w:rsid w:val="006725C3"/>
    <w:rsid w:val="00673314"/>
    <w:rsid w:val="00674577"/>
    <w:rsid w:val="006764D6"/>
    <w:rsid w:val="006814B9"/>
    <w:rsid w:val="0068181E"/>
    <w:rsid w:val="00682622"/>
    <w:rsid w:val="00687D26"/>
    <w:rsid w:val="00695F93"/>
    <w:rsid w:val="006A08E7"/>
    <w:rsid w:val="006B0EE1"/>
    <w:rsid w:val="006B6439"/>
    <w:rsid w:val="006B70A6"/>
    <w:rsid w:val="006C00DB"/>
    <w:rsid w:val="006C3FF0"/>
    <w:rsid w:val="006D25B0"/>
    <w:rsid w:val="006D458A"/>
    <w:rsid w:val="006D6AE3"/>
    <w:rsid w:val="006E30FA"/>
    <w:rsid w:val="006E59A9"/>
    <w:rsid w:val="006F1A69"/>
    <w:rsid w:val="006F348F"/>
    <w:rsid w:val="006F6C67"/>
    <w:rsid w:val="00701155"/>
    <w:rsid w:val="0070291E"/>
    <w:rsid w:val="00710303"/>
    <w:rsid w:val="00712B8D"/>
    <w:rsid w:val="00713E7C"/>
    <w:rsid w:val="00715462"/>
    <w:rsid w:val="00716679"/>
    <w:rsid w:val="00720757"/>
    <w:rsid w:val="0072154A"/>
    <w:rsid w:val="0072365C"/>
    <w:rsid w:val="00731293"/>
    <w:rsid w:val="00735C7B"/>
    <w:rsid w:val="0074168A"/>
    <w:rsid w:val="00744110"/>
    <w:rsid w:val="007466FA"/>
    <w:rsid w:val="0074784D"/>
    <w:rsid w:val="00747A26"/>
    <w:rsid w:val="0075412A"/>
    <w:rsid w:val="00756CE8"/>
    <w:rsid w:val="00764107"/>
    <w:rsid w:val="0076469F"/>
    <w:rsid w:val="007710D1"/>
    <w:rsid w:val="0077261B"/>
    <w:rsid w:val="007757C3"/>
    <w:rsid w:val="007813E2"/>
    <w:rsid w:val="00790CF0"/>
    <w:rsid w:val="0079274D"/>
    <w:rsid w:val="00795CC9"/>
    <w:rsid w:val="00796E42"/>
    <w:rsid w:val="007A180F"/>
    <w:rsid w:val="007A181F"/>
    <w:rsid w:val="007B0B4F"/>
    <w:rsid w:val="007B22BB"/>
    <w:rsid w:val="007B2AC7"/>
    <w:rsid w:val="007C00B3"/>
    <w:rsid w:val="007C15AA"/>
    <w:rsid w:val="007C1638"/>
    <w:rsid w:val="007C2E9F"/>
    <w:rsid w:val="007C3EE4"/>
    <w:rsid w:val="007C474C"/>
    <w:rsid w:val="007C5578"/>
    <w:rsid w:val="007C75AC"/>
    <w:rsid w:val="007D7DFC"/>
    <w:rsid w:val="007E24A5"/>
    <w:rsid w:val="007F11CF"/>
    <w:rsid w:val="007F35F0"/>
    <w:rsid w:val="007F5594"/>
    <w:rsid w:val="007F5A31"/>
    <w:rsid w:val="007F6CEC"/>
    <w:rsid w:val="00806CE6"/>
    <w:rsid w:val="00811153"/>
    <w:rsid w:val="00814553"/>
    <w:rsid w:val="0081570D"/>
    <w:rsid w:val="00815EFC"/>
    <w:rsid w:val="00817367"/>
    <w:rsid w:val="008173CC"/>
    <w:rsid w:val="0082040C"/>
    <w:rsid w:val="008227FA"/>
    <w:rsid w:val="00824AFB"/>
    <w:rsid w:val="008264C6"/>
    <w:rsid w:val="00830D00"/>
    <w:rsid w:val="00840367"/>
    <w:rsid w:val="00846D95"/>
    <w:rsid w:val="00850895"/>
    <w:rsid w:val="0085546B"/>
    <w:rsid w:val="00860782"/>
    <w:rsid w:val="00860CFB"/>
    <w:rsid w:val="00862308"/>
    <w:rsid w:val="00862662"/>
    <w:rsid w:val="00864EC1"/>
    <w:rsid w:val="00865EB8"/>
    <w:rsid w:val="00867CCB"/>
    <w:rsid w:val="008709DF"/>
    <w:rsid w:val="00874DE4"/>
    <w:rsid w:val="00875C23"/>
    <w:rsid w:val="00882763"/>
    <w:rsid w:val="00882B2F"/>
    <w:rsid w:val="0088501B"/>
    <w:rsid w:val="00890D21"/>
    <w:rsid w:val="00891246"/>
    <w:rsid w:val="00891A2E"/>
    <w:rsid w:val="00891BF2"/>
    <w:rsid w:val="008928B6"/>
    <w:rsid w:val="00893C8F"/>
    <w:rsid w:val="008A16A6"/>
    <w:rsid w:val="008A57EE"/>
    <w:rsid w:val="008A6219"/>
    <w:rsid w:val="008A67A7"/>
    <w:rsid w:val="008A6C94"/>
    <w:rsid w:val="008B04F7"/>
    <w:rsid w:val="008C3521"/>
    <w:rsid w:val="008D01A7"/>
    <w:rsid w:val="008D24BF"/>
    <w:rsid w:val="008E34C7"/>
    <w:rsid w:val="008E6459"/>
    <w:rsid w:val="008E6FE9"/>
    <w:rsid w:val="00902178"/>
    <w:rsid w:val="00902AF6"/>
    <w:rsid w:val="00902C81"/>
    <w:rsid w:val="00904282"/>
    <w:rsid w:val="00905DB0"/>
    <w:rsid w:val="00907F5F"/>
    <w:rsid w:val="009102A7"/>
    <w:rsid w:val="00912ED7"/>
    <w:rsid w:val="0091477A"/>
    <w:rsid w:val="00915D89"/>
    <w:rsid w:val="009306F9"/>
    <w:rsid w:val="0093589A"/>
    <w:rsid w:val="009367D6"/>
    <w:rsid w:val="00937404"/>
    <w:rsid w:val="009411BD"/>
    <w:rsid w:val="0095154D"/>
    <w:rsid w:val="00951E2F"/>
    <w:rsid w:val="00953C45"/>
    <w:rsid w:val="009562B9"/>
    <w:rsid w:val="00960F14"/>
    <w:rsid w:val="00964625"/>
    <w:rsid w:val="00964904"/>
    <w:rsid w:val="009660E1"/>
    <w:rsid w:val="00971948"/>
    <w:rsid w:val="00973E43"/>
    <w:rsid w:val="00975FE4"/>
    <w:rsid w:val="00976A0C"/>
    <w:rsid w:val="00980817"/>
    <w:rsid w:val="00981CC7"/>
    <w:rsid w:val="0098302A"/>
    <w:rsid w:val="00984248"/>
    <w:rsid w:val="009853E3"/>
    <w:rsid w:val="00985604"/>
    <w:rsid w:val="00992BD5"/>
    <w:rsid w:val="009A0EF4"/>
    <w:rsid w:val="009A1F30"/>
    <w:rsid w:val="009A5435"/>
    <w:rsid w:val="009B2638"/>
    <w:rsid w:val="009B5FD4"/>
    <w:rsid w:val="009C0163"/>
    <w:rsid w:val="009C63F0"/>
    <w:rsid w:val="009D10D5"/>
    <w:rsid w:val="009D7AA6"/>
    <w:rsid w:val="009D7B5B"/>
    <w:rsid w:val="009E28C0"/>
    <w:rsid w:val="009F1170"/>
    <w:rsid w:val="009F2935"/>
    <w:rsid w:val="009F3187"/>
    <w:rsid w:val="009F664E"/>
    <w:rsid w:val="00A06326"/>
    <w:rsid w:val="00A06A89"/>
    <w:rsid w:val="00A10B06"/>
    <w:rsid w:val="00A11197"/>
    <w:rsid w:val="00A11DD2"/>
    <w:rsid w:val="00A17D89"/>
    <w:rsid w:val="00A31199"/>
    <w:rsid w:val="00A44A23"/>
    <w:rsid w:val="00A46B98"/>
    <w:rsid w:val="00A53F62"/>
    <w:rsid w:val="00A54A9F"/>
    <w:rsid w:val="00A62911"/>
    <w:rsid w:val="00A63576"/>
    <w:rsid w:val="00A63C4E"/>
    <w:rsid w:val="00A65FFF"/>
    <w:rsid w:val="00A7085E"/>
    <w:rsid w:val="00A713D9"/>
    <w:rsid w:val="00A74157"/>
    <w:rsid w:val="00A76A46"/>
    <w:rsid w:val="00A80803"/>
    <w:rsid w:val="00A81DE8"/>
    <w:rsid w:val="00A835E8"/>
    <w:rsid w:val="00A85A1E"/>
    <w:rsid w:val="00A87BB7"/>
    <w:rsid w:val="00A9040C"/>
    <w:rsid w:val="00A91582"/>
    <w:rsid w:val="00A958E8"/>
    <w:rsid w:val="00A95934"/>
    <w:rsid w:val="00A97377"/>
    <w:rsid w:val="00AA375E"/>
    <w:rsid w:val="00AA3AFD"/>
    <w:rsid w:val="00AB7099"/>
    <w:rsid w:val="00AC7484"/>
    <w:rsid w:val="00AC7B85"/>
    <w:rsid w:val="00AD2433"/>
    <w:rsid w:val="00AD2787"/>
    <w:rsid w:val="00AD4ABC"/>
    <w:rsid w:val="00AE0EFD"/>
    <w:rsid w:val="00AE472E"/>
    <w:rsid w:val="00AE5BA4"/>
    <w:rsid w:val="00AF577B"/>
    <w:rsid w:val="00AF601B"/>
    <w:rsid w:val="00B04C77"/>
    <w:rsid w:val="00B06ECC"/>
    <w:rsid w:val="00B1197D"/>
    <w:rsid w:val="00B17BFA"/>
    <w:rsid w:val="00B31D7F"/>
    <w:rsid w:val="00B32D13"/>
    <w:rsid w:val="00B37533"/>
    <w:rsid w:val="00B40F76"/>
    <w:rsid w:val="00B40FE4"/>
    <w:rsid w:val="00B41458"/>
    <w:rsid w:val="00B434F4"/>
    <w:rsid w:val="00B467DC"/>
    <w:rsid w:val="00B46C95"/>
    <w:rsid w:val="00B52F86"/>
    <w:rsid w:val="00B566A4"/>
    <w:rsid w:val="00B61255"/>
    <w:rsid w:val="00B623A6"/>
    <w:rsid w:val="00B67ECD"/>
    <w:rsid w:val="00B73674"/>
    <w:rsid w:val="00B814D2"/>
    <w:rsid w:val="00B818BA"/>
    <w:rsid w:val="00B86EEE"/>
    <w:rsid w:val="00B93DE6"/>
    <w:rsid w:val="00B95069"/>
    <w:rsid w:val="00BA0F17"/>
    <w:rsid w:val="00BA3DCC"/>
    <w:rsid w:val="00BA47F1"/>
    <w:rsid w:val="00BA62A8"/>
    <w:rsid w:val="00BA6D11"/>
    <w:rsid w:val="00BA7F7A"/>
    <w:rsid w:val="00BB2BBD"/>
    <w:rsid w:val="00BC1D82"/>
    <w:rsid w:val="00BC2203"/>
    <w:rsid w:val="00BC418D"/>
    <w:rsid w:val="00BC47D8"/>
    <w:rsid w:val="00BC64A2"/>
    <w:rsid w:val="00BC681B"/>
    <w:rsid w:val="00BD5132"/>
    <w:rsid w:val="00BE2E0E"/>
    <w:rsid w:val="00BE4185"/>
    <w:rsid w:val="00C00002"/>
    <w:rsid w:val="00C05B0F"/>
    <w:rsid w:val="00C240AD"/>
    <w:rsid w:val="00C27B26"/>
    <w:rsid w:val="00C27CAF"/>
    <w:rsid w:val="00C363DF"/>
    <w:rsid w:val="00C37647"/>
    <w:rsid w:val="00C409E3"/>
    <w:rsid w:val="00C42A9D"/>
    <w:rsid w:val="00C44EB7"/>
    <w:rsid w:val="00C45585"/>
    <w:rsid w:val="00C46D9D"/>
    <w:rsid w:val="00C51B02"/>
    <w:rsid w:val="00C54D6F"/>
    <w:rsid w:val="00C564E9"/>
    <w:rsid w:val="00C565B9"/>
    <w:rsid w:val="00C67983"/>
    <w:rsid w:val="00C67B0B"/>
    <w:rsid w:val="00C770CB"/>
    <w:rsid w:val="00C77B2D"/>
    <w:rsid w:val="00C82DDB"/>
    <w:rsid w:val="00C869D0"/>
    <w:rsid w:val="00C9446B"/>
    <w:rsid w:val="00C944C6"/>
    <w:rsid w:val="00CA160B"/>
    <w:rsid w:val="00CA2D4A"/>
    <w:rsid w:val="00CA3E3D"/>
    <w:rsid w:val="00CB107E"/>
    <w:rsid w:val="00CB3D1B"/>
    <w:rsid w:val="00CB4A5E"/>
    <w:rsid w:val="00CB4C73"/>
    <w:rsid w:val="00CB6D9D"/>
    <w:rsid w:val="00CC5E28"/>
    <w:rsid w:val="00CD3BE4"/>
    <w:rsid w:val="00CD3F49"/>
    <w:rsid w:val="00CE0862"/>
    <w:rsid w:val="00CE6BAB"/>
    <w:rsid w:val="00CF008C"/>
    <w:rsid w:val="00CF0BE6"/>
    <w:rsid w:val="00CF0BF3"/>
    <w:rsid w:val="00CF170C"/>
    <w:rsid w:val="00CF4223"/>
    <w:rsid w:val="00CF61C4"/>
    <w:rsid w:val="00D000E0"/>
    <w:rsid w:val="00D01DE3"/>
    <w:rsid w:val="00D02663"/>
    <w:rsid w:val="00D02665"/>
    <w:rsid w:val="00D042B9"/>
    <w:rsid w:val="00D068AD"/>
    <w:rsid w:val="00D07F7B"/>
    <w:rsid w:val="00D12CAD"/>
    <w:rsid w:val="00D26629"/>
    <w:rsid w:val="00D334CD"/>
    <w:rsid w:val="00D338A7"/>
    <w:rsid w:val="00D37BCF"/>
    <w:rsid w:val="00D429B3"/>
    <w:rsid w:val="00D43553"/>
    <w:rsid w:val="00D43E6B"/>
    <w:rsid w:val="00D44F9D"/>
    <w:rsid w:val="00D45847"/>
    <w:rsid w:val="00D466C9"/>
    <w:rsid w:val="00D46833"/>
    <w:rsid w:val="00D51C83"/>
    <w:rsid w:val="00D54FB0"/>
    <w:rsid w:val="00D6155F"/>
    <w:rsid w:val="00D65AF9"/>
    <w:rsid w:val="00D71CDE"/>
    <w:rsid w:val="00D73501"/>
    <w:rsid w:val="00D74144"/>
    <w:rsid w:val="00D74BFF"/>
    <w:rsid w:val="00D7649D"/>
    <w:rsid w:val="00D808DD"/>
    <w:rsid w:val="00D836D7"/>
    <w:rsid w:val="00D83AD0"/>
    <w:rsid w:val="00D85EB9"/>
    <w:rsid w:val="00D863D2"/>
    <w:rsid w:val="00D877C8"/>
    <w:rsid w:val="00D90862"/>
    <w:rsid w:val="00D924A7"/>
    <w:rsid w:val="00D939B2"/>
    <w:rsid w:val="00D970EE"/>
    <w:rsid w:val="00DA1086"/>
    <w:rsid w:val="00DA1B11"/>
    <w:rsid w:val="00DB1910"/>
    <w:rsid w:val="00DB4ED3"/>
    <w:rsid w:val="00DC7A9B"/>
    <w:rsid w:val="00DD0905"/>
    <w:rsid w:val="00DD12F3"/>
    <w:rsid w:val="00DD1792"/>
    <w:rsid w:val="00DE1202"/>
    <w:rsid w:val="00DE1A92"/>
    <w:rsid w:val="00DF1A0C"/>
    <w:rsid w:val="00DF3880"/>
    <w:rsid w:val="00E02ACD"/>
    <w:rsid w:val="00E040F7"/>
    <w:rsid w:val="00E048BB"/>
    <w:rsid w:val="00E04FD4"/>
    <w:rsid w:val="00E05F45"/>
    <w:rsid w:val="00E0678A"/>
    <w:rsid w:val="00E1489B"/>
    <w:rsid w:val="00E2013D"/>
    <w:rsid w:val="00E2103E"/>
    <w:rsid w:val="00E31E16"/>
    <w:rsid w:val="00E35816"/>
    <w:rsid w:val="00E44B3C"/>
    <w:rsid w:val="00E44C61"/>
    <w:rsid w:val="00E4797E"/>
    <w:rsid w:val="00E53EBC"/>
    <w:rsid w:val="00E54387"/>
    <w:rsid w:val="00E55F01"/>
    <w:rsid w:val="00E569AA"/>
    <w:rsid w:val="00E56D30"/>
    <w:rsid w:val="00E57FE7"/>
    <w:rsid w:val="00E604B2"/>
    <w:rsid w:val="00E60ACF"/>
    <w:rsid w:val="00E64381"/>
    <w:rsid w:val="00E70FC4"/>
    <w:rsid w:val="00E7141B"/>
    <w:rsid w:val="00E72EF5"/>
    <w:rsid w:val="00E8369E"/>
    <w:rsid w:val="00E8385A"/>
    <w:rsid w:val="00E86D52"/>
    <w:rsid w:val="00E91509"/>
    <w:rsid w:val="00E97FC1"/>
    <w:rsid w:val="00EA1899"/>
    <w:rsid w:val="00EA7A8A"/>
    <w:rsid w:val="00EB1E68"/>
    <w:rsid w:val="00EB3A4E"/>
    <w:rsid w:val="00EB433D"/>
    <w:rsid w:val="00EC4C26"/>
    <w:rsid w:val="00ED3A56"/>
    <w:rsid w:val="00ED733F"/>
    <w:rsid w:val="00ED77BB"/>
    <w:rsid w:val="00EE3EDE"/>
    <w:rsid w:val="00EE400D"/>
    <w:rsid w:val="00EE7E1E"/>
    <w:rsid w:val="00EF56C7"/>
    <w:rsid w:val="00F01E86"/>
    <w:rsid w:val="00F10A47"/>
    <w:rsid w:val="00F1559D"/>
    <w:rsid w:val="00F16CB6"/>
    <w:rsid w:val="00F209A9"/>
    <w:rsid w:val="00F24A19"/>
    <w:rsid w:val="00F36A1A"/>
    <w:rsid w:val="00F36D89"/>
    <w:rsid w:val="00F400E0"/>
    <w:rsid w:val="00F43731"/>
    <w:rsid w:val="00F4438A"/>
    <w:rsid w:val="00F5225C"/>
    <w:rsid w:val="00F557F1"/>
    <w:rsid w:val="00F57D86"/>
    <w:rsid w:val="00F611BE"/>
    <w:rsid w:val="00F628A3"/>
    <w:rsid w:val="00F67766"/>
    <w:rsid w:val="00F7241A"/>
    <w:rsid w:val="00F7572C"/>
    <w:rsid w:val="00F8368D"/>
    <w:rsid w:val="00F85236"/>
    <w:rsid w:val="00F87E43"/>
    <w:rsid w:val="00F87E50"/>
    <w:rsid w:val="00F9332B"/>
    <w:rsid w:val="00F95006"/>
    <w:rsid w:val="00F9699B"/>
    <w:rsid w:val="00FB3E6B"/>
    <w:rsid w:val="00FB7215"/>
    <w:rsid w:val="00FB77D5"/>
    <w:rsid w:val="00FD48CF"/>
    <w:rsid w:val="00FD5664"/>
    <w:rsid w:val="00FE505A"/>
    <w:rsid w:val="00FE510B"/>
    <w:rsid w:val="00FE6164"/>
    <w:rsid w:val="00FE729C"/>
    <w:rsid w:val="00FF1248"/>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F3187"/>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semiHidden/>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F3187"/>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semiHidden/>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semiHidden/>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after="100"/>
    </w:pPr>
  </w:style>
  <w:style w:type="paragraph" w:styleId="Innehll3">
    <w:name w:val="toc 3"/>
    <w:basedOn w:val="Normal"/>
    <w:next w:val="Normal"/>
    <w:autoRedefine/>
    <w:uiPriority w:val="39"/>
    <w:unhideWhenUsed/>
    <w:rsid w:val="004E58AD"/>
    <w:pPr>
      <w:spacing w:after="100"/>
      <w:ind w:left="440"/>
    </w:p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spacing w:after="100"/>
      <w:ind w:left="220"/>
    </w:p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F3187"/>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semiHidden/>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F3187"/>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semiHidden/>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semiHidden/>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after="100"/>
    </w:pPr>
  </w:style>
  <w:style w:type="paragraph" w:styleId="Innehll3">
    <w:name w:val="toc 3"/>
    <w:basedOn w:val="Normal"/>
    <w:next w:val="Normal"/>
    <w:autoRedefine/>
    <w:uiPriority w:val="39"/>
    <w:unhideWhenUsed/>
    <w:rsid w:val="004E58AD"/>
    <w:pPr>
      <w:spacing w:after="100"/>
      <w:ind w:left="440"/>
    </w:p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spacing w:after="100"/>
      <w:ind w:left="220"/>
    </w:p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comments" Target="comments.xml"/><Relationship Id="rId10" Type="http://schemas.openxmlformats.org/officeDocument/2006/relationships/image" Target="media/image1.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F0CA0383-2B20-1448-80CA-8835C84B84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11984</TotalTime>
  <Pages>28</Pages>
  <Words>11534</Words>
  <Characters>61133</Characters>
  <Application>Microsoft Macintosh Word</Application>
  <DocSecurity>0</DocSecurity>
  <Lines>509</Lines>
  <Paragraphs>145</Paragraphs>
  <ScaleCrop>false</ScaleCrop>
  <Company>Stockholms universitetsbibliotek</Company>
  <LinksUpToDate>false</LinksUpToDate>
  <CharactersWithSpaces>72522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330</cp:revision>
  <cp:lastPrinted>2010-07-05T09:46:00Z</cp:lastPrinted>
  <dcterms:created xsi:type="dcterms:W3CDTF">2018-05-01T11:24:00Z</dcterms:created>
  <dcterms:modified xsi:type="dcterms:W3CDTF">2018-10-18T05:41:00Z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zotero-version="5.0.55.1"&gt;&lt;session id="ni4rOpRD"/&gt;&lt;style id="http://www.zotero.org/styles/apa" locale="en-US" hasBibliography="1" bibliographyStyleHasBeenSet="1"/&gt;&lt;prefs&gt;&lt;pref name="fieldType" value="Field"/&gt;&lt;pref name="automaticJou</vt:lpwstr>
  </property>
  <property fmtid="{D5CDD505-2E9C-101B-9397-08002B2CF9AE}" pid="10" name="ZOTERO_PREF_2">
    <vt:lpwstr>rnalAbbreviations" value="true"/&gt;&lt;pref name="delayCitationUpdates" value="true"/&gt;&lt;pref name="dontAskDelayCitationUpdates" value="true"/&gt;&lt;/prefs&gt;&lt;/data&gt;</vt:lpwstr>
  </property>
</Properties>
</file>