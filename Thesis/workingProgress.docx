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DD0DB5" w:rsidRDefault="00DD0DB5">
                            <w:pPr>
                              <w:pStyle w:val="Frontpagetext"/>
                              <w:rPr>
                                <w:sz w:val="28"/>
                                <w:szCs w:val="28"/>
                              </w:rPr>
                            </w:pPr>
                            <w:r>
                              <w:rPr>
                                <w:sz w:val="28"/>
                                <w:szCs w:val="28"/>
                              </w:rPr>
                              <w:t xml:space="preserve">Institutionen för data- </w:t>
                            </w:r>
                            <w:r>
                              <w:rPr>
                                <w:sz w:val="28"/>
                                <w:szCs w:val="28"/>
                              </w:rPr>
                              <w:br/>
                              <w:t>och systemvetenskap</w:t>
                            </w:r>
                          </w:p>
                          <w:p w14:paraId="21008D57" w14:textId="77777777" w:rsidR="00DD0DB5" w:rsidRDefault="00DD0DB5">
                            <w:pPr>
                              <w:pStyle w:val="TextBox"/>
                            </w:pPr>
                            <w:r>
                              <w:t xml:space="preserve">Examensarbete 15 </w:t>
                            </w:r>
                            <w:proofErr w:type="spellStart"/>
                            <w:r>
                              <w:t>hp</w:t>
                            </w:r>
                            <w:proofErr w:type="spellEnd"/>
                          </w:p>
                          <w:p w14:paraId="2D3B0033" w14:textId="77777777" w:rsidR="00DD0DB5" w:rsidRDefault="00DD0DB5">
                            <w:pPr>
                              <w:pStyle w:val="TextBox"/>
                            </w:pPr>
                            <w:r>
                              <w:t>Data- och systemvetenskap</w:t>
                            </w:r>
                          </w:p>
                          <w:p w14:paraId="4B8363D7" w14:textId="77777777" w:rsidR="00DD0DB5" w:rsidRDefault="00DD0DB5">
                            <w:pPr>
                              <w:pStyle w:val="Textruta"/>
                            </w:pPr>
                            <w:r>
                              <w:t xml:space="preserve">Kurs- eller utbildningsprogram (180 </w:t>
                            </w:r>
                            <w:proofErr w:type="spellStart"/>
                            <w:r>
                              <w:t>hp</w:t>
                            </w:r>
                            <w:proofErr w:type="spellEnd"/>
                            <w:r>
                              <w:t xml:space="preserve">) </w:t>
                            </w:r>
                          </w:p>
                          <w:p w14:paraId="0A9A1B9B" w14:textId="77777777" w:rsidR="00DD0DB5" w:rsidRDefault="00DD0DB5">
                            <w:pPr>
                              <w:pStyle w:val="Textruta"/>
                            </w:pPr>
                            <w:r>
                              <w:t>Höst-/Vårterminen 2018</w:t>
                            </w:r>
                          </w:p>
                          <w:p w14:paraId="5521BD62" w14:textId="77777777" w:rsidR="00DD0DB5" w:rsidRDefault="00DD0DB5">
                            <w:pPr>
                              <w:pStyle w:val="Textruta"/>
                            </w:pPr>
                            <w:r>
                              <w:t>Handledare: Robert Ramberg</w:t>
                            </w:r>
                          </w:p>
                          <w:p w14:paraId="0A6B3BA9" w14:textId="77777777" w:rsidR="00DD0DB5" w:rsidRDefault="00DD0DB5">
                            <w:pPr>
                              <w:pStyle w:val="Textruta"/>
                            </w:pPr>
                            <w:r>
                              <w:t>Granskare: Förnamn Efternamn</w:t>
                            </w:r>
                          </w:p>
                          <w:p w14:paraId="4EDC7AD1" w14:textId="77777777" w:rsidR="00DD0DB5" w:rsidRDefault="00DD0DB5">
                            <w:pPr>
                              <w:pStyle w:val="Textruta"/>
                              <w:rPr>
                                <w:lang w:val="en-US"/>
                              </w:rPr>
                            </w:pPr>
                            <w:r>
                              <w:rPr>
                                <w:lang w:val="en-US"/>
                              </w:rPr>
                              <w:t>English title: Evaluation of pedagogical models as a platform for the refinement of courses at the e-learning company Grade</w:t>
                            </w:r>
                          </w:p>
                          <w:p w14:paraId="7B607525" w14:textId="77777777" w:rsidR="00DD0DB5" w:rsidRDefault="00DD0DB5">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DD0DB5" w:rsidRDefault="00DD0DB5">
                      <w:pPr>
                        <w:pStyle w:val="Frontpagetext"/>
                        <w:rPr>
                          <w:sz w:val="28"/>
                          <w:szCs w:val="28"/>
                        </w:rPr>
                      </w:pPr>
                      <w:r>
                        <w:rPr>
                          <w:sz w:val="28"/>
                          <w:szCs w:val="28"/>
                        </w:rPr>
                        <w:t xml:space="preserve">Institutionen för data- </w:t>
                      </w:r>
                      <w:r>
                        <w:rPr>
                          <w:sz w:val="28"/>
                          <w:szCs w:val="28"/>
                        </w:rPr>
                        <w:br/>
                        <w:t>och systemvetenskap</w:t>
                      </w:r>
                    </w:p>
                    <w:p w14:paraId="21008D57" w14:textId="77777777" w:rsidR="00DD0DB5" w:rsidRDefault="00DD0DB5">
                      <w:pPr>
                        <w:pStyle w:val="TextBox"/>
                      </w:pPr>
                      <w:r>
                        <w:t xml:space="preserve">Examensarbete 15 </w:t>
                      </w:r>
                      <w:proofErr w:type="spellStart"/>
                      <w:r>
                        <w:t>hp</w:t>
                      </w:r>
                      <w:proofErr w:type="spellEnd"/>
                    </w:p>
                    <w:p w14:paraId="2D3B0033" w14:textId="77777777" w:rsidR="00DD0DB5" w:rsidRDefault="00DD0DB5">
                      <w:pPr>
                        <w:pStyle w:val="TextBox"/>
                      </w:pPr>
                      <w:r>
                        <w:t>Data- och systemvetenskap</w:t>
                      </w:r>
                    </w:p>
                    <w:p w14:paraId="4B8363D7" w14:textId="77777777" w:rsidR="00DD0DB5" w:rsidRDefault="00DD0DB5">
                      <w:pPr>
                        <w:pStyle w:val="Textruta"/>
                      </w:pPr>
                      <w:r>
                        <w:t xml:space="preserve">Kurs- eller utbildningsprogram (180 </w:t>
                      </w:r>
                      <w:proofErr w:type="spellStart"/>
                      <w:r>
                        <w:t>hp</w:t>
                      </w:r>
                      <w:proofErr w:type="spellEnd"/>
                      <w:r>
                        <w:t xml:space="preserve">) </w:t>
                      </w:r>
                    </w:p>
                    <w:p w14:paraId="0A9A1B9B" w14:textId="77777777" w:rsidR="00DD0DB5" w:rsidRDefault="00DD0DB5">
                      <w:pPr>
                        <w:pStyle w:val="Textruta"/>
                      </w:pPr>
                      <w:r>
                        <w:t>Höst-/Vårterminen 2018</w:t>
                      </w:r>
                    </w:p>
                    <w:p w14:paraId="5521BD62" w14:textId="77777777" w:rsidR="00DD0DB5" w:rsidRDefault="00DD0DB5">
                      <w:pPr>
                        <w:pStyle w:val="Textruta"/>
                      </w:pPr>
                      <w:r>
                        <w:t>Handledare: Robert Ramberg</w:t>
                      </w:r>
                    </w:p>
                    <w:p w14:paraId="0A6B3BA9" w14:textId="77777777" w:rsidR="00DD0DB5" w:rsidRDefault="00DD0DB5">
                      <w:pPr>
                        <w:pStyle w:val="Textruta"/>
                      </w:pPr>
                      <w:r>
                        <w:t>Granskare: Förnamn Efternamn</w:t>
                      </w:r>
                    </w:p>
                    <w:p w14:paraId="4EDC7AD1" w14:textId="77777777" w:rsidR="00DD0DB5" w:rsidRDefault="00DD0DB5">
                      <w:pPr>
                        <w:pStyle w:val="Textruta"/>
                        <w:rPr>
                          <w:lang w:val="en-US"/>
                        </w:rPr>
                      </w:pPr>
                      <w:r>
                        <w:rPr>
                          <w:lang w:val="en-US"/>
                        </w:rPr>
                        <w:t>English title: Evaluation of pedagogical models as a platform for the refinement of courses at the e-learning company Grade</w:t>
                      </w:r>
                    </w:p>
                    <w:p w14:paraId="7B607525" w14:textId="77777777" w:rsidR="00DD0DB5" w:rsidRDefault="00DD0DB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49AD8041" w14:textId="77777777" w:rsidR="000F453D" w:rsidRDefault="000F453D" w:rsidP="000F453D">
      <w:pPr>
        <w:pStyle w:val="Header1"/>
      </w:pPr>
      <w:r>
        <w:t xml:space="preserve">E-lärande, Pedagogik, Utvärdering, E-kurser. </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4F5E95B1" w14:textId="77777777" w:rsidR="00DD0DB5" w:rsidRPr="00DD0DB5" w:rsidRDefault="00747957">
      <w:pPr>
        <w:pStyle w:val="Innehll1"/>
        <w:tabs>
          <w:tab w:val="left" w:pos="350"/>
          <w:tab w:val="right" w:leader="dot" w:pos="9062"/>
        </w:tabs>
        <w:rPr>
          <w:rFonts w:ascii="Verdana" w:eastAsiaTheme="minorEastAsia" w:hAnsi="Verdana"/>
          <w:b/>
          <w:noProof/>
          <w:sz w:val="24"/>
          <w:szCs w:val="24"/>
          <w:lang w:eastAsia="ja-JP"/>
        </w:rPr>
      </w:pPr>
      <w:r w:rsidRPr="00DD0DB5">
        <w:rPr>
          <w:rFonts w:ascii="Verdana" w:hAnsi="Verdana"/>
          <w:b/>
        </w:rPr>
        <w:fldChar w:fldCharType="begin"/>
      </w:r>
      <w:r w:rsidRPr="00DD0DB5">
        <w:rPr>
          <w:rFonts w:ascii="Verdana" w:hAnsi="Verdana"/>
          <w:b/>
        </w:rPr>
        <w:instrText>TOC \z \o "1-3" \u \h</w:instrText>
      </w:r>
      <w:r w:rsidRPr="00DD0DB5">
        <w:rPr>
          <w:rFonts w:ascii="Verdana" w:hAnsi="Verdana"/>
          <w:b/>
        </w:rPr>
        <w:fldChar w:fldCharType="separate"/>
      </w:r>
      <w:r w:rsidR="00DD0DB5" w:rsidRPr="00DD0DB5">
        <w:rPr>
          <w:rFonts w:ascii="Verdana" w:hAnsi="Verdana"/>
          <w:b/>
          <w:noProof/>
        </w:rPr>
        <w:t>1</w:t>
      </w:r>
      <w:r w:rsidR="00DD0DB5" w:rsidRPr="00DD0DB5">
        <w:rPr>
          <w:rFonts w:ascii="Verdana" w:eastAsiaTheme="minorEastAsia" w:hAnsi="Verdana"/>
          <w:b/>
          <w:noProof/>
          <w:sz w:val="24"/>
          <w:szCs w:val="24"/>
          <w:lang w:eastAsia="ja-JP"/>
        </w:rPr>
        <w:tab/>
      </w:r>
      <w:r w:rsidR="00DD0DB5" w:rsidRPr="00DD0DB5">
        <w:rPr>
          <w:rFonts w:ascii="Verdana" w:hAnsi="Verdana"/>
          <w:b/>
          <w:noProof/>
        </w:rPr>
        <w:t>Synopsis</w:t>
      </w:r>
      <w:r w:rsidR="00DD0DB5" w:rsidRPr="00DD0DB5">
        <w:rPr>
          <w:rFonts w:ascii="Verdana" w:hAnsi="Verdana"/>
          <w:b/>
          <w:noProof/>
        </w:rPr>
        <w:tab/>
      </w:r>
      <w:r w:rsidR="00DD0DB5" w:rsidRPr="00DD0DB5">
        <w:rPr>
          <w:rFonts w:ascii="Verdana" w:hAnsi="Verdana"/>
          <w:b/>
          <w:noProof/>
        </w:rPr>
        <w:fldChar w:fldCharType="begin"/>
      </w:r>
      <w:r w:rsidR="00DD0DB5" w:rsidRPr="00DD0DB5">
        <w:rPr>
          <w:rFonts w:ascii="Verdana" w:hAnsi="Verdana"/>
          <w:b/>
          <w:noProof/>
        </w:rPr>
        <w:instrText xml:space="preserve"> PAGEREF _Toc393266452 \h </w:instrText>
      </w:r>
      <w:r w:rsidR="00DD0DB5" w:rsidRPr="00DD0DB5">
        <w:rPr>
          <w:rFonts w:ascii="Verdana" w:hAnsi="Verdana"/>
          <w:b/>
          <w:noProof/>
        </w:rPr>
      </w:r>
      <w:r w:rsidR="00DD0DB5" w:rsidRPr="00DD0DB5">
        <w:rPr>
          <w:rFonts w:ascii="Verdana" w:hAnsi="Verdana"/>
          <w:b/>
          <w:noProof/>
        </w:rPr>
        <w:fldChar w:fldCharType="separate"/>
      </w:r>
      <w:r w:rsidR="00DD0DB5" w:rsidRPr="00DD0DB5">
        <w:rPr>
          <w:rFonts w:ascii="Verdana" w:hAnsi="Verdana"/>
          <w:b/>
          <w:noProof/>
        </w:rPr>
        <w:t>1</w:t>
      </w:r>
      <w:r w:rsidR="00DD0DB5" w:rsidRPr="00DD0DB5">
        <w:rPr>
          <w:rFonts w:ascii="Verdana" w:hAnsi="Verdana"/>
          <w:b/>
          <w:noProof/>
        </w:rPr>
        <w:fldChar w:fldCharType="end"/>
      </w:r>
    </w:p>
    <w:p w14:paraId="7AA196B7" w14:textId="77777777" w:rsidR="00DD0DB5" w:rsidRPr="00DD0DB5" w:rsidRDefault="00DD0DB5">
      <w:pPr>
        <w:pStyle w:val="Innehll1"/>
        <w:tabs>
          <w:tab w:val="left" w:pos="350"/>
          <w:tab w:val="right" w:leader="dot" w:pos="9062"/>
        </w:tabs>
        <w:rPr>
          <w:rFonts w:ascii="Verdana" w:eastAsiaTheme="minorEastAsia" w:hAnsi="Verdana"/>
          <w:b/>
          <w:noProof/>
          <w:sz w:val="24"/>
          <w:szCs w:val="24"/>
          <w:lang w:eastAsia="ja-JP"/>
        </w:rPr>
      </w:pPr>
      <w:r w:rsidRPr="00DD0DB5">
        <w:rPr>
          <w:rFonts w:ascii="Verdana" w:hAnsi="Verdana"/>
          <w:b/>
          <w:noProof/>
        </w:rPr>
        <w:t>2</w:t>
      </w:r>
      <w:r w:rsidRPr="00DD0DB5">
        <w:rPr>
          <w:rFonts w:ascii="Verdana" w:eastAsiaTheme="minorEastAsia" w:hAnsi="Verdana"/>
          <w:b/>
          <w:noProof/>
          <w:sz w:val="24"/>
          <w:szCs w:val="24"/>
          <w:lang w:eastAsia="ja-JP"/>
        </w:rPr>
        <w:tab/>
      </w:r>
      <w:r w:rsidRPr="00DD0DB5">
        <w:rPr>
          <w:rFonts w:ascii="Verdana" w:hAnsi="Verdana"/>
          <w:b/>
          <w:noProof/>
        </w:rPr>
        <w:t>Introduktion</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_Toc393266453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2</w:t>
      </w:r>
      <w:r w:rsidRPr="00DD0DB5">
        <w:rPr>
          <w:rFonts w:ascii="Verdana" w:hAnsi="Verdana"/>
          <w:b/>
          <w:noProof/>
        </w:rPr>
        <w:fldChar w:fldCharType="end"/>
      </w:r>
    </w:p>
    <w:p w14:paraId="241FEE82" w14:textId="77777777" w:rsidR="00DD0DB5" w:rsidRPr="00DD0DB5" w:rsidRDefault="00DD0DB5">
      <w:pPr>
        <w:pStyle w:val="Innehll2"/>
        <w:tabs>
          <w:tab w:val="left" w:pos="735"/>
          <w:tab w:val="right" w:leader="dot" w:pos="9062"/>
        </w:tabs>
        <w:rPr>
          <w:rFonts w:ascii="Verdana" w:eastAsiaTheme="minorEastAsia" w:hAnsi="Verdana"/>
          <w:b/>
          <w:noProof/>
          <w:sz w:val="24"/>
          <w:szCs w:val="24"/>
          <w:lang w:eastAsia="ja-JP"/>
        </w:rPr>
      </w:pPr>
      <w:r w:rsidRPr="00DD0DB5">
        <w:rPr>
          <w:rFonts w:ascii="Verdana" w:hAnsi="Verdana"/>
          <w:b/>
          <w:noProof/>
        </w:rPr>
        <w:t>2.1</w:t>
      </w:r>
      <w:r w:rsidRPr="00DD0DB5">
        <w:rPr>
          <w:rFonts w:ascii="Verdana" w:eastAsiaTheme="minorEastAsia" w:hAnsi="Verdana"/>
          <w:b/>
          <w:noProof/>
          <w:sz w:val="24"/>
          <w:szCs w:val="24"/>
          <w:lang w:eastAsia="ja-JP"/>
        </w:rPr>
        <w:tab/>
      </w:r>
      <w:r w:rsidRPr="00DD0DB5">
        <w:rPr>
          <w:rFonts w:ascii="Verdana" w:hAnsi="Verdana"/>
          <w:b/>
          <w:noProof/>
        </w:rPr>
        <w:t>Syfte</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_Toc393266454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5</w:t>
      </w:r>
      <w:r w:rsidRPr="00DD0DB5">
        <w:rPr>
          <w:rFonts w:ascii="Verdana" w:hAnsi="Verdana"/>
          <w:b/>
          <w:noProof/>
        </w:rPr>
        <w:fldChar w:fldCharType="end"/>
      </w:r>
    </w:p>
    <w:p w14:paraId="780DA6CC" w14:textId="77777777" w:rsidR="00DD0DB5" w:rsidRPr="00DD0DB5" w:rsidRDefault="00DD0DB5">
      <w:pPr>
        <w:pStyle w:val="Innehll1"/>
        <w:tabs>
          <w:tab w:val="left" w:pos="350"/>
          <w:tab w:val="right" w:leader="dot" w:pos="9062"/>
        </w:tabs>
        <w:rPr>
          <w:rFonts w:ascii="Verdana" w:eastAsiaTheme="minorEastAsia" w:hAnsi="Verdana"/>
          <w:b/>
          <w:noProof/>
          <w:sz w:val="24"/>
          <w:szCs w:val="24"/>
          <w:lang w:eastAsia="ja-JP"/>
        </w:rPr>
      </w:pPr>
      <w:r w:rsidRPr="00DD0DB5">
        <w:rPr>
          <w:rFonts w:ascii="Verdana" w:hAnsi="Verdana"/>
          <w:b/>
          <w:noProof/>
        </w:rPr>
        <w:t>3</w:t>
      </w:r>
      <w:r w:rsidRPr="00DD0DB5">
        <w:rPr>
          <w:rFonts w:ascii="Verdana" w:eastAsiaTheme="minorEastAsia" w:hAnsi="Verdana"/>
          <w:b/>
          <w:noProof/>
          <w:sz w:val="24"/>
          <w:szCs w:val="24"/>
          <w:lang w:eastAsia="ja-JP"/>
        </w:rPr>
        <w:tab/>
      </w:r>
      <w:r w:rsidRPr="00DD0DB5">
        <w:rPr>
          <w:rFonts w:ascii="Verdana" w:hAnsi="Verdana"/>
          <w:b/>
          <w:noProof/>
        </w:rPr>
        <w:t>Metod</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_Toc393266455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7</w:t>
      </w:r>
      <w:r w:rsidRPr="00DD0DB5">
        <w:rPr>
          <w:rFonts w:ascii="Verdana" w:hAnsi="Verdana"/>
          <w:b/>
          <w:noProof/>
        </w:rPr>
        <w:fldChar w:fldCharType="end"/>
      </w:r>
    </w:p>
    <w:p w14:paraId="3EC4DB71" w14:textId="77777777" w:rsidR="00DD0DB5" w:rsidRPr="00DD0DB5" w:rsidRDefault="00DD0DB5">
      <w:pPr>
        <w:pStyle w:val="Innehll2"/>
        <w:tabs>
          <w:tab w:val="left" w:pos="735"/>
          <w:tab w:val="right" w:leader="dot" w:pos="9062"/>
        </w:tabs>
        <w:rPr>
          <w:rFonts w:ascii="Verdana" w:eastAsiaTheme="minorEastAsia" w:hAnsi="Verdana"/>
          <w:b/>
          <w:noProof/>
          <w:sz w:val="24"/>
          <w:szCs w:val="24"/>
          <w:lang w:eastAsia="ja-JP"/>
        </w:rPr>
      </w:pPr>
      <w:r w:rsidRPr="00DD0DB5">
        <w:rPr>
          <w:rFonts w:ascii="Verdana" w:hAnsi="Verdana"/>
          <w:b/>
          <w:noProof/>
        </w:rPr>
        <w:t>3.1</w:t>
      </w:r>
      <w:r w:rsidRPr="00DD0DB5">
        <w:rPr>
          <w:rFonts w:ascii="Verdana" w:eastAsiaTheme="minorEastAsia" w:hAnsi="Verdana"/>
          <w:b/>
          <w:noProof/>
          <w:sz w:val="24"/>
          <w:szCs w:val="24"/>
          <w:lang w:eastAsia="ja-JP"/>
        </w:rPr>
        <w:tab/>
      </w:r>
      <w:r w:rsidRPr="00DD0DB5">
        <w:rPr>
          <w:rFonts w:ascii="Verdana" w:hAnsi="Verdana"/>
          <w:b/>
          <w:noProof/>
        </w:rPr>
        <w:t>Intervjun</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_Toc393266456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7</w:t>
      </w:r>
      <w:r w:rsidRPr="00DD0DB5">
        <w:rPr>
          <w:rFonts w:ascii="Verdana" w:hAnsi="Verdana"/>
          <w:b/>
          <w:noProof/>
        </w:rPr>
        <w:fldChar w:fldCharType="end"/>
      </w:r>
    </w:p>
    <w:p w14:paraId="2123574B" w14:textId="77777777" w:rsidR="00DD0DB5" w:rsidRPr="00DD0DB5" w:rsidRDefault="00DD0DB5">
      <w:pPr>
        <w:pStyle w:val="Innehll2"/>
        <w:tabs>
          <w:tab w:val="left" w:pos="735"/>
          <w:tab w:val="right" w:leader="dot" w:pos="9062"/>
        </w:tabs>
        <w:rPr>
          <w:rFonts w:ascii="Verdana" w:eastAsiaTheme="minorEastAsia" w:hAnsi="Verdana"/>
          <w:b/>
          <w:noProof/>
          <w:sz w:val="24"/>
          <w:szCs w:val="24"/>
          <w:lang w:eastAsia="ja-JP"/>
        </w:rPr>
      </w:pPr>
      <w:r w:rsidRPr="00DD0DB5">
        <w:rPr>
          <w:rFonts w:ascii="Verdana" w:hAnsi="Verdana"/>
          <w:b/>
          <w:noProof/>
        </w:rPr>
        <w:t>3.2</w:t>
      </w:r>
      <w:r w:rsidRPr="00DD0DB5">
        <w:rPr>
          <w:rFonts w:ascii="Verdana" w:eastAsiaTheme="minorEastAsia" w:hAnsi="Verdana"/>
          <w:b/>
          <w:noProof/>
          <w:sz w:val="24"/>
          <w:szCs w:val="24"/>
          <w:lang w:eastAsia="ja-JP"/>
        </w:rPr>
        <w:tab/>
      </w:r>
      <w:r w:rsidRPr="00DD0DB5">
        <w:rPr>
          <w:rFonts w:ascii="Verdana" w:hAnsi="Verdana"/>
          <w:b/>
          <w:noProof/>
        </w:rPr>
        <w:t>Utvärdering</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_Toc393266457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8</w:t>
      </w:r>
      <w:r w:rsidRPr="00DD0DB5">
        <w:rPr>
          <w:rFonts w:ascii="Verdana" w:hAnsi="Verdana"/>
          <w:b/>
          <w:noProof/>
        </w:rPr>
        <w:fldChar w:fldCharType="end"/>
      </w:r>
    </w:p>
    <w:p w14:paraId="63D89888" w14:textId="77777777" w:rsidR="00DD0DB5" w:rsidRPr="00DD0DB5" w:rsidRDefault="00DD0DB5">
      <w:pPr>
        <w:pStyle w:val="Innehll1"/>
        <w:tabs>
          <w:tab w:val="left" w:pos="350"/>
          <w:tab w:val="right" w:leader="dot" w:pos="9062"/>
        </w:tabs>
        <w:rPr>
          <w:rFonts w:ascii="Verdana" w:eastAsiaTheme="minorEastAsia" w:hAnsi="Verdana"/>
          <w:b/>
          <w:noProof/>
          <w:sz w:val="24"/>
          <w:szCs w:val="24"/>
          <w:lang w:eastAsia="ja-JP"/>
        </w:rPr>
      </w:pPr>
      <w:r w:rsidRPr="00DD0DB5">
        <w:rPr>
          <w:rFonts w:ascii="Verdana" w:hAnsi="Verdana"/>
          <w:b/>
          <w:noProof/>
        </w:rPr>
        <w:t>4</w:t>
      </w:r>
      <w:r w:rsidRPr="00DD0DB5">
        <w:rPr>
          <w:rFonts w:ascii="Verdana" w:eastAsiaTheme="minorEastAsia" w:hAnsi="Verdana"/>
          <w:b/>
          <w:noProof/>
          <w:sz w:val="24"/>
          <w:szCs w:val="24"/>
          <w:lang w:eastAsia="ja-JP"/>
        </w:rPr>
        <w:tab/>
      </w:r>
      <w:r w:rsidRPr="00DD0DB5">
        <w:rPr>
          <w:rFonts w:ascii="Verdana" w:hAnsi="Verdana"/>
          <w:b/>
          <w:noProof/>
        </w:rPr>
        <w:t>Resultat</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_Toc393266458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9</w:t>
      </w:r>
      <w:r w:rsidRPr="00DD0DB5">
        <w:rPr>
          <w:rFonts w:ascii="Verdana" w:hAnsi="Verdana"/>
          <w:b/>
          <w:noProof/>
        </w:rPr>
        <w:fldChar w:fldCharType="end"/>
      </w:r>
    </w:p>
    <w:p w14:paraId="076093C5" w14:textId="77777777" w:rsidR="00DD0DB5" w:rsidRPr="00DD0DB5" w:rsidRDefault="00DD0DB5">
      <w:pPr>
        <w:pStyle w:val="Innehll1"/>
        <w:tabs>
          <w:tab w:val="left" w:pos="350"/>
          <w:tab w:val="right" w:leader="dot" w:pos="9062"/>
        </w:tabs>
        <w:rPr>
          <w:rFonts w:ascii="Verdana" w:eastAsiaTheme="minorEastAsia" w:hAnsi="Verdana"/>
          <w:b/>
          <w:noProof/>
          <w:sz w:val="24"/>
          <w:szCs w:val="24"/>
          <w:lang w:eastAsia="ja-JP"/>
        </w:rPr>
      </w:pPr>
      <w:r w:rsidRPr="00DD0DB5">
        <w:rPr>
          <w:rFonts w:ascii="Verdana" w:hAnsi="Verdana"/>
          <w:b/>
          <w:noProof/>
        </w:rPr>
        <w:t>5</w:t>
      </w:r>
      <w:r w:rsidRPr="00DD0DB5">
        <w:rPr>
          <w:rFonts w:ascii="Verdana" w:eastAsiaTheme="minorEastAsia" w:hAnsi="Verdana"/>
          <w:b/>
          <w:noProof/>
          <w:sz w:val="24"/>
          <w:szCs w:val="24"/>
          <w:lang w:eastAsia="ja-JP"/>
        </w:rPr>
        <w:tab/>
      </w:r>
      <w:r w:rsidRPr="00DD0DB5">
        <w:rPr>
          <w:rFonts w:ascii="Verdana" w:hAnsi="Verdana"/>
          <w:b/>
          <w:noProof/>
        </w:rPr>
        <w:t>Diskussion</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_Toc393266459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14</w:t>
      </w:r>
      <w:r w:rsidRPr="00DD0DB5">
        <w:rPr>
          <w:rFonts w:ascii="Verdana" w:hAnsi="Verdana"/>
          <w:b/>
          <w:noProof/>
        </w:rPr>
        <w:fldChar w:fldCharType="end"/>
      </w:r>
    </w:p>
    <w:p w14:paraId="1F11916F" w14:textId="77777777" w:rsidR="00DD0DB5" w:rsidRPr="00DD0DB5" w:rsidRDefault="00DD0DB5">
      <w:pPr>
        <w:pStyle w:val="Innehll1"/>
        <w:tabs>
          <w:tab w:val="right" w:leader="dot" w:pos="9062"/>
        </w:tabs>
        <w:rPr>
          <w:rFonts w:ascii="Verdana" w:eastAsiaTheme="minorEastAsia" w:hAnsi="Verdana"/>
          <w:b/>
          <w:noProof/>
          <w:sz w:val="24"/>
          <w:szCs w:val="24"/>
          <w:lang w:eastAsia="ja-JP"/>
        </w:rPr>
      </w:pPr>
      <w:r w:rsidRPr="00DD0DB5">
        <w:rPr>
          <w:rFonts w:ascii="Verdana" w:hAnsi="Verdana"/>
          <w:b/>
          <w:noProof/>
        </w:rPr>
        <w:t>Referenser</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_Toc393266460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16</w:t>
      </w:r>
      <w:r w:rsidRPr="00DD0DB5">
        <w:rPr>
          <w:rFonts w:ascii="Verdana" w:hAnsi="Verdana"/>
          <w:b/>
          <w:noProof/>
        </w:rPr>
        <w:fldChar w:fldCharType="end"/>
      </w:r>
    </w:p>
    <w:p w14:paraId="000510E4" w14:textId="77777777" w:rsidR="00DD0DB5" w:rsidRPr="00DD0DB5" w:rsidRDefault="00DD0DB5">
      <w:pPr>
        <w:pStyle w:val="Innehll1"/>
        <w:tabs>
          <w:tab w:val="right" w:leader="dot" w:pos="9062"/>
        </w:tabs>
        <w:rPr>
          <w:rFonts w:ascii="Verdana" w:eastAsiaTheme="minorEastAsia" w:hAnsi="Verdana"/>
          <w:b/>
          <w:noProof/>
          <w:sz w:val="24"/>
          <w:szCs w:val="24"/>
          <w:lang w:eastAsia="ja-JP"/>
        </w:rPr>
      </w:pPr>
      <w:r w:rsidRPr="00DD0DB5">
        <w:rPr>
          <w:rFonts w:ascii="Verdana" w:hAnsi="Verdana"/>
          <w:b/>
          <w:noProof/>
        </w:rPr>
        <w:t>Bilaga A – Intervjufrågor</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_Toc393266461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18</w:t>
      </w:r>
      <w:r w:rsidRPr="00DD0DB5">
        <w:rPr>
          <w:rFonts w:ascii="Verdana" w:hAnsi="Verdana"/>
          <w:b/>
          <w:noProof/>
        </w:rPr>
        <w:fldChar w:fldCharType="end"/>
      </w:r>
    </w:p>
    <w:p w14:paraId="5D65ABD4" w14:textId="77777777" w:rsidR="00DD0DB5" w:rsidRPr="00DD0DB5" w:rsidRDefault="00DD0DB5">
      <w:pPr>
        <w:pStyle w:val="Innehll1"/>
        <w:tabs>
          <w:tab w:val="right" w:leader="dot" w:pos="9062"/>
        </w:tabs>
        <w:rPr>
          <w:rFonts w:ascii="Verdana" w:eastAsiaTheme="minorEastAsia" w:hAnsi="Verdana"/>
          <w:b/>
          <w:noProof/>
          <w:sz w:val="24"/>
          <w:szCs w:val="24"/>
          <w:lang w:eastAsia="ja-JP"/>
        </w:rPr>
      </w:pPr>
      <w:r w:rsidRPr="00DD0DB5">
        <w:rPr>
          <w:rFonts w:ascii="Verdana" w:hAnsi="Verdana"/>
          <w:b/>
          <w:noProof/>
        </w:rPr>
        <w:t>Bilaga B – Pedagogisk tabell</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_Toc393266462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20</w:t>
      </w:r>
      <w:r w:rsidRPr="00DD0DB5">
        <w:rPr>
          <w:rFonts w:ascii="Verdana" w:hAnsi="Verdana"/>
          <w:b/>
          <w:noProof/>
        </w:rPr>
        <w:fldChar w:fldCharType="end"/>
      </w:r>
    </w:p>
    <w:p w14:paraId="207DDC47" w14:textId="77777777" w:rsidR="00DD0DB5" w:rsidRPr="00DD0DB5" w:rsidRDefault="00DD0DB5">
      <w:pPr>
        <w:pStyle w:val="Innehll1"/>
        <w:tabs>
          <w:tab w:val="right" w:leader="dot" w:pos="9062"/>
        </w:tabs>
        <w:rPr>
          <w:rFonts w:ascii="Verdana" w:eastAsiaTheme="minorEastAsia" w:hAnsi="Verdana"/>
          <w:b/>
          <w:noProof/>
          <w:sz w:val="24"/>
          <w:szCs w:val="24"/>
          <w:lang w:eastAsia="ja-JP"/>
        </w:rPr>
      </w:pPr>
      <w:r w:rsidRPr="00DD0DB5">
        <w:rPr>
          <w:rFonts w:ascii="Verdana" w:hAnsi="Verdana"/>
          <w:b/>
          <w:noProof/>
        </w:rPr>
        <w:t>Bilaga C – Reflektionsdokument 1</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_Toc393266463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22</w:t>
      </w:r>
      <w:r w:rsidRPr="00DD0DB5">
        <w:rPr>
          <w:rFonts w:ascii="Verdana" w:hAnsi="Verdana"/>
          <w:b/>
          <w:noProof/>
        </w:rPr>
        <w:fldChar w:fldCharType="end"/>
      </w:r>
    </w:p>
    <w:p w14:paraId="17786597" w14:textId="77777777" w:rsidR="00DD0DB5" w:rsidRPr="00DD0DB5" w:rsidRDefault="00DD0DB5">
      <w:pPr>
        <w:pStyle w:val="Innehll1"/>
        <w:tabs>
          <w:tab w:val="right" w:leader="dot" w:pos="9062"/>
        </w:tabs>
        <w:rPr>
          <w:rFonts w:ascii="Verdana" w:eastAsiaTheme="minorEastAsia" w:hAnsi="Verdana"/>
          <w:b/>
          <w:noProof/>
          <w:sz w:val="24"/>
          <w:szCs w:val="24"/>
          <w:lang w:eastAsia="ja-JP"/>
        </w:rPr>
      </w:pPr>
      <w:r w:rsidRPr="00DD0DB5">
        <w:rPr>
          <w:rFonts w:ascii="Verdana" w:hAnsi="Verdana"/>
          <w:b/>
          <w:noProof/>
        </w:rPr>
        <w:t>Bilaga D – Reflektionsdokument 2</w:t>
      </w:r>
      <w:r w:rsidRPr="00DD0DB5">
        <w:rPr>
          <w:rFonts w:ascii="Verdana" w:hAnsi="Verdana"/>
          <w:b/>
          <w:noProof/>
        </w:rPr>
        <w:tab/>
      </w:r>
      <w:r w:rsidRPr="00DD0DB5">
        <w:rPr>
          <w:rFonts w:ascii="Verdana" w:hAnsi="Verdana"/>
          <w:b/>
          <w:noProof/>
        </w:rPr>
        <w:fldChar w:fldCharType="begin"/>
      </w:r>
      <w:r w:rsidRPr="00DD0DB5">
        <w:rPr>
          <w:rFonts w:ascii="Verdana" w:hAnsi="Verdana"/>
          <w:b/>
          <w:noProof/>
        </w:rPr>
        <w:instrText xml:space="preserve"> PAGEREF _Toc393266464 \h </w:instrText>
      </w:r>
      <w:r w:rsidRPr="00DD0DB5">
        <w:rPr>
          <w:rFonts w:ascii="Verdana" w:hAnsi="Verdana"/>
          <w:b/>
          <w:noProof/>
        </w:rPr>
      </w:r>
      <w:r w:rsidRPr="00DD0DB5">
        <w:rPr>
          <w:rFonts w:ascii="Verdana" w:hAnsi="Verdana"/>
          <w:b/>
          <w:noProof/>
        </w:rPr>
        <w:fldChar w:fldCharType="separate"/>
      </w:r>
      <w:r w:rsidRPr="00DD0DB5">
        <w:rPr>
          <w:rFonts w:ascii="Verdana" w:hAnsi="Verdana"/>
          <w:b/>
          <w:noProof/>
        </w:rPr>
        <w:t>23</w:t>
      </w:r>
      <w:r w:rsidRPr="00DD0DB5">
        <w:rPr>
          <w:rFonts w:ascii="Verdana" w:hAnsi="Verdana"/>
          <w:b/>
          <w:noProof/>
        </w:rPr>
        <w:fldChar w:fldCharType="end"/>
      </w:r>
    </w:p>
    <w:p w14:paraId="2B706307" w14:textId="77777777" w:rsidR="00825704" w:rsidRDefault="00747957">
      <w:pPr>
        <w:rPr>
          <w:rFonts w:ascii="Verdana" w:hAnsi="Verdana"/>
        </w:rPr>
      </w:pPr>
      <w:r w:rsidRPr="00DD0DB5">
        <w:rPr>
          <w:rFonts w:ascii="Verdana" w:hAnsi="Verdana"/>
          <w:b/>
        </w:rP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t>Figurer</w:t>
      </w:r>
    </w:p>
    <w:p w14:paraId="72041855" w14:textId="7AB20D5A"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w:t>
      </w:r>
      <w:r w:rsidR="00DD0DB5">
        <w:t xml:space="preserve"> </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5E848B56" w:rsidR="00825704" w:rsidRDefault="00DD0DB5">
      <w:pPr>
        <w:pStyle w:val="Tableofcontent"/>
      </w:pPr>
      <w:r>
        <w:t>Tabeller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r>
        <w:r>
          <w:rPr>
            <w:rStyle w:val="IndexLink"/>
          </w:rPr>
          <w:t>8</w:t>
        </w:r>
        <w:r>
          <w:rPr>
            <w:webHidden/>
          </w:rPr>
          <w:fldChar w:fldCharType="end"/>
        </w:r>
      </w:hyperlink>
    </w:p>
    <w:p w14:paraId="26F0E4B3" w14:textId="77777777" w:rsidR="00825704" w:rsidRDefault="00280F50">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t>Förkortningar</w:t>
      </w:r>
    </w:p>
    <w:p w14:paraId="3C0E17A3" w14:textId="77777777" w:rsidR="000F453D" w:rsidRDefault="00747957" w:rsidP="000F453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w:t>
      </w:r>
      <w:r w:rsidR="000F453D" w:rsidRPr="000F453D">
        <w:rPr>
          <w:rFonts w:ascii="Times New Roman" w:hAnsi="Times New Roman" w:cs="Times New Roman"/>
          <w:i w:val="0"/>
          <w:sz w:val="22"/>
          <w:szCs w:val="22"/>
        </w:rPr>
        <w:t xml:space="preserve"> Företag (ELF)</w:t>
      </w:r>
    </w:p>
    <w:p w14:paraId="2D6F7E40" w14:textId="77777777" w:rsidR="000F453D" w:rsidRDefault="000F453D" w:rsidP="000F453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56E948D2" w14:textId="77777777" w:rsidR="000F453D" w:rsidRDefault="000F453D" w:rsidP="000F453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764A2D28" w14:textId="77777777" w:rsidR="000F453D" w:rsidRDefault="000F453D" w:rsidP="000F453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72D28181" w14:textId="77777777" w:rsidR="000F453D" w:rsidRDefault="000F453D" w:rsidP="000F453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428D0762" w14:textId="77777777" w:rsidR="000F453D" w:rsidRDefault="000F453D" w:rsidP="000F453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2AB64656" w14:textId="00D3A867" w:rsidR="000F453D" w:rsidRPr="000F453D" w:rsidRDefault="000F453D" w:rsidP="000F453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1" w:name="_Toc391456178"/>
      <w:bookmarkStart w:id="2" w:name="_Toc393266452"/>
      <w:bookmarkEnd w:id="1"/>
      <w:r>
        <w:rPr>
          <w:lang w:val="sv-SE"/>
        </w:rPr>
        <w:t>Synopsis</w:t>
      </w:r>
      <w:bookmarkEnd w:id="2"/>
    </w:p>
    <w:p w14:paraId="684A0A0D" w14:textId="1A25FC91" w:rsidR="00825704" w:rsidRDefault="000F453D" w:rsidP="00DD0DB5">
      <w:pPr>
        <w:pStyle w:val="Brdtext"/>
        <w:spacing w:line="480" w:lineRule="auto"/>
      </w:pPr>
      <w:r>
        <w:t xml:space="preserve">I takt med att ökad användning av e-lärande </w:t>
      </w:r>
      <w:r w:rsidR="007C78D6">
        <w:t xml:space="preserve">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w:t>
      </w:r>
      <w:r w:rsidR="00DD0DB5">
        <w:t xml:space="preserve">ger det specifika mål som i efterhand kan utvärderas effektivt av det kursdesignade företaget för att kunna ge konkret information om kvalitén på den levererade produkten. I denna studie har vi </w:t>
      </w:r>
      <w:proofErr w:type="gramStart"/>
      <w:r w:rsidR="00DD0DB5">
        <w:t>..</w:t>
      </w:r>
      <w:proofErr w:type="gramEnd"/>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3" w:name="_Toc391456179"/>
      <w:bookmarkStart w:id="4" w:name="_Toc393266453"/>
      <w:bookmarkEnd w:id="3"/>
      <w:r>
        <w:rPr>
          <w:lang w:val="sv-SE"/>
        </w:rPr>
        <w:t>Introduktion</w:t>
      </w:r>
      <w:bookmarkEnd w:id="4"/>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5CC2DA09" w:rsidR="00825704" w:rsidRDefault="00747957">
      <w:pPr>
        <w:spacing w:line="600" w:lineRule="auto"/>
        <w:rPr>
          <w:rFonts w:cs="Times New Roman"/>
        </w:rPr>
      </w:pPr>
      <w:r>
        <w:rPr>
          <w:rFonts w:cs="Times New Roman"/>
        </w:rPr>
        <w:t>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w:t>
      </w:r>
      <w:r w:rsidR="000F453D">
        <w:rPr>
          <w:rFonts w:cs="Times New Roman"/>
        </w:rPr>
        <w:t>M</w:t>
      </w:r>
      <w:r>
        <w:rPr>
          <w:rFonts w:cs="Times New Roman"/>
        </w:rPr>
        <w:t>) och som även betraktas som ett egen pedagogiskt ramverk (Conole, 2010).  AT</w:t>
      </w:r>
      <w:r w:rsidR="000F453D">
        <w:rPr>
          <w:rFonts w:cs="Times New Roman"/>
        </w:rPr>
        <w:t>M</w:t>
      </w:r>
      <w:r>
        <w:rPr>
          <w:rFonts w:cs="Times New Roman"/>
        </w:rPr>
        <w:t xml:space="preserve">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5" w:name="_Toc391456180"/>
      <w:bookmarkStart w:id="6" w:name="_Toc393266454"/>
      <w:r>
        <w:t>Syfte</w:t>
      </w:r>
      <w:bookmarkEnd w:id="5"/>
      <w:bookmarkEnd w:id="6"/>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45D0CB79" w:rsidR="00825704" w:rsidRDefault="00747957">
      <w:pPr>
        <w:pStyle w:val="Brdtext"/>
        <w:spacing w:line="600" w:lineRule="auto"/>
      </w:pPr>
      <w:r>
        <w:rPr>
          <w:szCs w:val="22"/>
        </w:rPr>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7"/>
      <w:r>
        <w:rPr>
          <w:szCs w:val="22"/>
        </w:rPr>
        <w:t>.</w:t>
      </w:r>
      <w:commentRangeEnd w:id="7"/>
      <w:r>
        <w:commentReference w:id="7"/>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8" w:name="_Toc391456181"/>
      <w:bookmarkStart w:id="9" w:name="_Toc393266455"/>
      <w:bookmarkEnd w:id="8"/>
      <w:r>
        <w:rPr>
          <w:lang w:val="sv-SE"/>
        </w:rPr>
        <w:t>Metod</w:t>
      </w:r>
      <w:bookmarkEnd w:id="9"/>
    </w:p>
    <w:p w14:paraId="2E045475" w14:textId="77777777" w:rsidR="00825704" w:rsidRDefault="00747957">
      <w:pPr>
        <w:pStyle w:val="Heading21"/>
        <w:numPr>
          <w:ilvl w:val="1"/>
          <w:numId w:val="2"/>
        </w:numPr>
      </w:pPr>
      <w:bookmarkStart w:id="10" w:name="_Toc391456182"/>
      <w:bookmarkStart w:id="11" w:name="_Toc393266456"/>
      <w:bookmarkEnd w:id="10"/>
      <w:r>
        <w:t>Intervjun</w:t>
      </w:r>
      <w:bookmarkEnd w:id="11"/>
    </w:p>
    <w:p w14:paraId="1CC30696" w14:textId="77777777" w:rsidR="00655899" w:rsidRDefault="00655899" w:rsidP="00655899">
      <w:pPr>
        <w:tabs>
          <w:tab w:val="left" w:pos="1134"/>
        </w:tabs>
        <w:spacing w:line="600" w:lineRule="auto"/>
        <w:rPr>
          <w:rFonts w:cs="Times New Roman"/>
        </w:rPr>
      </w:pPr>
    </w:p>
    <w:p w14:paraId="1CE4CF56" w14:textId="3747B9FF"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 har tidigare beskrivits</w:t>
      </w:r>
      <w:r w:rsidR="00E514CE">
        <w:rPr>
          <w:rFonts w:cs="Times New Roman"/>
        </w:rPr>
        <w:t xml:space="preserve"> och </w:t>
      </w:r>
      <w:r w:rsidR="00933601">
        <w:rPr>
          <w:rFonts w:cs="Times New Roman"/>
        </w:rPr>
        <w:t>redogjorts med</w:t>
      </w:r>
      <w:r w:rsidR="00E514CE">
        <w:rPr>
          <w:rFonts w:cs="Times New Roman"/>
        </w:rPr>
        <w:t xml:space="preserve"> 17 olika modeller inom perspektiv</w:t>
      </w:r>
      <w:r w:rsidR="00933601">
        <w:rPr>
          <w:rFonts w:cs="Times New Roman"/>
        </w:rPr>
        <w:t>en, dessa</w:t>
      </w:r>
      <w:r w:rsidR="00E514CE">
        <w:rPr>
          <w:rFonts w:cs="Times New Roman"/>
        </w:rPr>
        <w:t xml:space="preserve"> är </w:t>
      </w:r>
      <w:commentRangeStart w:id="12"/>
      <w:r>
        <w:rPr>
          <w:rFonts w:eastAsia="Times New Roman" w:cs="Times New Roman"/>
          <w:lang w:eastAsia="sv-SE"/>
        </w:rPr>
        <w:t xml:space="preserve">associativ, </w:t>
      </w:r>
      <w:r w:rsidR="00E514CE">
        <w:rPr>
          <w:rFonts w:eastAsia="Times New Roman" w:cs="Times New Roman"/>
          <w:lang w:eastAsia="sv-SE"/>
        </w:rPr>
        <w:t>konstruktivism, sociokulturellt</w:t>
      </w:r>
      <w:r>
        <w:t xml:space="preserve"> </w:t>
      </w:r>
      <w:r w:rsidR="00E514CE">
        <w:t>(Conole (2010), Mayes &amp; Freitas (2004))</w:t>
      </w:r>
      <w:r>
        <w:t xml:space="preserve">.  </w:t>
      </w:r>
      <w:commentRangeEnd w:id="12"/>
      <w:r w:rsidR="00EA06BC">
        <w:rPr>
          <w:rStyle w:val="Kommentarsreferens"/>
        </w:rPr>
        <w:commentReference w:id="12"/>
      </w:r>
      <w:r>
        <w:t xml:space="preserve">Vi utnyttjade </w:t>
      </w:r>
      <w:r w:rsidR="00820DBA">
        <w:t>detta upplägg</w:t>
      </w:r>
      <w:r w:rsidR="00E514CE">
        <w:t xml:space="preserve"> </w:t>
      </w:r>
      <w:r>
        <w:t xml:space="preserve">för att </w:t>
      </w:r>
      <w:commentRangeStart w:id="13"/>
      <w:r>
        <w:t>förstå de pedagogiska perspektiven</w:t>
      </w:r>
      <w:commentRangeEnd w:id="13"/>
      <w:r w:rsidR="00EA06BC">
        <w:rPr>
          <w:rStyle w:val="Kommentarsreferens"/>
        </w:rPr>
        <w:commentReference w:id="13"/>
      </w:r>
      <w:r>
        <w:t xml:space="preserve"> och modellerna för att därefter </w:t>
      </w:r>
      <w:commentRangeStart w:id="14"/>
      <w:r>
        <w:t>välja en representativ modell från varje perspektiv</w:t>
      </w:r>
      <w:commentRangeEnd w:id="14"/>
      <w:r w:rsidR="00B475B6">
        <w:rPr>
          <w:rStyle w:val="Kommentarsreferens"/>
        </w:rPr>
        <w:commentReference w:id="14"/>
      </w:r>
      <w:r>
        <w:t xml:space="preserve">. </w:t>
      </w:r>
      <w:r w:rsidR="00276242" w:rsidRPr="00B31BFD">
        <w:rPr>
          <w:color w:val="FF0000"/>
        </w:rPr>
        <w:t xml:space="preserve">För att få fram vilken enskild modell som skulle representera </w:t>
      </w:r>
      <w:r w:rsidR="00820DBA" w:rsidRPr="00B31BFD">
        <w:rPr>
          <w:color w:val="FF0000"/>
        </w:rPr>
        <w:t>respektive</w:t>
      </w:r>
      <w:r w:rsidR="00276242" w:rsidRPr="00B31BFD">
        <w:rPr>
          <w:color w:val="FF0000"/>
        </w:rPr>
        <w:t xml:space="preserve"> </w:t>
      </w:r>
      <w:r w:rsidR="00820DBA" w:rsidRPr="00B31BFD">
        <w:rPr>
          <w:color w:val="FF0000"/>
        </w:rPr>
        <w:t>perspektiv</w:t>
      </w:r>
      <w:r w:rsidR="008F4EBE" w:rsidRPr="00B31BFD">
        <w:rPr>
          <w:color w:val="FF0000"/>
        </w:rPr>
        <w:t>, analyserades instruktionerna för at</w:t>
      </w:r>
      <w:r w:rsidR="004F7F6B" w:rsidRPr="00B31BFD">
        <w:rPr>
          <w:color w:val="FF0000"/>
        </w:rPr>
        <w:t xml:space="preserve">t praktiskt använda modellerna och undersöka hur väl den passade in för att uppnå perspektivens grunder. </w:t>
      </w:r>
      <w:r w:rsidR="00804A02">
        <w:t xml:space="preserve">Sedan undersöktes det om Grade hade några kriterier och dessa var </w:t>
      </w:r>
      <w:r>
        <w:t>särskilda praktiska skäl,</w:t>
      </w:r>
      <w:r w:rsidR="00804A02">
        <w:t xml:space="preserve"> som att</w:t>
      </w:r>
      <w:r>
        <w:t xml:space="preserve"> de arbetar medvetet med ett stort nätverk med diverse verksamhetsområden, vilket kräver att det ofta behöver anpassa e-kurs</w:t>
      </w:r>
      <w:r w:rsidR="00B31BFD">
        <w:t xml:space="preserve">erna. Ett </w:t>
      </w:r>
      <w:r w:rsidR="00804A02">
        <w:t>annat kriterium</w:t>
      </w:r>
      <w:r>
        <w:t xml:space="preserve"> är att Grade behöver lägga mycket arbete på att </w:t>
      </w:r>
      <w:commentRangeStart w:id="15"/>
      <w:r>
        <w:t xml:space="preserve">förstå materialet och målgruppen </w:t>
      </w:r>
      <w:commentRangeEnd w:id="15"/>
      <w:r w:rsidR="009650C4">
        <w:rPr>
          <w:rStyle w:val="Kommentarsreferens"/>
        </w:rPr>
        <w:commentReference w:id="15"/>
      </w:r>
      <w:r>
        <w:t>för att få ett resultat där information stannar eller att en förbättring ske</w:t>
      </w:r>
      <w:r w:rsidR="00B66D8C">
        <w:t>r. Baserat på kriteri</w:t>
      </w:r>
      <w:r w:rsidR="00804A02">
        <w:t>erna valde vi att gå vidare med</w:t>
      </w:r>
      <w:r w:rsidR="00F72CAA" w:rsidRPr="00F72CAA">
        <w:t xml:space="preserve"> </w:t>
      </w:r>
      <w:r w:rsidR="00F72CAA">
        <w:t>modellerna</w:t>
      </w:r>
      <w:r>
        <w:t xml:space="preserve"> DIM, ATM, KLM från </w:t>
      </w:r>
      <w:r w:rsidR="00F72CAA">
        <w:t xml:space="preserve">vardera </w:t>
      </w:r>
      <w:r>
        <w:rPr>
          <w:rFonts w:eastAsia="Times New Roman" w:cs="Times New Roman"/>
          <w:lang w:eastAsia="sv-SE"/>
        </w:rPr>
        <w:t>associativ, konstruktivism, och sociokulturellt perspektiven.</w:t>
      </w:r>
      <w:r w:rsidR="004F7F6B">
        <w:rPr>
          <w:rFonts w:eastAsia="Times New Roman" w:cs="Times New Roman"/>
          <w:lang w:eastAsia="sv-SE"/>
        </w:rPr>
        <w:t xml:space="preserve"> Slutligen </w:t>
      </w:r>
      <w:r w:rsidR="003B1CEA">
        <w:rPr>
          <w:rFonts w:eastAsia="Times New Roman" w:cs="Times New Roman"/>
          <w:lang w:eastAsia="sv-SE"/>
        </w:rPr>
        <w:t>utnyttjades</w:t>
      </w:r>
      <w:commentRangeStart w:id="16"/>
      <w:r>
        <w:rPr>
          <w:rFonts w:eastAsia="Times New Roman" w:cs="Times New Roman"/>
          <w:lang w:eastAsia="sv-SE"/>
        </w:rPr>
        <w:t xml:space="preserve"> </w:t>
      </w:r>
      <w:commentRangeEnd w:id="16"/>
      <w:r w:rsidR="00F72E8A">
        <w:rPr>
          <w:rStyle w:val="Kommentarsreferens"/>
        </w:rPr>
        <w:commentReference w:id="16"/>
      </w:r>
      <w:r>
        <w:t xml:space="preserve">Conole (2010), och Mayes och Freitas (2004) studier för att analysera och sammanställa modellerna </w:t>
      </w:r>
      <w:r w:rsidR="00F72E8A">
        <w:t xml:space="preserve">i form av en </w:t>
      </w:r>
      <w:r>
        <w:t xml:space="preserve">förklarande </w:t>
      </w:r>
      <w:r w:rsidR="004F7F6B">
        <w:t>faktauppställning</w:t>
      </w:r>
      <w:r w:rsidR="003B1CEA">
        <w:t xml:space="preserve"> (Tabell 1)</w:t>
      </w:r>
      <w:r w:rsidR="00163545">
        <w:t xml:space="preserve">. Tabellen </w:t>
      </w:r>
      <w:r w:rsidR="003B1CEA">
        <w:t xml:space="preserve">inkluderade </w:t>
      </w:r>
      <w:commentRangeStart w:id="17"/>
      <w:commentRangeStart w:id="18"/>
      <w:r>
        <w:t>faser</w:t>
      </w:r>
      <w:commentRangeEnd w:id="18"/>
      <w:r w:rsidR="003B1CEA">
        <w:t xml:space="preserve"> och element</w:t>
      </w:r>
      <w:r w:rsidR="00B759CF">
        <w:rPr>
          <w:rStyle w:val="Kommentarsreferens"/>
        </w:rPr>
        <w:commentReference w:id="18"/>
      </w:r>
      <w:r w:rsidR="00163545">
        <w:t xml:space="preserve"> som var jämförbara, </w:t>
      </w:r>
      <w:r w:rsidR="003B1CEA">
        <w:t>där det var möjligt att de kunde motsvara</w:t>
      </w:r>
      <w:r w:rsidR="00227BC5">
        <w:t xml:space="preserve"> varandr</w:t>
      </w:r>
      <w:r w:rsidR="003B1CEA">
        <w:t>a</w:t>
      </w:r>
      <w:r>
        <w:t xml:space="preserve">. </w:t>
      </w:r>
      <w:commentRangeEnd w:id="17"/>
      <w:r w:rsidR="00F72E8A">
        <w:rPr>
          <w:rStyle w:val="Kommentarsreferens"/>
        </w:rPr>
        <w:commentReference w:id="17"/>
      </w:r>
      <w:r w:rsidR="00637801">
        <w:t xml:space="preserve">Genom att använda tabellen kunde vi skapa påståenden för intervjun, som var i genomsnitt mellan 2-4 påståenden per fas. </w:t>
      </w:r>
      <w:r w:rsidR="00BE6D9D">
        <w:t>P</w:t>
      </w:r>
      <w:r w:rsidR="00637801">
        <w:t>åståendena</w:t>
      </w:r>
      <w:r w:rsidR="00BE6D9D">
        <w:t xml:space="preserve"> i intervjun</w:t>
      </w:r>
      <w:r w:rsidR="00637801">
        <w:t xml:space="preserve"> var designade till att bli</w:t>
      </w:r>
      <w:r w:rsidR="00BE6D9D">
        <w:t xml:space="preserve"> bedömd på en skala mellan 1-5 (Bilaga </w:t>
      </w:r>
      <w:r w:rsidR="00DD0DB5">
        <w:t>A</w:t>
      </w:r>
      <w:r w:rsidR="00BE6D9D">
        <w:t>) och passade för att ta reda på</w:t>
      </w:r>
      <w:commentRangeStart w:id="19"/>
      <w:commentRangeStart w:id="20"/>
      <w:r w:rsidR="00227BC5">
        <w:t xml:space="preserve"> </w:t>
      </w:r>
      <w:commentRangeEnd w:id="19"/>
      <w:r w:rsidR="00B759CF">
        <w:rPr>
          <w:rStyle w:val="Kommentarsreferens"/>
        </w:rPr>
        <w:commentReference w:id="19"/>
      </w:r>
      <w:r w:rsidR="00227BC5">
        <w:t>Grade outsagda riktlinjer.</w:t>
      </w:r>
      <w:commentRangeEnd w:id="20"/>
      <w:r w:rsidR="00B759CF">
        <w:rPr>
          <w:rStyle w:val="Kommentarsreferens"/>
        </w:rPr>
        <w:commentReference w:id="20"/>
      </w:r>
      <w:r w:rsidR="00227BC5">
        <w:t xml:space="preserve"> </w:t>
      </w:r>
      <w:r w:rsidR="00905CDF">
        <w:t xml:space="preserve">Poängen från intervju sammanställdes och </w:t>
      </w:r>
      <w:r w:rsidR="00905CDF">
        <w:rPr>
          <w:rFonts w:eastAsia="Times New Roman" w:cs="Times New Roman"/>
          <w:lang w:eastAsia="sv-SE"/>
        </w:rPr>
        <w:t xml:space="preserve">beroende </w:t>
      </w:r>
      <w:r w:rsidR="00BE6D9D">
        <w:rPr>
          <w:rFonts w:eastAsia="Times New Roman" w:cs="Times New Roman"/>
          <w:lang w:eastAsia="sv-SE"/>
        </w:rPr>
        <w:t>det högsta genomsnittliga värdet</w:t>
      </w:r>
      <w:commentRangeStart w:id="21"/>
      <w:r w:rsidR="00905CDF">
        <w:rPr>
          <w:rFonts w:eastAsia="Times New Roman" w:cs="Times New Roman"/>
          <w:lang w:eastAsia="sv-SE"/>
        </w:rPr>
        <w:t xml:space="preserve"> </w:t>
      </w:r>
      <w:commentRangeEnd w:id="21"/>
      <w:r w:rsidR="00B3082F">
        <w:rPr>
          <w:rStyle w:val="Kommentarsreferens"/>
        </w:rPr>
        <w:commentReference w:id="21"/>
      </w:r>
      <w:r w:rsidR="00905CDF">
        <w:rPr>
          <w:rFonts w:eastAsia="Times New Roman" w:cs="Times New Roman"/>
          <w:lang w:eastAsia="sv-SE"/>
        </w:rPr>
        <w:t xml:space="preserve">som utdelades från påståendena har 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p>
    <w:p w14:paraId="1B33053F" w14:textId="77777777" w:rsidR="00825704" w:rsidRDefault="00747957">
      <w:pPr>
        <w:pStyle w:val="Heading21"/>
        <w:numPr>
          <w:ilvl w:val="1"/>
          <w:numId w:val="2"/>
        </w:numPr>
      </w:pPr>
      <w:bookmarkStart w:id="22" w:name="_Toc391456183"/>
      <w:bookmarkStart w:id="23" w:name="_Toc393266457"/>
      <w:r>
        <w:t>Utvärdering</w:t>
      </w:r>
      <w:bookmarkEnd w:id="22"/>
      <w:bookmarkEnd w:id="23"/>
      <w:r>
        <w:t xml:space="preserve"> </w:t>
      </w:r>
    </w:p>
    <w:p w14:paraId="0F5CFB5C" w14:textId="77777777" w:rsidR="00825704" w:rsidRDefault="00825704">
      <w:pPr>
        <w:tabs>
          <w:tab w:val="left" w:pos="1134"/>
        </w:tabs>
        <w:spacing w:line="480" w:lineRule="auto"/>
        <w:rPr>
          <w:rFonts w:cs="Times New Roman"/>
        </w:rPr>
      </w:pPr>
    </w:p>
    <w:p w14:paraId="7D23B81C" w14:textId="11678FBE" w:rsidR="00825704" w:rsidRDefault="00A276C0">
      <w:pPr>
        <w:tabs>
          <w:tab w:val="left" w:pos="1134"/>
        </w:tabs>
        <w:spacing w:line="600" w:lineRule="auto"/>
        <w:rPr>
          <w:rFonts w:eastAsia="Times New Roman" w:cs="Times New Roman"/>
          <w:lang w:eastAsia="sv-SE"/>
        </w:rPr>
      </w:pPr>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e-kurser,</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av </w:t>
      </w:r>
      <w:r w:rsidR="00BE6D9D">
        <w:rPr>
          <w:rFonts w:eastAsia="Times New Roman" w:cs="Times New Roman"/>
          <w:lang w:eastAsia="sv-SE"/>
        </w:rPr>
        <w:t>DIM</w:t>
      </w:r>
      <w:r w:rsidR="005715B4">
        <w:rPr>
          <w:rFonts w:eastAsia="Times New Roman" w:cs="Times New Roman"/>
          <w:lang w:eastAsia="sv-SE"/>
        </w:rPr>
        <w:t xml:space="preserve">. </w:t>
      </w:r>
      <w:r w:rsidR="00BE6D9D">
        <w:rPr>
          <w:rFonts w:eastAsia="Times New Roman" w:cs="Times New Roman"/>
          <w:lang w:eastAsia="sv-SE"/>
        </w:rPr>
        <w:t xml:space="preserve">Med </w:t>
      </w:r>
      <w:proofErr w:type="gramStart"/>
      <w:r w:rsidR="00BE6D9D">
        <w:rPr>
          <w:rFonts w:eastAsia="Times New Roman" w:cs="Times New Roman"/>
          <w:lang w:eastAsia="sv-SE"/>
        </w:rPr>
        <w:t>hjälpa</w:t>
      </w:r>
      <w:proofErr w:type="gramEnd"/>
      <w:r w:rsidR="00BE6D9D">
        <w:rPr>
          <w:rFonts w:eastAsia="Times New Roman" w:cs="Times New Roman"/>
          <w:lang w:eastAsia="sv-SE"/>
        </w:rPr>
        <w:t xml:space="preserve"> från specifik litteratur angående DIM, kunde det sammanställas </w:t>
      </w:r>
      <w:r w:rsidR="000270D5">
        <w:rPr>
          <w:rFonts w:eastAsia="Times New Roman" w:cs="Times New Roman"/>
          <w:lang w:eastAsia="sv-SE"/>
        </w:rPr>
        <w:t>the viktigaste elementen från modellen och användas för at</w:t>
      </w:r>
      <w:r w:rsidR="00DD0DB5">
        <w:rPr>
          <w:rFonts w:eastAsia="Times New Roman" w:cs="Times New Roman"/>
          <w:lang w:eastAsia="sv-SE"/>
        </w:rPr>
        <w:t>t utforma ett formulär (Bilaga B</w:t>
      </w:r>
      <w:r w:rsidR="000270D5">
        <w:rPr>
          <w:rFonts w:eastAsia="Times New Roman" w:cs="Times New Roman"/>
          <w:lang w:eastAsia="sv-SE"/>
        </w:rPr>
        <w:t>).</w:t>
      </w:r>
      <w:commentRangeStart w:id="24"/>
      <w:r w:rsidR="0034335C">
        <w:rPr>
          <w:rFonts w:eastAsia="Times New Roman" w:cs="Times New Roman"/>
          <w:lang w:eastAsia="sv-SE"/>
        </w:rPr>
        <w:t xml:space="preserve"> </w:t>
      </w:r>
      <w:commentRangeEnd w:id="24"/>
      <w:r w:rsidR="00B3082F">
        <w:rPr>
          <w:rStyle w:val="Kommentarsreferens"/>
        </w:rPr>
        <w:commentReference w:id="24"/>
      </w:r>
      <w:r w:rsidR="00AA66BD">
        <w:rPr>
          <w:rFonts w:eastAsia="Times New Roman" w:cs="Times New Roman"/>
          <w:lang w:eastAsia="sv-SE"/>
        </w:rPr>
        <w:t xml:space="preserve">Med hjälp av bilagan </w:t>
      </w:r>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(genomsnitt 4 påståenden per fas och 1-2 påståenden per element). De fyra </w:t>
      </w:r>
      <w:commentRangeStart w:id="25"/>
      <w:r w:rsidR="001137FC">
        <w:rPr>
          <w:rFonts w:eastAsia="Times New Roman" w:cs="Times New Roman"/>
          <w:lang w:eastAsia="sv-SE"/>
        </w:rPr>
        <w:t xml:space="preserve">slumpmässigt </w:t>
      </w:r>
      <w:commentRangeEnd w:id="25"/>
      <w:r w:rsidR="00B3082F">
        <w:rPr>
          <w:rStyle w:val="Kommentarsreferens"/>
        </w:rPr>
        <w:commentReference w:id="25"/>
      </w:r>
      <w:r w:rsidR="00747957">
        <w:rPr>
          <w:rFonts w:eastAsia="Times New Roman" w:cs="Times New Roman"/>
          <w:lang w:eastAsia="sv-SE"/>
        </w:rPr>
        <w:t>utvalda kurserna</w:t>
      </w:r>
      <w:r w:rsidR="00BE6D9D">
        <w:rPr>
          <w:rFonts w:eastAsia="Times New Roman" w:cs="Times New Roman"/>
          <w:lang w:eastAsia="sv-SE"/>
        </w:rPr>
        <w:t xml:space="preserve"> </w:t>
      </w:r>
      <w:r w:rsidR="00163545">
        <w:rPr>
          <w:rFonts w:eastAsia="Times New Roman" w:cs="Times New Roman"/>
          <w:lang w:eastAsia="sv-SE"/>
        </w:rPr>
        <w:t xml:space="preserve">utformade </w:t>
      </w:r>
      <w:r w:rsidR="00BE6D9D">
        <w:rPr>
          <w:rFonts w:eastAsia="Times New Roman" w:cs="Times New Roman"/>
          <w:lang w:eastAsia="sv-SE"/>
        </w:rPr>
        <w:t>från 2017</w:t>
      </w:r>
      <w:r w:rsidR="00747957">
        <w:rPr>
          <w:rFonts w:eastAsia="Times New Roman" w:cs="Times New Roman"/>
          <w:lang w:eastAsia="sv-SE"/>
        </w:rPr>
        <w:t xml:space="preserve"> utvärderades (med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(med samma poäng system som intervjun)</w:t>
      </w:r>
      <w:commentRangeStart w:id="26"/>
      <w:r w:rsidR="00747957">
        <w:rPr>
          <w:rFonts w:eastAsia="Times New Roman" w:cs="Times New Roman"/>
          <w:lang w:eastAsia="sv-SE"/>
        </w:rPr>
        <w:t xml:space="preserve">. </w:t>
      </w:r>
      <w:commentRangeEnd w:id="26"/>
      <w:r w:rsidR="00B3082F">
        <w:rPr>
          <w:rStyle w:val="Kommentarsreferens"/>
        </w:rPr>
        <w:commentReference w:id="26"/>
      </w:r>
      <w:r w:rsidR="000270D5">
        <w:rPr>
          <w:rFonts w:eastAsia="Times New Roman" w:cs="Times New Roman"/>
          <w:lang w:eastAsia="sv-SE"/>
        </w:rPr>
        <w:t xml:space="preserve">Resultatet analyserades genom att använda ett bedömningssystem från 1-5 och </w:t>
      </w:r>
      <w:r w:rsidR="00D8629F">
        <w:rPr>
          <w:rFonts w:eastAsia="Times New Roman" w:cs="Times New Roman"/>
          <w:lang w:eastAsia="sv-SE"/>
        </w:rPr>
        <w:t xml:space="preserve">i och med det kunde kurserna visa ett genomsnittligt resultat </w:t>
      </w:r>
      <w:r w:rsidR="00DD0DB5">
        <w:rPr>
          <w:rFonts w:eastAsia="Times New Roman" w:cs="Times New Roman"/>
          <w:lang w:eastAsia="sv-SE"/>
        </w:rPr>
        <w:t>(Bilaga B</w:t>
      </w:r>
      <w:r w:rsidR="000270D5">
        <w:rPr>
          <w:rFonts w:eastAsia="Times New Roman" w:cs="Times New Roman"/>
          <w:lang w:eastAsia="sv-SE"/>
        </w:rPr>
        <w:t xml:space="preserve">). </w:t>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43D028C5" w14:textId="77777777" w:rsidR="00637801" w:rsidRDefault="00637801">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27" w:name="_Toc391456184"/>
      <w:bookmarkStart w:id="28" w:name="_Toc393266458"/>
      <w:bookmarkEnd w:id="27"/>
      <w:r>
        <w:rPr>
          <w:lang w:val="sv-SE"/>
        </w:rPr>
        <w:t>Resultat</w:t>
      </w:r>
      <w:bookmarkEnd w:id="28"/>
    </w:p>
    <w:p w14:paraId="680BBE1F" w14:textId="77777777" w:rsidR="00163545" w:rsidRDefault="00142218" w:rsidP="00163545">
      <w:pPr>
        <w:pStyle w:val="Brdtext"/>
        <w:spacing w:line="600" w:lineRule="auto"/>
        <w:rPr>
          <w:b/>
        </w:rPr>
      </w:pPr>
      <w:r>
        <w:rPr>
          <w:b/>
        </w:rPr>
        <w:t>Associativt per</w:t>
      </w:r>
      <w:r w:rsidR="00955DE5">
        <w:rPr>
          <w:b/>
        </w:rPr>
        <w:t>s</w:t>
      </w:r>
      <w:r>
        <w:rPr>
          <w:b/>
        </w:rPr>
        <w:t>pektiv och</w:t>
      </w:r>
      <w:r w:rsidR="00955DE5">
        <w:rPr>
          <w:b/>
        </w:rPr>
        <w:t xml:space="preserve"> DIM </w:t>
      </w:r>
      <w:del w:id="29" w:author="Olivia Imner" w:date="2018-07-14T12:17:00Z">
        <w:r w:rsidR="00955DE5" w:rsidDel="00280F50">
          <w:rPr>
            <w:b/>
          </w:rPr>
          <w:delText xml:space="preserve">korresponderar </w:delText>
        </w:r>
      </w:del>
      <w:ins w:id="30" w:author="Olivia Imner" w:date="2018-07-14T12:17:00Z">
        <w:r w:rsidR="00280F50">
          <w:rPr>
            <w:b/>
          </w:rPr>
          <w:t xml:space="preserve">motsvarar </w:t>
        </w:r>
      </w:ins>
      <w:r w:rsidR="00955DE5">
        <w:rPr>
          <w:b/>
        </w:rPr>
        <w:t xml:space="preserve">Grades nuvarande pedagogik </w:t>
      </w:r>
      <w:r>
        <w:rPr>
          <w:b/>
        </w:rPr>
        <w:t xml:space="preserve"> </w:t>
      </w:r>
    </w:p>
    <w:p w14:paraId="12539166" w14:textId="28B29D63" w:rsidR="00E01008" w:rsidRPr="005359E1" w:rsidRDefault="00E01008" w:rsidP="00163545">
      <w:pPr>
        <w:pStyle w:val="Brdtext"/>
        <w:spacing w:line="600" w:lineRule="auto"/>
        <w:rPr>
          <w:szCs w:val="22"/>
        </w:rPr>
      </w:pPr>
      <w:r w:rsidRPr="00111B6A">
        <w:rPr>
          <w:color w:val="353535"/>
          <w:szCs w:val="22"/>
        </w:rPr>
        <w:t>För att kunna svara på vilket pedagogiskt perspektiv som ligger närmast den strategi som Grade använder idag</w:t>
      </w:r>
      <w:r w:rsidR="00280F50">
        <w:rPr>
          <w:color w:val="353535"/>
          <w:szCs w:val="22"/>
        </w:rPr>
        <w:t xml:space="preserve">, genomfördes det en evaluering med hjälp av en intervju. För att sedan </w:t>
      </w:r>
      <w:r w:rsidRPr="00111B6A">
        <w:rPr>
          <w:color w:val="353535"/>
          <w:szCs w:val="22"/>
        </w:rPr>
        <w:t xml:space="preserve">bedöma </w:t>
      </w:r>
      <w:r w:rsidR="00280F50">
        <w:rPr>
          <w:color w:val="353535"/>
          <w:szCs w:val="22"/>
        </w:rPr>
        <w:t>vilken av perspektivens</w:t>
      </w:r>
      <w:r w:rsidRPr="00111B6A">
        <w:rPr>
          <w:color w:val="353535"/>
          <w:szCs w:val="22"/>
        </w:rPr>
        <w:t xml:space="preserve"> representativ</w:t>
      </w:r>
      <w:r w:rsidR="00280F50">
        <w:rPr>
          <w:color w:val="353535"/>
          <w:szCs w:val="22"/>
        </w:rPr>
        <w:t>a</w:t>
      </w:r>
      <w:r w:rsidRPr="00111B6A">
        <w:rPr>
          <w:color w:val="353535"/>
          <w:szCs w:val="22"/>
        </w:rPr>
        <w:t xml:space="preserve"> modell </w:t>
      </w:r>
      <w:r w:rsidR="00280F50">
        <w:rPr>
          <w:color w:val="353535"/>
          <w:szCs w:val="22"/>
        </w:rPr>
        <w:t xml:space="preserve">som </w:t>
      </w:r>
      <w:r w:rsidRPr="00111B6A">
        <w:rPr>
          <w:color w:val="353535"/>
          <w:szCs w:val="22"/>
        </w:rPr>
        <w:t xml:space="preserve">uppvisade </w:t>
      </w:r>
      <w:r w:rsidR="00280F50">
        <w:rPr>
          <w:color w:val="353535"/>
          <w:szCs w:val="22"/>
        </w:rPr>
        <w:t>att passa Grades pedagogiska ansats</w:t>
      </w:r>
      <w:r w:rsidR="00A864D8">
        <w:rPr>
          <w:color w:val="353535"/>
          <w:szCs w:val="22"/>
        </w:rPr>
        <w:t xml:space="preserve">. </w:t>
      </w:r>
      <w:r w:rsidR="00280F50">
        <w:rPr>
          <w:color w:val="353535"/>
          <w:szCs w:val="22"/>
        </w:rPr>
        <w:t>För att</w:t>
      </w:r>
      <w:r w:rsidR="00E5670D">
        <w:rPr>
          <w:color w:val="353535"/>
          <w:szCs w:val="22"/>
        </w:rPr>
        <w:t xml:space="preserve"> fullfölja intervjun skapades e</w:t>
      </w:r>
      <w:r w:rsidR="00111B6A" w:rsidRPr="00111B6A">
        <w:rPr>
          <w:color w:val="353535"/>
          <w:szCs w:val="22"/>
        </w:rPr>
        <w:t>n sammanställning</w:t>
      </w:r>
      <w:r w:rsidR="00111B6A" w:rsidRPr="00111B6A">
        <w:rPr>
          <w:szCs w:val="22"/>
        </w:rPr>
        <w:t xml:space="preserve"> av modellerna</w:t>
      </w:r>
      <w:r w:rsidR="00E5670D">
        <w:rPr>
          <w:szCs w:val="22"/>
        </w:rPr>
        <w:t>. Det gjordes genom att dela upp modellerna</w:t>
      </w:r>
      <w:r w:rsidR="00111B6A" w:rsidRPr="00111B6A">
        <w:rPr>
          <w:szCs w:val="22"/>
        </w:rPr>
        <w:t xml:space="preserve"> i element och faser som var jämförbara och där det var </w:t>
      </w:r>
      <w:r w:rsidR="00E5670D" w:rsidRPr="00111B6A">
        <w:rPr>
          <w:szCs w:val="22"/>
        </w:rPr>
        <w:t>sannolikt</w:t>
      </w:r>
      <w:r w:rsidR="00111B6A" w:rsidRPr="00111B6A">
        <w:rPr>
          <w:szCs w:val="22"/>
        </w:rPr>
        <w:t xml:space="preserve"> att de motsvarande varandra, så att pås</w:t>
      </w:r>
      <w:r w:rsidR="00E5670D">
        <w:rPr>
          <w:szCs w:val="22"/>
        </w:rPr>
        <w:t>tåenden kunde formuleras</w:t>
      </w:r>
      <w:r w:rsidR="005359E1">
        <w:rPr>
          <w:szCs w:val="22"/>
        </w:rPr>
        <w:t xml:space="preserve">. </w:t>
      </w:r>
      <w:r w:rsidRPr="00111B6A">
        <w:rPr>
          <w:color w:val="353535"/>
          <w:szCs w:val="22"/>
        </w:rPr>
        <w:t xml:space="preserve">Resultat från intervjun visar att DIM </w:t>
      </w:r>
      <w:r w:rsidR="00E5670D">
        <w:rPr>
          <w:color w:val="353535"/>
          <w:szCs w:val="22"/>
        </w:rPr>
        <w:t>har i genomsnitt en</w:t>
      </w:r>
      <w:commentRangeStart w:id="31"/>
      <w:r w:rsidRPr="00111B6A">
        <w:rPr>
          <w:color w:val="353535"/>
          <w:szCs w:val="22"/>
        </w:rPr>
        <w:t xml:space="preserve"> högre poäng </w:t>
      </w:r>
      <w:commentRangeEnd w:id="31"/>
      <w:r w:rsidR="00A53F6C">
        <w:rPr>
          <w:rStyle w:val="Kommentarsreferens"/>
          <w:rFonts w:eastAsiaTheme="minorHAnsi" w:cstheme="minorBidi"/>
          <w:lang w:eastAsia="en-US"/>
        </w:rPr>
        <w:commentReference w:id="31"/>
      </w:r>
      <w:r w:rsidRPr="00111B6A">
        <w:rPr>
          <w:color w:val="353535"/>
          <w:szCs w:val="22"/>
        </w:rPr>
        <w:t>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Grades nuvarande pedagogiska </w:t>
      </w:r>
      <w:r w:rsidR="00553089">
        <w:rPr>
          <w:color w:val="353535"/>
          <w:szCs w:val="22"/>
        </w:rPr>
        <w:t>ansats</w:t>
      </w:r>
      <w:r w:rsidR="00E5670D" w:rsidRPr="00E5670D">
        <w:rPr>
          <w:color w:val="353535"/>
          <w:szCs w:val="22"/>
        </w:rPr>
        <w:t xml:space="preserve">. </w:t>
      </w:r>
      <w:commentRangeStart w:id="32"/>
      <w:r w:rsidRPr="00111B6A">
        <w:rPr>
          <w:color w:val="353535"/>
          <w:szCs w:val="22"/>
        </w:rPr>
        <w:t xml:space="preserve"> </w:t>
      </w:r>
      <w:commentRangeEnd w:id="32"/>
      <w:r w:rsidR="00A53F6C">
        <w:rPr>
          <w:rStyle w:val="Kommentarsreferens"/>
          <w:rFonts w:eastAsiaTheme="minorHAnsi" w:cstheme="minorBidi"/>
          <w:lang w:eastAsia="en-US"/>
        </w:rPr>
        <w:commentReference w:id="32"/>
      </w:r>
      <w:r w:rsidR="00553089">
        <w:rPr>
          <w:color w:val="353535"/>
          <w:szCs w:val="22"/>
        </w:rPr>
        <w:t xml:space="preserve">Resultatet visar också att DIM skulle kunna </w:t>
      </w:r>
      <w:r w:rsidR="004F29D1">
        <w:rPr>
          <w:color w:val="353535"/>
          <w:szCs w:val="22"/>
        </w:rPr>
        <w:t>användas till</w:t>
      </w:r>
      <w:commentRangeStart w:id="33"/>
      <w:r w:rsidR="00164CE7">
        <w:rPr>
          <w:color w:val="353535"/>
          <w:szCs w:val="22"/>
        </w:rPr>
        <w:t xml:space="preserve"> att testa hur den fungerar på dera</w:t>
      </w:r>
      <w:r w:rsidR="00613406">
        <w:rPr>
          <w:color w:val="353535"/>
          <w:szCs w:val="22"/>
        </w:rPr>
        <w:t>s föregående kurser.</w:t>
      </w:r>
      <w:r w:rsidR="00B236B7">
        <w:rPr>
          <w:color w:val="353535"/>
          <w:szCs w:val="22"/>
        </w:rPr>
        <w:t xml:space="preserve"> </w:t>
      </w:r>
      <w:commentRangeEnd w:id="33"/>
      <w:r w:rsidR="00A53F6C">
        <w:rPr>
          <w:rStyle w:val="Kommentarsreferens"/>
          <w:rFonts w:eastAsiaTheme="minorHAnsi" w:cstheme="minorBidi"/>
          <w:lang w:eastAsia="en-US"/>
        </w:rPr>
        <w:commentReference w:id="33"/>
      </w:r>
      <w:r w:rsidR="003C337C">
        <w:rPr>
          <w:color w:val="353535"/>
          <w:szCs w:val="22"/>
        </w:rPr>
        <w:t xml:space="preserve"> Intervjun var uppdelad i olika faser och dessa hanterades med hjälp av olika rubriker för att passa in på modellerna. Faserna visar att DIM tilldelas mycket poäng och kunde ge oss ett svar på vilka delar som passade in på Grade pedagogiska ansats</w:t>
      </w:r>
      <w:r w:rsidR="001E0A25">
        <w:rPr>
          <w:color w:val="353535"/>
          <w:szCs w:val="22"/>
        </w:rPr>
        <w:t xml:space="preserve"> (Figur 1b)</w:t>
      </w:r>
      <w:r w:rsidR="003C337C">
        <w:rPr>
          <w:color w:val="353535"/>
          <w:szCs w:val="22"/>
        </w:rPr>
        <w:t>.</w:t>
      </w:r>
      <w:commentRangeStart w:id="34"/>
      <w:r w:rsidR="00B236B7">
        <w:rPr>
          <w:color w:val="353535"/>
          <w:szCs w:val="22"/>
        </w:rPr>
        <w:t xml:space="preserve"> </w:t>
      </w:r>
      <w:commentRangeEnd w:id="34"/>
      <w:r w:rsidR="00A53F6C">
        <w:rPr>
          <w:rStyle w:val="Kommentarsreferens"/>
          <w:rFonts w:eastAsiaTheme="minorHAnsi" w:cstheme="minorBidi"/>
          <w:lang w:eastAsia="en-US"/>
        </w:rPr>
        <w:commentReference w:id="34"/>
      </w:r>
    </w:p>
    <w:p w14:paraId="760E853C" w14:textId="7FD62CB1" w:rsidR="00AC7A1E" w:rsidRDefault="007314E0" w:rsidP="00AC7A1E">
      <w:pPr>
        <w:pStyle w:val="Brdtext"/>
        <w:keepNext/>
        <w:spacing w:line="600" w:lineRule="auto"/>
      </w:pPr>
      <w:r>
        <w:rPr>
          <w:rFonts w:eastAsiaTheme="minorHAnsi" w:cstheme="minorBidi"/>
          <w:noProof/>
          <w:sz w:val="18"/>
          <w:szCs w:val="18"/>
        </w:rPr>
        <w:drawing>
          <wp:inline distT="0" distB="0" distL="0" distR="0" wp14:anchorId="567D91DD" wp14:editId="33BA37A9">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10DF41A4"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r w:rsidR="00E1105D">
        <w:rPr>
          <w:b/>
          <w:i w:val="0"/>
        </w:rPr>
        <w:t xml:space="preserve">Utformningen av hur uppbyggnad av intervjun och </w:t>
      </w:r>
      <w:r w:rsidR="001E0A25">
        <w:rPr>
          <w:b/>
          <w:i w:val="0"/>
        </w:rPr>
        <w:t>specifik</w:t>
      </w:r>
      <w:r w:rsidR="00E1105D">
        <w:rPr>
          <w:b/>
          <w:i w:val="0"/>
        </w:rPr>
        <w:t xml:space="preserve"> utdelning av poäng från intervjun</w:t>
      </w:r>
      <w:r>
        <w:rPr>
          <w:b/>
          <w:i w:val="0"/>
        </w:rPr>
        <w:t>. 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commentRangeStart w:id="35"/>
      <w:r>
        <w:rPr>
          <w:b/>
          <w:i w:val="0"/>
        </w:rPr>
        <w:t>B</w:t>
      </w:r>
      <w:commentRangeEnd w:id="35"/>
      <w:r w:rsidR="00683F31">
        <w:rPr>
          <w:rStyle w:val="Kommentarsreferens"/>
          <w:rFonts w:ascii="Times New Roman" w:hAnsi="Times New Roman"/>
          <w:bCs w:val="0"/>
          <w:i w:val="0"/>
        </w:rPr>
        <w:commentReference w:id="35"/>
      </w:r>
      <w:r w:rsidR="00591D37">
        <w:rPr>
          <w:b/>
          <w:i w:val="0"/>
        </w:rPr>
        <w:t>)</w:t>
      </w:r>
      <w:r w:rsidR="00CA5359">
        <w:rPr>
          <w:b/>
          <w:i w:val="0"/>
        </w:rPr>
        <w:t xml:space="preserve"> Bilaga 1</w:t>
      </w:r>
      <w:r>
        <w:rPr>
          <w:b/>
          <w:i w:val="0"/>
        </w:rPr>
        <w:t>)</w:t>
      </w:r>
      <w:r>
        <w:rPr>
          <w:i w:val="0"/>
        </w:rPr>
        <w:t xml:space="preserve"> </w:t>
      </w:r>
      <w:r w:rsidR="007378E8">
        <w:rPr>
          <w:i w:val="0"/>
        </w:rPr>
        <w:t>Diagrammet visar</w:t>
      </w:r>
      <w:r w:rsidR="00E1105D">
        <w:rPr>
          <w:i w:val="0"/>
        </w:rPr>
        <w:t xml:space="preserve"> sex olika</w:t>
      </w:r>
      <w:r w:rsidR="007378E8">
        <w:rPr>
          <w:i w:val="0"/>
        </w:rPr>
        <w:t xml:space="preserve"> faser </w:t>
      </w:r>
      <w:r w:rsidR="00E1105D">
        <w:rPr>
          <w:i w:val="0"/>
        </w:rPr>
        <w:t xml:space="preserve">som användes för att sammanställa påståendena för intervjun. Varje fas har olika mängd påståenden och presenteras genom att visa vilken av att modellera som fick högst poäng i det påståendet. </w:t>
      </w:r>
    </w:p>
    <w:p w14:paraId="0A70F045" w14:textId="77777777" w:rsidR="006C7A2E" w:rsidRDefault="006C7A2E">
      <w:pPr>
        <w:pStyle w:val="Brdtext"/>
        <w:spacing w:line="600" w:lineRule="auto"/>
      </w:pPr>
    </w:p>
    <w:p w14:paraId="43CCACB2" w14:textId="24C630D3" w:rsidR="00A810B3" w:rsidRDefault="00736EF5">
      <w:pPr>
        <w:pStyle w:val="Brd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Grades tidigare kurser</w:t>
      </w:r>
    </w:p>
    <w:p w14:paraId="21CA5D8B" w14:textId="4138BC3D" w:rsidR="00B62141" w:rsidRDefault="003635F6">
      <w:pPr>
        <w:pStyle w:val="Brdtext"/>
        <w:spacing w:line="600" w:lineRule="auto"/>
        <w:rPr>
          <w:ins w:id="36" w:author="Olivia Imner" w:date="2018-07-07T12:55:00Z"/>
        </w:rPr>
      </w:pPr>
      <w:r>
        <w:t>För att kunna utvärdera fyra av Grades e-kurser</w:t>
      </w:r>
      <w:r w:rsidRPr="00E1105D">
        <w:rPr>
          <w:strike/>
        </w:rPr>
        <w:t>,</w:t>
      </w:r>
      <w:r>
        <w:t xml:space="preserve"> </w:t>
      </w:r>
      <w:r w:rsidR="00353E52">
        <w:t xml:space="preserve">gjorde vi en </w:t>
      </w:r>
      <w:r w:rsidR="001E0A25">
        <w:t>utvärdering</w:t>
      </w:r>
      <w:r w:rsidR="00353E52">
        <w:t xml:space="preserve"> om</w:t>
      </w:r>
      <w:r w:rsidR="00CA5359">
        <w:t xml:space="preserve"> vilka kurselement</w:t>
      </w:r>
      <w:r>
        <w:t xml:space="preserve"> </w:t>
      </w:r>
      <w:r w:rsidR="00CA5359">
        <w:t>som har hög eller låg kvalité enligt DIM</w:t>
      </w:r>
      <w:commentRangeStart w:id="37"/>
      <w:r>
        <w:t xml:space="preserve"> </w:t>
      </w:r>
      <w:commentRangeEnd w:id="37"/>
      <w:r w:rsidR="009A4018">
        <w:rPr>
          <w:rStyle w:val="Kommentarsreferens"/>
          <w:rFonts w:eastAsiaTheme="minorHAnsi" w:cstheme="minorBidi"/>
          <w:lang w:eastAsia="en-US"/>
        </w:rPr>
        <w:commentReference w:id="37"/>
      </w:r>
      <w:r>
        <w:t xml:space="preserve"> </w:t>
      </w:r>
      <w:commentRangeStart w:id="38"/>
      <w:r>
        <w:t>Utvärderingen utförd</w:t>
      </w:r>
      <w:r w:rsidR="00353E52">
        <w:t xml:space="preserve">es genom </w:t>
      </w:r>
      <w:r w:rsidR="001E0A25">
        <w:t xml:space="preserve">att analysera DIM och </w:t>
      </w:r>
      <w:r w:rsidR="00353E52">
        <w:t xml:space="preserve">sedan </w:t>
      </w:r>
      <w:r w:rsidR="001E0A25">
        <w:t>sammanställa modellens</w:t>
      </w:r>
      <w:r w:rsidR="00353E52">
        <w:t xml:space="preserve"> faser och element </w:t>
      </w:r>
      <w:r w:rsidR="001E0A25">
        <w:t xml:space="preserve">som i sin del motsvarade varandra </w:t>
      </w:r>
      <w:r w:rsidR="00353E52">
        <w:t xml:space="preserve">för att </w:t>
      </w:r>
      <w:r w:rsidR="001E0A25">
        <w:t xml:space="preserve">därefter </w:t>
      </w:r>
      <w:r>
        <w:t>utveckla påståend</w:t>
      </w:r>
      <w:r w:rsidR="001E0A25">
        <w:t>en</w:t>
      </w:r>
      <w:r>
        <w:t xml:space="preserve">. </w:t>
      </w:r>
      <w:commentRangeEnd w:id="38"/>
      <w:r w:rsidR="009A4018">
        <w:rPr>
          <w:rStyle w:val="Kommentarsreferens"/>
          <w:rFonts w:eastAsiaTheme="minorHAnsi" w:cstheme="minorBidi"/>
          <w:lang w:eastAsia="en-US"/>
        </w:rPr>
        <w:commentReference w:id="38"/>
      </w:r>
      <w:r w:rsidR="00A7729E">
        <w:t>U</w:t>
      </w:r>
      <w:r w:rsidR="005359E1">
        <w:t xml:space="preserve">tvärderingen </w:t>
      </w:r>
      <w:r w:rsidR="001E0A25">
        <w:t>visade</w:t>
      </w:r>
      <w:r w:rsidR="005359E1">
        <w:t xml:space="preserve"> </w:t>
      </w:r>
      <w:r w:rsidR="00A7729E">
        <w:t xml:space="preserve">att Presentations fasen hade ett </w:t>
      </w:r>
      <w:r w:rsidR="001E0A25">
        <w:t xml:space="preserve">genomsnittligt </w:t>
      </w:r>
      <w:commentRangeStart w:id="39"/>
      <w:r w:rsidR="00A7729E">
        <w:t xml:space="preserve">högt resultat </w:t>
      </w:r>
      <w:commentRangeEnd w:id="39"/>
      <w:r w:rsidR="009A4018">
        <w:rPr>
          <w:rStyle w:val="Kommentarsreferens"/>
          <w:rFonts w:eastAsiaTheme="minorHAnsi" w:cstheme="minorBidi"/>
          <w:lang w:eastAsia="en-US"/>
        </w:rPr>
        <w:commentReference w:id="39"/>
      </w:r>
      <w:r w:rsidR="001E0A25">
        <w:t xml:space="preserve"> jämfört med de tre andra DIM faserna. Sammanfattningsvis </w:t>
      </w:r>
      <w:r w:rsidR="00893950">
        <w:t xml:space="preserve">kan </w:t>
      </w:r>
      <w:r w:rsidR="001E0A25">
        <w:t xml:space="preserve">resultatet </w:t>
      </w:r>
      <w:r w:rsidR="00893950">
        <w:t xml:space="preserve">indikera </w:t>
      </w:r>
      <w:r w:rsidR="001E0A25">
        <w:t>att</w:t>
      </w:r>
      <w:r w:rsidR="00A7729E">
        <w:t xml:space="preserve"> Grades kurser har ett </w:t>
      </w:r>
      <w:commentRangeStart w:id="40"/>
      <w:r w:rsidR="00A7729E">
        <w:t xml:space="preserve">material </w:t>
      </w:r>
      <w:r w:rsidR="00893950">
        <w:t xml:space="preserve">som fungerar </w:t>
      </w:r>
      <w:r w:rsidR="00A7729E">
        <w:t>när studenten inleds till att gå kursen</w:t>
      </w:r>
      <w:commentRangeEnd w:id="40"/>
      <w:r w:rsidR="009A4018">
        <w:rPr>
          <w:rStyle w:val="Kommentarsreferens"/>
          <w:rFonts w:eastAsiaTheme="minorHAnsi" w:cstheme="minorBidi"/>
          <w:lang w:eastAsia="en-US"/>
        </w:rPr>
        <w:commentReference w:id="40"/>
      </w:r>
      <w:r w:rsidR="001E0A25">
        <w:t xml:space="preserve"> (Figur 2a)</w:t>
      </w:r>
      <w:r w:rsidR="00A7729E">
        <w:t>. Resultatet visade också att B</w:t>
      </w:r>
      <w:r w:rsidR="00893950">
        <w:t>edömning och Utvärderings fasen i DIM hade en låg poäng</w:t>
      </w:r>
      <w:r w:rsidR="000F129C">
        <w:t xml:space="preserve"> (medelpoäng = 1,5) jämfört med Presentations fasen (medelpoäng = 3,5)</w:t>
      </w:r>
      <w:r w:rsidR="002C7E95">
        <w:t xml:space="preserve">. </w:t>
      </w:r>
      <w:r w:rsidR="00936648">
        <w:t xml:space="preserve">Varje fas i DIM innehöll element som visade olika resultat beroende hur poängen blev </w:t>
      </w:r>
      <w:r w:rsidR="00407482">
        <w:t>tilldelad</w:t>
      </w:r>
      <w:r w:rsidR="00936648">
        <w:t>.</w:t>
      </w:r>
      <w:r w:rsidR="00407482">
        <w:t xml:space="preserve"> </w:t>
      </w:r>
      <w:r w:rsidR="00936648">
        <w:t xml:space="preserve">I </w:t>
      </w:r>
      <w:r w:rsidR="00253310">
        <w:t xml:space="preserve">Presentations fasen </w:t>
      </w:r>
      <w:r w:rsidR="00936648">
        <w:t xml:space="preserve">visade elementet Förståelse </w:t>
      </w:r>
      <w:r w:rsidR="00253310">
        <w:t xml:space="preserve">en låg poäng jämfört </w:t>
      </w:r>
      <w:r w:rsidR="009563EA">
        <w:t xml:space="preserve">med elementet </w:t>
      </w:r>
      <w:r w:rsidR="003D61DC">
        <w:t>Kunskaper och Färdigheter som visade ett medelpoäng på 4,8</w:t>
      </w:r>
      <w:r w:rsidR="00936648">
        <w:t xml:space="preserve">(Figur 2b). Praktik fasen visade att elementet självständiga övningar och </w:t>
      </w:r>
      <w:commentRangeStart w:id="41"/>
      <w:r w:rsidR="00AB5870">
        <w:t xml:space="preserve">periodisk utgav att ha ett medelvärde på 2 </w:t>
      </w:r>
      <w:r w:rsidR="00936648">
        <w:t xml:space="preserve">(Figur 2b). </w:t>
      </w:r>
      <w:r w:rsidR="009563EA">
        <w:t xml:space="preserve">Bedömning och Utvärderings fasen fick den lägsta poängen jämfört med alla av elementen i DIM och det visade sig att elementet validering hade sämst resultat. </w:t>
      </w:r>
      <w:r w:rsidR="00AB5870">
        <w:t xml:space="preserve">Övervakning och återkoppling fasen har elementen ledtrådar och uppmaningar med ett lågt resultat men räddas upp med hjälp av support elementet. </w:t>
      </w:r>
      <w:r w:rsidR="00AB5870">
        <w:rPr>
          <w:rStyle w:val="Kommentarsreferens"/>
          <w:rFonts w:eastAsiaTheme="minorHAnsi" w:cstheme="minorBidi"/>
          <w:lang w:eastAsia="en-US"/>
        </w:rPr>
        <w:commentReference w:id="42"/>
      </w:r>
      <w:commentRangeStart w:id="43"/>
      <w:commentRangeEnd w:id="41"/>
      <w:r w:rsidR="00DE4CA3" w:rsidRPr="002C7E95">
        <w:rPr>
          <w:rStyle w:val="Kommentarsreferens"/>
          <w:rFonts w:eastAsiaTheme="minorHAnsi" w:cstheme="minorBidi"/>
          <w:strike/>
          <w:lang w:eastAsia="en-US"/>
        </w:rPr>
        <w:commentReference w:id="41"/>
      </w:r>
      <w:r w:rsidR="00116C97">
        <w:t xml:space="preserve">, </w:t>
      </w:r>
      <w:commentRangeEnd w:id="43"/>
      <w:r w:rsidR="00DE4CA3">
        <w:rPr>
          <w:rStyle w:val="Kommentarsreferens"/>
          <w:rFonts w:eastAsiaTheme="minorHAnsi" w:cstheme="minorBidi"/>
          <w:lang w:eastAsia="en-US"/>
        </w:rPr>
        <w:commentReference w:id="43"/>
      </w:r>
      <w:r w:rsidR="009563EA">
        <w:t xml:space="preserve">Sammanfattningsvis visar </w:t>
      </w:r>
      <w:r w:rsidR="005F2E35">
        <w:t xml:space="preserve">resultatet att </w:t>
      </w:r>
      <w:r w:rsidR="009563EA">
        <w:t xml:space="preserve">Presentation fasen utdelar en hög kapacitet jämfört med </w:t>
      </w:r>
      <w:r w:rsidR="003D61DC">
        <w:t xml:space="preserve">elementet </w:t>
      </w:r>
      <w:r w:rsidR="009563EA">
        <w:t xml:space="preserve">Bedömning och Utvärdering (Figur 2a) och att </w:t>
      </w:r>
      <w:r w:rsidR="003D61DC">
        <w:t xml:space="preserve">elementet Kunskaper och Färdigheter har ett genomträngande resultat genom alla fyra kurser. </w:t>
      </w:r>
    </w:p>
    <w:p w14:paraId="22D5C029" w14:textId="77777777" w:rsidR="00B62141" w:rsidRDefault="00B62141" w:rsidP="00B62141">
      <w:pPr>
        <w:rPr>
          <w:ins w:id="44" w:author="Olivia Imner" w:date="2018-07-07T12:56:00Z"/>
        </w:rPr>
      </w:pPr>
      <w:ins w:id="45"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46" w:author="Olivia Imner" w:date="2018-07-07T12:56:00Z"/>
          <w:b/>
        </w:rPr>
      </w:pPr>
    </w:p>
    <w:p w14:paraId="5D632DCF" w14:textId="7C2244F9"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47"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48"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r w:rsidRPr="009073ED">
        <w:rPr>
          <w:rFonts w:ascii="Verdana" w:hAnsi="Verdana"/>
          <w:b/>
          <w:sz w:val="16"/>
          <w:szCs w:val="16"/>
        </w:rPr>
        <w:t>Resultatet av DIM utvärderingen från Grades föregående kurser.</w:t>
      </w:r>
      <w:r w:rsidR="00016F30" w:rsidRPr="009073ED">
        <w:rPr>
          <w:rFonts w:ascii="Verdana" w:hAnsi="Verdana"/>
          <w:b/>
          <w:sz w:val="16"/>
          <w:szCs w:val="16"/>
        </w:rPr>
        <w:t xml:space="preserve"> </w:t>
      </w:r>
    </w:p>
    <w:p w14:paraId="26383EF1" w14:textId="49BCFBBE" w:rsidR="00B62141" w:rsidRDefault="00B62141" w:rsidP="00B62141">
      <w:pPr>
        <w:pStyle w:val="Beskrivning"/>
        <w:rPr>
          <w:ins w:id="49"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w:t>
      </w:r>
      <w:commentRangeStart w:id="50"/>
      <w:r w:rsidR="00324B55">
        <w:rPr>
          <w:i w:val="0"/>
        </w:rPr>
        <w:t xml:space="preserve">presenteras </w:t>
      </w:r>
      <w:r w:rsidR="00936648">
        <w:rPr>
          <w:i w:val="0"/>
        </w:rPr>
        <w:t>med tilldelade poäng</w:t>
      </w:r>
      <w:r w:rsidR="00324B55">
        <w:rPr>
          <w:i w:val="0"/>
        </w:rPr>
        <w:t xml:space="preserve">. </w:t>
      </w:r>
      <w:commentRangeEnd w:id="50"/>
      <w:r w:rsidR="003F7F7A">
        <w:rPr>
          <w:rStyle w:val="Kommentarsreferens"/>
          <w:rFonts w:ascii="Times New Roman" w:hAnsi="Times New Roman"/>
          <w:bCs w:val="0"/>
          <w:i w:val="0"/>
        </w:rPr>
        <w:commentReference w:id="50"/>
      </w:r>
      <w:r w:rsidR="00DE4CA3" w:rsidRPr="000F129C">
        <w:rPr>
          <w:i w:val="0"/>
        </w:rPr>
        <w:t>Inlärning av specifik kunskap eller färdighet (ISKF), Förklaring till vad som ska läras (FTL).</w:t>
      </w:r>
    </w:p>
    <w:p w14:paraId="44B95251" w14:textId="77777777" w:rsidR="00B62141" w:rsidRDefault="00B62141">
      <w:pPr>
        <w:pStyle w:val="Brdtext"/>
        <w:spacing w:line="600" w:lineRule="auto"/>
      </w:pPr>
    </w:p>
    <w:p w14:paraId="1F946A6D" w14:textId="77777777" w:rsidR="00786D4B" w:rsidRDefault="00786D4B">
      <w:pPr>
        <w:pStyle w:val="Brdtext"/>
        <w:spacing w:line="600" w:lineRule="auto"/>
        <w:rPr>
          <w:b/>
          <w:color w:val="FF0000"/>
        </w:rPr>
      </w:pPr>
    </w:p>
    <w:p w14:paraId="1BC3A53A" w14:textId="77777777" w:rsidR="00786D4B" w:rsidRDefault="00786D4B">
      <w:pPr>
        <w:pStyle w:val="Brdtext"/>
        <w:spacing w:line="600" w:lineRule="auto"/>
        <w:rPr>
          <w:b/>
          <w:color w:val="FF0000"/>
        </w:rPr>
      </w:pPr>
    </w:p>
    <w:p w14:paraId="1CAD76E9" w14:textId="6E02AD08" w:rsidR="00EE1B74" w:rsidRDefault="00353E52">
      <w:pPr>
        <w:pStyle w:val="Brdtext"/>
        <w:spacing w:line="600" w:lineRule="auto"/>
        <w:rPr>
          <w:b/>
        </w:rPr>
      </w:pPr>
      <w:r>
        <w:rPr>
          <w:b/>
        </w:rPr>
        <w:t xml:space="preserve">Likartat poäng igenom alla Grades tidigare kurser </w:t>
      </w:r>
    </w:p>
    <w:p w14:paraId="2537EA90" w14:textId="03006648" w:rsidR="00970486" w:rsidRDefault="00936648">
      <w:pPr>
        <w:pStyle w:val="Brdtext"/>
        <w:spacing w:line="600" w:lineRule="auto"/>
      </w:pPr>
      <w:r>
        <w:t xml:space="preserve">Grades </w:t>
      </w:r>
      <w:commentRangeStart w:id="51"/>
      <w:r w:rsidR="006C706B">
        <w:t xml:space="preserve">tidigare kurser </w:t>
      </w:r>
      <w:r>
        <w:t>utvärderades</w:t>
      </w:r>
      <w:r w:rsidR="007B5E7A">
        <w:t xml:space="preserve"> </w:t>
      </w:r>
      <w:r>
        <w:t xml:space="preserve">tillsammans med DIM för </w:t>
      </w:r>
      <w:r w:rsidR="00EE1B74">
        <w:t xml:space="preserve">att </w:t>
      </w:r>
      <w:r w:rsidR="006C706B">
        <w:t>få</w:t>
      </w:r>
      <w:r w:rsidR="00EE1B74">
        <w:t xml:space="preserve"> </w:t>
      </w:r>
      <w:r w:rsidR="006C706B">
        <w:t>känned</w:t>
      </w:r>
      <w:r>
        <w:t>om om vilka modellfaser som hade hög eller låg kvalité.</w:t>
      </w:r>
      <w:r w:rsidR="006C706B">
        <w:t xml:space="preserve"> </w:t>
      </w:r>
      <w:commentRangeEnd w:id="51"/>
      <w:r w:rsidR="00C00567">
        <w:rPr>
          <w:rStyle w:val="Kommentarsreferens"/>
          <w:rFonts w:eastAsiaTheme="minorHAnsi" w:cstheme="minorBidi"/>
          <w:lang w:eastAsia="en-US"/>
        </w:rPr>
        <w:commentReference w:id="51"/>
      </w:r>
      <w:r w:rsidR="00016F30">
        <w:t xml:space="preserve">Resultatet i </w:t>
      </w:r>
      <w:r w:rsidR="00970486">
        <w:t>Figur 3a visar</w:t>
      </w:r>
      <w:r w:rsidR="00016F30">
        <w:t xml:space="preserve"> </w:t>
      </w:r>
      <w:r w:rsidR="00970486">
        <w:t xml:space="preserve">spridningen </w:t>
      </w:r>
      <w:r w:rsidR="00682383">
        <w:t xml:space="preserve">mellan </w:t>
      </w:r>
      <w:r w:rsidR="00016F30">
        <w:t>poäng och respektive kurs, medelvärdet för kurs</w:t>
      </w:r>
      <w:r w:rsidR="00682383">
        <w:t xml:space="preserve">erna är från 2,5 till 3. Det betyder 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visa hur </w:t>
      </w:r>
      <w:r w:rsidR="00682383">
        <w:t>uppdelningen</w:t>
      </w:r>
      <w:r w:rsidR="00CA0190">
        <w:t xml:space="preserve"> av poäng resulterade i med DIM’</w:t>
      </w:r>
      <w:r w:rsidR="00682383">
        <w:t xml:space="preserve">s faser. </w:t>
      </w:r>
      <w:r w:rsidR="001B6382">
        <w:t xml:space="preserve">Telia GDPR visar en </w:t>
      </w:r>
      <w:r w:rsidR="00B37D19">
        <w:t xml:space="preserve">viss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Bedömning och Utvärderings faser eftersom den delen i deras kurser har ett medelmåttigt resultat. </w:t>
      </w:r>
    </w:p>
    <w:p w14:paraId="67E29968" w14:textId="77777777" w:rsidR="00B62141" w:rsidRDefault="00B62141" w:rsidP="00B62141">
      <w:bookmarkStart w:id="52" w:name="_Ref489810823"/>
      <w:bookmarkStart w:id="53" w:name="_Toc489811950"/>
      <w:bookmarkStart w:id="54" w:name="_GoBack"/>
      <w:bookmarkEnd w:id="54"/>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20C13F1"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 av Grades tidigare kurser</w:t>
      </w:r>
      <w:r>
        <w:rPr>
          <w:b/>
          <w:i w:val="0"/>
        </w:rPr>
        <w:t>. A)</w:t>
      </w:r>
      <w:r>
        <w:rPr>
          <w:i w:val="0"/>
        </w:rPr>
        <w:t xml:space="preserve"> </w:t>
      </w:r>
      <w:r w:rsidR="008A5013">
        <w:rPr>
          <w:i w:val="0"/>
        </w:rPr>
        <w:t xml:space="preserve">Tidigare kurser tillsammans med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52"/>
      <w:bookmarkEnd w:id="53"/>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55" w:name="_Toc391456185"/>
      <w:bookmarkStart w:id="56" w:name="_Toc393266459"/>
      <w:bookmarkEnd w:id="55"/>
      <w:r>
        <w:rPr>
          <w:lang w:val="sv-SE"/>
        </w:rPr>
        <w:t>Diskussion</w:t>
      </w:r>
      <w:bookmarkEnd w:id="56"/>
    </w:p>
    <w:p w14:paraId="66F38E48" w14:textId="7F1AF4D5" w:rsidR="008F57FC" w:rsidRPr="008F57FC"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57" w:name="_Toc391456186"/>
      <w:bookmarkStart w:id="58" w:name="_Toc393266460"/>
      <w:bookmarkEnd w:id="57"/>
      <w:r>
        <w:rPr>
          <w:lang w:val="sv-SE"/>
        </w:rPr>
        <w:t>Referenser</w:t>
      </w:r>
      <w:bookmarkEnd w:id="58"/>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280F50">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280F50">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280F50">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280F50">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280F50">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59" w:name="__Fieldmark__1067_823957682"/>
      <w:bookmarkStart w:id="60" w:name="__Fieldmark__744_3764101930"/>
      <w:bookmarkEnd w:id="59"/>
      <w:bookmarkEnd w:id="60"/>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61" w:name="_Toc391456187"/>
      <w:bookmarkStart w:id="62" w:name="_Toc393266461"/>
      <w:bookmarkEnd w:id="61"/>
      <w:r>
        <w:rPr>
          <w:lang w:val="sv-SE"/>
        </w:rPr>
        <w:t>Bilaga A – Intervjufrågor</w:t>
      </w:r>
      <w:bookmarkEnd w:id="62"/>
    </w:p>
    <w:p w14:paraId="490AF5FC" w14:textId="77777777" w:rsidR="00825704" w:rsidRDefault="00747957">
      <w:pPr>
        <w:rPr>
          <w:rStyle w:val="Starkbetoning"/>
          <w:i w:val="0"/>
          <w:color w:val="00000A"/>
          <w:sz w:val="28"/>
          <w:szCs w:val="28"/>
        </w:rPr>
      </w:pPr>
      <w:r>
        <w:rPr>
          <w:rStyle w:val="Starkbetoning"/>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Underrubrik"/>
        <w:rPr>
          <w:rStyle w:val="Starkbetoning"/>
          <w:color w:val="00000A"/>
          <w:sz w:val="23"/>
          <w:szCs w:val="23"/>
        </w:rPr>
      </w:pPr>
    </w:p>
    <w:p w14:paraId="703DAB88" w14:textId="77777777" w:rsidR="00825704" w:rsidRDefault="00747957">
      <w:pPr>
        <w:pStyle w:val="Underrubrik"/>
        <w:rPr>
          <w:rStyle w:val="Starkbetoning"/>
          <w:color w:val="00000A"/>
          <w:sz w:val="23"/>
          <w:szCs w:val="23"/>
        </w:rPr>
      </w:pPr>
      <w:r>
        <w:rPr>
          <w:rStyle w:val="Starkbetoning"/>
          <w:color w:val="00000A"/>
          <w:sz w:val="23"/>
          <w:szCs w:val="23"/>
        </w:rPr>
        <w:t xml:space="preserve">Inledning </w:t>
      </w:r>
    </w:p>
    <w:p w14:paraId="08EA7287" w14:textId="77777777" w:rsidR="00825704" w:rsidRDefault="00825704"/>
    <w:p w14:paraId="25384AB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Underrubrik"/>
        <w:jc w:val="both"/>
        <w:rPr>
          <w:rFonts w:eastAsiaTheme="minorEastAsia" w:cstheme="minorBidi"/>
          <w:i w:val="0"/>
          <w:iCs w:val="0"/>
          <w:color w:val="00000A"/>
          <w:spacing w:val="0"/>
          <w:sz w:val="23"/>
          <w:szCs w:val="23"/>
        </w:rPr>
      </w:pPr>
    </w:p>
    <w:p w14:paraId="5CE58C2E" w14:textId="77777777" w:rsidR="00825704" w:rsidRDefault="00747957">
      <w:pPr>
        <w:pStyle w:val="Underrubrik"/>
        <w:rPr>
          <w:rStyle w:val="Starkbetoning"/>
          <w:color w:val="00000A"/>
          <w:sz w:val="23"/>
          <w:szCs w:val="23"/>
        </w:rPr>
      </w:pPr>
      <w:r>
        <w:rPr>
          <w:rStyle w:val="Starkbetoning"/>
          <w:color w:val="00000A"/>
          <w:sz w:val="23"/>
          <w:szCs w:val="23"/>
        </w:rPr>
        <w:t>Uppmuntra deltagande</w:t>
      </w:r>
    </w:p>
    <w:p w14:paraId="6D3FA0FE" w14:textId="77777777" w:rsidR="00825704" w:rsidRDefault="00825704"/>
    <w:p w14:paraId="3D1019C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stycke"/>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61EE0F7E" w14:textId="77777777" w:rsidR="00825704" w:rsidRDefault="00825704"/>
    <w:p w14:paraId="04D53D4D"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039D755D" w14:textId="77777777" w:rsidR="00825704" w:rsidRDefault="00825704">
      <w:pPr>
        <w:pStyle w:val="Liststycke"/>
        <w:ind w:left="360"/>
        <w:rPr>
          <w:rStyle w:val="Betoning"/>
          <w:rFonts w:ascii="Times New Roman" w:hAnsi="Times New Roman" w:cs="Times New Roman"/>
          <w:i w:val="0"/>
          <w:sz w:val="22"/>
          <w:szCs w:val="22"/>
        </w:rPr>
      </w:pPr>
    </w:p>
    <w:p w14:paraId="4AAC21B7"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Betoning"/>
          <w:rFonts w:cs="Times New Roman"/>
          <w:i w:val="0"/>
        </w:rPr>
      </w:pPr>
    </w:p>
    <w:p w14:paraId="45656C32"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Underrubrik"/>
        <w:rPr>
          <w:b/>
          <w:i w:val="0"/>
          <w:color w:val="00000A"/>
          <w:sz w:val="23"/>
          <w:szCs w:val="23"/>
        </w:rPr>
      </w:pPr>
    </w:p>
    <w:p w14:paraId="744FD836" w14:textId="77777777" w:rsidR="00825704" w:rsidRDefault="00825704">
      <w:pPr>
        <w:pStyle w:val="Underrubrik"/>
        <w:rPr>
          <w:b/>
          <w:i w:val="0"/>
          <w:color w:val="00000A"/>
          <w:sz w:val="23"/>
          <w:szCs w:val="23"/>
        </w:rPr>
      </w:pPr>
    </w:p>
    <w:p w14:paraId="36267D8A" w14:textId="77777777" w:rsidR="00825704" w:rsidRDefault="00825704">
      <w:pPr>
        <w:pStyle w:val="Underrubrik"/>
        <w:rPr>
          <w:b/>
          <w:i w:val="0"/>
          <w:color w:val="00000A"/>
          <w:sz w:val="23"/>
          <w:szCs w:val="23"/>
        </w:rPr>
      </w:pPr>
    </w:p>
    <w:p w14:paraId="7DAADC97" w14:textId="77777777" w:rsidR="00825704" w:rsidRDefault="00747957">
      <w:pPr>
        <w:pStyle w:val="Underrubrik"/>
        <w:rPr>
          <w:b/>
          <w:i w:val="0"/>
          <w:color w:val="00000A"/>
          <w:sz w:val="23"/>
          <w:szCs w:val="23"/>
        </w:rPr>
      </w:pPr>
      <w:r>
        <w:rPr>
          <w:b/>
          <w:i w:val="0"/>
          <w:color w:val="00000A"/>
          <w:sz w:val="23"/>
          <w:szCs w:val="23"/>
        </w:rPr>
        <w:t>Bedömning &amp; Hjälp</w:t>
      </w:r>
    </w:p>
    <w:p w14:paraId="1EDD754F" w14:textId="77777777" w:rsidR="00825704" w:rsidRDefault="00825704"/>
    <w:p w14:paraId="30EA1345"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stycke"/>
        <w:ind w:left="792"/>
        <w:rPr>
          <w:rStyle w:val="Betoning"/>
          <w:rFonts w:ascii="Times New Roman" w:hAnsi="Times New Roman" w:cs="Times New Roman"/>
          <w:i w:val="0"/>
          <w:sz w:val="22"/>
          <w:szCs w:val="22"/>
        </w:rPr>
      </w:pPr>
    </w:p>
    <w:p w14:paraId="451F386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6F79390"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Underrubrik"/>
        <w:rPr>
          <w:b/>
          <w:bCs/>
          <w:i w:val="0"/>
          <w:iCs w:val="0"/>
          <w:color w:val="00000A"/>
          <w:sz w:val="23"/>
          <w:szCs w:val="23"/>
        </w:rPr>
      </w:pPr>
      <w:r>
        <w:rPr>
          <w:rStyle w:val="Starkbetoning"/>
          <w:color w:val="00000A"/>
          <w:sz w:val="23"/>
          <w:szCs w:val="23"/>
        </w:rPr>
        <w:t>Samarbete</w:t>
      </w:r>
    </w:p>
    <w:p w14:paraId="0CB2EECC"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63" w:name="_Toc391456188"/>
      <w:bookmarkStart w:id="64" w:name="_Toc393266462"/>
      <w:bookmarkEnd w:id="63"/>
      <w:r>
        <w:rPr>
          <w:lang w:val="sv-SE"/>
        </w:rPr>
        <w:t>Bilaga B – Pedagogisk tabell</w:t>
      </w:r>
      <w:bookmarkEnd w:id="64"/>
    </w:p>
    <w:p w14:paraId="627B2E27" w14:textId="77777777" w:rsidR="00825704" w:rsidRDefault="00825704">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Starkbetoning"/>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65" w:name="_Toc391456189"/>
      <w:bookmarkStart w:id="66" w:name="_Toc393266463"/>
      <w:bookmarkEnd w:id="65"/>
      <w:r>
        <w:rPr>
          <w:lang w:val="sv-SE"/>
        </w:rPr>
        <w:t>Bilaga C – Reflektionsdokument 1</w:t>
      </w:r>
      <w:bookmarkEnd w:id="66"/>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67" w:name="_Toc391456190"/>
      <w:bookmarkStart w:id="68" w:name="_Toc393266464"/>
      <w:bookmarkEnd w:id="67"/>
      <w:r>
        <w:rPr>
          <w:lang w:val="sv-SE"/>
        </w:rPr>
        <w:t>Bilaga D – Reflektionsdokument 2</w:t>
      </w:r>
      <w:bookmarkEnd w:id="68"/>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Unknown Author" w:date="2018-06-28T11:37:00Z" w:initials="">
    <w:p w14:paraId="7D65C695" w14:textId="77777777" w:rsidR="00DD0DB5" w:rsidRDefault="00DD0DB5">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Grade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Grade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Grades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12" w:author="Jason Serviss" w:date="2018-07-14T10:25:00Z" w:initials="JS">
    <w:p w14:paraId="1DC61275" w14:textId="14A6BB2B" w:rsidR="00DD0DB5" w:rsidRDefault="00DD0DB5">
      <w:pPr>
        <w:pStyle w:val="Kommentarer"/>
      </w:pPr>
      <w:r>
        <w:rPr>
          <w:rStyle w:val="Kommentarsreferens"/>
        </w:rPr>
        <w:annotationRef/>
      </w:r>
      <w:r>
        <w:t xml:space="preserve">The format </w:t>
      </w:r>
      <w:proofErr w:type="spellStart"/>
      <w:r>
        <w:t>of</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should</w:t>
      </w:r>
      <w:proofErr w:type="spellEnd"/>
      <w:r>
        <w:t xml:space="preserve"> be </w:t>
      </w:r>
      <w:proofErr w:type="spellStart"/>
      <w:r>
        <w:t>changed</w:t>
      </w:r>
      <w:proofErr w:type="spellEnd"/>
      <w:r>
        <w:t xml:space="preserve"> like: ”Tre pedagogiska perspektiv inom lärande har </w:t>
      </w:r>
      <w:proofErr w:type="spellStart"/>
      <w:r>
        <w:t>tidgare</w:t>
      </w:r>
      <w:proofErr w:type="spellEnd"/>
      <w:r>
        <w:t xml:space="preserve"> beskrivs och redogör 17 olika modeller inom dessa perspektiv som är … </w:t>
      </w:r>
      <w:proofErr w:type="spellStart"/>
      <w:r>
        <w:t>reference</w:t>
      </w:r>
      <w:proofErr w:type="spellEnd"/>
      <w:r>
        <w:t xml:space="preserve"> 1, </w:t>
      </w:r>
      <w:proofErr w:type="spellStart"/>
      <w:r>
        <w:t>referance</w:t>
      </w:r>
      <w:proofErr w:type="spellEnd"/>
      <w:r>
        <w:t xml:space="preserve"> 2.</w:t>
      </w:r>
    </w:p>
  </w:comment>
  <w:comment w:id="13" w:author="Jason Serviss" w:date="2018-07-14T10:25:00Z" w:initials="JS">
    <w:p w14:paraId="36BB170B" w14:textId="5B671525" w:rsidR="00DD0DB5" w:rsidRDefault="00DD0DB5">
      <w:pPr>
        <w:pStyle w:val="Kommentarer"/>
      </w:pPr>
      <w:r>
        <w:rPr>
          <w:rStyle w:val="Kommentarsreferens"/>
        </w:rPr>
        <w:annotationRef/>
      </w:r>
      <w:proofErr w:type="spellStart"/>
      <w:r>
        <w:t>This</w:t>
      </w:r>
      <w:proofErr w:type="spellEnd"/>
      <w:r>
        <w:t xml:space="preserve"> </w:t>
      </w:r>
      <w:proofErr w:type="spellStart"/>
      <w:r>
        <w:t>should</w:t>
      </w:r>
      <w:proofErr w:type="spellEnd"/>
      <w:r>
        <w:t xml:space="preserve"> be </w:t>
      </w:r>
      <w:proofErr w:type="spellStart"/>
      <w:r>
        <w:t>changed</w:t>
      </w:r>
      <w:proofErr w:type="spellEnd"/>
      <w:r>
        <w:t xml:space="preserve">. ”Vi </w:t>
      </w:r>
      <w:proofErr w:type="spellStart"/>
      <w:r>
        <w:t>uttnyttade</w:t>
      </w:r>
      <w:proofErr w:type="spellEnd"/>
      <w:r>
        <w:t xml:space="preserve"> detta </w:t>
      </w:r>
      <w:proofErr w:type="gramStart"/>
      <w:r>
        <w:t>upplägget</w:t>
      </w:r>
      <w:proofErr w:type="gramEnd"/>
      <w:r>
        <w:t xml:space="preserve"> för att välja ...” </w:t>
      </w:r>
      <w:proofErr w:type="spellStart"/>
      <w:r>
        <w:t>where</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clear</w:t>
      </w:r>
      <w:proofErr w:type="spellEnd"/>
      <w:r>
        <w:t xml:space="preserve"> </w:t>
      </w:r>
      <w:proofErr w:type="spellStart"/>
      <w:r>
        <w:t>that</w:t>
      </w:r>
      <w:proofErr w:type="spellEnd"/>
      <w:r>
        <w:t xml:space="preserve"> ”detta upplägget” </w:t>
      </w:r>
      <w:proofErr w:type="spellStart"/>
      <w:r>
        <w:t>refers</w:t>
      </w:r>
      <w:proofErr w:type="spellEnd"/>
      <w:r>
        <w:t xml:space="preserve"> </w:t>
      </w:r>
      <w:proofErr w:type="spellStart"/>
      <w:r>
        <w:t>to</w:t>
      </w:r>
      <w:proofErr w:type="spellEnd"/>
      <w:r>
        <w:t xml:space="preserve"> the </w:t>
      </w:r>
      <w:proofErr w:type="spellStart"/>
      <w:r>
        <w:t>perspectives</w:t>
      </w:r>
      <w:proofErr w:type="spellEnd"/>
      <w:r>
        <w:t xml:space="preserve"> and modells from the </w:t>
      </w:r>
      <w:proofErr w:type="spellStart"/>
      <w:r>
        <w:t>previous</w:t>
      </w:r>
      <w:proofErr w:type="spellEnd"/>
      <w:r>
        <w:t xml:space="preserve"> </w:t>
      </w:r>
      <w:proofErr w:type="spellStart"/>
      <w:r>
        <w:t>sentance</w:t>
      </w:r>
      <w:proofErr w:type="spellEnd"/>
      <w:r>
        <w:t xml:space="preserve">   </w:t>
      </w:r>
    </w:p>
  </w:comment>
  <w:comment w:id="14" w:author="Jason Serviss" w:date="2018-07-14T10:35:00Z" w:initials="JS">
    <w:p w14:paraId="04DEA626" w14:textId="72BB3542" w:rsidR="00DD0DB5" w:rsidRDefault="00DD0DB5">
      <w:pPr>
        <w:pStyle w:val="Kommentarer"/>
      </w:pPr>
      <w:r>
        <w:rPr>
          <w:rStyle w:val="Kommentarsreferens"/>
        </w:rPr>
        <w:annotationRef/>
      </w:r>
      <w:proofErr w:type="spellStart"/>
      <w:r w:rsidRPr="00B475B6">
        <w:t>Potentially</w:t>
      </w:r>
      <w:proofErr w:type="spellEnd"/>
      <w:r w:rsidRPr="00B475B6">
        <w:t xml:space="preserve"> </w:t>
      </w:r>
      <w:proofErr w:type="spellStart"/>
      <w:r w:rsidRPr="00B475B6">
        <w:t>you</w:t>
      </w:r>
      <w:proofErr w:type="spellEnd"/>
      <w:r w:rsidRPr="00B475B6">
        <w:t xml:space="preserve"> </w:t>
      </w:r>
      <w:proofErr w:type="spellStart"/>
      <w:r w:rsidRPr="00B475B6">
        <w:t>can</w:t>
      </w:r>
      <w:proofErr w:type="spellEnd"/>
      <w:r w:rsidRPr="00B475B6">
        <w:t xml:space="preserve"> </w:t>
      </w:r>
      <w:proofErr w:type="spellStart"/>
      <w:r w:rsidRPr="00B475B6">
        <w:t>include</w:t>
      </w:r>
      <w:proofErr w:type="spellEnd"/>
      <w:r w:rsidRPr="00B475B6">
        <w:t xml:space="preserve"> </w:t>
      </w:r>
      <w:r>
        <w:t xml:space="preserve">Grades </w:t>
      </w:r>
      <w:proofErr w:type="spellStart"/>
      <w:r w:rsidRPr="00B475B6">
        <w:t>criteria</w:t>
      </w:r>
      <w:proofErr w:type="spellEnd"/>
      <w:r w:rsidRPr="00B475B6">
        <w:t xml:space="preserve"> </w:t>
      </w:r>
      <w:proofErr w:type="spellStart"/>
      <w:r>
        <w:t>here</w:t>
      </w:r>
      <w:proofErr w:type="spellEnd"/>
      <w:r>
        <w:t xml:space="preserve">, as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w:t>
      </w:r>
      <w:proofErr w:type="spellStart"/>
      <w:r>
        <w:t>done</w:t>
      </w:r>
      <w:proofErr w:type="spellEnd"/>
      <w:r>
        <w:t xml:space="preserve"> </w:t>
      </w:r>
      <w:proofErr w:type="spellStart"/>
      <w:r>
        <w:t>below</w:t>
      </w:r>
      <w:proofErr w:type="spellEnd"/>
      <w:r>
        <w:t xml:space="preserve">, </w:t>
      </w:r>
      <w:proofErr w:type="spellStart"/>
      <w:r>
        <w:t>but</w:t>
      </w:r>
      <w:proofErr w:type="spellEnd"/>
      <w:r>
        <w:t xml:space="preserve"> </w:t>
      </w:r>
      <w:proofErr w:type="spellStart"/>
      <w:r>
        <w:t>more</w:t>
      </w:r>
      <w:proofErr w:type="spellEnd"/>
      <w:r>
        <w:t xml:space="preserve"> </w:t>
      </w:r>
      <w:proofErr w:type="spellStart"/>
      <w:r>
        <w:t>importantly</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include</w:t>
      </w:r>
      <w:proofErr w:type="spellEnd"/>
      <w:r>
        <w:t xml:space="preserve"> </w:t>
      </w:r>
      <w:proofErr w:type="spellStart"/>
      <w:r>
        <w:t>criteria</w:t>
      </w:r>
      <w:proofErr w:type="spellEnd"/>
      <w:r>
        <w:t xml:space="preserve"> or at </w:t>
      </w:r>
      <w:proofErr w:type="spellStart"/>
      <w:r>
        <w:t>least</w:t>
      </w:r>
      <w:proofErr w:type="spellEnd"/>
      <w:r>
        <w:t xml:space="preserve"> a statment </w:t>
      </w:r>
      <w:proofErr w:type="spellStart"/>
      <w:r>
        <w:t>that</w:t>
      </w:r>
      <w:proofErr w:type="spellEnd"/>
      <w:r>
        <w:t xml:space="preserve"> </w:t>
      </w:r>
      <w:proofErr w:type="spellStart"/>
      <w:r>
        <w:t>illustrates</w:t>
      </w:r>
      <w:proofErr w:type="spellEnd"/>
      <w:r>
        <w:t xml:space="preserve"> </w:t>
      </w:r>
      <w:proofErr w:type="spellStart"/>
      <w:r>
        <w:t>how</w:t>
      </w:r>
      <w:proofErr w:type="spellEnd"/>
      <w:r>
        <w:t xml:space="preserve"> a </w:t>
      </w:r>
      <w:proofErr w:type="spellStart"/>
      <w:r>
        <w:t>model</w:t>
      </w:r>
      <w:proofErr w:type="spellEnd"/>
      <w:r>
        <w:t xml:space="preserve"> </w:t>
      </w:r>
      <w:proofErr w:type="spellStart"/>
      <w:r>
        <w:t>was</w:t>
      </w:r>
      <w:proofErr w:type="spellEnd"/>
      <w:r>
        <w:t xml:space="preserve"> </w:t>
      </w:r>
      <w:proofErr w:type="spellStart"/>
      <w:r>
        <w:t>judged</w:t>
      </w:r>
      <w:proofErr w:type="spellEnd"/>
      <w:r>
        <w:t xml:space="preserve"> </w:t>
      </w:r>
      <w:proofErr w:type="spellStart"/>
      <w:r>
        <w:t>to</w:t>
      </w:r>
      <w:proofErr w:type="spellEnd"/>
      <w:r>
        <w:t xml:space="preserve"> be REPRESENTATIVE </w:t>
      </w:r>
      <w:proofErr w:type="spellStart"/>
      <w:r>
        <w:t>of</w:t>
      </w:r>
      <w:proofErr w:type="spellEnd"/>
      <w:r>
        <w:t xml:space="preserve"> the </w:t>
      </w:r>
      <w:proofErr w:type="spellStart"/>
      <w:r>
        <w:t>perspectives</w:t>
      </w:r>
      <w:proofErr w:type="spellEnd"/>
    </w:p>
  </w:comment>
  <w:comment w:id="15" w:author="Olivia Imner" w:date="2018-07-14T10:38:00Z" w:initials="OI">
    <w:p w14:paraId="43B76F04" w14:textId="74FA1F6E" w:rsidR="00DD0DB5" w:rsidRPr="009650C4" w:rsidRDefault="00DD0DB5">
      <w:pPr>
        <w:pStyle w:val="Kommentarer"/>
        <w:rPr>
          <w:b/>
        </w:rPr>
      </w:pPr>
      <w:r>
        <w:rPr>
          <w:rStyle w:val="Kommentarsreferens"/>
        </w:rPr>
        <w:annotationRef/>
      </w:r>
      <w:r w:rsidRPr="009650C4">
        <w:rPr>
          <w:b/>
        </w:rPr>
        <w:t>Är det här ett bra kriterium?</w:t>
      </w:r>
      <w:r>
        <w:rPr>
          <w:b/>
        </w:rPr>
        <w:t xml:space="preserve"> </w:t>
      </w:r>
      <w:proofErr w:type="spellStart"/>
      <w:r w:rsidRPr="00F72E8A">
        <w:t>See</w:t>
      </w:r>
      <w:proofErr w:type="spellEnd"/>
      <w:r w:rsidRPr="00F72E8A">
        <w:t xml:space="preserve"> </w:t>
      </w:r>
      <w:proofErr w:type="spellStart"/>
      <w:r w:rsidRPr="00F72E8A">
        <w:t>comment</w:t>
      </w:r>
      <w:proofErr w:type="spellEnd"/>
      <w:r w:rsidRPr="00F72E8A">
        <w:t xml:space="preserve"> </w:t>
      </w:r>
      <w:proofErr w:type="spellStart"/>
      <w:r w:rsidRPr="00F72E8A">
        <w:t>above</w:t>
      </w:r>
      <w:proofErr w:type="spellEnd"/>
      <w:r>
        <w:t xml:space="preserve">. In addition, it is </w:t>
      </w:r>
      <w:proofErr w:type="spellStart"/>
      <w:r>
        <w:t>unclear</w:t>
      </w:r>
      <w:proofErr w:type="spellEnd"/>
      <w:r>
        <w:t xml:space="preserve"> from </w:t>
      </w:r>
      <w:proofErr w:type="spellStart"/>
      <w:r>
        <w:t>what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written</w:t>
      </w:r>
      <w:proofErr w:type="spellEnd"/>
      <w:r>
        <w:t xml:space="preserve"> </w:t>
      </w:r>
      <w:proofErr w:type="spellStart"/>
      <w:r>
        <w:t>whythe</w:t>
      </w:r>
      <w:proofErr w:type="spellEnd"/>
      <w:r>
        <w:t xml:space="preserve"> </w:t>
      </w:r>
      <w:proofErr w:type="spellStart"/>
      <w:r>
        <w:t>specific</w:t>
      </w:r>
      <w:proofErr w:type="spellEnd"/>
      <w:r>
        <w:t xml:space="preserve"> </w:t>
      </w:r>
      <w:proofErr w:type="spellStart"/>
      <w:r>
        <w:t>models</w:t>
      </w:r>
      <w:proofErr w:type="spellEnd"/>
      <w:r>
        <w:t xml:space="preserve"> </w:t>
      </w:r>
      <w:proofErr w:type="spellStart"/>
      <w:r>
        <w:t>you</w:t>
      </w:r>
      <w:proofErr w:type="spellEnd"/>
      <w:r>
        <w:t xml:space="preserve"> </w:t>
      </w:r>
      <w:proofErr w:type="spellStart"/>
      <w:r>
        <w:t>have</w:t>
      </w:r>
      <w:proofErr w:type="spellEnd"/>
      <w:r>
        <w:t xml:space="preserve"> </w:t>
      </w:r>
      <w:proofErr w:type="spellStart"/>
      <w:r>
        <w:t>choosen</w:t>
      </w:r>
      <w:proofErr w:type="spellEnd"/>
      <w:r>
        <w:t xml:space="preserve"> </w:t>
      </w:r>
      <w:proofErr w:type="spellStart"/>
      <w:r>
        <w:t>meet</w:t>
      </w:r>
      <w:proofErr w:type="spellEnd"/>
      <w:r>
        <w:t xml:space="preserve"> </w:t>
      </w:r>
      <w:proofErr w:type="spellStart"/>
      <w:r>
        <w:t>these</w:t>
      </w:r>
      <w:proofErr w:type="spellEnd"/>
      <w:r>
        <w:t xml:space="preserve"> </w:t>
      </w:r>
      <w:proofErr w:type="spellStart"/>
      <w:r>
        <w:t>criteria</w:t>
      </w:r>
      <w:proofErr w:type="spellEnd"/>
      <w:r>
        <w:t xml:space="preserve"> </w:t>
      </w:r>
      <w:proofErr w:type="spellStart"/>
      <w:r>
        <w:t>but</w:t>
      </w:r>
      <w:proofErr w:type="spellEnd"/>
      <w:r>
        <w:t xml:space="preserve"> the </w:t>
      </w:r>
      <w:proofErr w:type="spellStart"/>
      <w:r>
        <w:t>others</w:t>
      </w:r>
      <w:proofErr w:type="spellEnd"/>
      <w:r>
        <w:t xml:space="preserve"> </w:t>
      </w:r>
      <w:proofErr w:type="spellStart"/>
      <w:r>
        <w:t>don’t</w:t>
      </w:r>
      <w:proofErr w:type="spellEnd"/>
      <w:r>
        <w:t xml:space="preserve">. </w:t>
      </w:r>
      <w:proofErr w:type="spellStart"/>
      <w:r>
        <w:t>You</w:t>
      </w:r>
      <w:proofErr w:type="spellEnd"/>
      <w:r>
        <w:t xml:space="preserve"> at </w:t>
      </w:r>
      <w:proofErr w:type="spellStart"/>
      <w:r>
        <w:t>least</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”it </w:t>
      </w:r>
      <w:proofErr w:type="spellStart"/>
      <w:r>
        <w:t>was</w:t>
      </w:r>
      <w:proofErr w:type="spellEnd"/>
      <w:r>
        <w:t xml:space="preserve"> </w:t>
      </w:r>
      <w:proofErr w:type="spellStart"/>
      <w:proofErr w:type="gramStart"/>
      <w:r>
        <w:t>decided</w:t>
      </w:r>
      <w:proofErr w:type="spellEnd"/>
      <w:r>
        <w:t>” ,</w:t>
      </w:r>
      <w:proofErr w:type="gramEnd"/>
      <w:r>
        <w:t xml:space="preserve"> i.e. by </w:t>
      </w:r>
      <w:proofErr w:type="spellStart"/>
      <w:r>
        <w:t>you</w:t>
      </w:r>
      <w:proofErr w:type="spellEnd"/>
      <w:r>
        <w:t xml:space="preserve">, </w:t>
      </w:r>
      <w:proofErr w:type="spellStart"/>
      <w:r>
        <w:t>that</w:t>
      </w:r>
      <w:proofErr w:type="spellEnd"/>
      <w:r>
        <w:t xml:space="preserve"> the </w:t>
      </w:r>
      <w:proofErr w:type="spellStart"/>
      <w:r>
        <w:t>models</w:t>
      </w:r>
      <w:proofErr w:type="spellEnd"/>
      <w:r>
        <w:t xml:space="preserve"> </w:t>
      </w:r>
      <w:proofErr w:type="spellStart"/>
      <w:r>
        <w:t>you</w:t>
      </w:r>
      <w:proofErr w:type="spellEnd"/>
      <w:r>
        <w:t xml:space="preserve"> </w:t>
      </w:r>
      <w:proofErr w:type="spellStart"/>
      <w:r>
        <w:t>choose</w:t>
      </w:r>
      <w:proofErr w:type="spellEnd"/>
      <w:r>
        <w:t xml:space="preserve"> best fit </w:t>
      </w:r>
      <w:proofErr w:type="spellStart"/>
      <w:r>
        <w:t>these</w:t>
      </w:r>
      <w:proofErr w:type="spellEnd"/>
      <w:r>
        <w:t xml:space="preserve"> </w:t>
      </w:r>
      <w:proofErr w:type="spellStart"/>
      <w:r>
        <w:t>criteria</w:t>
      </w:r>
      <w:proofErr w:type="spellEnd"/>
      <w:r>
        <w:t>.</w:t>
      </w:r>
    </w:p>
  </w:comment>
  <w:comment w:id="16" w:author="Jason Serviss" w:date="2018-07-14T10:44:00Z" w:initials="JS">
    <w:p w14:paraId="3ED12950" w14:textId="727B2AF6" w:rsidR="00DD0DB5" w:rsidRDefault="00DD0DB5">
      <w:pPr>
        <w:pStyle w:val="Kommentarer"/>
      </w:pPr>
      <w:r>
        <w:rPr>
          <w:rStyle w:val="Kommentarsreferens"/>
        </w:rPr>
        <w:annotationRef/>
      </w:r>
      <w:proofErr w:type="spellStart"/>
      <w:r>
        <w:t>Here</w:t>
      </w:r>
      <w:proofErr w:type="spellEnd"/>
      <w:r>
        <w:t xml:space="preserve"> </w:t>
      </w:r>
      <w:proofErr w:type="spellStart"/>
      <w:r>
        <w:t>you</w:t>
      </w:r>
      <w:proofErr w:type="spellEnd"/>
      <w:r>
        <w:t xml:space="preserve"> </w:t>
      </w:r>
      <w:proofErr w:type="spellStart"/>
      <w:r>
        <w:t>change</w:t>
      </w:r>
      <w:proofErr w:type="spellEnd"/>
      <w:r>
        <w:t xml:space="preserve"> </w:t>
      </w:r>
      <w:proofErr w:type="spellStart"/>
      <w:r>
        <w:t>topic</w:t>
      </w:r>
      <w:proofErr w:type="spellEnd"/>
      <w:r>
        <w:t xml:space="preserve"> </w:t>
      </w:r>
      <w:proofErr w:type="spellStart"/>
      <w:r>
        <w:t>without</w:t>
      </w:r>
      <w:proofErr w:type="spellEnd"/>
      <w:r>
        <w:t xml:space="preserve"> </w:t>
      </w:r>
      <w:proofErr w:type="spellStart"/>
      <w:r>
        <w:t>any</w:t>
      </w:r>
      <w:proofErr w:type="spellEnd"/>
      <w:r>
        <w:t xml:space="preserve"> </w:t>
      </w:r>
      <w:proofErr w:type="spellStart"/>
      <w:r>
        <w:t>indication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You</w:t>
      </w:r>
      <w:proofErr w:type="spellEnd"/>
      <w:r>
        <w:t xml:space="preserve"> go from </w:t>
      </w:r>
      <w:proofErr w:type="spellStart"/>
      <w:r>
        <w:t>talking</w:t>
      </w:r>
      <w:proofErr w:type="spellEnd"/>
      <w:r>
        <w:t xml:space="preserve"> </w:t>
      </w:r>
      <w:proofErr w:type="spellStart"/>
      <w:r>
        <w:t>about</w:t>
      </w:r>
      <w:proofErr w:type="spellEnd"/>
      <w:r>
        <w:t xml:space="preserve"> </w:t>
      </w:r>
      <w:proofErr w:type="spellStart"/>
      <w:r>
        <w:t>picking</w:t>
      </w:r>
      <w:proofErr w:type="spellEnd"/>
      <w:r>
        <w:t xml:space="preserve"> representative </w:t>
      </w:r>
      <w:proofErr w:type="spellStart"/>
      <w:r>
        <w:t>models</w:t>
      </w:r>
      <w:proofErr w:type="spellEnd"/>
      <w:r>
        <w:t xml:space="preserve"> and the </w:t>
      </w:r>
      <w:proofErr w:type="spellStart"/>
      <w:r>
        <w:t>criteria</w:t>
      </w:r>
      <w:proofErr w:type="spellEnd"/>
      <w:r>
        <w:t xml:space="preserve"> </w:t>
      </w:r>
      <w:proofErr w:type="spellStart"/>
      <w:r>
        <w:t>you</w:t>
      </w:r>
      <w:proofErr w:type="spellEnd"/>
      <w:r>
        <w:t xml:space="preserve"> </w:t>
      </w:r>
      <w:proofErr w:type="spellStart"/>
      <w:r>
        <w:t>used</w:t>
      </w:r>
      <w:proofErr w:type="spellEnd"/>
      <w:r>
        <w:t xml:space="preserve"> </w:t>
      </w:r>
      <w:proofErr w:type="spellStart"/>
      <w:r>
        <w:t>to</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making</w:t>
      </w:r>
      <w:proofErr w:type="spellEnd"/>
      <w:r>
        <w:t xml:space="preserve"> a table so </w:t>
      </w:r>
      <w:proofErr w:type="spellStart"/>
      <w:r>
        <w:t>that</w:t>
      </w:r>
      <w:proofErr w:type="spellEnd"/>
      <w:r>
        <w:t xml:space="preserve"> the </w:t>
      </w:r>
      <w:proofErr w:type="spellStart"/>
      <w:r>
        <w:t>interview</w:t>
      </w:r>
      <w:proofErr w:type="spellEnd"/>
      <w:r>
        <w:t xml:space="preserve"> statments </w:t>
      </w:r>
      <w:proofErr w:type="spellStart"/>
      <w:r>
        <w:t>could</w:t>
      </w:r>
      <w:proofErr w:type="spellEnd"/>
      <w:r>
        <w:t xml:space="preserve"> be </w:t>
      </w:r>
      <w:proofErr w:type="spellStart"/>
      <w:r>
        <w:t>formulated</w:t>
      </w:r>
      <w:proofErr w:type="spellEnd"/>
      <w:r>
        <w:t xml:space="preserve">. </w:t>
      </w:r>
      <w:proofErr w:type="spellStart"/>
      <w:r>
        <w:t>Here</w:t>
      </w:r>
      <w:proofErr w:type="spellEnd"/>
      <w:r>
        <w:t xml:space="preserve"> </w:t>
      </w:r>
      <w:proofErr w:type="spellStart"/>
      <w:r>
        <w:t>you</w:t>
      </w:r>
      <w:proofErr w:type="spellEnd"/>
      <w:r>
        <w:t xml:space="preserve"> </w:t>
      </w:r>
      <w:proofErr w:type="spellStart"/>
      <w:r>
        <w:t>need</w:t>
      </w:r>
      <w:proofErr w:type="spellEnd"/>
      <w:r>
        <w:t xml:space="preserve"> </w:t>
      </w:r>
      <w:proofErr w:type="spellStart"/>
      <w:r>
        <w:t>either</w:t>
      </w:r>
      <w:proofErr w:type="spellEnd"/>
      <w:r>
        <w:t xml:space="preserve"> a new </w:t>
      </w:r>
      <w:proofErr w:type="spellStart"/>
      <w:r>
        <w:t>paragraph</w:t>
      </w:r>
      <w:proofErr w:type="spellEnd"/>
      <w:r>
        <w:t xml:space="preserve"> or a </w:t>
      </w:r>
      <w:proofErr w:type="spellStart"/>
      <w:r>
        <w:t>inleadning</w:t>
      </w:r>
      <w:proofErr w:type="spellEnd"/>
      <w:r>
        <w:t>, like ”</w:t>
      </w:r>
      <w:proofErr w:type="spellStart"/>
      <w:r>
        <w:t>Next</w:t>
      </w:r>
      <w:proofErr w:type="spellEnd"/>
      <w:r>
        <w:t xml:space="preserve"> </w:t>
      </w:r>
      <w:proofErr w:type="spellStart"/>
      <w:r>
        <w:t>we</w:t>
      </w:r>
      <w:proofErr w:type="spellEnd"/>
      <w:r>
        <w:t>…”, ”</w:t>
      </w:r>
      <w:proofErr w:type="spellStart"/>
      <w:r>
        <w:t>Then</w:t>
      </w:r>
      <w:proofErr w:type="spellEnd"/>
      <w:r>
        <w:t>, …” or ”</w:t>
      </w:r>
      <w:proofErr w:type="spellStart"/>
      <w:r>
        <w:t>Finally</w:t>
      </w:r>
      <w:proofErr w:type="spellEnd"/>
      <w:r>
        <w:t>, …”</w:t>
      </w:r>
    </w:p>
  </w:comment>
  <w:comment w:id="18" w:author="Jason Serviss" w:date="2018-07-14T10:48:00Z" w:initials="JS">
    <w:p w14:paraId="2A5F868B" w14:textId="6FC73E24" w:rsidR="00DD0DB5" w:rsidRDefault="00DD0DB5">
      <w:pPr>
        <w:pStyle w:val="Kommentarer"/>
      </w:pPr>
      <w:r>
        <w:rPr>
          <w:rStyle w:val="Kommentarsreferens"/>
        </w:rPr>
        <w:annotationRef/>
      </w:r>
      <w:r>
        <w:t xml:space="preserve">I </w:t>
      </w:r>
      <w:proofErr w:type="spellStart"/>
      <w:r>
        <w:t>think</w:t>
      </w:r>
      <w:proofErr w:type="spellEnd"/>
      <w:r>
        <w:t xml:space="preserve"> </w:t>
      </w:r>
      <w:proofErr w:type="spellStart"/>
      <w:r>
        <w:t>this</w:t>
      </w:r>
      <w:proofErr w:type="spellEnd"/>
      <w:r>
        <w:t xml:space="preserve"> </w:t>
      </w:r>
      <w:proofErr w:type="spellStart"/>
      <w:r>
        <w:t>should</w:t>
      </w:r>
      <w:proofErr w:type="spellEnd"/>
      <w:r>
        <w:t xml:space="preserve"> be ”faser och element”. </w:t>
      </w:r>
      <w:proofErr w:type="spellStart"/>
      <w:r>
        <w:t>First</w:t>
      </w:r>
      <w:proofErr w:type="spellEnd"/>
      <w:r>
        <w:t xml:space="preserve"> general and </w:t>
      </w:r>
      <w:proofErr w:type="spellStart"/>
      <w:r>
        <w:t>then</w:t>
      </w:r>
      <w:proofErr w:type="spellEnd"/>
      <w:r>
        <w:t xml:space="preserve"> </w:t>
      </w:r>
      <w:proofErr w:type="spellStart"/>
      <w:r>
        <w:t>specific</w:t>
      </w:r>
      <w:proofErr w:type="spellEnd"/>
      <w:r>
        <w:t>.</w:t>
      </w:r>
    </w:p>
  </w:comment>
  <w:comment w:id="17" w:author="Jason Serviss" w:date="2018-07-14T10:45:00Z" w:initials="JS">
    <w:p w14:paraId="7A2C0E08" w14:textId="09381CDE" w:rsidR="00DD0DB5" w:rsidRDefault="00DD0DB5">
      <w:pPr>
        <w:pStyle w:val="Kommentarer"/>
      </w:pPr>
      <w:r>
        <w:rPr>
          <w:rStyle w:val="Kommentarsreferens"/>
        </w:rPr>
        <w:annotationRef/>
      </w:r>
      <w:proofErr w:type="spellStart"/>
      <w:r>
        <w:t>Again</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should</w:t>
      </w:r>
      <w:proofErr w:type="spellEnd"/>
      <w:r>
        <w:t xml:space="preserve"> start </w:t>
      </w:r>
      <w:proofErr w:type="spellStart"/>
      <w:r>
        <w:t>with</w:t>
      </w:r>
      <w:proofErr w:type="spellEnd"/>
      <w:r>
        <w:t xml:space="preserve"> ”</w:t>
      </w:r>
      <w:proofErr w:type="spellStart"/>
      <w:r>
        <w:t>Then</w:t>
      </w:r>
      <w:proofErr w:type="spellEnd"/>
      <w:r>
        <w:t>, …” ”</w:t>
      </w:r>
      <w:proofErr w:type="spellStart"/>
      <w:r>
        <w:t>Next</w:t>
      </w:r>
      <w:proofErr w:type="spellEnd"/>
      <w:r>
        <w:t>, …”, ”In addition, …”</w:t>
      </w:r>
    </w:p>
  </w:comment>
  <w:comment w:id="19" w:author="Jason Serviss" w:date="2018-07-14T10:51:00Z" w:initials="JS">
    <w:p w14:paraId="4BD3611C" w14:textId="585335D5" w:rsidR="00DD0DB5" w:rsidRDefault="00DD0DB5">
      <w:pPr>
        <w:pStyle w:val="Kommentarer"/>
      </w:pPr>
      <w:r>
        <w:rPr>
          <w:rStyle w:val="Kommentarsreferens"/>
        </w:rPr>
        <w:annotationRef/>
      </w:r>
      <w:proofErr w:type="spellStart"/>
      <w:r>
        <w:t>Again</w:t>
      </w:r>
      <w:proofErr w:type="spellEnd"/>
      <w:r>
        <w:t xml:space="preserve">, </w:t>
      </w:r>
      <w:proofErr w:type="spellStart"/>
      <w:r>
        <w:t>you</w:t>
      </w:r>
      <w:proofErr w:type="spellEnd"/>
      <w:r>
        <w:t xml:space="preserve"> </w:t>
      </w:r>
      <w:proofErr w:type="spellStart"/>
      <w:r>
        <w:t>change</w:t>
      </w:r>
      <w:proofErr w:type="spellEnd"/>
      <w:r>
        <w:t xml:space="preserve"> </w:t>
      </w:r>
      <w:proofErr w:type="spellStart"/>
      <w:r>
        <w:t>topic</w:t>
      </w:r>
      <w:proofErr w:type="spellEnd"/>
      <w:r>
        <w:t xml:space="preserve">, from table </w:t>
      </w:r>
      <w:proofErr w:type="spellStart"/>
      <w:r>
        <w:t>to</w:t>
      </w:r>
      <w:proofErr w:type="spellEnd"/>
      <w:r>
        <w:t xml:space="preserve"> </w:t>
      </w:r>
      <w:proofErr w:type="spellStart"/>
      <w:r>
        <w:t>interview</w:t>
      </w:r>
      <w:proofErr w:type="spellEnd"/>
      <w:r>
        <w:t xml:space="preserve"> </w:t>
      </w:r>
      <w:proofErr w:type="spellStart"/>
      <w:r>
        <w:t>without</w:t>
      </w:r>
      <w:proofErr w:type="spellEnd"/>
      <w:r>
        <w:t xml:space="preserve"> </w:t>
      </w:r>
      <w:proofErr w:type="spellStart"/>
      <w:r>
        <w:t>indicating</w:t>
      </w:r>
      <w:proofErr w:type="spellEnd"/>
      <w:r>
        <w:t xml:space="preserve"> it </w:t>
      </w:r>
      <w:proofErr w:type="spellStart"/>
      <w:r>
        <w:t>to</w:t>
      </w:r>
      <w:proofErr w:type="spellEnd"/>
      <w:r>
        <w:t xml:space="preserve"> the </w:t>
      </w:r>
      <w:proofErr w:type="spellStart"/>
      <w:r>
        <w:t>reader</w:t>
      </w:r>
      <w:proofErr w:type="spellEnd"/>
      <w:r>
        <w:t xml:space="preserve">. In addition, </w:t>
      </w:r>
      <w:proofErr w:type="spellStart"/>
      <w:r>
        <w:t>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say</w:t>
      </w:r>
      <w:proofErr w:type="spellEnd"/>
      <w:r>
        <w:t xml:space="preserve"> </w:t>
      </w:r>
      <w:proofErr w:type="spellStart"/>
      <w:r>
        <w:t>that</w:t>
      </w:r>
      <w:proofErr w:type="spellEnd"/>
      <w:r>
        <w:t xml:space="preserve">, </w:t>
      </w:r>
      <w:proofErr w:type="spellStart"/>
      <w:r>
        <w:t>using</w:t>
      </w:r>
      <w:proofErr w:type="spellEnd"/>
      <w:r>
        <w:t xml:space="preserve"> the table statments </w:t>
      </w:r>
      <w:proofErr w:type="spellStart"/>
      <w:r>
        <w:t>were</w:t>
      </w:r>
      <w:proofErr w:type="spellEnd"/>
      <w:r>
        <w:t xml:space="preserve"> </w:t>
      </w:r>
      <w:proofErr w:type="spellStart"/>
      <w:r>
        <w:t>made</w:t>
      </w:r>
      <w:proofErr w:type="spellEnd"/>
      <w:r>
        <w:t xml:space="preserve"> for the </w:t>
      </w:r>
      <w:proofErr w:type="spellStart"/>
      <w:r>
        <w:t>interview</w:t>
      </w:r>
      <w:proofErr w:type="spellEnd"/>
      <w:r>
        <w:t xml:space="preserve"> and </w:t>
      </w:r>
      <w:proofErr w:type="spellStart"/>
      <w:r>
        <w:t>how</w:t>
      </w:r>
      <w:proofErr w:type="spellEnd"/>
      <w:r>
        <w:t xml:space="preserve"> </w:t>
      </w:r>
      <w:proofErr w:type="spellStart"/>
      <w:r>
        <w:t>many</w:t>
      </w:r>
      <w:proofErr w:type="spellEnd"/>
      <w:r>
        <w:t xml:space="preserve"> statments </w:t>
      </w:r>
      <w:proofErr w:type="spellStart"/>
      <w:r>
        <w:t>were</w:t>
      </w:r>
      <w:proofErr w:type="spellEnd"/>
      <w:r>
        <w:t xml:space="preserve">, </w:t>
      </w:r>
      <w:proofErr w:type="spellStart"/>
      <w:r>
        <w:t>either</w:t>
      </w:r>
      <w:proofErr w:type="spellEnd"/>
      <w:r>
        <w:t xml:space="preserve">, per element on </w:t>
      </w:r>
      <w:proofErr w:type="spellStart"/>
      <w:r>
        <w:t>average</w:t>
      </w:r>
      <w:proofErr w:type="spellEnd"/>
      <w:r>
        <w:t>, or in total.</w:t>
      </w:r>
    </w:p>
  </w:comment>
  <w:comment w:id="20" w:author="Jason Serviss" w:date="2018-07-14T10:57:00Z" w:initials="JS">
    <w:p w14:paraId="45A9BFB4" w14:textId="69B50CD6" w:rsidR="00DD0DB5" w:rsidRDefault="00DD0DB5">
      <w:pPr>
        <w:pStyle w:val="Kommentarer"/>
      </w:pPr>
      <w:r>
        <w:rPr>
          <w:rStyle w:val="Kommentarsreferens"/>
        </w:rPr>
        <w:annotationRef/>
      </w:r>
      <w:proofErr w:type="spellStart"/>
      <w:r>
        <w:t>This</w:t>
      </w:r>
      <w:proofErr w:type="spellEnd"/>
      <w:r>
        <w:t xml:space="preserve"> </w:t>
      </w:r>
      <w:proofErr w:type="spellStart"/>
      <w:r>
        <w:t>sentance</w:t>
      </w:r>
      <w:proofErr w:type="spellEnd"/>
      <w:r>
        <w:t xml:space="preserve"> is kaos. A) ”svaren från intervjun </w:t>
      </w:r>
      <w:proofErr w:type="spellStart"/>
      <w:r>
        <w:t>hantarades</w:t>
      </w:r>
      <w:proofErr w:type="spellEnd"/>
      <w:r>
        <w:t xml:space="preserve">…”. Just </w:t>
      </w:r>
      <w:proofErr w:type="spellStart"/>
      <w:r>
        <w:t>say</w:t>
      </w:r>
      <w:proofErr w:type="spellEnd"/>
      <w:r>
        <w:t xml:space="preserve"> </w:t>
      </w:r>
      <w:proofErr w:type="spellStart"/>
      <w:r>
        <w:t>that</w:t>
      </w:r>
      <w:proofErr w:type="spellEnd"/>
      <w:r>
        <w:t xml:space="preserve"> the </w:t>
      </w:r>
      <w:proofErr w:type="spellStart"/>
      <w:r>
        <w:t>interview</w:t>
      </w:r>
      <w:proofErr w:type="spellEnd"/>
      <w:r>
        <w:t xml:space="preserve"> statments </w:t>
      </w:r>
      <w:proofErr w:type="spellStart"/>
      <w:r>
        <w:t>were</w:t>
      </w:r>
      <w:proofErr w:type="spellEnd"/>
      <w:r>
        <w:t xml:space="preserve"> </w:t>
      </w:r>
      <w:proofErr w:type="spellStart"/>
      <w:r>
        <w:t>designed</w:t>
      </w:r>
      <w:proofErr w:type="spellEnd"/>
      <w:r>
        <w:t xml:space="preserve"> </w:t>
      </w:r>
      <w:proofErr w:type="spellStart"/>
      <w:r>
        <w:t>to</w:t>
      </w:r>
      <w:proofErr w:type="spellEnd"/>
      <w:r>
        <w:t xml:space="preserve"> be </w:t>
      </w:r>
      <w:proofErr w:type="spellStart"/>
      <w:r>
        <w:t>judged</w:t>
      </w:r>
      <w:proofErr w:type="spellEnd"/>
      <w:r>
        <w:t xml:space="preserve"> on a </w:t>
      </w:r>
      <w:proofErr w:type="spellStart"/>
      <w:r>
        <w:t>scale</w:t>
      </w:r>
      <w:proofErr w:type="spellEnd"/>
      <w:r>
        <w:t xml:space="preserve"> </w:t>
      </w:r>
      <w:proofErr w:type="spellStart"/>
      <w:r>
        <w:t>of</w:t>
      </w:r>
      <w:proofErr w:type="spellEnd"/>
      <w:r>
        <w:t xml:space="preserve"> 1-5 </w:t>
      </w:r>
      <w:proofErr w:type="spellStart"/>
      <w:r>
        <w:t>where</w:t>
      </w:r>
      <w:proofErr w:type="spellEnd"/>
      <w:r>
        <w:t xml:space="preserve"> 1 </w:t>
      </w:r>
      <w:proofErr w:type="spellStart"/>
      <w:r>
        <w:t>corresponds</w:t>
      </w:r>
      <w:proofErr w:type="spellEnd"/>
      <w:r>
        <w:t xml:space="preserve"> </w:t>
      </w:r>
      <w:proofErr w:type="spellStart"/>
      <w:r>
        <w:t>to</w:t>
      </w:r>
      <w:proofErr w:type="spellEnd"/>
      <w:r>
        <w:t xml:space="preserve"> … and 5 </w:t>
      </w:r>
      <w:proofErr w:type="spellStart"/>
      <w:r>
        <w:t>corresonds</w:t>
      </w:r>
      <w:proofErr w:type="spellEnd"/>
      <w:r>
        <w:t xml:space="preserve"> </w:t>
      </w:r>
      <w:proofErr w:type="spellStart"/>
      <w:r>
        <w:t>to</w:t>
      </w:r>
      <w:proofErr w:type="spellEnd"/>
      <w:r>
        <w:t xml:space="preserve"> … B) ”det gjorde det lättare att…” it is </w:t>
      </w:r>
      <w:proofErr w:type="spellStart"/>
      <w:r>
        <w:t>probably</w:t>
      </w:r>
      <w:proofErr w:type="spellEnd"/>
      <w:r>
        <w:t xml:space="preserve"> never a </w:t>
      </w:r>
      <w:proofErr w:type="spellStart"/>
      <w:r>
        <w:t>good</w:t>
      </w:r>
      <w:proofErr w:type="spellEnd"/>
      <w:r>
        <w:t xml:space="preserve"> </w:t>
      </w:r>
      <w:proofErr w:type="spellStart"/>
      <w:r>
        <w:t>idea</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decided</w:t>
      </w:r>
      <w:proofErr w:type="spellEnd"/>
      <w:r>
        <w:t xml:space="preserve"> </w:t>
      </w:r>
      <w:proofErr w:type="spellStart"/>
      <w:r>
        <w:t>to</w:t>
      </w:r>
      <w:proofErr w:type="spellEnd"/>
      <w:r>
        <w:t xml:space="preserve"> do </w:t>
      </w:r>
      <w:proofErr w:type="spellStart"/>
      <w:r>
        <w:t>something</w:t>
      </w:r>
      <w:proofErr w:type="spellEnd"/>
      <w:r>
        <w:t xml:space="preserve"> in </w:t>
      </w:r>
      <w:proofErr w:type="spellStart"/>
      <w:r>
        <w:t>your</w:t>
      </w:r>
      <w:proofErr w:type="spellEnd"/>
      <w:r>
        <w:t xml:space="preserve"> research design </w:t>
      </w:r>
      <w:proofErr w:type="spellStart"/>
      <w:r>
        <w:t>because</w:t>
      </w:r>
      <w:proofErr w:type="spellEnd"/>
      <w:r>
        <w:t xml:space="preserve"> it </w:t>
      </w:r>
      <w:proofErr w:type="spellStart"/>
      <w:r>
        <w:t>was</w:t>
      </w:r>
      <w:proofErr w:type="spellEnd"/>
      <w:r>
        <w:t xml:space="preserve"> </w:t>
      </w:r>
      <w:proofErr w:type="spellStart"/>
      <w:r>
        <w:t>easy</w:t>
      </w:r>
      <w:proofErr w:type="spellEnd"/>
      <w:r>
        <w:t xml:space="preserve"> for </w:t>
      </w:r>
      <w:proofErr w:type="spellStart"/>
      <w:r>
        <w:t>you</w:t>
      </w:r>
      <w:proofErr w:type="spellEnd"/>
      <w:r>
        <w:t xml:space="preserve">! </w:t>
      </w:r>
    </w:p>
  </w:comment>
  <w:comment w:id="21" w:author="Jason Serviss" w:date="2018-07-14T10:58:00Z" w:initials="JS">
    <w:p w14:paraId="3B998F0E" w14:textId="4B7CE746" w:rsidR="00DD0DB5" w:rsidRDefault="00DD0DB5">
      <w:pPr>
        <w:pStyle w:val="Kommentarer"/>
      </w:pPr>
      <w:r>
        <w:rPr>
          <w:rStyle w:val="Kommentarsreferens"/>
        </w:rPr>
        <w:annotationRef/>
      </w:r>
      <w:r>
        <w:t xml:space="preserve">Not </w:t>
      </w:r>
      <w:proofErr w:type="spellStart"/>
      <w:r>
        <w:t>true</w:t>
      </w:r>
      <w:proofErr w:type="spellEnd"/>
      <w:r>
        <w:t xml:space="preserve">. </w:t>
      </w:r>
      <w:proofErr w:type="spellStart"/>
      <w:r>
        <w:t>You</w:t>
      </w:r>
      <w:proofErr w:type="spellEnd"/>
      <w:r>
        <w:t xml:space="preserve"> </w:t>
      </w:r>
      <w:proofErr w:type="spellStart"/>
      <w:r>
        <w:t>used</w:t>
      </w:r>
      <w:proofErr w:type="spellEnd"/>
      <w:r>
        <w:t xml:space="preserve"> the </w:t>
      </w:r>
      <w:proofErr w:type="spellStart"/>
      <w:r>
        <w:t>highest</w:t>
      </w:r>
      <w:proofErr w:type="spellEnd"/>
      <w:r>
        <w:t xml:space="preserve"> </w:t>
      </w:r>
      <w:proofErr w:type="spellStart"/>
      <w:r>
        <w:t>AVERAGE</w:t>
      </w:r>
      <w:proofErr w:type="spellEnd"/>
      <w:r>
        <w:t xml:space="preserve"> </w:t>
      </w:r>
      <w:proofErr w:type="spellStart"/>
      <w:r>
        <w:t>value</w:t>
      </w:r>
      <w:proofErr w:type="spellEnd"/>
      <w:r>
        <w:t>.</w:t>
      </w:r>
    </w:p>
  </w:comment>
  <w:comment w:id="24" w:author="Jason Serviss" w:date="2018-07-14T11:01:00Z" w:initials="JS">
    <w:p w14:paraId="2FA7D21B" w14:textId="2C940602" w:rsidR="00DD0DB5" w:rsidRDefault="00DD0DB5">
      <w:pPr>
        <w:pStyle w:val="Kommentarer"/>
      </w:pPr>
      <w:r>
        <w:rPr>
          <w:rStyle w:val="Kommentarsreferens"/>
        </w:rPr>
        <w:annotationRef/>
      </w:r>
      <w:proofErr w:type="spellStart"/>
      <w:r>
        <w:t>Revise</w:t>
      </w:r>
      <w:proofErr w:type="spellEnd"/>
      <w:r>
        <w:t xml:space="preserve">. </w:t>
      </w:r>
      <w:proofErr w:type="spellStart"/>
      <w:r>
        <w:t>Again</w:t>
      </w:r>
      <w:proofErr w:type="spellEnd"/>
      <w:r>
        <w:t xml:space="preserve">, </w:t>
      </w:r>
      <w:proofErr w:type="spellStart"/>
      <w:r>
        <w:t>you</w:t>
      </w:r>
      <w:proofErr w:type="spellEnd"/>
      <w:r>
        <w:t xml:space="preserve"> </w:t>
      </w:r>
      <w:proofErr w:type="spellStart"/>
      <w:r>
        <w:t>should</w:t>
      </w:r>
      <w:proofErr w:type="spellEnd"/>
      <w:r>
        <w:t xml:space="preserve"> not </w:t>
      </w:r>
      <w:proofErr w:type="spellStart"/>
      <w:r>
        <w:t>specifically</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made</w:t>
      </w:r>
      <w:proofErr w:type="spellEnd"/>
      <w:r>
        <w:t xml:space="preserve"> a table as part </w:t>
      </w:r>
      <w:proofErr w:type="spellStart"/>
      <w:r>
        <w:t>of</w:t>
      </w:r>
      <w:proofErr w:type="spellEnd"/>
      <w:r>
        <w:t xml:space="preserve"> the research plan. </w:t>
      </w:r>
      <w:proofErr w:type="spellStart"/>
      <w:r>
        <w:t>You</w:t>
      </w:r>
      <w:proofErr w:type="spellEnd"/>
      <w:r>
        <w:t xml:space="preserve">, </w:t>
      </w:r>
      <w:proofErr w:type="spellStart"/>
      <w:r>
        <w:t>instead</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with</w:t>
      </w:r>
      <w:proofErr w:type="spellEnd"/>
      <w:r>
        <w:t xml:space="preserve"> </w:t>
      </w:r>
      <w:proofErr w:type="spellStart"/>
      <w:r>
        <w:t>help</w:t>
      </w:r>
      <w:proofErr w:type="spellEnd"/>
      <w:r>
        <w:t xml:space="preserve"> </w:t>
      </w:r>
      <w:proofErr w:type="spellStart"/>
      <w:r>
        <w:t>of</w:t>
      </w:r>
      <w:proofErr w:type="spellEnd"/>
      <w:r>
        <w:t xml:space="preserve"> </w:t>
      </w:r>
      <w:proofErr w:type="spellStart"/>
      <w:r>
        <w:t>SPECIFIC</w:t>
      </w:r>
      <w:proofErr w:type="spellEnd"/>
      <w:r>
        <w:t xml:space="preserve"> </w:t>
      </w:r>
      <w:proofErr w:type="spellStart"/>
      <w:r>
        <w:t>litterature</w:t>
      </w:r>
      <w:proofErr w:type="spellEnd"/>
      <w:r>
        <w:t xml:space="preserve">, </w:t>
      </w:r>
      <w:proofErr w:type="spellStart"/>
      <w:r>
        <w:t>summarized</w:t>
      </w:r>
      <w:proofErr w:type="spellEnd"/>
      <w:r>
        <w:t xml:space="preserve"> the </w:t>
      </w:r>
      <w:proofErr w:type="spellStart"/>
      <w:r>
        <w:t>important</w:t>
      </w:r>
      <w:proofErr w:type="spellEnd"/>
      <w:r>
        <w:t xml:space="preserve"> elements </w:t>
      </w:r>
      <w:proofErr w:type="spellStart"/>
      <w:r>
        <w:t>of</w:t>
      </w:r>
      <w:proofErr w:type="spellEnd"/>
      <w:r>
        <w:t xml:space="preserve"> the </w:t>
      </w:r>
      <w:proofErr w:type="spellStart"/>
      <w:r>
        <w:t>model</w:t>
      </w:r>
      <w:proofErr w:type="spellEnd"/>
      <w:r>
        <w:t xml:space="preserve"> (Bilaga 1) and </w:t>
      </w:r>
      <w:proofErr w:type="spellStart"/>
      <w:r>
        <w:t>used</w:t>
      </w:r>
      <w:proofErr w:type="spellEnd"/>
      <w:r>
        <w:t xml:space="preserve"> </w:t>
      </w:r>
      <w:proofErr w:type="spellStart"/>
      <w:r>
        <w:t>this</w:t>
      </w:r>
      <w:proofErr w:type="spellEnd"/>
      <w:r>
        <w:t xml:space="preserve"> </w:t>
      </w:r>
      <w:proofErr w:type="spellStart"/>
      <w:r>
        <w:t>to</w:t>
      </w:r>
      <w:proofErr w:type="spellEnd"/>
      <w:r>
        <w:t xml:space="preserve"> </w:t>
      </w:r>
      <w:proofErr w:type="spellStart"/>
      <w:r>
        <w:t>formulate</w:t>
      </w:r>
      <w:proofErr w:type="spellEnd"/>
      <w:r>
        <w:t xml:space="preserve"> a </w:t>
      </w:r>
      <w:proofErr w:type="spellStart"/>
      <w:r>
        <w:t>formular</w:t>
      </w:r>
      <w:proofErr w:type="spellEnd"/>
      <w:r>
        <w:t>.</w:t>
      </w:r>
    </w:p>
  </w:comment>
  <w:comment w:id="25" w:author="Jason Serviss" w:date="2018-07-14T11:02:00Z" w:initials="JS">
    <w:p w14:paraId="2B7A85E9" w14:textId="4C028CE2" w:rsidR="00DD0DB5" w:rsidRDefault="00DD0DB5">
      <w:pPr>
        <w:pStyle w:val="Kommentarer"/>
      </w:pPr>
      <w:r>
        <w:rPr>
          <w:rStyle w:val="Kommentarsreferens"/>
        </w:rPr>
        <w:annotationRef/>
      </w:r>
      <w:proofErr w:type="spellStart"/>
      <w:r>
        <w:t>This</w:t>
      </w:r>
      <w:proofErr w:type="spellEnd"/>
      <w:r>
        <w:t xml:space="preserve"> is not </w:t>
      </w:r>
      <w:proofErr w:type="spellStart"/>
      <w:r>
        <w:t>totally</w:t>
      </w:r>
      <w:proofErr w:type="spellEnd"/>
      <w:r>
        <w:t xml:space="preserve"> </w:t>
      </w:r>
      <w:proofErr w:type="spellStart"/>
      <w:r>
        <w:t>true</w:t>
      </w:r>
      <w:proofErr w:type="spellEnd"/>
      <w:r>
        <w:t xml:space="preserve">, </w:t>
      </w:r>
      <w:proofErr w:type="spellStart"/>
      <w:r>
        <w:t>They</w:t>
      </w:r>
      <w:proofErr w:type="spellEnd"/>
      <w:r>
        <w:t xml:space="preserve"> </w:t>
      </w:r>
      <w:proofErr w:type="spellStart"/>
      <w:r>
        <w:t>were</w:t>
      </w:r>
      <w:proofErr w:type="spellEnd"/>
      <w:r>
        <w:t xml:space="preserve"> </w:t>
      </w:r>
      <w:proofErr w:type="spellStart"/>
      <w:r>
        <w:t>randomly</w:t>
      </w:r>
      <w:proofErr w:type="spellEnd"/>
      <w:r>
        <w:t xml:space="preserve"> </w:t>
      </w:r>
      <w:proofErr w:type="spellStart"/>
      <w:r>
        <w:t>choosen</w:t>
      </w:r>
      <w:proofErr w:type="spellEnd"/>
      <w:r>
        <w:t xml:space="preserve"> FROM </w:t>
      </w:r>
      <w:proofErr w:type="spellStart"/>
      <w:r>
        <w:t>year</w:t>
      </w:r>
      <w:proofErr w:type="spellEnd"/>
      <w:r>
        <w:t xml:space="preserve"> 2017.</w:t>
      </w:r>
    </w:p>
  </w:comment>
  <w:comment w:id="26" w:author="Jason Serviss" w:date="2018-07-14T11:03:00Z" w:initials="JS">
    <w:p w14:paraId="12BF8108" w14:textId="5ECD1D1C" w:rsidR="00DD0DB5" w:rsidRDefault="00DD0DB5">
      <w:pPr>
        <w:pStyle w:val="Kommentarer"/>
      </w:pPr>
      <w:r>
        <w:rPr>
          <w:rStyle w:val="Kommentarsreferens"/>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mention</w:t>
      </w:r>
      <w:proofErr w:type="spellEnd"/>
      <w:r>
        <w:t xml:space="preserve"> the </w:t>
      </w:r>
      <w:proofErr w:type="spellStart"/>
      <w:r>
        <w:t>grading</w:t>
      </w:r>
      <w:proofErr w:type="spellEnd"/>
      <w:r>
        <w:t>/</w:t>
      </w:r>
      <w:proofErr w:type="spellStart"/>
      <w:r>
        <w:t>scoring</w:t>
      </w:r>
      <w:proofErr w:type="spellEnd"/>
      <w:r>
        <w:t xml:space="preserve"> system and </w:t>
      </w:r>
      <w:proofErr w:type="spellStart"/>
      <w:r>
        <w:t>how</w:t>
      </w:r>
      <w:proofErr w:type="spellEnd"/>
      <w:r>
        <w:t xml:space="preserve"> the </w:t>
      </w:r>
      <w:proofErr w:type="spellStart"/>
      <w:r>
        <w:t>results</w:t>
      </w:r>
      <w:proofErr w:type="spellEnd"/>
      <w:r>
        <w:t xml:space="preserve"> </w:t>
      </w:r>
      <w:proofErr w:type="spellStart"/>
      <w:r>
        <w:t>were</w:t>
      </w:r>
      <w:proofErr w:type="spellEnd"/>
      <w:r>
        <w:t xml:space="preserve"> </w:t>
      </w:r>
      <w:proofErr w:type="spellStart"/>
      <w:r>
        <w:t>analysed</w:t>
      </w:r>
      <w:proofErr w:type="spellEnd"/>
      <w:r>
        <w:t>.</w:t>
      </w:r>
    </w:p>
  </w:comment>
  <w:comment w:id="31" w:author="Jason Serviss" w:date="2018-07-14T11:07:00Z" w:initials="JS">
    <w:p w14:paraId="1A9A5D62" w14:textId="0A46F38E" w:rsidR="00DD0DB5" w:rsidRDefault="00DD0DB5">
      <w:pPr>
        <w:pStyle w:val="Kommentarer"/>
      </w:pPr>
      <w:r>
        <w:rPr>
          <w:rStyle w:val="Kommentarsreferens"/>
        </w:rPr>
        <w:annotationRef/>
      </w:r>
      <w:proofErr w:type="spellStart"/>
      <w:r>
        <w:t>Wrong</w:t>
      </w:r>
      <w:proofErr w:type="spellEnd"/>
      <w:r>
        <w:t xml:space="preserve">. The </w:t>
      </w:r>
      <w:proofErr w:type="spellStart"/>
      <w:r>
        <w:t>results</w:t>
      </w:r>
      <w:proofErr w:type="spellEnd"/>
      <w:r>
        <w:t xml:space="preserve"> show </w:t>
      </w:r>
      <w:proofErr w:type="spellStart"/>
      <w:r>
        <w:t>that</w:t>
      </w:r>
      <w:proofErr w:type="spellEnd"/>
      <w:r>
        <w:t xml:space="preserve"> DIM has a </w:t>
      </w:r>
      <w:proofErr w:type="spellStart"/>
      <w:r>
        <w:t>higher</w:t>
      </w:r>
      <w:proofErr w:type="spellEnd"/>
      <w:r>
        <w:t xml:space="preserve"> </w:t>
      </w:r>
      <w:proofErr w:type="spellStart"/>
      <w:r>
        <w:t>average</w:t>
      </w:r>
      <w:proofErr w:type="spellEnd"/>
      <w:r>
        <w:t xml:space="preserve"> score.</w:t>
      </w:r>
    </w:p>
  </w:comment>
  <w:comment w:id="32" w:author="Jason Serviss" w:date="2018-07-14T11:17:00Z" w:initials="JS">
    <w:p w14:paraId="0CD12351" w14:textId="6C9CFC1F" w:rsidR="00DD0DB5" w:rsidRDefault="00DD0DB5">
      <w:pPr>
        <w:pStyle w:val="Kommentarer"/>
      </w:pPr>
      <w:r>
        <w:rPr>
          <w:rStyle w:val="Kommentarsreferens"/>
        </w:rPr>
        <w:annotationRef/>
      </w:r>
      <w:r>
        <w:t xml:space="preserve">The </w:t>
      </w:r>
      <w:proofErr w:type="spellStart"/>
      <w:r>
        <w:t>wording</w:t>
      </w:r>
      <w:proofErr w:type="spellEnd"/>
      <w:r>
        <w:t xml:space="preserve"> </w:t>
      </w:r>
      <w:proofErr w:type="spellStart"/>
      <w:r>
        <w:t>here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exact</w:t>
      </w:r>
      <w:proofErr w:type="spellEnd"/>
      <w:r>
        <w:t xml:space="preserve">. I </w:t>
      </w:r>
      <w:proofErr w:type="spellStart"/>
      <w:r>
        <w:t>would</w:t>
      </w:r>
      <w:proofErr w:type="spellEnd"/>
      <w:r>
        <w:t xml:space="preserve"> </w:t>
      </w:r>
      <w:proofErr w:type="spellStart"/>
      <w:r>
        <w:t>reformulate</w:t>
      </w:r>
      <w:proofErr w:type="spellEnd"/>
      <w:r>
        <w:t xml:space="preserve"> </w:t>
      </w:r>
      <w:proofErr w:type="spellStart"/>
      <w:r>
        <w:t>this</w:t>
      </w:r>
      <w:proofErr w:type="spellEnd"/>
      <w:r>
        <w:t xml:space="preserve"> </w:t>
      </w:r>
      <w:proofErr w:type="spellStart"/>
      <w:r>
        <w:t>to</w:t>
      </w:r>
      <w:proofErr w:type="spellEnd"/>
      <w:r>
        <w:t xml:space="preserve"> be </w:t>
      </w:r>
      <w:proofErr w:type="spellStart"/>
      <w:r>
        <w:t>approximatley</w:t>
      </w:r>
      <w:proofErr w:type="spellEnd"/>
      <w:r>
        <w:t>: ”</w:t>
      </w:r>
      <w:proofErr w:type="spellStart"/>
      <w:r>
        <w:t>These</w:t>
      </w:r>
      <w:proofErr w:type="spellEnd"/>
      <w:r>
        <w:t xml:space="preserve"> </w:t>
      </w:r>
      <w:proofErr w:type="spellStart"/>
      <w:r>
        <w:t>results</w:t>
      </w:r>
      <w:proofErr w:type="spellEnd"/>
      <w:r>
        <w:t xml:space="preserve"> </w:t>
      </w:r>
      <w:proofErr w:type="spellStart"/>
      <w:r>
        <w:t>indicate</w:t>
      </w:r>
      <w:proofErr w:type="spellEnd"/>
      <w:r>
        <w:t xml:space="preserve"> </w:t>
      </w:r>
      <w:proofErr w:type="spellStart"/>
      <w:r>
        <w:t>that</w:t>
      </w:r>
      <w:proofErr w:type="spellEnd"/>
      <w:r>
        <w:t xml:space="preserve"> the associative </w:t>
      </w:r>
      <w:proofErr w:type="spellStart"/>
      <w:r>
        <w:t>perspective</w:t>
      </w:r>
      <w:proofErr w:type="spellEnd"/>
      <w:r>
        <w:t xml:space="preserve"> </w:t>
      </w:r>
      <w:proofErr w:type="spellStart"/>
      <w:r>
        <w:t>provides</w:t>
      </w:r>
      <w:proofErr w:type="spellEnd"/>
      <w:r>
        <w:t xml:space="preserve"> the best match </w:t>
      </w:r>
      <w:proofErr w:type="spellStart"/>
      <w:r>
        <w:t>with</w:t>
      </w:r>
      <w:proofErr w:type="spellEnd"/>
      <w:r>
        <w:t xml:space="preserve"> Grades </w:t>
      </w:r>
      <w:proofErr w:type="spellStart"/>
      <w:r>
        <w:t>current</w:t>
      </w:r>
      <w:proofErr w:type="spellEnd"/>
      <w:r>
        <w:t xml:space="preserve"> </w:t>
      </w:r>
      <w:proofErr w:type="spellStart"/>
      <w:r>
        <w:t>pedagogic</w:t>
      </w:r>
      <w:proofErr w:type="spellEnd"/>
      <w:r>
        <w:t xml:space="preserve">”. </w:t>
      </w:r>
      <w:proofErr w:type="spellStart"/>
      <w:r>
        <w:t>You</w:t>
      </w:r>
      <w:proofErr w:type="spellEnd"/>
      <w:r>
        <w:t xml:space="preserve"> </w:t>
      </w:r>
      <w:proofErr w:type="spellStart"/>
      <w:r>
        <w:t>cannot</w:t>
      </w:r>
      <w:proofErr w:type="spellEnd"/>
      <w:r>
        <w:t xml:space="preserve"> </w:t>
      </w:r>
      <w:proofErr w:type="spellStart"/>
      <w:r>
        <w:t>draw</w:t>
      </w:r>
      <w:proofErr w:type="spellEnd"/>
      <w:r>
        <w:t xml:space="preserve"> </w:t>
      </w:r>
      <w:proofErr w:type="spellStart"/>
      <w:r>
        <w:t>too</w:t>
      </w:r>
      <w:proofErr w:type="spellEnd"/>
      <w:r>
        <w:t xml:space="preserve"> strong </w:t>
      </w:r>
      <w:proofErr w:type="spellStart"/>
      <w:r>
        <w:t>of</w:t>
      </w:r>
      <w:proofErr w:type="spellEnd"/>
      <w:r>
        <w:t xml:space="preserve"> a </w:t>
      </w:r>
      <w:proofErr w:type="spellStart"/>
      <w:r>
        <w:t>conclusion</w:t>
      </w:r>
      <w:proofErr w:type="spellEnd"/>
      <w:r>
        <w:t xml:space="preserve"> </w:t>
      </w:r>
      <w:proofErr w:type="spellStart"/>
      <w:r>
        <w:t>here</w:t>
      </w:r>
      <w:proofErr w:type="spellEnd"/>
      <w:r>
        <w:t xml:space="preserve"> </w:t>
      </w:r>
      <w:proofErr w:type="spellStart"/>
      <w:r>
        <w:t>since</w:t>
      </w:r>
      <w:proofErr w:type="spellEnd"/>
      <w:r>
        <w:t xml:space="preserve"> </w:t>
      </w:r>
      <w:proofErr w:type="spellStart"/>
      <w:r>
        <w:t>you</w:t>
      </w:r>
      <w:proofErr w:type="spellEnd"/>
      <w:r>
        <w:t xml:space="preserve"> </w:t>
      </w:r>
      <w:proofErr w:type="spellStart"/>
      <w:r>
        <w:t>only</w:t>
      </w:r>
      <w:proofErr w:type="spellEnd"/>
      <w:r>
        <w:t xml:space="preserve"> test </w:t>
      </w:r>
      <w:proofErr w:type="spellStart"/>
      <w:r>
        <w:t>one</w:t>
      </w:r>
      <w:proofErr w:type="spellEnd"/>
      <w:r>
        <w:t xml:space="preserve"> </w:t>
      </w:r>
      <w:proofErr w:type="spellStart"/>
      <w:r>
        <w:t>model</w:t>
      </w:r>
      <w:proofErr w:type="spellEnd"/>
      <w:r>
        <w:t xml:space="preserve"> from the </w:t>
      </w:r>
      <w:proofErr w:type="spellStart"/>
      <w:r>
        <w:t>perspective</w:t>
      </w:r>
      <w:proofErr w:type="spellEnd"/>
      <w:r>
        <w:t>.</w:t>
      </w:r>
    </w:p>
  </w:comment>
  <w:comment w:id="33" w:author="Jason Serviss" w:date="2018-07-14T11:20:00Z" w:initials="JS">
    <w:p w14:paraId="6D068FD8" w14:textId="4F00E7B3" w:rsidR="00DD0DB5" w:rsidRDefault="00DD0DB5">
      <w:pPr>
        <w:pStyle w:val="Kommentarer"/>
      </w:pPr>
      <w:r>
        <w:rPr>
          <w:rStyle w:val="Kommentarsreferens"/>
        </w:rPr>
        <w:annotationRef/>
      </w:r>
      <w:r>
        <w:t xml:space="preserve">New </w:t>
      </w:r>
      <w:proofErr w:type="spellStart"/>
      <w:r>
        <w:t>sentance</w:t>
      </w:r>
      <w:proofErr w:type="spellEnd"/>
      <w:r>
        <w:t xml:space="preserve">. Start </w:t>
      </w:r>
      <w:proofErr w:type="spellStart"/>
      <w:r>
        <w:t>with</w:t>
      </w:r>
      <w:proofErr w:type="spellEnd"/>
      <w:r>
        <w:t xml:space="preserve">: ”The </w:t>
      </w:r>
      <w:proofErr w:type="spellStart"/>
      <w:r>
        <w:t>results</w:t>
      </w:r>
      <w:proofErr w:type="spellEnd"/>
      <w:r>
        <w:t xml:space="preserve"> </w:t>
      </w:r>
      <w:proofErr w:type="spellStart"/>
      <w:r>
        <w:t>also</w:t>
      </w:r>
      <w:proofErr w:type="spellEnd"/>
      <w:r>
        <w:t xml:space="preserve"> </w:t>
      </w:r>
      <w:proofErr w:type="spellStart"/>
      <w:r>
        <w:t>indicate</w:t>
      </w:r>
      <w:proofErr w:type="spellEnd"/>
      <w:r>
        <w:t xml:space="preserve"> </w:t>
      </w:r>
      <w:proofErr w:type="spellStart"/>
      <w:r>
        <w:t>that</w:t>
      </w:r>
      <w:proofErr w:type="spellEnd"/>
      <w:r>
        <w:t xml:space="preserve">…” or </w:t>
      </w:r>
      <w:proofErr w:type="spellStart"/>
      <w:r>
        <w:t>similar</w:t>
      </w:r>
      <w:proofErr w:type="spellEnd"/>
      <w:r>
        <w:t xml:space="preserve">. </w:t>
      </w:r>
      <w:proofErr w:type="spellStart"/>
      <w:r>
        <w:t>Don’t</w:t>
      </w:r>
      <w:proofErr w:type="spellEnd"/>
      <w:r>
        <w:t xml:space="preserve"> </w:t>
      </w:r>
      <w:proofErr w:type="spellStart"/>
      <w:r>
        <w:t>draw</w:t>
      </w:r>
      <w:proofErr w:type="spellEnd"/>
      <w:r>
        <w:t xml:space="preserve"> the </w:t>
      </w:r>
      <w:proofErr w:type="spellStart"/>
      <w:r>
        <w:t>conclusion</w:t>
      </w:r>
      <w:proofErr w:type="spellEnd"/>
      <w:r>
        <w:t xml:space="preserve"> </w:t>
      </w:r>
      <w:proofErr w:type="spellStart"/>
      <w:r>
        <w:t>with</w:t>
      </w:r>
      <w:proofErr w:type="spellEnd"/>
      <w:r>
        <w:t xml:space="preserve"> </w:t>
      </w:r>
      <w:proofErr w:type="spellStart"/>
      <w:r>
        <w:t>repect</w:t>
      </w:r>
      <w:proofErr w:type="spellEnd"/>
      <w:r>
        <w:t xml:space="preserve"> </w:t>
      </w:r>
      <w:proofErr w:type="spellStart"/>
      <w:r>
        <w:t>to</w:t>
      </w:r>
      <w:proofErr w:type="spellEnd"/>
      <w:r>
        <w:t xml:space="preserve"> the </w:t>
      </w:r>
      <w:proofErr w:type="spellStart"/>
      <w:r>
        <w:t>next</w:t>
      </w:r>
      <w:proofErr w:type="spellEnd"/>
      <w:r>
        <w:t xml:space="preserve"> </w:t>
      </w:r>
      <w:proofErr w:type="spellStart"/>
      <w:r>
        <w:t>analysis</w:t>
      </w:r>
      <w:proofErr w:type="spellEnd"/>
      <w:r>
        <w:t xml:space="preserve">. The </w:t>
      </w:r>
      <w:proofErr w:type="spellStart"/>
      <w:r>
        <w:t>result</w:t>
      </w:r>
      <w:proofErr w:type="spellEnd"/>
      <w:r>
        <w:t xml:space="preserve"> has a </w:t>
      </w:r>
      <w:proofErr w:type="spellStart"/>
      <w:r>
        <w:t>value</w:t>
      </w:r>
      <w:proofErr w:type="spellEnd"/>
      <w:r>
        <w:t xml:space="preserve"> in </w:t>
      </w:r>
      <w:proofErr w:type="spellStart"/>
      <w:r>
        <w:t>itself</w:t>
      </w:r>
      <w:proofErr w:type="spellEnd"/>
      <w:r>
        <w:t xml:space="preserve"> </w:t>
      </w:r>
      <w:proofErr w:type="spellStart"/>
      <w:r>
        <w:t>even</w:t>
      </w:r>
      <w:proofErr w:type="spellEnd"/>
      <w:r>
        <w:t xml:space="preserve"> </w:t>
      </w:r>
      <w:proofErr w:type="spellStart"/>
      <w:r>
        <w:t>if</w:t>
      </w:r>
      <w:proofErr w:type="spellEnd"/>
      <w:r>
        <w:t xml:space="preserve"> </w:t>
      </w:r>
      <w:proofErr w:type="spellStart"/>
      <w:r>
        <w:t>yoou</w:t>
      </w:r>
      <w:proofErr w:type="spellEnd"/>
      <w:r>
        <w:t xml:space="preserve"> </w:t>
      </w:r>
      <w:proofErr w:type="spellStart"/>
      <w:r>
        <w:t>were</w:t>
      </w:r>
      <w:proofErr w:type="spellEnd"/>
      <w:r>
        <w:t xml:space="preserve"> not </w:t>
      </w:r>
      <w:proofErr w:type="spellStart"/>
      <w:r>
        <w:t>to</w:t>
      </w:r>
      <w:proofErr w:type="spellEnd"/>
      <w:r>
        <w:t xml:space="preserve"> do the </w:t>
      </w:r>
      <w:proofErr w:type="spellStart"/>
      <w:r>
        <w:t>next</w:t>
      </w:r>
      <w:proofErr w:type="spellEnd"/>
      <w:r>
        <w:t xml:space="preserve"> </w:t>
      </w:r>
      <w:proofErr w:type="spellStart"/>
      <w:r>
        <w:t>analysis</w:t>
      </w:r>
      <w:proofErr w:type="spellEnd"/>
      <w:r>
        <w:t xml:space="preserve"> and </w:t>
      </w:r>
      <w:proofErr w:type="spellStart"/>
      <w:r>
        <w:t>that</w:t>
      </w:r>
      <w:proofErr w:type="spellEnd"/>
      <w:r>
        <w:t xml:space="preserve"> is the </w:t>
      </w:r>
      <w:proofErr w:type="spellStart"/>
      <w:r>
        <w:t>result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highlight</w:t>
      </w:r>
      <w:proofErr w:type="spellEnd"/>
      <w:r>
        <w:t xml:space="preserve"> </w:t>
      </w:r>
      <w:proofErr w:type="spellStart"/>
      <w:r>
        <w:t>here</w:t>
      </w:r>
      <w:proofErr w:type="spellEnd"/>
      <w:r>
        <w:t xml:space="preserve">. </w:t>
      </w:r>
      <w:proofErr w:type="spellStart"/>
      <w:r>
        <w:t>See</w:t>
      </w:r>
      <w:proofErr w:type="spellEnd"/>
      <w:r>
        <w:t xml:space="preserve"> </w:t>
      </w:r>
      <w:proofErr w:type="spellStart"/>
      <w:r>
        <w:t>earlier</w:t>
      </w:r>
      <w:proofErr w:type="spellEnd"/>
      <w:r>
        <w:t xml:space="preserve"> </w:t>
      </w:r>
      <w:proofErr w:type="spellStart"/>
      <w:r>
        <w:t>comment</w:t>
      </w:r>
      <w:proofErr w:type="spellEnd"/>
      <w:r>
        <w:t xml:space="preserve"> #32</w:t>
      </w:r>
    </w:p>
  </w:comment>
  <w:comment w:id="34" w:author="Jason Serviss" w:date="2018-07-14T11:13:00Z" w:initials="JS">
    <w:p w14:paraId="11A9649E" w14:textId="2C68284D" w:rsidR="00DD0DB5" w:rsidRDefault="00DD0DB5">
      <w:pPr>
        <w:pStyle w:val="Kommentarer"/>
      </w:pPr>
      <w:r>
        <w:rPr>
          <w:rStyle w:val="Kommentarsreferens"/>
        </w:rPr>
        <w:annotationRef/>
      </w:r>
      <w:r>
        <w:t xml:space="preserve">No. </w:t>
      </w:r>
      <w:proofErr w:type="spellStart"/>
      <w:r>
        <w:t>You</w:t>
      </w:r>
      <w:proofErr w:type="spellEnd"/>
      <w:r>
        <w:t xml:space="preserve"> do not </w:t>
      </w:r>
      <w:proofErr w:type="spellStart"/>
      <w:r>
        <w:t>say</w:t>
      </w:r>
      <w:proofErr w:type="spellEnd"/>
      <w:r>
        <w:t xml:space="preserve"> ”look at </w:t>
      </w:r>
      <w:proofErr w:type="spellStart"/>
      <w:r>
        <w:t>this</w:t>
      </w:r>
      <w:proofErr w:type="spellEnd"/>
      <w:r>
        <w:t xml:space="preserve"> </w:t>
      </w:r>
      <w:proofErr w:type="spellStart"/>
      <w:r>
        <w:t>figure</w:t>
      </w:r>
      <w:proofErr w:type="spellEnd"/>
      <w:r>
        <w:t xml:space="preserve"> </w:t>
      </w:r>
      <w:proofErr w:type="spellStart"/>
      <w:r>
        <w:t>to</w:t>
      </w:r>
      <w:proofErr w:type="spellEnd"/>
      <w:r>
        <w:t xml:space="preserve"> </w:t>
      </w:r>
      <w:proofErr w:type="spellStart"/>
      <w:r>
        <w:t>see</w:t>
      </w:r>
      <w:proofErr w:type="spellEnd"/>
      <w:r>
        <w:t xml:space="preserve"> XXX </w:t>
      </w:r>
      <w:proofErr w:type="spellStart"/>
      <w:r>
        <w:t>result</w:t>
      </w:r>
      <w:proofErr w:type="spellEnd"/>
      <w:r>
        <w:t xml:space="preserve">”, </w:t>
      </w:r>
      <w:proofErr w:type="spellStart"/>
      <w:r>
        <w:t>you</w:t>
      </w:r>
      <w:proofErr w:type="spellEnd"/>
      <w:r>
        <w:t xml:space="preserve"> </w:t>
      </w:r>
      <w:proofErr w:type="spellStart"/>
      <w:r>
        <w:t>explain</w:t>
      </w:r>
      <w:proofErr w:type="spellEnd"/>
      <w:r>
        <w:t xml:space="preserve"> the </w:t>
      </w:r>
      <w:proofErr w:type="spellStart"/>
      <w:r>
        <w:t>results</w:t>
      </w:r>
      <w:proofErr w:type="spellEnd"/>
      <w:r>
        <w:t xml:space="preserve"> in the text and </w:t>
      </w:r>
      <w:proofErr w:type="spellStart"/>
      <w:r>
        <w:t>then</w:t>
      </w:r>
      <w:proofErr w:type="spellEnd"/>
      <w:r>
        <w:t xml:space="preserve"> </w:t>
      </w:r>
      <w:proofErr w:type="spellStart"/>
      <w:r>
        <w:t>refer</w:t>
      </w:r>
      <w:proofErr w:type="spellEnd"/>
      <w:r>
        <w:t xml:space="preserve"> </w:t>
      </w:r>
      <w:proofErr w:type="spellStart"/>
      <w:r>
        <w:t>to</w:t>
      </w:r>
      <w:proofErr w:type="spellEnd"/>
      <w:r>
        <w:t xml:space="preserve"> the </w:t>
      </w:r>
      <w:proofErr w:type="spellStart"/>
      <w:r>
        <w:t>figure</w:t>
      </w:r>
      <w:proofErr w:type="spellEnd"/>
      <w:r>
        <w:t xml:space="preserve"> so the </w:t>
      </w:r>
      <w:proofErr w:type="spellStart"/>
      <w:r>
        <w:t>reader</w:t>
      </w:r>
      <w:proofErr w:type="spellEnd"/>
      <w:r>
        <w:t xml:space="preserve"> </w:t>
      </w:r>
      <w:proofErr w:type="spellStart"/>
      <w:r>
        <w:t>can</w:t>
      </w:r>
      <w:proofErr w:type="spellEnd"/>
      <w:r>
        <w:t xml:space="preserve"> </w:t>
      </w:r>
      <w:proofErr w:type="spellStart"/>
      <w:r>
        <w:t>see</w:t>
      </w:r>
      <w:proofErr w:type="spellEnd"/>
      <w:r>
        <w:t xml:space="preserve"> the </w:t>
      </w:r>
      <w:proofErr w:type="spellStart"/>
      <w:r>
        <w:t>result</w:t>
      </w:r>
      <w:proofErr w:type="spellEnd"/>
      <w:r>
        <w:t>.</w:t>
      </w:r>
    </w:p>
  </w:comment>
  <w:comment w:id="35" w:author="Jason Serviss" w:date="2018-07-14T11:23:00Z" w:initials="JS">
    <w:p w14:paraId="2687264E" w14:textId="1F088A99" w:rsidR="00DD0DB5" w:rsidRDefault="00DD0DB5">
      <w:pPr>
        <w:pStyle w:val="Kommentarer"/>
      </w:pPr>
      <w:r>
        <w:rPr>
          <w:rStyle w:val="Kommentarsreferens"/>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refer</w:t>
      </w:r>
      <w:proofErr w:type="spellEnd"/>
      <w:r>
        <w:t xml:space="preserve"> </w:t>
      </w:r>
      <w:proofErr w:type="spellStart"/>
      <w:r>
        <w:t>to</w:t>
      </w:r>
      <w:proofErr w:type="spellEnd"/>
      <w:r>
        <w:t xml:space="preserve"> the Bilaga </w:t>
      </w:r>
      <w:proofErr w:type="spellStart"/>
      <w:r>
        <w:t>here</w:t>
      </w:r>
      <w:proofErr w:type="spellEnd"/>
      <w:r>
        <w:t xml:space="preserve"> </w:t>
      </w:r>
      <w:proofErr w:type="spellStart"/>
      <w:r>
        <w:t>where</w:t>
      </w:r>
      <w:proofErr w:type="spellEnd"/>
      <w:r>
        <w:t xml:space="preserve"> the </w:t>
      </w:r>
      <w:proofErr w:type="spellStart"/>
      <w:r>
        <w:t>reader</w:t>
      </w:r>
      <w:proofErr w:type="spellEnd"/>
      <w:r>
        <w:t xml:space="preserve"> </w:t>
      </w:r>
      <w:proofErr w:type="spellStart"/>
      <w:r>
        <w:t>can</w:t>
      </w:r>
      <w:proofErr w:type="spellEnd"/>
      <w:r>
        <w:t xml:space="preserve"> </w:t>
      </w:r>
      <w:proofErr w:type="spellStart"/>
      <w:r>
        <w:t>find</w:t>
      </w:r>
      <w:proofErr w:type="spellEnd"/>
      <w:r>
        <w:t xml:space="preserve"> the statment </w:t>
      </w:r>
      <w:proofErr w:type="spellStart"/>
      <w:r>
        <w:t>numbers</w:t>
      </w:r>
      <w:proofErr w:type="spellEnd"/>
      <w:r>
        <w:t xml:space="preserve">, </w:t>
      </w:r>
      <w:proofErr w:type="spellStart"/>
      <w:r>
        <w:t>otherwise</w:t>
      </w:r>
      <w:proofErr w:type="spellEnd"/>
      <w:r>
        <w:t xml:space="preserve"> </w:t>
      </w:r>
      <w:proofErr w:type="spellStart"/>
      <w:r>
        <w:t>they</w:t>
      </w:r>
      <w:proofErr w:type="spellEnd"/>
      <w:r>
        <w:t xml:space="preserve"> </w:t>
      </w:r>
      <w:proofErr w:type="spellStart"/>
      <w:r>
        <w:t>have</w:t>
      </w:r>
      <w:proofErr w:type="spellEnd"/>
      <w:r>
        <w:t xml:space="preserve"> no </w:t>
      </w:r>
      <w:proofErr w:type="spellStart"/>
      <w:r>
        <w:t>idea</w:t>
      </w:r>
      <w:proofErr w:type="spellEnd"/>
      <w:r>
        <w:t xml:space="preserve"> </w:t>
      </w:r>
      <w:proofErr w:type="spellStart"/>
      <w:r>
        <w:t>which</w:t>
      </w:r>
      <w:proofErr w:type="spellEnd"/>
      <w:r>
        <w:t xml:space="preserve"> statments </w:t>
      </w:r>
      <w:proofErr w:type="spellStart"/>
      <w:r>
        <w:t>correspond</w:t>
      </w:r>
      <w:proofErr w:type="spellEnd"/>
      <w:r>
        <w:t xml:space="preserve"> </w:t>
      </w:r>
      <w:proofErr w:type="spellStart"/>
      <w:r>
        <w:t>to</w:t>
      </w:r>
      <w:proofErr w:type="spellEnd"/>
      <w:r>
        <w:t xml:space="preserve"> the </w:t>
      </w:r>
      <w:proofErr w:type="spellStart"/>
      <w:r>
        <w:t>numbers</w:t>
      </w:r>
      <w:proofErr w:type="spellEnd"/>
      <w:r>
        <w:t xml:space="preserve"> in the </w:t>
      </w:r>
      <w:proofErr w:type="spellStart"/>
      <w:r>
        <w:t>figure</w:t>
      </w:r>
      <w:proofErr w:type="spellEnd"/>
    </w:p>
  </w:comment>
  <w:comment w:id="37" w:author="Jason Serviss" w:date="2018-07-14T11:28:00Z" w:initials="JS">
    <w:p w14:paraId="64CB5CC0" w14:textId="5DFF1286" w:rsidR="00DD0DB5" w:rsidRDefault="00DD0DB5">
      <w:pPr>
        <w:pStyle w:val="Kommentarer"/>
      </w:pPr>
      <w:r>
        <w:rPr>
          <w:rStyle w:val="Kommentarsreferens"/>
        </w:rPr>
        <w:annotationRef/>
      </w:r>
      <w:r>
        <w:t xml:space="preserve">It </w:t>
      </w:r>
      <w:proofErr w:type="spellStart"/>
      <w:r>
        <w:t>should</w:t>
      </w:r>
      <w:proofErr w:type="spellEnd"/>
      <w:r>
        <w:t xml:space="preserve"> be the </w:t>
      </w:r>
      <w:proofErr w:type="spellStart"/>
      <w:r>
        <w:t>goal</w:t>
      </w:r>
      <w:proofErr w:type="spellEnd"/>
      <w:r>
        <w:t xml:space="preserve"> </w:t>
      </w:r>
      <w:proofErr w:type="spellStart"/>
      <w:r>
        <w:t>to</w:t>
      </w:r>
      <w:proofErr w:type="spellEnd"/>
      <w:r>
        <w:t xml:space="preserve"> </w:t>
      </w:r>
      <w:proofErr w:type="spellStart"/>
      <w:r>
        <w:t>identify</w:t>
      </w:r>
      <w:proofErr w:type="spellEnd"/>
      <w:r>
        <w:t xml:space="preserve"> elements </w:t>
      </w:r>
      <w:proofErr w:type="spellStart"/>
      <w:r>
        <w:t>that</w:t>
      </w:r>
      <w:proofErr w:type="spellEnd"/>
      <w:r>
        <w:t xml:space="preserve"> </w:t>
      </w:r>
      <w:proofErr w:type="spellStart"/>
      <w:r>
        <w:t>have</w:t>
      </w:r>
      <w:proofErr w:type="spellEnd"/>
      <w:r>
        <w:t xml:space="preserve"> </w:t>
      </w:r>
      <w:proofErr w:type="spellStart"/>
      <w:r>
        <w:t>both</w:t>
      </w:r>
      <w:proofErr w:type="spellEnd"/>
      <w:r>
        <w:t xml:space="preserve"> a </w:t>
      </w:r>
      <w:proofErr w:type="spellStart"/>
      <w:r>
        <w:t>high</w:t>
      </w:r>
      <w:proofErr w:type="spellEnd"/>
      <w:r>
        <w:t xml:space="preserve"> and </w:t>
      </w:r>
      <w:proofErr w:type="spellStart"/>
      <w:r>
        <w:t>low</w:t>
      </w:r>
      <w:proofErr w:type="spellEnd"/>
      <w:r>
        <w:t xml:space="preserve"> </w:t>
      </w:r>
      <w:proofErr w:type="spellStart"/>
      <w:r>
        <w:t>quality</w:t>
      </w:r>
      <w:proofErr w:type="spellEnd"/>
      <w:r>
        <w:t xml:space="preserve"> </w:t>
      </w:r>
      <w:proofErr w:type="spellStart"/>
      <w:r>
        <w:t>according</w:t>
      </w:r>
      <w:proofErr w:type="spellEnd"/>
      <w:r>
        <w:t xml:space="preserve"> </w:t>
      </w:r>
      <w:proofErr w:type="spellStart"/>
      <w:r>
        <w:t>to</w:t>
      </w:r>
      <w:proofErr w:type="spellEnd"/>
      <w:r>
        <w:t xml:space="preserve"> DIM… not just </w:t>
      </w:r>
      <w:proofErr w:type="spellStart"/>
      <w:r>
        <w:t>things</w:t>
      </w:r>
      <w:proofErr w:type="spellEnd"/>
      <w:r>
        <w:t xml:space="preserve"> </w:t>
      </w:r>
      <w:proofErr w:type="spellStart"/>
      <w:r>
        <w:t>that</w:t>
      </w:r>
      <w:proofErr w:type="spellEnd"/>
      <w:r>
        <w:t xml:space="preserve"> </w:t>
      </w:r>
      <w:proofErr w:type="spellStart"/>
      <w:r>
        <w:t>need</w:t>
      </w:r>
      <w:proofErr w:type="spellEnd"/>
      <w:r>
        <w:t xml:space="preserve"> ”mer fokus”</w:t>
      </w:r>
    </w:p>
  </w:comment>
  <w:comment w:id="38" w:author="Jason Serviss" w:date="2018-07-14T11:31:00Z" w:initials="JS">
    <w:p w14:paraId="5F96A4DA" w14:textId="398EF094" w:rsidR="00DD0DB5" w:rsidRDefault="00DD0DB5">
      <w:pPr>
        <w:pStyle w:val="Kommentarer"/>
      </w:pPr>
      <w:r>
        <w:rPr>
          <w:rStyle w:val="Kommentarsreferens"/>
        </w:rPr>
        <w:annotationRef/>
      </w:r>
      <w:proofErr w:type="spellStart"/>
      <w:r>
        <w:rPr>
          <w:rStyle w:val="Kommentarsreferens"/>
        </w:rPr>
        <w:t>This</w:t>
      </w:r>
      <w:proofErr w:type="spellEnd"/>
      <w:r>
        <w:rPr>
          <w:rStyle w:val="Kommentarsreferens"/>
        </w:rPr>
        <w:t xml:space="preserve"> </w:t>
      </w:r>
      <w:proofErr w:type="spellStart"/>
      <w:r>
        <w:rPr>
          <w:rStyle w:val="Kommentarsreferens"/>
        </w:rPr>
        <w:t>sentance</w:t>
      </w:r>
      <w:proofErr w:type="spellEnd"/>
      <w:r>
        <w:rPr>
          <w:rStyle w:val="Kommentarsreferens"/>
        </w:rPr>
        <w:t xml:space="preserve"> </w:t>
      </w:r>
      <w:proofErr w:type="spellStart"/>
      <w:r>
        <w:rPr>
          <w:rStyle w:val="Kommentarsreferens"/>
        </w:rPr>
        <w:t>needs</w:t>
      </w:r>
      <w:proofErr w:type="spellEnd"/>
      <w:r>
        <w:rPr>
          <w:rStyle w:val="Kommentarsreferens"/>
        </w:rPr>
        <w:t xml:space="preserve"> </w:t>
      </w:r>
      <w:proofErr w:type="spellStart"/>
      <w:r>
        <w:rPr>
          <w:rStyle w:val="Kommentarsreferens"/>
        </w:rPr>
        <w:t>to</w:t>
      </w:r>
      <w:proofErr w:type="spellEnd"/>
      <w:r>
        <w:rPr>
          <w:rStyle w:val="Kommentarsreferens"/>
        </w:rPr>
        <w:t xml:space="preserve"> be </w:t>
      </w:r>
      <w:proofErr w:type="spellStart"/>
      <w:r>
        <w:rPr>
          <w:rStyle w:val="Kommentarsreferens"/>
        </w:rPr>
        <w:t>revised</w:t>
      </w:r>
      <w:proofErr w:type="spellEnd"/>
      <w:r>
        <w:rPr>
          <w:rStyle w:val="Kommentarsreferens"/>
        </w:rPr>
        <w:t xml:space="preserve">. </w:t>
      </w:r>
      <w:proofErr w:type="spellStart"/>
      <w:r>
        <w:rPr>
          <w:rStyle w:val="Kommentarsreferens"/>
        </w:rPr>
        <w:t>You</w:t>
      </w:r>
      <w:proofErr w:type="spellEnd"/>
      <w:r>
        <w:rPr>
          <w:rStyle w:val="Kommentarsreferens"/>
        </w:rPr>
        <w:t xml:space="preserve"> </w:t>
      </w:r>
      <w:proofErr w:type="spellStart"/>
      <w:r>
        <w:rPr>
          <w:rStyle w:val="Kommentarsreferens"/>
        </w:rPr>
        <w:t>need</w:t>
      </w:r>
      <w:proofErr w:type="spellEnd"/>
      <w:r>
        <w:rPr>
          <w:rStyle w:val="Kommentarsreferens"/>
        </w:rPr>
        <w:t xml:space="preserve"> </w:t>
      </w:r>
      <w:proofErr w:type="spellStart"/>
      <w:r>
        <w:rPr>
          <w:rStyle w:val="Kommentarsreferens"/>
        </w:rPr>
        <w:t>to</w:t>
      </w:r>
      <w:proofErr w:type="spellEnd"/>
      <w:r>
        <w:rPr>
          <w:rStyle w:val="Kommentarsreferens"/>
        </w:rPr>
        <w:t xml:space="preserve"> </w:t>
      </w:r>
      <w:proofErr w:type="spellStart"/>
      <w:r>
        <w:rPr>
          <w:rStyle w:val="Kommentarsreferens"/>
        </w:rPr>
        <w:t>imagine</w:t>
      </w:r>
      <w:proofErr w:type="spellEnd"/>
      <w:r>
        <w:rPr>
          <w:rStyle w:val="Kommentarsreferens"/>
        </w:rPr>
        <w:t xml:space="preserve"> </w:t>
      </w:r>
      <w:proofErr w:type="spellStart"/>
      <w:r>
        <w:rPr>
          <w:rStyle w:val="Kommentarsreferens"/>
        </w:rPr>
        <w:t>that</w:t>
      </w:r>
      <w:proofErr w:type="spellEnd"/>
      <w:r>
        <w:rPr>
          <w:rStyle w:val="Kommentarsreferens"/>
        </w:rPr>
        <w:t xml:space="preserve"> the </w:t>
      </w:r>
      <w:proofErr w:type="spellStart"/>
      <w:r>
        <w:rPr>
          <w:rStyle w:val="Kommentarsreferens"/>
        </w:rPr>
        <w:t>reader</w:t>
      </w:r>
      <w:proofErr w:type="spellEnd"/>
      <w:r>
        <w:rPr>
          <w:rStyle w:val="Kommentarsreferens"/>
        </w:rPr>
        <w:t xml:space="preserve"> has NOT read the </w:t>
      </w:r>
      <w:proofErr w:type="spellStart"/>
      <w:r>
        <w:rPr>
          <w:rStyle w:val="Kommentarsreferens"/>
        </w:rPr>
        <w:t>methods</w:t>
      </w:r>
      <w:proofErr w:type="spellEnd"/>
      <w:r>
        <w:rPr>
          <w:rStyle w:val="Kommentarsreferens"/>
        </w:rPr>
        <w:t xml:space="preserve"> </w:t>
      </w:r>
      <w:proofErr w:type="spellStart"/>
      <w:r>
        <w:rPr>
          <w:rStyle w:val="Kommentarsreferens"/>
        </w:rPr>
        <w:t>section</w:t>
      </w:r>
      <w:proofErr w:type="spellEnd"/>
      <w:r>
        <w:rPr>
          <w:rStyle w:val="Kommentarsreferens"/>
        </w:rPr>
        <w:t xml:space="preserve"> and, </w:t>
      </w:r>
      <w:proofErr w:type="spellStart"/>
      <w:r>
        <w:rPr>
          <w:rStyle w:val="Kommentarsreferens"/>
        </w:rPr>
        <w:t>here</w:t>
      </w:r>
      <w:proofErr w:type="spellEnd"/>
      <w:r>
        <w:rPr>
          <w:rStyle w:val="Kommentarsreferens"/>
        </w:rPr>
        <w:t xml:space="preserve">, </w:t>
      </w:r>
      <w:proofErr w:type="spellStart"/>
      <w:r>
        <w:rPr>
          <w:rStyle w:val="Kommentarsreferens"/>
        </w:rPr>
        <w:t>point</w:t>
      </w:r>
      <w:proofErr w:type="spellEnd"/>
      <w:r>
        <w:rPr>
          <w:rStyle w:val="Kommentarsreferens"/>
        </w:rPr>
        <w:t xml:space="preserve"> </w:t>
      </w:r>
      <w:proofErr w:type="spellStart"/>
      <w:r>
        <w:rPr>
          <w:rStyle w:val="Kommentarsreferens"/>
        </w:rPr>
        <w:t>out</w:t>
      </w:r>
      <w:proofErr w:type="spellEnd"/>
      <w:r>
        <w:rPr>
          <w:rStyle w:val="Kommentarsreferens"/>
        </w:rPr>
        <w:t xml:space="preserve"> the </w:t>
      </w:r>
      <w:proofErr w:type="spellStart"/>
      <w:r>
        <w:rPr>
          <w:rStyle w:val="Kommentarsreferens"/>
        </w:rPr>
        <w:t>IMPORTANT</w:t>
      </w:r>
      <w:proofErr w:type="spellEnd"/>
      <w:r>
        <w:rPr>
          <w:rStyle w:val="Kommentarsreferens"/>
        </w:rPr>
        <w:t xml:space="preserve"> </w:t>
      </w:r>
      <w:proofErr w:type="spellStart"/>
      <w:r>
        <w:rPr>
          <w:rStyle w:val="Kommentarsreferens"/>
        </w:rPr>
        <w:t>things</w:t>
      </w:r>
      <w:proofErr w:type="spellEnd"/>
      <w:r>
        <w:rPr>
          <w:rStyle w:val="Kommentarsreferens"/>
        </w:rPr>
        <w:t xml:space="preserve"> </w:t>
      </w:r>
      <w:proofErr w:type="spellStart"/>
      <w:r>
        <w:rPr>
          <w:rStyle w:val="Kommentarsreferens"/>
        </w:rPr>
        <w:t>with</w:t>
      </w:r>
      <w:proofErr w:type="spellEnd"/>
      <w:r>
        <w:rPr>
          <w:rStyle w:val="Kommentarsreferens"/>
        </w:rPr>
        <w:t xml:space="preserve"> the </w:t>
      </w:r>
      <w:proofErr w:type="spellStart"/>
      <w:r>
        <w:rPr>
          <w:rStyle w:val="Kommentarsreferens"/>
        </w:rPr>
        <w:t>method</w:t>
      </w:r>
      <w:proofErr w:type="spellEnd"/>
      <w:r>
        <w:rPr>
          <w:rStyle w:val="Kommentarsreferens"/>
        </w:rPr>
        <w:t xml:space="preserve"> </w:t>
      </w:r>
      <w:proofErr w:type="spellStart"/>
      <w:r>
        <w:rPr>
          <w:rStyle w:val="Kommentarsreferens"/>
        </w:rPr>
        <w:t>that</w:t>
      </w:r>
      <w:proofErr w:type="spellEnd"/>
      <w:r>
        <w:rPr>
          <w:rStyle w:val="Kommentarsreferens"/>
        </w:rPr>
        <w:t xml:space="preserve"> </w:t>
      </w:r>
      <w:proofErr w:type="spellStart"/>
      <w:r>
        <w:rPr>
          <w:rStyle w:val="Kommentarsreferens"/>
        </w:rPr>
        <w:t>they</w:t>
      </w:r>
      <w:proofErr w:type="spellEnd"/>
      <w:r>
        <w:rPr>
          <w:rStyle w:val="Kommentarsreferens"/>
        </w:rPr>
        <w:t xml:space="preserve"> </w:t>
      </w:r>
      <w:proofErr w:type="spellStart"/>
      <w:r>
        <w:rPr>
          <w:rStyle w:val="Kommentarsreferens"/>
        </w:rPr>
        <w:t>need</w:t>
      </w:r>
      <w:proofErr w:type="spellEnd"/>
      <w:r>
        <w:rPr>
          <w:rStyle w:val="Kommentarsreferens"/>
        </w:rPr>
        <w:t xml:space="preserve"> </w:t>
      </w:r>
      <w:proofErr w:type="spellStart"/>
      <w:r>
        <w:rPr>
          <w:rStyle w:val="Kommentarsreferens"/>
        </w:rPr>
        <w:t>to</w:t>
      </w:r>
      <w:proofErr w:type="spellEnd"/>
      <w:r>
        <w:rPr>
          <w:rStyle w:val="Kommentarsreferens"/>
        </w:rPr>
        <w:t xml:space="preserve"> </w:t>
      </w:r>
      <w:proofErr w:type="spellStart"/>
      <w:r>
        <w:rPr>
          <w:rStyle w:val="Kommentarsreferens"/>
        </w:rPr>
        <w:t>know</w:t>
      </w:r>
      <w:proofErr w:type="spellEnd"/>
      <w:r>
        <w:rPr>
          <w:rStyle w:val="Kommentarsreferens"/>
        </w:rPr>
        <w:t xml:space="preserve"> </w:t>
      </w:r>
      <w:proofErr w:type="spellStart"/>
      <w:r>
        <w:rPr>
          <w:rStyle w:val="Kommentarsreferens"/>
        </w:rPr>
        <w:t>to</w:t>
      </w:r>
      <w:proofErr w:type="spellEnd"/>
      <w:r>
        <w:rPr>
          <w:rStyle w:val="Kommentarsreferens"/>
        </w:rPr>
        <w:t xml:space="preserve"> </w:t>
      </w:r>
      <w:proofErr w:type="spellStart"/>
      <w:r>
        <w:rPr>
          <w:rStyle w:val="Kommentarsreferens"/>
        </w:rPr>
        <w:t>understand</w:t>
      </w:r>
      <w:proofErr w:type="spellEnd"/>
      <w:r>
        <w:rPr>
          <w:rStyle w:val="Kommentarsreferens"/>
        </w:rPr>
        <w:t xml:space="preserve"> the </w:t>
      </w:r>
      <w:proofErr w:type="spellStart"/>
      <w:r>
        <w:rPr>
          <w:rStyle w:val="Kommentarsreferens"/>
        </w:rPr>
        <w:t>result</w:t>
      </w:r>
      <w:proofErr w:type="spellEnd"/>
      <w:r>
        <w:rPr>
          <w:rStyle w:val="Kommentarsreferens"/>
        </w:rPr>
        <w:t xml:space="preserve"> </w:t>
      </w:r>
      <w:proofErr w:type="spellStart"/>
      <w:r>
        <w:rPr>
          <w:rStyle w:val="Kommentarsreferens"/>
        </w:rPr>
        <w:t>you</w:t>
      </w:r>
      <w:proofErr w:type="spellEnd"/>
      <w:r>
        <w:rPr>
          <w:rStyle w:val="Kommentarsreferens"/>
        </w:rPr>
        <w:t xml:space="preserve"> </w:t>
      </w:r>
      <w:proofErr w:type="spellStart"/>
      <w:r>
        <w:rPr>
          <w:rStyle w:val="Kommentarsreferens"/>
        </w:rPr>
        <w:t>will</w:t>
      </w:r>
      <w:proofErr w:type="spellEnd"/>
      <w:r>
        <w:rPr>
          <w:rStyle w:val="Kommentarsreferens"/>
        </w:rPr>
        <w:t xml:space="preserve"> present in the </w:t>
      </w:r>
      <w:proofErr w:type="spellStart"/>
      <w:r>
        <w:rPr>
          <w:rStyle w:val="Kommentarsreferens"/>
        </w:rPr>
        <w:t>next</w:t>
      </w:r>
      <w:proofErr w:type="spellEnd"/>
      <w:r>
        <w:rPr>
          <w:rStyle w:val="Kommentarsreferens"/>
        </w:rPr>
        <w:t xml:space="preserve"> </w:t>
      </w:r>
      <w:proofErr w:type="spellStart"/>
      <w:r>
        <w:rPr>
          <w:rStyle w:val="Kommentarsreferens"/>
        </w:rPr>
        <w:t>sentance</w:t>
      </w:r>
      <w:proofErr w:type="spellEnd"/>
      <w:r>
        <w:rPr>
          <w:rStyle w:val="Kommentarsreferens"/>
        </w:rPr>
        <w:t xml:space="preserve">. </w:t>
      </w:r>
      <w:proofErr w:type="spellStart"/>
      <w:r>
        <w:rPr>
          <w:rStyle w:val="Kommentarsreferens"/>
        </w:rPr>
        <w:t>That</w:t>
      </w:r>
      <w:proofErr w:type="spellEnd"/>
      <w:r>
        <w:rPr>
          <w:rStyle w:val="Kommentarsreferens"/>
        </w:rPr>
        <w:t xml:space="preserve"> </w:t>
      </w:r>
      <w:proofErr w:type="spellStart"/>
      <w:r>
        <w:rPr>
          <w:rStyle w:val="Kommentarsreferens"/>
        </w:rPr>
        <w:t>you</w:t>
      </w:r>
      <w:proofErr w:type="spellEnd"/>
      <w:r>
        <w:rPr>
          <w:rStyle w:val="Kommentarsreferens"/>
        </w:rPr>
        <w:t xml:space="preserve"> </w:t>
      </w:r>
      <w:proofErr w:type="spellStart"/>
      <w:r>
        <w:rPr>
          <w:rStyle w:val="Kommentarsreferens"/>
        </w:rPr>
        <w:t>did</w:t>
      </w:r>
      <w:proofErr w:type="spellEnd"/>
      <w:r>
        <w:rPr>
          <w:rStyle w:val="Kommentarsreferens"/>
        </w:rPr>
        <w:t xml:space="preserve"> an ”utförligare undersökning” </w:t>
      </w:r>
      <w:proofErr w:type="spellStart"/>
      <w:r>
        <w:rPr>
          <w:rStyle w:val="Kommentarsreferens"/>
        </w:rPr>
        <w:t>means</w:t>
      </w:r>
      <w:proofErr w:type="spellEnd"/>
      <w:r>
        <w:rPr>
          <w:rStyle w:val="Kommentarsreferens"/>
        </w:rPr>
        <w:t xml:space="preserve"> </w:t>
      </w:r>
      <w:proofErr w:type="spellStart"/>
      <w:r>
        <w:rPr>
          <w:rStyle w:val="Kommentarsreferens"/>
        </w:rPr>
        <w:t>absolutly</w:t>
      </w:r>
      <w:proofErr w:type="spellEnd"/>
      <w:r>
        <w:rPr>
          <w:rStyle w:val="Kommentarsreferens"/>
        </w:rPr>
        <w:t xml:space="preserve"> </w:t>
      </w:r>
      <w:proofErr w:type="spellStart"/>
      <w:r>
        <w:rPr>
          <w:rStyle w:val="Kommentarsreferens"/>
        </w:rPr>
        <w:t>nothing</w:t>
      </w:r>
      <w:proofErr w:type="spellEnd"/>
      <w:r>
        <w:rPr>
          <w:rStyle w:val="Kommentarsreferens"/>
        </w:rPr>
        <w:t xml:space="preserve"> in </w:t>
      </w:r>
      <w:proofErr w:type="spellStart"/>
      <w:r>
        <w:rPr>
          <w:rStyle w:val="Kommentarsreferens"/>
        </w:rPr>
        <w:t>this</w:t>
      </w:r>
      <w:proofErr w:type="spellEnd"/>
      <w:r>
        <w:rPr>
          <w:rStyle w:val="Kommentarsreferens"/>
        </w:rPr>
        <w:t xml:space="preserve"> </w:t>
      </w:r>
      <w:proofErr w:type="spellStart"/>
      <w:r>
        <w:rPr>
          <w:rStyle w:val="Kommentarsreferens"/>
        </w:rPr>
        <w:t>context</w:t>
      </w:r>
      <w:proofErr w:type="spellEnd"/>
      <w:r>
        <w:rPr>
          <w:rStyle w:val="Kommentarsreferens"/>
        </w:rPr>
        <w:t>.</w:t>
      </w:r>
    </w:p>
  </w:comment>
  <w:comment w:id="39" w:author="Jason Serviss" w:date="2018-07-14T11:32:00Z" w:initials="JS">
    <w:p w14:paraId="01175C56" w14:textId="082DED9E" w:rsidR="00DD0DB5" w:rsidRDefault="00DD0DB5">
      <w:pPr>
        <w:pStyle w:val="Kommentarer"/>
      </w:pPr>
      <w:r>
        <w:rPr>
          <w:rStyle w:val="Kommentarsreferens"/>
        </w:rPr>
        <w:annotationRef/>
      </w:r>
      <w:proofErr w:type="spellStart"/>
      <w:r>
        <w:t>How</w:t>
      </w:r>
      <w:proofErr w:type="spellEnd"/>
      <w:r>
        <w:t xml:space="preserve"> </w:t>
      </w:r>
      <w:proofErr w:type="spellStart"/>
      <w:r>
        <w:t>high</w:t>
      </w:r>
      <w:proofErr w:type="spellEnd"/>
      <w:r>
        <w:t xml:space="preserve">? </w:t>
      </w:r>
      <w:proofErr w:type="spellStart"/>
      <w:r>
        <w:t>Compared</w:t>
      </w:r>
      <w:proofErr w:type="spellEnd"/>
      <w:r>
        <w:t xml:space="preserve"> </w:t>
      </w:r>
      <w:proofErr w:type="spellStart"/>
      <w:r>
        <w:t>to</w:t>
      </w:r>
      <w:proofErr w:type="spellEnd"/>
      <w:r>
        <w:t xml:space="preserve"> </w:t>
      </w:r>
      <w:proofErr w:type="spellStart"/>
      <w:r>
        <w:t>what</w:t>
      </w:r>
      <w:proofErr w:type="spellEnd"/>
      <w:r>
        <w:t>?</w:t>
      </w:r>
    </w:p>
  </w:comment>
  <w:comment w:id="40" w:author="Jason Serviss" w:date="2018-07-14T11:33:00Z" w:initials="JS">
    <w:p w14:paraId="38175A53" w14:textId="7ED381E9" w:rsidR="00DD0DB5" w:rsidRDefault="00DD0DB5">
      <w:pPr>
        <w:pStyle w:val="Kommentarer"/>
      </w:pPr>
      <w:r>
        <w:rPr>
          <w:rStyle w:val="Kommentarsreferens"/>
        </w:rPr>
        <w:annotationRef/>
      </w:r>
      <w:proofErr w:type="spellStart"/>
      <w:r>
        <w:t>You</w:t>
      </w:r>
      <w:proofErr w:type="spellEnd"/>
      <w:r>
        <w:t xml:space="preserve"> </w:t>
      </w:r>
      <w:proofErr w:type="spellStart"/>
      <w:r>
        <w:t>either</w:t>
      </w:r>
      <w:proofErr w:type="spellEnd"/>
      <w:r>
        <w:t xml:space="preserve"> </w:t>
      </w:r>
      <w:proofErr w:type="spellStart"/>
      <w:r>
        <w:t>need</w:t>
      </w:r>
      <w:proofErr w:type="spellEnd"/>
      <w:r>
        <w:t xml:space="preserve"> </w:t>
      </w:r>
      <w:proofErr w:type="spellStart"/>
      <w:r>
        <w:t>to</w:t>
      </w:r>
      <w:proofErr w:type="spellEnd"/>
      <w:r>
        <w:t xml:space="preserve"> be </w:t>
      </w:r>
      <w:proofErr w:type="spellStart"/>
      <w:r>
        <w:t>specific</w:t>
      </w:r>
      <w:proofErr w:type="spellEnd"/>
      <w:r>
        <w:t xml:space="preserve"> in the </w:t>
      </w:r>
      <w:proofErr w:type="spellStart"/>
      <w:r>
        <w:t>results</w:t>
      </w:r>
      <w:proofErr w:type="spellEnd"/>
      <w:r>
        <w:t xml:space="preserve"> </w:t>
      </w:r>
      <w:proofErr w:type="spellStart"/>
      <w:r>
        <w:t>section</w:t>
      </w:r>
      <w:proofErr w:type="spellEnd"/>
      <w:r>
        <w:t xml:space="preserve"> or </w:t>
      </w:r>
      <w:proofErr w:type="spellStart"/>
      <w:r>
        <w:t>say</w:t>
      </w:r>
      <w:proofErr w:type="spellEnd"/>
      <w:r>
        <w:t xml:space="preserve"> </w:t>
      </w:r>
      <w:proofErr w:type="spellStart"/>
      <w:r>
        <w:t>something</w:t>
      </w:r>
      <w:proofErr w:type="spellEnd"/>
      <w:r>
        <w:t xml:space="preserve"> like: ”In </w:t>
      </w:r>
      <w:proofErr w:type="spellStart"/>
      <w:r>
        <w:t>summary</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indicates</w:t>
      </w:r>
      <w:proofErr w:type="spellEnd"/>
      <w:r>
        <w:t xml:space="preserve">”. The </w:t>
      </w:r>
      <w:proofErr w:type="spellStart"/>
      <w:r>
        <w:t>result</w:t>
      </w:r>
      <w:proofErr w:type="spellEnd"/>
      <w:r>
        <w:t xml:space="preserve"> </w:t>
      </w:r>
      <w:proofErr w:type="spellStart"/>
      <w:r>
        <w:t>does</w:t>
      </w:r>
      <w:proofErr w:type="spellEnd"/>
      <w:r>
        <w:t xml:space="preserve"> not </w:t>
      </w:r>
      <w:proofErr w:type="spellStart"/>
      <w:r>
        <w:t>specifically</w:t>
      </w:r>
      <w:proofErr w:type="spellEnd"/>
      <w:r>
        <w:t xml:space="preserve"> show </w:t>
      </w:r>
      <w:proofErr w:type="spellStart"/>
      <w:r>
        <w:t>that</w:t>
      </w:r>
      <w:proofErr w:type="spellEnd"/>
      <w:r>
        <w:t xml:space="preserve"> Grades ”kurser har ett välarbetat material…”.</w:t>
      </w:r>
    </w:p>
  </w:comment>
  <w:comment w:id="42" w:author="Olivia Imner" w:date="2018-07-11T16:46:00Z" w:initials="OI">
    <w:p w14:paraId="2EE7314B" w14:textId="77777777" w:rsidR="00DD0DB5" w:rsidRDefault="00DD0DB5" w:rsidP="00AB5870">
      <w:pPr>
        <w:pStyle w:val="Kommentare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draw</w:t>
      </w:r>
      <w:proofErr w:type="spellEnd"/>
      <w:r>
        <w:t xml:space="preserve"> the ”general </w:t>
      </w:r>
      <w:proofErr w:type="spellStart"/>
      <w:r>
        <w:t>conclusions</w:t>
      </w:r>
      <w:proofErr w:type="spellEnd"/>
      <w:r>
        <w:t xml:space="preserve">” for </w:t>
      </w:r>
      <w:proofErr w:type="spellStart"/>
      <w:r>
        <w:t>figure</w:t>
      </w:r>
      <w:proofErr w:type="spellEnd"/>
      <w:r>
        <w:t xml:space="preserve"> 2.</w:t>
      </w:r>
    </w:p>
  </w:comment>
  <w:comment w:id="41" w:author="Jason Serviss" w:date="2018-07-14T11:48:00Z" w:initials="JS">
    <w:p w14:paraId="5769217A" w14:textId="21189875" w:rsidR="00DD0DB5" w:rsidRDefault="00DD0DB5">
      <w:pPr>
        <w:pStyle w:val="Kommentarer"/>
      </w:pPr>
      <w:r>
        <w:rPr>
          <w:rStyle w:val="Kommentarsreferens"/>
        </w:rPr>
        <w:annotationRef/>
      </w:r>
      <w:r>
        <w:t xml:space="preserve">The </w:t>
      </w:r>
      <w:proofErr w:type="spellStart"/>
      <w:r>
        <w:t>specific</w:t>
      </w:r>
      <w:proofErr w:type="spellEnd"/>
      <w:r>
        <w:t xml:space="preserve"> </w:t>
      </w:r>
      <w:proofErr w:type="spellStart"/>
      <w:r>
        <w:t>results</w:t>
      </w:r>
      <w:proofErr w:type="spellEnd"/>
      <w:r>
        <w:t xml:space="preserve"> from </w:t>
      </w:r>
      <w:proofErr w:type="spellStart"/>
      <w:r>
        <w:t>figure</w:t>
      </w:r>
      <w:proofErr w:type="spellEnd"/>
      <w:r>
        <w:t xml:space="preserve"> 2b </w:t>
      </w:r>
      <w:proofErr w:type="spellStart"/>
      <w:r>
        <w:t>should</w:t>
      </w:r>
      <w:proofErr w:type="spellEnd"/>
      <w:r>
        <w:t xml:space="preserve"> be </w:t>
      </w:r>
      <w:proofErr w:type="spellStart"/>
      <w:r>
        <w:t>expanded</w:t>
      </w:r>
      <w:proofErr w:type="spellEnd"/>
    </w:p>
  </w:comment>
  <w:comment w:id="43" w:author="Jason Serviss" w:date="2018-07-14T11:54:00Z" w:initials="JS">
    <w:p w14:paraId="39F93E65" w14:textId="1CFE7B82" w:rsidR="00DD0DB5" w:rsidRDefault="00DD0DB5">
      <w:pPr>
        <w:pStyle w:val="Kommentarer"/>
      </w:pPr>
      <w:r>
        <w:rPr>
          <w:rStyle w:val="Kommentarsreferens"/>
        </w:rPr>
        <w:annotationRef/>
      </w:r>
      <w:r>
        <w:t xml:space="preserve">Just </w:t>
      </w:r>
      <w:proofErr w:type="spellStart"/>
      <w:r>
        <w:t>say</w:t>
      </w:r>
      <w:proofErr w:type="spellEnd"/>
      <w:r>
        <w:t xml:space="preserve"> the </w:t>
      </w:r>
      <w:proofErr w:type="spellStart"/>
      <w:r>
        <w:t>summary</w:t>
      </w:r>
      <w:proofErr w:type="spellEnd"/>
      <w:r>
        <w:t xml:space="preserve">. ”In total, </w:t>
      </w:r>
      <w:proofErr w:type="spellStart"/>
      <w:r>
        <w:t>these</w:t>
      </w:r>
      <w:proofErr w:type="spellEnd"/>
      <w:r>
        <w:t xml:space="preserve"> </w:t>
      </w:r>
      <w:proofErr w:type="spellStart"/>
      <w:r>
        <w:t>results</w:t>
      </w:r>
      <w:proofErr w:type="spellEnd"/>
      <w:r>
        <w:t xml:space="preserve"> </w:t>
      </w:r>
      <w:proofErr w:type="spellStart"/>
      <w:r>
        <w:t>indicate</w:t>
      </w:r>
      <w:proofErr w:type="spellEnd"/>
      <w:r>
        <w:t>…</w:t>
      </w:r>
      <w:proofErr w:type="gramStart"/>
      <w:r>
        <w:t xml:space="preserve">”  </w:t>
      </w:r>
      <w:proofErr w:type="spellStart"/>
      <w:r>
        <w:t>Either</w:t>
      </w:r>
      <w:proofErr w:type="spellEnd"/>
      <w:proofErr w:type="gramEnd"/>
      <w:r>
        <w:t xml:space="preserve"> </w:t>
      </w:r>
      <w:proofErr w:type="spellStart"/>
      <w:r>
        <w:t>include</w:t>
      </w:r>
      <w:proofErr w:type="spellEnd"/>
      <w:r>
        <w:t xml:space="preserve"> a </w:t>
      </w:r>
      <w:proofErr w:type="spellStart"/>
      <w:r>
        <w:t>summary</w:t>
      </w:r>
      <w:proofErr w:type="spellEnd"/>
      <w:r>
        <w:t xml:space="preserve"> </w:t>
      </w:r>
      <w:proofErr w:type="spellStart"/>
      <w:r>
        <w:t>that</w:t>
      </w:r>
      <w:proofErr w:type="spellEnd"/>
      <w:r>
        <w:t xml:space="preserve"> </w:t>
      </w:r>
      <w:proofErr w:type="spellStart"/>
      <w:r>
        <w:t>includes</w:t>
      </w:r>
      <w:proofErr w:type="spellEnd"/>
      <w:r>
        <w:t xml:space="preserve"> </w:t>
      </w:r>
      <w:proofErr w:type="spellStart"/>
      <w:r>
        <w:t>results</w:t>
      </w:r>
      <w:proofErr w:type="spellEnd"/>
      <w:r>
        <w:t xml:space="preserve"> from </w:t>
      </w:r>
      <w:proofErr w:type="spellStart"/>
      <w:r>
        <w:t>both</w:t>
      </w:r>
      <w:proofErr w:type="spellEnd"/>
      <w:r>
        <w:t xml:space="preserve"> </w:t>
      </w:r>
      <w:proofErr w:type="spellStart"/>
      <w:r>
        <w:t>figure</w:t>
      </w:r>
      <w:proofErr w:type="spellEnd"/>
      <w:r>
        <w:t xml:space="preserve"> 2a and 2b or </w:t>
      </w:r>
      <w:proofErr w:type="spellStart"/>
      <w:r>
        <w:t>include</w:t>
      </w:r>
      <w:proofErr w:type="spellEnd"/>
      <w:r>
        <w:t xml:space="preserve"> at </w:t>
      </w:r>
      <w:proofErr w:type="spellStart"/>
      <w:r>
        <w:t>least</w:t>
      </w:r>
      <w:proofErr w:type="spellEnd"/>
      <w:r>
        <w:t xml:space="preserve">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2a and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2b. Positive </w:t>
      </w:r>
      <w:proofErr w:type="spellStart"/>
      <w:r>
        <w:t>first</w:t>
      </w:r>
      <w:proofErr w:type="spellEnd"/>
      <w:r>
        <w:t xml:space="preserve"> </w:t>
      </w:r>
      <w:proofErr w:type="spellStart"/>
      <w:r>
        <w:t>then</w:t>
      </w:r>
      <w:proofErr w:type="spellEnd"/>
      <w:r>
        <w:t xml:space="preserve"> negative. Look back and </w:t>
      </w:r>
      <w:proofErr w:type="spellStart"/>
      <w:r>
        <w:t>see</w:t>
      </w:r>
      <w:proofErr w:type="spellEnd"/>
      <w:r>
        <w:t xml:space="preserve"> </w:t>
      </w:r>
      <w:proofErr w:type="spellStart"/>
      <w:r>
        <w:t>how</w:t>
      </w:r>
      <w:proofErr w:type="spellEnd"/>
      <w:r>
        <w:t xml:space="preserve"> </w:t>
      </w:r>
      <w:proofErr w:type="spellStart"/>
      <w:r>
        <w:t>you</w:t>
      </w:r>
      <w:proofErr w:type="spellEnd"/>
      <w:r>
        <w:t xml:space="preserve"> </w:t>
      </w:r>
      <w:proofErr w:type="spellStart"/>
      <w:r>
        <w:t>summarized</w:t>
      </w:r>
      <w:proofErr w:type="spellEnd"/>
      <w:r>
        <w:t xml:space="preserve"> the </w:t>
      </w:r>
      <w:proofErr w:type="spellStart"/>
      <w:r>
        <w:t>results</w:t>
      </w:r>
      <w:proofErr w:type="spellEnd"/>
      <w:r>
        <w:t xml:space="preserve"> from </w:t>
      </w:r>
      <w:proofErr w:type="spellStart"/>
      <w:r>
        <w:t>this</w:t>
      </w:r>
      <w:proofErr w:type="spellEnd"/>
      <w:r>
        <w:t xml:space="preserve"> </w:t>
      </w:r>
      <w:proofErr w:type="spellStart"/>
      <w:r>
        <w:t>analysis</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w:t>
      </w:r>
      <w:proofErr w:type="spellStart"/>
      <w:r>
        <w:t>Ideally</w:t>
      </w:r>
      <w:proofErr w:type="spellEnd"/>
      <w:r>
        <w:t xml:space="preserve"> the </w:t>
      </w:r>
      <w:proofErr w:type="spellStart"/>
      <w:r>
        <w:t>summary</w:t>
      </w:r>
      <w:proofErr w:type="spellEnd"/>
      <w:r>
        <w:t xml:space="preserve"> is </w:t>
      </w:r>
      <w:proofErr w:type="spellStart"/>
      <w:r>
        <w:t>only</w:t>
      </w:r>
      <w:proofErr w:type="spellEnd"/>
      <w:r>
        <w:t xml:space="preserve"> </w:t>
      </w:r>
      <w:proofErr w:type="spellStart"/>
      <w:r>
        <w:t>one</w:t>
      </w:r>
      <w:proofErr w:type="spellEnd"/>
      <w:r>
        <w:t xml:space="preserve"> </w:t>
      </w:r>
      <w:proofErr w:type="spellStart"/>
      <w:r>
        <w:t>sentance</w:t>
      </w:r>
      <w:proofErr w:type="spellEnd"/>
      <w:r>
        <w:t>.</w:t>
      </w:r>
    </w:p>
  </w:comment>
  <w:comment w:id="50" w:author="Jason Serviss" w:date="2018-07-14T11:57:00Z" w:initials="JS">
    <w:p w14:paraId="2555AF3F" w14:textId="2AF3E48F" w:rsidR="00DD0DB5" w:rsidRDefault="00DD0DB5">
      <w:pPr>
        <w:pStyle w:val="Kommentarer"/>
      </w:pPr>
      <w:r>
        <w:rPr>
          <w:rStyle w:val="Kommentarsreferens"/>
        </w:rPr>
        <w:annotationRef/>
      </w:r>
      <w:r>
        <w:t xml:space="preserve">No. The </w:t>
      </w:r>
      <w:proofErr w:type="spellStart"/>
      <w:r>
        <w:t>figure</w:t>
      </w:r>
      <w:proofErr w:type="spellEnd"/>
      <w:r>
        <w:t xml:space="preserve"> legend </w:t>
      </w:r>
      <w:proofErr w:type="spellStart"/>
      <w:r>
        <w:t>should</w:t>
      </w:r>
      <w:proofErr w:type="spellEnd"/>
      <w:r>
        <w:t xml:space="preserve"> not </w:t>
      </w:r>
      <w:proofErr w:type="spellStart"/>
      <w:r>
        <w:t>explain</w:t>
      </w:r>
      <w:proofErr w:type="spellEnd"/>
      <w:r>
        <w:t xml:space="preserve"> </w:t>
      </w:r>
      <w:proofErr w:type="spellStart"/>
      <w:r>
        <w:t>why</w:t>
      </w:r>
      <w:proofErr w:type="spellEnd"/>
      <w:r>
        <w:t xml:space="preserve"> the </w:t>
      </w:r>
      <w:proofErr w:type="spellStart"/>
      <w:r>
        <w:t>figure</w:t>
      </w:r>
      <w:proofErr w:type="spellEnd"/>
      <w:r>
        <w:t xml:space="preserve"> is </w:t>
      </w:r>
      <w:proofErr w:type="spellStart"/>
      <w:r>
        <w:t>shown</w:t>
      </w:r>
      <w:proofErr w:type="spellEnd"/>
      <w:r>
        <w:t xml:space="preserve">, it </w:t>
      </w:r>
      <w:proofErr w:type="spellStart"/>
      <w:r>
        <w:t>should</w:t>
      </w:r>
      <w:proofErr w:type="spellEnd"/>
      <w:r>
        <w:t xml:space="preserve"> </w:t>
      </w:r>
      <w:proofErr w:type="spellStart"/>
      <w:r>
        <w:t>only</w:t>
      </w:r>
      <w:proofErr w:type="spellEnd"/>
      <w:r>
        <w:t xml:space="preserve"> </w:t>
      </w:r>
      <w:proofErr w:type="spellStart"/>
      <w:r>
        <w:t>describe</w:t>
      </w:r>
      <w:proofErr w:type="spellEnd"/>
      <w:r>
        <w:t xml:space="preserve"> </w:t>
      </w:r>
      <w:proofErr w:type="spellStart"/>
      <w:r>
        <w:t>what</w:t>
      </w:r>
      <w:proofErr w:type="spellEnd"/>
      <w:r>
        <w:t xml:space="preserve"> is in the </w:t>
      </w:r>
      <w:proofErr w:type="spellStart"/>
      <w:r>
        <w:t>figure</w:t>
      </w:r>
      <w:proofErr w:type="spellEnd"/>
      <w:r>
        <w:t>.</w:t>
      </w:r>
    </w:p>
  </w:comment>
  <w:comment w:id="51" w:author="Jason Serviss" w:date="2018-07-14T12:00:00Z" w:initials="JS">
    <w:p w14:paraId="563EA491" w14:textId="14B3E1FF" w:rsidR="00DD0DB5" w:rsidRDefault="00DD0DB5">
      <w:pPr>
        <w:pStyle w:val="Kommentarer"/>
      </w:pPr>
      <w:r>
        <w:rPr>
          <w:rStyle w:val="Kommentarsreferens"/>
        </w:rPr>
        <w:annotationRef/>
      </w:r>
      <w:proofErr w:type="spellStart"/>
      <w:r>
        <w:t>This</w:t>
      </w:r>
      <w:proofErr w:type="spellEnd"/>
      <w:r>
        <w:t xml:space="preserve"> has </w:t>
      </w:r>
      <w:proofErr w:type="spellStart"/>
      <w:r>
        <w:t>nothing</w:t>
      </w:r>
      <w:proofErr w:type="spellEnd"/>
      <w:r>
        <w:t xml:space="preserve"> </w:t>
      </w:r>
      <w:proofErr w:type="spellStart"/>
      <w:r>
        <w:t>to</w:t>
      </w:r>
      <w:proofErr w:type="spellEnd"/>
      <w:r>
        <w:t xml:space="preserve"> do </w:t>
      </w:r>
      <w:proofErr w:type="spellStart"/>
      <w:r>
        <w:t>with</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are</w:t>
      </w:r>
      <w:proofErr w:type="spellEnd"/>
      <w:r>
        <w:t xml:space="preserve"> </w:t>
      </w:r>
      <w:proofErr w:type="spellStart"/>
      <w:r>
        <w:t>about</w:t>
      </w:r>
      <w:proofErr w:type="spellEnd"/>
      <w:r>
        <w:t xml:space="preserve"> </w:t>
      </w:r>
      <w:proofErr w:type="spellStart"/>
      <w:r>
        <w:t>to</w:t>
      </w:r>
      <w:proofErr w:type="spellEnd"/>
      <w:r>
        <w:t xml:space="preserve"> present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DD0DB5" w:rsidRDefault="00DD0DB5">
      <w:r>
        <w:separator/>
      </w:r>
    </w:p>
  </w:endnote>
  <w:endnote w:type="continuationSeparator" w:id="0">
    <w:p w14:paraId="08224FE9" w14:textId="77777777" w:rsidR="00DD0DB5" w:rsidRDefault="00DD0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DD0DB5" w:rsidRDefault="00DD0DB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DD0DB5" w:rsidRDefault="00DD0DB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DD0DB5" w:rsidRDefault="00DD0DB5">
        <w:pPr>
          <w:pStyle w:val="Footer1"/>
          <w:jc w:val="center"/>
        </w:pPr>
        <w:r>
          <w:fldChar w:fldCharType="begin"/>
        </w:r>
        <w:r>
          <w:instrText>PAGE</w:instrText>
        </w:r>
        <w:r>
          <w:fldChar w:fldCharType="separate"/>
        </w:r>
        <w:r w:rsidR="00536F89">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DD0DB5" w:rsidRDefault="00DD0DB5">
        <w:pPr>
          <w:pStyle w:val="Footer1"/>
          <w:jc w:val="center"/>
        </w:pPr>
        <w:r>
          <w:fldChar w:fldCharType="begin"/>
        </w:r>
        <w:r>
          <w:instrText>PAGE</w:instrText>
        </w:r>
        <w:r>
          <w:fldChar w:fldCharType="separate"/>
        </w:r>
        <w:r w:rsidR="00536F8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DD0DB5" w:rsidRDefault="00DD0DB5">
      <w:r>
        <w:separator/>
      </w:r>
    </w:p>
  </w:footnote>
  <w:footnote w:type="continuationSeparator" w:id="0">
    <w:p w14:paraId="38DB067D" w14:textId="77777777" w:rsidR="00DD0DB5" w:rsidRDefault="00DD0DB5">
      <w:r>
        <w:continuationSeparator/>
      </w:r>
    </w:p>
  </w:footnote>
  <w:footnote w:id="1">
    <w:p w14:paraId="2C3A4EAA" w14:textId="77777777" w:rsidR="00DD0DB5" w:rsidRDefault="00DD0DB5">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53E89D88" w14:textId="77777777" w:rsidR="00DD0DB5" w:rsidRDefault="00DD0DB5">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DF05914" w14:textId="77777777" w:rsidR="00DD0DB5" w:rsidRDefault="00DD0DB5">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2896129C" w14:textId="77777777" w:rsidR="00DD0DB5" w:rsidRDefault="00DD0DB5">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2054A2F2" w14:textId="77777777" w:rsidR="00DD0DB5" w:rsidRDefault="00DD0DB5">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DD0DB5" w:rsidRDefault="00DD0DB5">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4AF"/>
    <w:rsid w:val="00016F30"/>
    <w:rsid w:val="000270D5"/>
    <w:rsid w:val="00050381"/>
    <w:rsid w:val="00096153"/>
    <w:rsid w:val="000B2ECD"/>
    <w:rsid w:val="000D6929"/>
    <w:rsid w:val="000E0296"/>
    <w:rsid w:val="000F129C"/>
    <w:rsid w:val="000F2E30"/>
    <w:rsid w:val="000F35F2"/>
    <w:rsid w:val="000F453D"/>
    <w:rsid w:val="000F4FEE"/>
    <w:rsid w:val="00106DC0"/>
    <w:rsid w:val="00111B6A"/>
    <w:rsid w:val="001137FC"/>
    <w:rsid w:val="00116C97"/>
    <w:rsid w:val="00136133"/>
    <w:rsid w:val="001367ED"/>
    <w:rsid w:val="00142218"/>
    <w:rsid w:val="001435E1"/>
    <w:rsid w:val="00163545"/>
    <w:rsid w:val="00163829"/>
    <w:rsid w:val="00164CE7"/>
    <w:rsid w:val="00175C12"/>
    <w:rsid w:val="001763A1"/>
    <w:rsid w:val="001A59A3"/>
    <w:rsid w:val="001B6382"/>
    <w:rsid w:val="001B6763"/>
    <w:rsid w:val="001E0A25"/>
    <w:rsid w:val="001E7AB8"/>
    <w:rsid w:val="00227BC5"/>
    <w:rsid w:val="00253310"/>
    <w:rsid w:val="002569B1"/>
    <w:rsid w:val="00264F11"/>
    <w:rsid w:val="002670D3"/>
    <w:rsid w:val="00276242"/>
    <w:rsid w:val="00280F50"/>
    <w:rsid w:val="002C7E95"/>
    <w:rsid w:val="00324B55"/>
    <w:rsid w:val="00341EE8"/>
    <w:rsid w:val="0034335C"/>
    <w:rsid w:val="00353E52"/>
    <w:rsid w:val="003574F8"/>
    <w:rsid w:val="003635F6"/>
    <w:rsid w:val="00385B5D"/>
    <w:rsid w:val="003B1CEA"/>
    <w:rsid w:val="003C337C"/>
    <w:rsid w:val="003D61DC"/>
    <w:rsid w:val="003F668B"/>
    <w:rsid w:val="003F7F7A"/>
    <w:rsid w:val="004007C0"/>
    <w:rsid w:val="00407482"/>
    <w:rsid w:val="0040770D"/>
    <w:rsid w:val="00420F0C"/>
    <w:rsid w:val="004229D4"/>
    <w:rsid w:val="00432CD1"/>
    <w:rsid w:val="00442DC0"/>
    <w:rsid w:val="00461F37"/>
    <w:rsid w:val="004624EA"/>
    <w:rsid w:val="00466D41"/>
    <w:rsid w:val="004824C5"/>
    <w:rsid w:val="0048735B"/>
    <w:rsid w:val="00497548"/>
    <w:rsid w:val="004A13E1"/>
    <w:rsid w:val="004B1A7E"/>
    <w:rsid w:val="004B574C"/>
    <w:rsid w:val="004D16DC"/>
    <w:rsid w:val="004F29D1"/>
    <w:rsid w:val="004F7F6B"/>
    <w:rsid w:val="005359E1"/>
    <w:rsid w:val="00536F89"/>
    <w:rsid w:val="00553089"/>
    <w:rsid w:val="005715B4"/>
    <w:rsid w:val="00576FC7"/>
    <w:rsid w:val="00587F98"/>
    <w:rsid w:val="00591D37"/>
    <w:rsid w:val="005D104E"/>
    <w:rsid w:val="005D7B88"/>
    <w:rsid w:val="005F246C"/>
    <w:rsid w:val="005F2E35"/>
    <w:rsid w:val="006023B0"/>
    <w:rsid w:val="00613406"/>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706B"/>
    <w:rsid w:val="006C7A2E"/>
    <w:rsid w:val="00707750"/>
    <w:rsid w:val="007314E0"/>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3B31"/>
    <w:rsid w:val="007B5E7A"/>
    <w:rsid w:val="007B6D46"/>
    <w:rsid w:val="007C57AB"/>
    <w:rsid w:val="007C78D6"/>
    <w:rsid w:val="00804A02"/>
    <w:rsid w:val="00820DBA"/>
    <w:rsid w:val="00825704"/>
    <w:rsid w:val="00825C89"/>
    <w:rsid w:val="00835CC4"/>
    <w:rsid w:val="00840629"/>
    <w:rsid w:val="00844CD2"/>
    <w:rsid w:val="00845E6B"/>
    <w:rsid w:val="00864B16"/>
    <w:rsid w:val="0087796C"/>
    <w:rsid w:val="0088150D"/>
    <w:rsid w:val="0088620E"/>
    <w:rsid w:val="00893950"/>
    <w:rsid w:val="008A5013"/>
    <w:rsid w:val="008C04DA"/>
    <w:rsid w:val="008E4D93"/>
    <w:rsid w:val="008F4EBE"/>
    <w:rsid w:val="008F57FC"/>
    <w:rsid w:val="00904F09"/>
    <w:rsid w:val="00905CDF"/>
    <w:rsid w:val="009073ED"/>
    <w:rsid w:val="00927CC0"/>
    <w:rsid w:val="00933601"/>
    <w:rsid w:val="00936648"/>
    <w:rsid w:val="00955DE5"/>
    <w:rsid w:val="009563EA"/>
    <w:rsid w:val="009650C4"/>
    <w:rsid w:val="00970486"/>
    <w:rsid w:val="009804AB"/>
    <w:rsid w:val="00986A77"/>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A4ECE"/>
    <w:rsid w:val="00AA66BD"/>
    <w:rsid w:val="00AB5870"/>
    <w:rsid w:val="00AC7A1E"/>
    <w:rsid w:val="00AD7A6C"/>
    <w:rsid w:val="00AE27C6"/>
    <w:rsid w:val="00AF30AE"/>
    <w:rsid w:val="00B236B7"/>
    <w:rsid w:val="00B3082F"/>
    <w:rsid w:val="00B31BFD"/>
    <w:rsid w:val="00B34627"/>
    <w:rsid w:val="00B37D19"/>
    <w:rsid w:val="00B475B6"/>
    <w:rsid w:val="00B62141"/>
    <w:rsid w:val="00B66D8C"/>
    <w:rsid w:val="00B759CF"/>
    <w:rsid w:val="00B81D42"/>
    <w:rsid w:val="00B85E3B"/>
    <w:rsid w:val="00B87D06"/>
    <w:rsid w:val="00BB5E97"/>
    <w:rsid w:val="00BE6D9D"/>
    <w:rsid w:val="00C00567"/>
    <w:rsid w:val="00C01B61"/>
    <w:rsid w:val="00C07D3C"/>
    <w:rsid w:val="00C3202C"/>
    <w:rsid w:val="00C325BE"/>
    <w:rsid w:val="00CA0190"/>
    <w:rsid w:val="00CA5359"/>
    <w:rsid w:val="00CB44FA"/>
    <w:rsid w:val="00CC5623"/>
    <w:rsid w:val="00CE4FD5"/>
    <w:rsid w:val="00D04B1A"/>
    <w:rsid w:val="00D265C0"/>
    <w:rsid w:val="00D353FD"/>
    <w:rsid w:val="00D8629F"/>
    <w:rsid w:val="00D9074C"/>
    <w:rsid w:val="00D96DD3"/>
    <w:rsid w:val="00DB4E47"/>
    <w:rsid w:val="00DC423F"/>
    <w:rsid w:val="00DD0DB5"/>
    <w:rsid w:val="00DD61B1"/>
    <w:rsid w:val="00DE4CA3"/>
    <w:rsid w:val="00DF3261"/>
    <w:rsid w:val="00E01008"/>
    <w:rsid w:val="00E1105D"/>
    <w:rsid w:val="00E11F3D"/>
    <w:rsid w:val="00E25BAB"/>
    <w:rsid w:val="00E514CE"/>
    <w:rsid w:val="00E5670D"/>
    <w:rsid w:val="00E625F4"/>
    <w:rsid w:val="00E63F92"/>
    <w:rsid w:val="00E67A31"/>
    <w:rsid w:val="00E73494"/>
    <w:rsid w:val="00EA06BC"/>
    <w:rsid w:val="00EC59F0"/>
    <w:rsid w:val="00EE1B74"/>
    <w:rsid w:val="00EF4288"/>
    <w:rsid w:val="00EF5727"/>
    <w:rsid w:val="00F031C2"/>
    <w:rsid w:val="00F3477E"/>
    <w:rsid w:val="00F507EC"/>
    <w:rsid w:val="00F72CAA"/>
    <w:rsid w:val="00F72E8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DD0DB5"/>
    <w:pPr>
      <w:spacing w:after="100"/>
    </w:pPr>
  </w:style>
  <w:style w:type="paragraph" w:styleId="Innehll2">
    <w:name w:val="toc 2"/>
    <w:basedOn w:val="Normal"/>
    <w:next w:val="Normal"/>
    <w:autoRedefine/>
    <w:uiPriority w:val="39"/>
    <w:unhideWhenUsed/>
    <w:rsid w:val="00DD0DB5"/>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DD0DB5"/>
    <w:pPr>
      <w:spacing w:after="100"/>
    </w:pPr>
  </w:style>
  <w:style w:type="paragraph" w:styleId="Innehll2">
    <w:name w:val="toc 2"/>
    <w:basedOn w:val="Normal"/>
    <w:next w:val="Normal"/>
    <w:autoRedefine/>
    <w:uiPriority w:val="39"/>
    <w:unhideWhenUsed/>
    <w:rsid w:val="00DD0D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8339A-25BF-4E4D-B990-0F78F8FED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TotalTime>
  <Pages>28</Pages>
  <Words>5021</Words>
  <Characters>26616</Characters>
  <Application>Microsoft Macintosh Word</Application>
  <DocSecurity>0</DocSecurity>
  <Lines>221</Lines>
  <Paragraphs>63</Paragraphs>
  <ScaleCrop>false</ScaleCrop>
  <Company>Stockholms universitetsbibliotek</Company>
  <LinksUpToDate>false</LinksUpToDate>
  <CharactersWithSpaces>31574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146</cp:revision>
  <cp:lastPrinted>2010-07-05T09:46:00Z</cp:lastPrinted>
  <dcterms:created xsi:type="dcterms:W3CDTF">2018-05-01T11:24:00Z</dcterms:created>
  <dcterms:modified xsi:type="dcterms:W3CDTF">2018-07-15T07:34:00Z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