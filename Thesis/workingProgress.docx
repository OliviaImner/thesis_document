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9A1F30" w:rsidRDefault="009A1F30">
                            <w:pPr>
                              <w:pStyle w:val="Frontpagetext"/>
                              <w:rPr>
                                <w:sz w:val="28"/>
                                <w:szCs w:val="28"/>
                              </w:rPr>
                            </w:pPr>
                            <w:r>
                              <w:rPr>
                                <w:sz w:val="28"/>
                                <w:szCs w:val="28"/>
                              </w:rPr>
                              <w:t xml:space="preserve">Institutionen för data- </w:t>
                            </w:r>
                            <w:r>
                              <w:rPr>
                                <w:sz w:val="28"/>
                                <w:szCs w:val="28"/>
                              </w:rPr>
                              <w:br/>
                              <w:t>och systemvetenskap</w:t>
                            </w:r>
                          </w:p>
                          <w:p w14:paraId="0DD0DA7D" w14:textId="77777777" w:rsidR="009A1F30" w:rsidRDefault="009A1F30">
                            <w:pPr>
                              <w:pStyle w:val="TextBox"/>
                            </w:pPr>
                            <w:r>
                              <w:t>Examensarbete 15 hp</w:t>
                            </w:r>
                          </w:p>
                          <w:p w14:paraId="205AAAC7" w14:textId="77777777" w:rsidR="009A1F30" w:rsidRDefault="009A1F30">
                            <w:pPr>
                              <w:pStyle w:val="TextBox"/>
                            </w:pPr>
                            <w:r>
                              <w:t>Data- och systemvetenskap</w:t>
                            </w:r>
                          </w:p>
                          <w:p w14:paraId="51566511" w14:textId="77777777" w:rsidR="009A1F30" w:rsidRDefault="009A1F30">
                            <w:pPr>
                              <w:pStyle w:val="Textruta"/>
                            </w:pPr>
                            <w:r>
                              <w:t xml:space="preserve">Kurs- eller utbildningsprogram (180 hp) </w:t>
                            </w:r>
                          </w:p>
                          <w:p w14:paraId="7A700FAB" w14:textId="77777777" w:rsidR="009A1F30" w:rsidRDefault="009A1F30">
                            <w:pPr>
                              <w:pStyle w:val="Textruta"/>
                            </w:pPr>
                            <w:r>
                              <w:t>Höst-/Vårterminen 2018</w:t>
                            </w:r>
                          </w:p>
                          <w:p w14:paraId="381612CD" w14:textId="77777777" w:rsidR="009A1F30" w:rsidRDefault="009A1F30">
                            <w:pPr>
                              <w:pStyle w:val="Textruta"/>
                            </w:pPr>
                            <w:r>
                              <w:t>Handledare: Robert Ramberg</w:t>
                            </w:r>
                          </w:p>
                          <w:p w14:paraId="41DC09BB" w14:textId="77777777" w:rsidR="009A1F30" w:rsidRDefault="009A1F30">
                            <w:pPr>
                              <w:pStyle w:val="Textruta"/>
                            </w:pPr>
                            <w:r>
                              <w:t>Granskare: Förnamn Efternamn</w:t>
                            </w:r>
                          </w:p>
                          <w:p w14:paraId="316E1ACF" w14:textId="77777777" w:rsidR="009A1F30" w:rsidRDefault="009A1F30">
                            <w:pPr>
                              <w:pStyle w:val="Textruta"/>
                              <w:rPr>
                                <w:lang w:val="en-US"/>
                              </w:rPr>
                            </w:pPr>
                            <w:r>
                              <w:rPr>
                                <w:lang w:val="en-US"/>
                              </w:rPr>
                              <w:t>English title: Evaluation of pedagogical models as a platform for the refinement of courses at the e-learning company Grade</w:t>
                            </w:r>
                          </w:p>
                          <w:p w14:paraId="680742CD" w14:textId="77777777" w:rsidR="009A1F30" w:rsidRDefault="009A1F30">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45585" w:rsidRDefault="00C45585">
                      <w:pPr>
                        <w:pStyle w:val="Frontpagetext"/>
                        <w:rPr>
                          <w:sz w:val="28"/>
                          <w:szCs w:val="28"/>
                        </w:rPr>
                      </w:pPr>
                      <w:r>
                        <w:rPr>
                          <w:sz w:val="28"/>
                          <w:szCs w:val="28"/>
                        </w:rPr>
                        <w:t xml:space="preserve">Institutionen för data- </w:t>
                      </w:r>
                      <w:r>
                        <w:rPr>
                          <w:sz w:val="28"/>
                          <w:szCs w:val="28"/>
                        </w:rPr>
                        <w:br/>
                        <w:t>och systemvetenskap</w:t>
                      </w:r>
                    </w:p>
                    <w:p w14:paraId="0DD0DA7D" w14:textId="77777777" w:rsidR="00C45585" w:rsidRDefault="00C45585">
                      <w:pPr>
                        <w:pStyle w:val="TextBox"/>
                      </w:pPr>
                      <w:r>
                        <w:t>Examensarbete 15 hp</w:t>
                      </w:r>
                    </w:p>
                    <w:p w14:paraId="205AAAC7" w14:textId="77777777" w:rsidR="00C45585" w:rsidRDefault="00C45585">
                      <w:pPr>
                        <w:pStyle w:val="TextBox"/>
                      </w:pPr>
                      <w:r>
                        <w:t>Data- och systemvetenskap</w:t>
                      </w:r>
                    </w:p>
                    <w:p w14:paraId="51566511" w14:textId="77777777" w:rsidR="00C45585" w:rsidRDefault="00C45585">
                      <w:pPr>
                        <w:pStyle w:val="Textruta"/>
                      </w:pPr>
                      <w:r>
                        <w:t xml:space="preserve">Kurs- eller utbildningsprogram (180 hp) </w:t>
                      </w:r>
                    </w:p>
                    <w:p w14:paraId="7A700FAB" w14:textId="77777777" w:rsidR="00C45585" w:rsidRDefault="00C45585">
                      <w:pPr>
                        <w:pStyle w:val="Textruta"/>
                      </w:pPr>
                      <w:r>
                        <w:t>Höst-/Vårterminen 2018</w:t>
                      </w:r>
                    </w:p>
                    <w:p w14:paraId="381612CD" w14:textId="77777777" w:rsidR="00C45585" w:rsidRDefault="00C45585">
                      <w:pPr>
                        <w:pStyle w:val="Textruta"/>
                      </w:pPr>
                      <w:r>
                        <w:t>Handledare: Robert Ramberg</w:t>
                      </w:r>
                    </w:p>
                    <w:p w14:paraId="41DC09BB" w14:textId="77777777" w:rsidR="00C45585" w:rsidRDefault="00C45585">
                      <w:pPr>
                        <w:pStyle w:val="Textruta"/>
                      </w:pPr>
                      <w:r>
                        <w:t>Granskare: Förnamn Efternamn</w:t>
                      </w:r>
                    </w:p>
                    <w:p w14:paraId="316E1ACF" w14:textId="77777777" w:rsidR="00C45585" w:rsidRDefault="00C45585">
                      <w:pPr>
                        <w:pStyle w:val="Textruta"/>
                        <w:rPr>
                          <w:lang w:val="en-US"/>
                        </w:rPr>
                      </w:pPr>
                      <w:r>
                        <w:rPr>
                          <w:lang w:val="en-US"/>
                        </w:rPr>
                        <w:t>English title: Evaluation of pedagogical models as a platform for the refinement of courses at the e-learning company Grade</w:t>
                      </w:r>
                    </w:p>
                    <w:p w14:paraId="680742CD" w14:textId="77777777" w:rsidR="00C45585" w:rsidRDefault="00C45585">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rd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rdtext"/>
      </w:pPr>
      <w:r>
        <w:t>Skrivs i relevansordning.</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DFCE3B" w:rsidR="00D45847" w:rsidRDefault="006C3FF0">
      <w:pPr>
        <w:pStyle w:val="Brdtext"/>
        <w:rPr>
          <w:lang w:eastAsia="en-US"/>
        </w:rPr>
      </w:pPr>
      <w:r>
        <w:rPr>
          <w:lang w:eastAsia="en-US"/>
        </w:rPr>
        <w:t>Jag tackar Jason Serviss för att ha</w:t>
      </w:r>
      <w:r w:rsidR="00850895">
        <w:rPr>
          <w:lang w:eastAsia="en-US"/>
        </w:rPr>
        <w:t xml:space="preserve"> bidragit till examensarbetet</w:t>
      </w:r>
      <w:r>
        <w:rPr>
          <w:lang w:eastAsia="en-US"/>
        </w:rPr>
        <w:t xml:space="preserve"> med din kunskap och tid.</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4A919FFF" w14:textId="77777777" w:rsidR="00561526"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4FB3D114" w:rsidR="004E58AD" w:rsidRPr="000F453D" w:rsidRDefault="004E58AD" w:rsidP="004E58AD">
      <w:pPr>
        <w:pStyle w:val="Beskrivning"/>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F3187">
      <w:pPr>
        <w:pStyle w:val="Heading11"/>
      </w:pPr>
      <w:bookmarkStart w:id="1" w:name="_Toc391456178"/>
      <w:bookmarkStart w:id="2" w:name="_Toc394248552"/>
      <w:bookmarkEnd w:id="1"/>
      <w:r>
        <w:lastRenderedPageBreak/>
        <w:t>Synopsis</w:t>
      </w:r>
      <w:bookmarkEnd w:id="2"/>
    </w:p>
    <w:p w14:paraId="7067AC82" w14:textId="77777777" w:rsidR="004E58AD" w:rsidRDefault="004E58AD" w:rsidP="004E58AD">
      <w:pPr>
        <w:pStyle w:val="Brdtext"/>
        <w:spacing w:line="480" w:lineRule="auto"/>
      </w:pPr>
      <w:r>
        <w:t xml:space="preserve">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roofErr w:type="gramStart"/>
      <w:r>
        <w:t>..</w:t>
      </w:r>
      <w:proofErr w:type="gramEnd"/>
    </w:p>
    <w:p w14:paraId="67E1ABBB" w14:textId="77777777" w:rsidR="00D45847" w:rsidRDefault="00D45847">
      <w:pPr>
        <w:pStyle w:val="Brdtext"/>
        <w:rPr>
          <w:rFonts w:ascii="Verdana" w:hAnsi="Verdana"/>
          <w:sz w:val="24"/>
        </w:rPr>
      </w:pPr>
    </w:p>
    <w:p w14:paraId="578602D1" w14:textId="77777777" w:rsidR="00D45847" w:rsidRDefault="00850895">
      <w:pPr>
        <w:pStyle w:val="Brdtext"/>
        <w:rPr>
          <w:rFonts w:ascii="Verdana" w:hAnsi="Verdana"/>
          <w:sz w:val="28"/>
          <w:szCs w:val="28"/>
        </w:rPr>
      </w:pPr>
      <w:r>
        <w:rPr>
          <w:rFonts w:ascii="Verdana" w:hAnsi="Verdana"/>
          <w:sz w:val="24"/>
        </w:rPr>
        <w:t>Bakgrund</w:t>
      </w:r>
    </w:p>
    <w:p w14:paraId="4B26FC9E" w14:textId="77777777" w:rsidR="00D45847" w:rsidRDefault="00D45847">
      <w:pPr>
        <w:pStyle w:val="Brdtext"/>
      </w:pPr>
    </w:p>
    <w:p w14:paraId="31B61A6F" w14:textId="77777777" w:rsidR="00D45847" w:rsidRDefault="00850895">
      <w:pPr>
        <w:pStyle w:val="Brd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rdtext"/>
        <w:rPr>
          <w:rFonts w:ascii="Verdana" w:hAnsi="Verdana"/>
          <w:sz w:val="24"/>
        </w:rPr>
      </w:pPr>
    </w:p>
    <w:p w14:paraId="01A85743" w14:textId="77777777" w:rsidR="00D45847" w:rsidRDefault="00850895">
      <w:pPr>
        <w:pStyle w:val="Brd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rdtext"/>
      </w:pPr>
    </w:p>
    <w:p w14:paraId="38B59388" w14:textId="77777777" w:rsidR="00D45847" w:rsidRDefault="00850895">
      <w:pPr>
        <w:pStyle w:val="Brd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rdtext"/>
      </w:pPr>
    </w:p>
    <w:p w14:paraId="49A2EB2C" w14:textId="77777777" w:rsidR="00D45847" w:rsidRDefault="00850895">
      <w:pPr>
        <w:pStyle w:val="Brd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rdtext"/>
      </w:pPr>
    </w:p>
    <w:p w14:paraId="63C5BBA0" w14:textId="77777777" w:rsidR="00D45847" w:rsidRDefault="00850895">
      <w:pPr>
        <w:pStyle w:val="Brd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rdtext"/>
      </w:pPr>
    </w:p>
    <w:p w14:paraId="2C85713F" w14:textId="77777777" w:rsidR="00D45847" w:rsidRDefault="00D45847" w:rsidP="009F3187">
      <w:pPr>
        <w:pStyle w:val="Heading11"/>
        <w:numPr>
          <w:ilvl w:val="0"/>
          <w:numId w:val="0"/>
        </w:numPr>
      </w:pPr>
    </w:p>
    <w:p w14:paraId="16563DA7" w14:textId="77777777" w:rsidR="00D45847" w:rsidRDefault="00D45847"/>
    <w:p w14:paraId="0587F940" w14:textId="77777777" w:rsidR="00D45847" w:rsidRDefault="00850895">
      <w:pPr>
        <w:pStyle w:val="Beskrivning"/>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rdtext"/>
      </w:pPr>
    </w:p>
    <w:p w14:paraId="5BB8FF23" w14:textId="3E208248" w:rsidR="00D45847" w:rsidRDefault="00850895">
      <w:pPr>
        <w:spacing w:line="600" w:lineRule="auto"/>
        <w:rPr>
          <w:rFonts w:cs="Times New Roman"/>
        </w:rPr>
      </w:pPr>
      <w:r>
        <w:rPr>
          <w:rFonts w:cs="Times New Roman"/>
        </w:rPr>
        <w:t xml:space="preserve">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(Bower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2103E">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2103E">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(Triglyf, 2015) och förväntas ytterligare utvecklas under Europeiska Union initiativet ”The eLearning Action Plan” (Space, 2001).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lastRenderedPageBreak/>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Subject Matter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026B626A" w14:textId="7C95A3A1" w:rsidR="000B42FE" w:rsidRDefault="00840367" w:rsidP="00384E49">
      <w:pPr>
        <w:pStyle w:val="Brdtext"/>
        <w:spacing w:line="600" w:lineRule="auto"/>
        <w:rPr>
          <w:ins w:id="5" w:author="Jason Serviss" w:date="2018-09-01T10:52:00Z"/>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Lärometoderna grundar sig ofta i pedagogiska modeller och kan beskrivas som kognitiva modeller eller teoretiska strukturer. De härleder från inlärningsteorier och möjliggör genomförandet av specifika instruktioner- och inlärningsstrategier (</w:t>
      </w:r>
      <w:r w:rsidR="000B42FE" w:rsidRPr="00A10B06">
        <w:rPr>
          <w:szCs w:val="22"/>
        </w:rPr>
        <w:t>Conole,</w:t>
      </w:r>
      <w:r w:rsidR="000B42FE">
        <w:rPr>
          <w:szCs w:val="22"/>
        </w:rPr>
        <w:t xml:space="preserve"> 2010</w:t>
      </w:r>
      <w:r w:rsidR="000B42FE" w:rsidRPr="00A10B06">
        <w:rPr>
          <w:szCs w:val="22"/>
        </w:rPr>
        <w:t>)</w:t>
      </w:r>
      <w:r w:rsidR="000B42FE">
        <w:rPr>
          <w:szCs w:val="22"/>
        </w:rPr>
        <w:t xml:space="preserve">.  </w:t>
      </w:r>
      <w:r>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(Clark and Mayer, 2012).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8E34C7">
        <w:rPr>
          <w:szCs w:val="22"/>
        </w:rPr>
        <w:fldChar w:fldCharType="begin"/>
      </w:r>
      <w:r w:rsidR="00FD48CF">
        <w:rPr>
          <w:szCs w:val="22"/>
        </w:rPr>
        <w:instrText xml:space="preserve"> ADDIN ZOTERO_ITEM CSL_CITATION {"citationID":"sJbLQB6m","properties":{"formattedCitation":"(Derouin et al., 2005)","plainCitation":"(Derouin et al., 2005)","noteIndex":0},"citationItems":[{"id":40,"uris":["http://zotero.org/users/local/QsygNxKM/items/GDBEPPCL"],"uri":["http://zotero.org/users/local/QsygNxKM/items/GDBEPPCL"],"itemData":{"id":40,"type":"article-journal","title":"E-Learning in Organizations","container-title":"Journal of Management","page":"920-940","volume":"31","issue":"6","source":"Crossref","DOI":"10.1177/0149206305279815","ISSN":"0149-2063, 1557-1211","language":"en","author":[{"family":"Derouin","given":"Renée E."},{"family":"Fritzsche","given":"Barbara A."},{"family":"Salas","given":"Eduardo"}],"issued":{"date-parts":[["2005",12]]}}}],"schema":"https://github.com/citation-style-language/schema/raw/master/csl-citation.json"} </w:instrText>
      </w:r>
      <w:r w:rsidR="008E34C7">
        <w:rPr>
          <w:szCs w:val="22"/>
        </w:rPr>
        <w:fldChar w:fldCharType="separate"/>
      </w:r>
      <w:r w:rsidR="00640B24">
        <w:rPr>
          <w:noProof/>
          <w:szCs w:val="22"/>
        </w:rPr>
        <w:t>(B</w:t>
      </w:r>
      <w:r w:rsidR="00E2103E">
        <w:rPr>
          <w:noProof/>
          <w:szCs w:val="22"/>
        </w:rPr>
        <w:t>usinessreflex, 2016)</w:t>
      </w:r>
      <w:r w:rsidR="008E34C7">
        <w:rPr>
          <w:szCs w:val="22"/>
        </w:rPr>
        <w:fldChar w:fldCharType="end"/>
      </w:r>
      <w:r w:rsidR="00850895">
        <w:rPr>
          <w:szCs w:val="22"/>
        </w:rPr>
        <w:t xml:space="preserve">. </w:t>
      </w:r>
    </w:p>
    <w:p w14:paraId="306ABDCA" w14:textId="77777777" w:rsidR="0074784D" w:rsidRDefault="0074784D" w:rsidP="000B42FE">
      <w:pPr>
        <w:pStyle w:val="Brdtext"/>
        <w:spacing w:line="600" w:lineRule="auto"/>
        <w:rPr>
          <w:szCs w:val="22"/>
        </w:rPr>
      </w:pPr>
    </w:p>
    <w:p w14:paraId="59212457" w14:textId="0032D801" w:rsidR="00984248" w:rsidRDefault="00850895" w:rsidP="0058177A">
      <w:pPr>
        <w:pStyle w:val="Brdtext"/>
        <w:spacing w:line="600" w:lineRule="auto"/>
      </w:pPr>
      <w:r>
        <w:rPr>
          <w:szCs w:val="22"/>
        </w:rPr>
        <w:lastRenderedPageBreak/>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 kunskapsförvärv (Dabbagh, 2005).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det försämrar studentens fokus (Pange and Pange, 2011).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1820DB7F" w14:textId="6C7A312D" w:rsidR="00D45847" w:rsidRPr="0058177A" w:rsidRDefault="009B5FD4" w:rsidP="0058177A">
      <w:pPr>
        <w:pStyle w:val="Brdtext"/>
        <w:spacing w:line="600" w:lineRule="auto"/>
        <w:rPr>
          <w:szCs w:val="22"/>
        </w:rPr>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850895">
        <w:t xml:space="preserve">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850895">
        <w:t xml:space="preserve">(Yeh, 2009; Kauchak and Eggen, 1993). Konstruktivistiskt perspektiv </w:t>
      </w:r>
      <w:r>
        <w:t>är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413AFC">
        <w:rPr>
          <w:noProof/>
        </w:rPr>
        <w:t>(Siemens, 2014)</w:t>
      </w:r>
      <w:r w:rsidR="00413AFC">
        <w:fldChar w:fldCharType="end"/>
      </w:r>
      <w:r w:rsidR="00850895">
        <w:t xml:space="preserve">. Dessa punkter behöver bearbetas innan det blir en </w:t>
      </w:r>
      <w:r w:rsidR="00F611BE">
        <w:lastRenderedPageBreak/>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xml:space="preserve">) och baserar sig på att studenten bygger sina egna mentala strukturer när de interagerar med en miljö (Yeh, 2009).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205671">
        <w:t>äcka lärandet (Yeh, 2009). Det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xml:space="preserve">. Målet är att förstå hur meningsfullt innehållet är för lärandet (Brodie, 2005). Det sociokulturella perspektivet </w:t>
      </w:r>
      <w:r w:rsidR="00744110">
        <w:t xml:space="preserve">inkluderar </w:t>
      </w:r>
      <w:r w:rsidR="009F664E">
        <w:t>modellen Aktivitets T</w:t>
      </w:r>
      <w:r w:rsidR="00850895">
        <w:t>eori (AT</w:t>
      </w:r>
      <w:r w:rsidR="009F664E">
        <w:t>M</w:t>
      </w:r>
      <w:r w:rsidR="00850895">
        <w:t>) och som även betraktas som ett egen pedagogiskt ramverk (Conole, 2010).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r w:rsidR="000331BF">
        <w:t xml:space="preserve"> </w:t>
      </w:r>
      <w:commentRangeStart w:id="6"/>
      <w:r w:rsidR="000331BF">
        <w:t>Användningen av de tre pedagogiska modeller som nämns här behöver inte vara nödvändiga för alla ELF, utan det finns ett flertal modeller att utforska närmare</w:t>
      </w:r>
      <w:commentRangeEnd w:id="6"/>
      <w:r w:rsidR="000132C0">
        <w:rPr>
          <w:rStyle w:val="Kommentarsreferens"/>
          <w:rFonts w:eastAsiaTheme="minorHAnsi" w:cstheme="minorBidi"/>
          <w:lang w:eastAsia="en-US"/>
        </w:rPr>
        <w:commentReference w:id="6"/>
      </w:r>
      <w:r w:rsidR="00D71CDE">
        <w:rPr>
          <w:szCs w:val="22"/>
        </w:rPr>
        <w:t>.</w:t>
      </w:r>
    </w:p>
    <w:p w14:paraId="3F9168E2" w14:textId="77777777" w:rsidR="00D45847" w:rsidRDefault="00850895" w:rsidP="009F3187">
      <w:pPr>
        <w:pStyle w:val="Heading31"/>
        <w:numPr>
          <w:ilvl w:val="0"/>
          <w:numId w:val="0"/>
        </w:numPr>
      </w:pPr>
      <w:bookmarkStart w:id="7" w:name="_Toc391456180"/>
      <w:bookmarkStart w:id="8" w:name="_Toc394248554"/>
      <w:r>
        <w:t>Syfte</w:t>
      </w:r>
      <w:bookmarkEnd w:id="7"/>
      <w:bookmarkEnd w:id="8"/>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2623EA96" w14:textId="6D83B830" w:rsidR="00D45847" w:rsidRDefault="00850895">
      <w:pPr>
        <w:pStyle w:val="Brdtext"/>
        <w:spacing w:line="600" w:lineRule="auto"/>
      </w:pPr>
      <w:r>
        <w:rPr>
          <w:szCs w:val="22"/>
        </w:rPr>
        <w:t xml:space="preserve">För nuvarande anpassar Grade sina e-kurser efter vad EIF kräver och arbetar genom att använda ett antal pedagogiska riktlinjer. </w:t>
      </w:r>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 xml:space="preserve">vetenskapligt </w:t>
      </w:r>
      <w:r w:rsidR="00D83AD0">
        <w:rPr>
          <w:szCs w:val="22"/>
        </w:rPr>
        <w:t xml:space="preserve">utvecklade pedagogisk modell </w:t>
      </w:r>
      <w:r w:rsidR="00116196">
        <w:rPr>
          <w:szCs w:val="22"/>
        </w:rPr>
        <w:t>och har utvecklats genom att använda v</w:t>
      </w:r>
      <w:r w:rsidR="00D7649D">
        <w:rPr>
          <w:szCs w:val="22"/>
        </w:rPr>
        <w:t xml:space="preserve">isa tekniker som till exempel, </w:t>
      </w:r>
      <w:r w:rsidR="00D7649D">
        <w:rPr>
          <w:szCs w:val="22"/>
        </w:rPr>
        <w:lastRenderedPageBreak/>
        <w:t>S</w:t>
      </w:r>
      <w:r w:rsidR="00116196">
        <w:rPr>
          <w:szCs w:val="22"/>
        </w:rPr>
        <w:t>toryline som utspe</w:t>
      </w:r>
      <w:r w:rsidR="00D7649D">
        <w:rPr>
          <w:szCs w:val="22"/>
        </w:rPr>
        <w:t xml:space="preserve">lar sig som en form av Powerpoint presentation. </w:t>
      </w:r>
      <w:r>
        <w:rPr>
          <w:szCs w:val="22"/>
        </w:rPr>
        <w:t xml:space="preserve">Eftersom Grade </w:t>
      </w:r>
      <w:r w:rsidR="00D83AD0">
        <w:rPr>
          <w:szCs w:val="22"/>
        </w:rPr>
        <w:t xml:space="preserve">aldrig </w:t>
      </w:r>
      <w:r>
        <w:rPr>
          <w:szCs w:val="22"/>
        </w:rPr>
        <w:t>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 i de utvärderade kurserna, samtidigt som Bedömning och Utvärderings fasen visar mest möjligheter att kunna förbättras. I sin helhet ger resultatet från denna analys en tydlig karta över vilken del av kursen som skulle kunna förbättras enligt DIM. </w:t>
      </w:r>
    </w:p>
    <w:p w14:paraId="3EC0EA8E" w14:textId="77777777" w:rsidR="00D45847" w:rsidRDefault="00850895">
      <w:pPr>
        <w:spacing w:before="720" w:after="200" w:line="0" w:lineRule="auto"/>
        <w:rPr>
          <w:rFonts w:eastAsia="Times New Roman" w:cs="Times New Roman"/>
          <w:szCs w:val="24"/>
        </w:rPr>
      </w:pPr>
      <w:r>
        <w:br w:type="page"/>
      </w:r>
    </w:p>
    <w:p w14:paraId="09F31FFB" w14:textId="77777777" w:rsidR="00D45847" w:rsidRDefault="00850895" w:rsidP="009F3187">
      <w:pPr>
        <w:pStyle w:val="Heading11"/>
      </w:pPr>
      <w:bookmarkStart w:id="9" w:name="_Toc391456181"/>
      <w:bookmarkStart w:id="10" w:name="_Toc394248555"/>
      <w:bookmarkEnd w:id="9"/>
      <w:r>
        <w:lastRenderedPageBreak/>
        <w:t>Metod</w:t>
      </w:r>
      <w:bookmarkEnd w:id="10"/>
    </w:p>
    <w:p w14:paraId="4F1EA438" w14:textId="77777777" w:rsidR="00D45847" w:rsidRPr="004E58AD" w:rsidRDefault="00850895" w:rsidP="009F3187">
      <w:pPr>
        <w:pStyle w:val="Heading31"/>
        <w:numPr>
          <w:ilvl w:val="0"/>
          <w:numId w:val="0"/>
        </w:numPr>
      </w:pPr>
      <w:bookmarkStart w:id="11" w:name="_Toc391456182"/>
      <w:bookmarkStart w:id="12" w:name="_Toc394248556"/>
      <w:bookmarkEnd w:id="11"/>
      <w:r w:rsidRPr="004E58AD">
        <w:t>Intervjun</w:t>
      </w:r>
      <w:bookmarkEnd w:id="12"/>
    </w:p>
    <w:p w14:paraId="658ECF7C" w14:textId="77777777" w:rsidR="00D45847" w:rsidRDefault="00D45847">
      <w:pPr>
        <w:tabs>
          <w:tab w:val="left" w:pos="1134"/>
        </w:tabs>
        <w:spacing w:line="600" w:lineRule="auto"/>
        <w:rPr>
          <w:rFonts w:cs="Times New Roman"/>
        </w:rPr>
      </w:pPr>
    </w:p>
    <w:p w14:paraId="32BAAB67" w14:textId="4B18C515"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 xml:space="preserve">var att sammanfatta alla </w:t>
      </w:r>
      <w:commentRangeStart w:id="13"/>
      <w:r>
        <w:t>m</w:t>
      </w:r>
      <w:r w:rsidR="003B5EB1">
        <w:t>odellernas</w:t>
      </w:r>
      <w:r>
        <w:t xml:space="preserve"> </w:t>
      </w:r>
      <w:r w:rsidR="006601B2">
        <w:t xml:space="preserve">faser och </w:t>
      </w:r>
      <w:r>
        <w:t xml:space="preserve">element </w:t>
      </w:r>
      <w:commentRangeEnd w:id="13"/>
      <w:r w:rsidR="00622CDA">
        <w:rPr>
          <w:rStyle w:val="Kommentarsreferens"/>
        </w:rPr>
        <w:commentReference w:id="13"/>
      </w:r>
      <w:r>
        <w:t xml:space="preserve">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 xml:space="preserve">kunde evaluerar </w:t>
      </w:r>
      <w:r w:rsidR="007F5A31">
        <w:lastRenderedPageBreak/>
        <w:t>betydelsen av</w:t>
      </w:r>
      <w:r>
        <w:t xml:space="preserve"> </w:t>
      </w:r>
      <w:r w:rsidR="007F5A31">
        <w:t>modell</w:t>
      </w:r>
      <w:r>
        <w:t>element</w:t>
      </w:r>
      <w:r w:rsidR="0079274D">
        <w:t xml:space="preserve"> </w:t>
      </w:r>
      <w:r w:rsidR="007F5A31">
        <w:t xml:space="preserve">enligt Grades pedagogiska riktlinjer </w:t>
      </w:r>
      <w:r w:rsidR="0079274D">
        <w:t>(Bilaga 2)</w:t>
      </w:r>
      <w:r>
        <w:t>.</w:t>
      </w:r>
      <w:ins w:id="14" w:author="Jason Serviss" w:date="2018-09-11T17:52:00Z">
        <w:r w:rsidR="00673314">
          <w:t xml:space="preserve"> </w:t>
        </w:r>
      </w:ins>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 xml:space="preserve">resulterade i ett ojämnt antal modellspecifika frågor per element. </w:t>
      </w:r>
      <w:commentRangeStart w:id="15"/>
      <w:r w:rsidR="00633E89">
        <w:t>.</w:t>
      </w:r>
      <w:commentRangeEnd w:id="15"/>
      <w:r w:rsidR="00673314">
        <w:rPr>
          <w:rStyle w:val="Kommentarsreferens"/>
        </w:rPr>
        <w:commentReference w:id="15"/>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3E4E62B6" w14:textId="77777777" w:rsidR="00D45847" w:rsidRPr="004E58AD" w:rsidRDefault="00850895" w:rsidP="009F3187">
      <w:pPr>
        <w:pStyle w:val="Heading31"/>
        <w:numPr>
          <w:ilvl w:val="0"/>
          <w:numId w:val="0"/>
        </w:numPr>
      </w:pPr>
      <w:bookmarkStart w:id="16" w:name="_Toc391456183"/>
      <w:bookmarkStart w:id="17" w:name="_Toc394248557"/>
      <w:r w:rsidRPr="004E58AD">
        <w:t>Utvärdering</w:t>
      </w:r>
      <w:bookmarkEnd w:id="16"/>
      <w:bookmarkEnd w:id="17"/>
      <w:r w:rsidRPr="004E58AD">
        <w:t xml:space="preserve"> </w:t>
      </w:r>
    </w:p>
    <w:p w14:paraId="602DC738" w14:textId="77777777" w:rsidR="00D45847" w:rsidRDefault="00D45847">
      <w:pPr>
        <w:tabs>
          <w:tab w:val="left" w:pos="1134"/>
        </w:tabs>
        <w:spacing w:line="480" w:lineRule="auto"/>
        <w:rPr>
          <w:rFonts w:cs="Times New Roman"/>
        </w:rPr>
      </w:pPr>
    </w:p>
    <w:p w14:paraId="574086C9" w14:textId="0B5E5540" w:rsidR="00D45847" w:rsidRDefault="000E3605">
      <w:pPr>
        <w:tabs>
          <w:tab w:val="left" w:pos="1134"/>
        </w:tabs>
        <w:spacing w:line="600" w:lineRule="auto"/>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D5E4BB4" w14:textId="77777777" w:rsidR="00401324" w:rsidRDefault="00401324">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rsidP="00401324">
      <w:pPr>
        <w:pStyle w:val="Heading11"/>
      </w:pPr>
      <w:bookmarkStart w:id="18" w:name="_Toc391456184"/>
      <w:bookmarkStart w:id="19" w:name="_Toc394248558"/>
      <w:bookmarkEnd w:id="18"/>
      <w:commentRangeStart w:id="20"/>
      <w:r>
        <w:lastRenderedPageBreak/>
        <w:t>Resultat</w:t>
      </w:r>
      <w:bookmarkEnd w:id="19"/>
      <w:commentRangeEnd w:id="20"/>
      <w:r w:rsidR="00E04FD4">
        <w:rPr>
          <w:rStyle w:val="Kommentarsreferens"/>
          <w:rFonts w:ascii="Times New Roman" w:eastAsiaTheme="minorHAnsi" w:hAnsi="Times New Roman" w:cstheme="minorBidi"/>
          <w:bCs w:val="0"/>
          <w:color w:val="auto"/>
        </w:rPr>
        <w:commentReference w:id="20"/>
      </w:r>
    </w:p>
    <w:p w14:paraId="181AF975" w14:textId="77777777" w:rsidR="00D45847" w:rsidRDefault="00850895">
      <w:pPr>
        <w:pStyle w:val="Brdtext"/>
        <w:spacing w:line="600" w:lineRule="auto"/>
        <w:rPr>
          <w:b/>
        </w:rPr>
      </w:pPr>
      <w:r>
        <w:rPr>
          <w:b/>
        </w:rPr>
        <w:t xml:space="preserve">Associativt perspektiv och DIM motsvarar Grades nuvarande pedagogik  </w:t>
      </w:r>
    </w:p>
    <w:p w14:paraId="73270093" w14:textId="3A02B508" w:rsidR="004A08DF" w:rsidRPr="00860782" w:rsidRDefault="00850895" w:rsidP="004A08DF">
      <w:pPr>
        <w:pStyle w:val="Brd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 xml:space="preserve">för </w:t>
      </w:r>
      <w:commentRangeStart w:id="21"/>
      <w:r w:rsidR="006601B2">
        <w:rPr>
          <w:color w:val="353535"/>
          <w:szCs w:val="22"/>
        </w:rPr>
        <w:t>den</w:t>
      </w:r>
      <w:commentRangeEnd w:id="21"/>
      <w:r w:rsidR="00A44A23">
        <w:rPr>
          <w:rStyle w:val="Kommentarsreferens"/>
          <w:rFonts w:eastAsiaTheme="minorHAnsi" w:cstheme="minorBidi"/>
          <w:lang w:eastAsia="en-US"/>
        </w:rPr>
        <w:commentReference w:id="21"/>
      </w:r>
      <w:r w:rsidR="00830D00">
        <w:rPr>
          <w:color w:val="353535"/>
          <w:szCs w:val="22"/>
        </w:rPr>
        <w:t xml:space="preserve"> </w:t>
      </w:r>
      <w:r w:rsidR="006601B2">
        <w:t>associativ</w:t>
      </w:r>
      <w:r w:rsidR="00A44A23">
        <w:t>t</w:t>
      </w:r>
      <w:r w:rsidR="006601B2">
        <w:t>-, konstruktivistiskt</w:t>
      </w:r>
      <w:r w:rsidR="00830D00">
        <w:t>-, och sociokulturellt-perspektiv, respektive.</w:t>
      </w:r>
      <w:r w:rsidR="00830D00">
        <w:rPr>
          <w:color w:val="353535"/>
          <w:szCs w:val="22"/>
        </w:rPr>
        <w:t xml:space="preserve"> Sedan</w:t>
      </w:r>
      <w:r w:rsidR="000E3605">
        <w:rPr>
          <w:color w:val="353535"/>
          <w:szCs w:val="22"/>
        </w:rPr>
        <w:t xml:space="preserve"> utvecklades</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 xml:space="preserve">frågekonstruktioner </w:t>
      </w:r>
      <w:r w:rsidR="000E3605">
        <w:rPr>
          <w:color w:val="353535"/>
          <w:szCs w:val="22"/>
        </w:rPr>
        <w:t xml:space="preserve">av </w:t>
      </w:r>
      <w:commentRangeStart w:id="22"/>
      <w:r w:rsidR="000E3605">
        <w:rPr>
          <w:color w:val="353535"/>
          <w:szCs w:val="22"/>
        </w:rPr>
        <w:t xml:space="preserve">påståenden och frågor </w:t>
      </w:r>
      <w:commentRangeEnd w:id="22"/>
      <w:r w:rsidR="00401324">
        <w:rPr>
          <w:rStyle w:val="Kommentarsreferens"/>
          <w:rFonts w:eastAsiaTheme="minorHAnsi" w:cstheme="minorBidi"/>
          <w:lang w:eastAsia="en-US"/>
        </w:rPr>
        <w:commentReference w:id="22"/>
      </w:r>
      <w:r w:rsidR="000E3605">
        <w:rPr>
          <w:color w:val="353535"/>
          <w:szCs w:val="22"/>
        </w:rPr>
        <w:t>(</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commentRangeStart w:id="23"/>
      <w:r>
        <w:rPr>
          <w:color w:val="353535"/>
          <w:szCs w:val="22"/>
        </w:rPr>
        <w:t>Resultat från intervjun visar att DIM har ett genomsnittlig högre poäng med ett medelvärde på 4,5 poäng, jämfört med ATM (medelpoäng = 3) och KLM (medelpoäng = 4) (Figur 1a).</w:t>
      </w:r>
      <w:r>
        <w:t xml:space="preserve"> </w:t>
      </w:r>
      <w:commentRangeEnd w:id="23"/>
      <w:r w:rsidR="005078DE">
        <w:rPr>
          <w:rStyle w:val="Kommentarsreferens"/>
          <w:rFonts w:eastAsiaTheme="minorHAnsi" w:cstheme="minorBidi"/>
          <w:lang w:eastAsia="en-US"/>
        </w:rPr>
        <w:commentReference w:id="23"/>
      </w:r>
      <w:r>
        <w:rPr>
          <w:color w:val="353535"/>
          <w:szCs w:val="22"/>
        </w:rPr>
        <w:t>Dessa resultat tyder på att det associativa perspektivet ger den bästa matchningen med Grades nuvarande pedagogiska ansats. I och med det visade resultatet även att DIM var den mest lämpade modellen för att passa Grade</w:t>
      </w:r>
      <w:ins w:id="24" w:author="Jason Serviss" w:date="2018-08-31T20:24:00Z">
        <w:r w:rsidR="005078DE">
          <w:rPr>
            <w:color w:val="353535"/>
            <w:szCs w:val="22"/>
          </w:rPr>
          <w:t>s</w:t>
        </w:r>
      </w:ins>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w:t>
      </w:r>
      <w:commentRangeStart w:id="25"/>
      <w:r w:rsidR="00A80803">
        <w:rPr>
          <w:color w:val="353535"/>
          <w:szCs w:val="22"/>
        </w:rPr>
        <w:t>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pedagogik </w:t>
      </w:r>
      <w:r w:rsidR="004A08DF">
        <w:rPr>
          <w:color w:val="353535"/>
          <w:szCs w:val="22"/>
        </w:rPr>
        <w:lastRenderedPageBreak/>
        <w:t xml:space="preserve">och det innebär att det associativa perspektivet representera en logisk utgångspunkt för evaluering av modeller som skulle lättare utnyttjas av Grade i framtiden. </w:t>
      </w:r>
      <w:commentRangeEnd w:id="25"/>
      <w:r w:rsidR="001A09C0">
        <w:rPr>
          <w:rStyle w:val="Kommentarsreferens"/>
          <w:rFonts w:eastAsiaTheme="minorHAnsi" w:cstheme="minorBidi"/>
          <w:lang w:eastAsia="en-US"/>
        </w:rPr>
        <w:commentReference w:id="25"/>
      </w:r>
    </w:p>
    <w:p w14:paraId="5DE0A969" w14:textId="0307AD49" w:rsidR="00D45847" w:rsidRDefault="00850895">
      <w:pPr>
        <w:pStyle w:val="Brdtext"/>
        <w:spacing w:line="600" w:lineRule="auto"/>
      </w:pPr>
      <w:r>
        <w:rPr>
          <w:color w:val="353535"/>
          <w:szCs w:val="22"/>
        </w:rPr>
        <w:t xml:space="preserve"> </w:t>
      </w:r>
    </w:p>
    <w:p w14:paraId="5E6609FD" w14:textId="52840EC9" w:rsidR="00D45847" w:rsidRDefault="00526AA1">
      <w:pPr>
        <w:pStyle w:val="Brdtext"/>
        <w:keepNext/>
        <w:spacing w:line="600" w:lineRule="auto"/>
      </w:pPr>
      <w:commentRangeStart w:id="27"/>
      <w:r>
        <w:rPr>
          <w:rFonts w:eastAsiaTheme="minorHAnsi" w:cstheme="minorBidi"/>
          <w:noProof/>
          <w:sz w:val="18"/>
          <w:szCs w:val="18"/>
        </w:rPr>
        <w:drawing>
          <wp:inline distT="0" distB="0" distL="0" distR="0" wp14:anchorId="2F3806C5" wp14:editId="58B81874">
            <wp:extent cx="5760720" cy="3376930"/>
            <wp:effectExtent l="0" t="0" r="508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commentRangeEnd w:id="27"/>
      <w:r w:rsidR="00D02663">
        <w:rPr>
          <w:rStyle w:val="Kommentarsreferens"/>
          <w:rFonts w:eastAsiaTheme="minorHAnsi" w:cstheme="minorBidi"/>
          <w:lang w:eastAsia="en-US"/>
        </w:rPr>
        <w:commentReference w:id="27"/>
      </w:r>
    </w:p>
    <w:p w14:paraId="0B9A2407" w14:textId="2679E9F8" w:rsidR="00D45847" w:rsidRDefault="00850895">
      <w:pPr>
        <w:pStyle w:val="Beskrivning"/>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A06A89">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commentRangeStart w:id="28"/>
      <w:r w:rsidR="00131159">
        <w:rPr>
          <w:i w:val="0"/>
        </w:rPr>
        <w:t xml:space="preserve"> </w:t>
      </w:r>
      <w:commentRangeEnd w:id="28"/>
      <w:r w:rsidR="000F257E">
        <w:rPr>
          <w:rStyle w:val="Kommentarsreferens"/>
          <w:rFonts w:ascii="Times New Roman" w:hAnsi="Times New Roman"/>
          <w:bCs w:val="0"/>
          <w:i w:val="0"/>
        </w:rPr>
        <w:commentReference w:id="28"/>
      </w:r>
      <w:r w:rsidR="00A958E8">
        <w:rPr>
          <w:i w:val="0"/>
        </w:rPr>
        <w:t xml:space="preserve">Diagramstaplarna visar resultatet av tilldelade poäng från </w:t>
      </w:r>
      <w:r w:rsidR="00D02663">
        <w:rPr>
          <w:i w:val="0"/>
        </w:rPr>
        <w:t>frågekonstruktionerna</w:t>
      </w:r>
      <w:ins w:id="29" w:author="Jason Serviss" w:date="2018-09-11T17:58:00Z">
        <w:r w:rsidR="002B4A17">
          <w:rPr>
            <w:i w:val="0"/>
          </w:rPr>
          <w:t>.</w:t>
        </w:r>
      </w:ins>
      <w:r w:rsidR="00401324">
        <w:t xml:space="preserve"> </w:t>
      </w:r>
      <w:ins w:id="30" w:author="Jason Serviss" w:date="2018-09-11T17:58:00Z">
        <w:r w:rsidR="002B4A17">
          <w:rPr>
            <w:i w:val="0"/>
          </w:rPr>
          <w:t>I</w:t>
        </w:r>
      </w:ins>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3364D059" w14:textId="77777777" w:rsidR="00D45847" w:rsidRDefault="00D45847">
      <w:pPr>
        <w:pStyle w:val="Brdtext"/>
        <w:spacing w:line="600" w:lineRule="auto"/>
      </w:pPr>
    </w:p>
    <w:p w14:paraId="3D99BBD3" w14:textId="77777777" w:rsidR="00D45847" w:rsidRDefault="00850895">
      <w:pPr>
        <w:pStyle w:val="Brdtext"/>
        <w:spacing w:line="600" w:lineRule="auto"/>
        <w:rPr>
          <w:b/>
        </w:rPr>
      </w:pPr>
      <w:r>
        <w:rPr>
          <w:b/>
        </w:rPr>
        <w:t>DIM utvärdering resulterar i att Presentations fasen presteras främst i Grades tidigare kurser</w:t>
      </w:r>
    </w:p>
    <w:p w14:paraId="131ACC75" w14:textId="3F6A503E" w:rsidR="00BA62A8" w:rsidRDefault="00D808DD">
      <w:pPr>
        <w:pStyle w:val="Brdtext"/>
        <w:spacing w:line="600" w:lineRule="auto"/>
      </w:pPr>
      <w:r>
        <w:t>För att få en förståelse av hur väl Grades tidigare kurser följer DIM gjordes e</w:t>
      </w:r>
      <w:r w:rsidR="00213FB2">
        <w:t>n evaluering på</w:t>
      </w:r>
      <w:r w:rsidR="00E31E16">
        <w:t xml:space="preserve"> </w:t>
      </w:r>
      <w:r w:rsidR="00C44EB7">
        <w:rPr>
          <w:rStyle w:val="Kommentarsreferens"/>
          <w:rFonts w:eastAsiaTheme="minorHAnsi" w:cstheme="minorBidi"/>
          <w:lang w:eastAsia="en-US"/>
        </w:rPr>
        <w:commentReference w:id="31"/>
      </w:r>
      <w:r w:rsidR="004A010C">
        <w:t xml:space="preserve">4 av </w:t>
      </w:r>
      <w:r w:rsidR="00213FB2">
        <w:t>Grades</w:t>
      </w:r>
      <w:r w:rsidR="004A010C">
        <w:t xml:space="preserve"> tidigare </w:t>
      </w:r>
      <w:r w:rsidR="00213FB2">
        <w:t>e-</w:t>
      </w:r>
      <w:r w:rsidR="004A010C">
        <w:t>kurser som var nyligen designade under 2017 (KS Strålskydd, PT Strålsäkerhet, RCC, Telia GDPR)</w:t>
      </w:r>
      <w:r w:rsidR="00850895">
        <w:t xml:space="preserve">. </w:t>
      </w:r>
      <w:r w:rsidR="007B22BB">
        <w:t xml:space="preserve">DIM kan fördelas in i faser </w:t>
      </w:r>
      <w:r w:rsidR="002717B1">
        <w:t xml:space="preserve">med </w:t>
      </w:r>
      <w:r w:rsidR="0047588C">
        <w:t>omfattande</w:t>
      </w:r>
      <w:r w:rsidR="002717B1">
        <w:t xml:space="preserve"> el</w:t>
      </w:r>
      <w:r w:rsidR="0047588C">
        <w:t xml:space="preserve">ement för att klara av att använda modellen </w:t>
      </w:r>
      <w:r w:rsidR="00874DE4">
        <w:t xml:space="preserve">inom </w:t>
      </w:r>
      <w:r w:rsidR="0047588C">
        <w:t xml:space="preserve">lärandet. </w:t>
      </w:r>
      <w:r w:rsidR="00874DE4">
        <w:t xml:space="preserve">Vi </w:t>
      </w:r>
      <w:r w:rsidR="00D000E0">
        <w:t xml:space="preserve">sammanfattade DIM’s </w:t>
      </w:r>
      <w:commentRangeStart w:id="32"/>
      <w:r w:rsidR="00D000E0">
        <w:t xml:space="preserve">faser och element </w:t>
      </w:r>
      <w:commentRangeEnd w:id="32"/>
      <w:r w:rsidR="00575177">
        <w:rPr>
          <w:rStyle w:val="Kommentarsreferens"/>
          <w:rFonts w:eastAsiaTheme="minorHAnsi" w:cstheme="minorBidi"/>
          <w:lang w:eastAsia="en-US"/>
        </w:rPr>
        <w:commentReference w:id="32"/>
      </w:r>
      <w:r w:rsidR="002717B1">
        <w:t>(Bilaga 1) för</w:t>
      </w:r>
      <w:r w:rsidR="0047588C">
        <w:t xml:space="preserve"> </w:t>
      </w:r>
      <w:r w:rsidR="00D000E0">
        <w:t xml:space="preserve">att sedan </w:t>
      </w:r>
      <w:r w:rsidR="00D000E0">
        <w:lastRenderedPageBreak/>
        <w:t xml:space="preserve">sammanställa </w:t>
      </w:r>
      <w:r w:rsidR="00874DE4">
        <w:t>frågekonstruktioner</w:t>
      </w:r>
      <w:r w:rsidR="00D000E0">
        <w:t xml:space="preserve"> (Bilaga 3)</w:t>
      </w:r>
      <w:r w:rsidR="00850895">
        <w:t xml:space="preserve"> som motsvarade modellens innehåll</w:t>
      </w:r>
      <w:r>
        <w:t xml:space="preserve"> för att</w:t>
      </w:r>
      <w:r w:rsidR="00850895">
        <w:t xml:space="preserve"> därefter kunna utvärdera kurserna. </w:t>
      </w:r>
    </w:p>
    <w:p w14:paraId="29EBCC13" w14:textId="2C30C7B4" w:rsidR="00E91509" w:rsidRDefault="00D808DD">
      <w:pPr>
        <w:pStyle w:val="Brdtext"/>
        <w:spacing w:line="600" w:lineRule="auto"/>
      </w:pPr>
      <w:r>
        <w:t>Uppdelning av poäng för alla e-kurser över DIM</w:t>
      </w:r>
      <w:r w:rsidR="0047588C">
        <w:t>’</w:t>
      </w:r>
      <w:r>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commentRangeStart w:id="33"/>
      <w:r w:rsidR="00850895">
        <w:rPr>
          <w:i/>
        </w:rPr>
        <w:t>Övervakning och Återkopplings</w:t>
      </w:r>
      <w:r w:rsidR="00850895">
        <w:t xml:space="preserve"> fasen och </w:t>
      </w:r>
      <w:r w:rsidR="00850895">
        <w:rPr>
          <w:i/>
        </w:rPr>
        <w:t>Bedömning och Utvärderings</w:t>
      </w:r>
      <w:r w:rsidR="00850895">
        <w:t xml:space="preserve"> fasen som hade relativt låga poäng </w:t>
      </w:r>
      <w:commentRangeEnd w:id="33"/>
      <w:r w:rsidR="00C240AD">
        <w:rPr>
          <w:rStyle w:val="Kommentarsreferens"/>
          <w:rFonts w:eastAsiaTheme="minorHAnsi" w:cstheme="minorBidi"/>
          <w:lang w:eastAsia="en-US"/>
        </w:rPr>
        <w:commentReference w:id="33"/>
      </w:r>
      <w:r w:rsidR="00850895">
        <w:t>(medelpoäng = 2,2 och 1,5) (</w:t>
      </w:r>
      <w:r w:rsidR="00D000E0">
        <w:t>Figur 2</w:t>
      </w:r>
      <w:r w:rsidR="00850895">
        <w:t>a).</w:t>
      </w:r>
      <w:r w:rsidR="00213FB2">
        <w:t xml:space="preserve"> </w:t>
      </w:r>
      <w:r>
        <w:t xml:space="preserve">Dessa resultat betecknar Grades förmågor att presentera information och meningen bakom kursen till studenten och samtidigt understödja deras lärande genom </w:t>
      </w:r>
      <w:r w:rsidR="00874DE4">
        <w:t>materiella</w:t>
      </w:r>
      <w:r>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t xml:space="preserve"> </w:t>
      </w:r>
    </w:p>
    <w:p w14:paraId="7789A662" w14:textId="77777777" w:rsidR="00E91509" w:rsidRDefault="00E91509">
      <w:pPr>
        <w:pStyle w:val="Brdtext"/>
        <w:spacing w:line="600" w:lineRule="auto"/>
      </w:pPr>
    </w:p>
    <w:p w14:paraId="5D4A30B3" w14:textId="6B01B690" w:rsidR="00D45847" w:rsidRDefault="00E91509">
      <w:pPr>
        <w:pStyle w:val="Brdtext"/>
        <w:spacing w:line="600" w:lineRule="auto"/>
      </w:pPr>
      <w:r>
        <w:t xml:space="preserve">För att få en djupare blick inom Grades prestanda i varje fas, delade vi upp de erhållna poäng utefter varje </w:t>
      </w:r>
      <w:r w:rsidR="00575177">
        <w:t xml:space="preserve">fas element. </w:t>
      </w:r>
      <w:del w:id="34" w:author="Jason Serviss" w:date="2018-09-15T15:26:00Z">
        <w:r w:rsidR="005E268B" w:rsidDel="00E91509">
          <w:delText xml:space="preserve">Nästa </w:delText>
        </w:r>
      </w:del>
      <w:del w:id="35" w:author="Jason Serviss" w:date="2018-09-15T15:30:00Z">
        <w:r w:rsidR="005E268B" w:rsidDel="00575177">
          <w:delText>steg var att</w:delText>
        </w:r>
        <w:r w:rsidR="00213FB2" w:rsidDel="00575177">
          <w:delText xml:space="preserve"> få en bättre förståelse av</w:delText>
        </w:r>
        <w:r w:rsidR="009A0EF4" w:rsidDel="00575177">
          <w:delText xml:space="preserve"> </w:delText>
        </w:r>
        <w:r w:rsidR="00A63C4E" w:rsidDel="00575177">
          <w:delText>DIM</w:delText>
        </w:r>
        <w:r w:rsidR="00BA62A8" w:rsidDel="00575177">
          <w:delText xml:space="preserve">’s faser </w:delText>
        </w:r>
        <w:r w:rsidR="00A31199" w:rsidDel="00575177">
          <w:delText>och en analys gjordes av</w:delText>
        </w:r>
        <w:r w:rsidR="005E268B" w:rsidDel="00575177">
          <w:delText xml:space="preserve"> </w:delText>
        </w:r>
        <w:r w:rsidR="00213FB2" w:rsidDel="00575177">
          <w:delText>modellens</w:delText>
        </w:r>
        <w:r w:rsidR="00BA62A8" w:rsidDel="00575177">
          <w:delText xml:space="preserve"> underliggande element</w:delText>
        </w:r>
        <w:r w:rsidR="00A31199" w:rsidDel="00575177">
          <w:delText xml:space="preserve">. </w:delText>
        </w:r>
      </w:del>
      <w:del w:id="36" w:author="Jason Serviss" w:date="2018-09-15T15:31:00Z">
        <w:r w:rsidR="00A31199" w:rsidDel="00575177">
          <w:delText xml:space="preserve">Analysen resulterade i att DIM’s </w:delText>
        </w:r>
        <w:r w:rsidR="005E268B" w:rsidDel="00575177">
          <w:delText xml:space="preserve">bestämda instruktioner </w:delText>
        </w:r>
        <w:r w:rsidR="00A31199" w:rsidDel="00575177">
          <w:delText>gick att använda som en mall för att kunna evaluera Grade e-kurser. Vi bestämde att evalueringen</w:delText>
        </w:r>
        <w:r w:rsidR="005E268B" w:rsidDel="00575177">
          <w:delText xml:space="preserve"> skulle </w:delText>
        </w:r>
        <w:r w:rsidR="00A31199" w:rsidDel="00575177">
          <w:delText xml:space="preserve">bestå av att </w:delText>
        </w:r>
        <w:r w:rsidR="005E268B" w:rsidDel="00575177">
          <w:delText>v</w:delText>
        </w:r>
        <w:r w:rsidR="004C23B4" w:rsidDel="00575177">
          <w:delText>arje D</w:delText>
        </w:r>
        <w:r w:rsidR="00A31199" w:rsidDel="00575177">
          <w:delText xml:space="preserve">IM element blir </w:delText>
        </w:r>
        <w:r w:rsidR="004C23B4" w:rsidDel="00575177">
          <w:delText>tilldelad</w:delText>
        </w:r>
        <w:r w:rsidR="00764107" w:rsidDel="00575177">
          <w:delText xml:space="preserve"> poäng beroende på hur </w:delText>
        </w:r>
        <w:r w:rsidR="00572E06" w:rsidDel="00575177">
          <w:delText>stark</w:delText>
        </w:r>
        <w:r w:rsidR="00764107" w:rsidDel="00575177">
          <w:delText xml:space="preserve"> eller </w:delText>
        </w:r>
        <w:r w:rsidR="00572E06" w:rsidDel="00575177">
          <w:delText xml:space="preserve">svag </w:delText>
        </w:r>
        <w:r w:rsidR="00764107" w:rsidDel="00575177">
          <w:delText xml:space="preserve">den </w:delText>
        </w:r>
        <w:r w:rsidR="00BA62A8" w:rsidDel="00575177">
          <w:delText>uppvisade</w:delText>
        </w:r>
        <w:r w:rsidR="00764107" w:rsidDel="00575177">
          <w:delText xml:space="preserve"> att vara</w:delText>
        </w:r>
        <w:r w:rsidR="00BA62A8" w:rsidDel="00575177">
          <w:delText xml:space="preserve"> i Grades tidigare kurser</w:delText>
        </w:r>
        <w:r w:rsidR="00850895" w:rsidDel="00575177">
          <w:delText>.</w:delText>
        </w:r>
      </w:del>
      <w:r w:rsidR="00850895">
        <w:t xml:space="preserve"> 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w:t>
      </w:r>
      <w:r w:rsidR="00227C61">
        <w:lastRenderedPageBreak/>
        <w:t xml:space="preserve">grundades i </w:t>
      </w:r>
      <w:r w:rsidR="00DC7A9B">
        <w:t>att Grade inte lägger någon större fokus på dessa områden.</w:t>
      </w:r>
      <w:ins w:id="37" w:author="Jason Serviss" w:date="2018-09-15T15:44:00Z">
        <w:r w:rsidR="00227C61">
          <w:rPr>
            <w:rStyle w:val="Kommentarsreferens"/>
            <w:rFonts w:eastAsiaTheme="minorHAnsi" w:cstheme="minorBidi"/>
            <w:lang w:eastAsia="en-US"/>
          </w:rPr>
          <w:commentReference w:id="38"/>
        </w:r>
      </w:ins>
      <w:ins w:id="40" w:author="Jason Serviss" w:date="2018-09-15T15:43:00Z">
        <w:r w:rsidR="00227C61">
          <w:t xml:space="preserve"> </w:t>
        </w:r>
      </w:ins>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0C13C1">
        <w:t xml:space="preserve"> fler kurstester som hanterar hur kursen fungerar för studenten </w:t>
      </w:r>
      <w:commentRangeStart w:id="41"/>
      <w:r w:rsidR="00227C61">
        <w:t>och</w:t>
      </w:r>
      <w:r w:rsidR="000C13C1">
        <w:t xml:space="preserve"> visar vad studenten är belägen av för tillfället</w:t>
      </w:r>
      <w:r w:rsidR="00227C61">
        <w:t xml:space="preserve"> </w:t>
      </w:r>
      <w:commentRangeEnd w:id="41"/>
      <w:r w:rsidR="00227C61">
        <w:rPr>
          <w:rStyle w:val="Kommentarsreferens"/>
          <w:rFonts w:eastAsiaTheme="minorHAnsi" w:cstheme="minorBidi"/>
          <w:lang w:eastAsia="en-US"/>
        </w:rPr>
        <w:commentReference w:id="41"/>
      </w:r>
      <w:r w:rsidR="00227C61">
        <w:t xml:space="preserve">skulle bidrag med den största möjliga förbättring i Grades kurser enligt DIM.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commentRangeStart w:id="43"/>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w:t>
      </w:r>
      <w:commentRangeEnd w:id="43"/>
      <w:r w:rsidR="00463CEE">
        <w:rPr>
          <w:rStyle w:val="Kommentarsreferens"/>
          <w:rFonts w:eastAsiaTheme="minorHAnsi" w:cstheme="minorBidi"/>
          <w:lang w:eastAsia="en-US"/>
        </w:rPr>
        <w:commentReference w:id="43"/>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eastAsia="sv-SE"/>
        </w:rPr>
        <w:drawing>
          <wp:inline distT="0" distB="0" distL="0" distR="0" wp14:anchorId="21C454E6" wp14:editId="03F9C5F6">
            <wp:extent cx="5727700" cy="330327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stretch>
                      <a:fillRect/>
                    </a:stretch>
                  </pic:blipFill>
                  <pic:spPr bwMode="auto">
                    <a:xfrm>
                      <a:off x="0" y="0"/>
                      <a:ext cx="5727700" cy="3303270"/>
                    </a:xfrm>
                    <a:prstGeom prst="rect">
                      <a:avLst/>
                    </a:prstGeom>
                  </pic:spPr>
                </pic:pic>
              </a:graphicData>
            </a:graphic>
          </wp:inline>
        </w:drawing>
      </w:r>
      <w:r>
        <w:commentReference w:id="44"/>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A06A89">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lastRenderedPageBreak/>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1C56A7C7" w14:textId="77777777" w:rsidR="00463CEE" w:rsidRDefault="00463CEE">
      <w:pPr>
        <w:pStyle w:val="Brdtext"/>
        <w:spacing w:line="600" w:lineRule="auto"/>
        <w:rPr>
          <w:ins w:id="45" w:author="Jason Serviss" w:date="2018-09-15T15:51:00Z"/>
          <w:b/>
        </w:rPr>
      </w:pPr>
    </w:p>
    <w:p w14:paraId="6AA358B4" w14:textId="77777777" w:rsidR="00D45847" w:rsidRDefault="00850895">
      <w:pPr>
        <w:pStyle w:val="Brdtext"/>
        <w:spacing w:line="600" w:lineRule="auto"/>
        <w:rPr>
          <w:b/>
        </w:rPr>
      </w:pPr>
      <w:r>
        <w:rPr>
          <w:b/>
        </w:rPr>
        <w:t xml:space="preserve">Likartat medelpoäng igenom alla Grades tidigare kurser ger utslag till vidare förbättring </w:t>
      </w:r>
    </w:p>
    <w:p w14:paraId="10B83308" w14:textId="4B7EED19" w:rsidR="00E2013D" w:rsidRDefault="005D0C05" w:rsidP="004E58AD">
      <w:pPr>
        <w:pStyle w:val="Brdtext"/>
        <w:spacing w:line="600" w:lineRule="auto"/>
        <w:rPr>
          <w:ins w:id="46" w:author="Jason Serviss" w:date="2018-09-15T16:56:00Z"/>
        </w:rPr>
      </w:pPr>
      <w:commentRangeStart w:id="47"/>
      <w:r>
        <w:t>Vi</w:t>
      </w:r>
      <w:commentRangeEnd w:id="47"/>
      <w:r w:rsidR="003E2AEF">
        <w:rPr>
          <w:rStyle w:val="Kommentarsreferens"/>
          <w:rFonts w:eastAsiaTheme="minorHAnsi" w:cstheme="minorBidi"/>
          <w:lang w:eastAsia="en-US"/>
        </w:rPr>
        <w:commentReference w:id="47"/>
      </w:r>
      <w:r>
        <w:t xml:space="preserve"> valde att titta </w:t>
      </w:r>
      <w:r w:rsidR="00E2013D">
        <w:t>poängutdelningen för</w:t>
      </w:r>
      <w:r>
        <w:t xml:space="preserve"> varje individuell kurs som evaluerades </w:t>
      </w:r>
      <w:r w:rsidR="005A03C6">
        <w:t xml:space="preserve">för att få en förståelse för om särskilda krav från specifika kurser kan påverka hur anpassade DIM är. </w:t>
      </w:r>
      <w:r w:rsidR="00850895">
        <w:t xml:space="preserve">Resultatet visar att spridningen mellan poäng och respektive kurs har en </w:t>
      </w:r>
      <w:r w:rsidR="00B623A6">
        <w:t>medel</w:t>
      </w:r>
      <w:r w:rsidR="005A03C6">
        <w:t xml:space="preserve">skillnad </w:t>
      </w:r>
      <w:r w:rsidR="00850895">
        <w:t>på cirka 0,5 poäng</w:t>
      </w:r>
      <w:commentRangeStart w:id="48"/>
      <w:r w:rsidR="00850895">
        <w:t xml:space="preserve"> </w:t>
      </w:r>
      <w:commentRangeEnd w:id="48"/>
      <w:r w:rsidR="00E04FD4">
        <w:rPr>
          <w:rStyle w:val="Kommentarsreferens"/>
          <w:rFonts w:eastAsiaTheme="minorHAnsi" w:cstheme="minorBidi"/>
          <w:lang w:eastAsia="en-US"/>
        </w:rPr>
        <w:commentReference w:id="48"/>
      </w:r>
      <w:r w:rsidR="00850895">
        <w:t xml:space="preserve">(Figur 3a). </w:t>
      </w:r>
      <w:r w:rsidR="00377747">
        <w:t>Vi ser att DIM’</w:t>
      </w:r>
      <w:r w:rsidR="00377747" w:rsidRPr="00377747">
        <w:t xml:space="preserve">s poäng är likartade, vilket tyder på att DIM är lika lämplig för de kurser som är observerade, och dessutom behöver </w:t>
      </w:r>
      <w:r w:rsidR="00385B71">
        <w:t xml:space="preserve">inte </w:t>
      </w:r>
      <w:r w:rsidR="00377747" w:rsidRPr="00377747">
        <w:t>s</w:t>
      </w:r>
      <w:r w:rsidR="00377747">
        <w:t>pecifika pedagogiska strategier/</w:t>
      </w:r>
      <w:r w:rsidR="00377747" w:rsidRPr="00377747">
        <w:t xml:space="preserve">modeller behöva genomföras </w:t>
      </w:r>
      <w:r w:rsidR="00377747">
        <w:t xml:space="preserve">i grunden per kurs för "typiska" Grade </w:t>
      </w:r>
      <w:r w:rsidR="00377747" w:rsidRPr="00377747">
        <w:t>kunder</w:t>
      </w:r>
      <w:r w:rsidR="00377747">
        <w:t>.</w:t>
      </w:r>
      <w:commentRangeStart w:id="49"/>
      <w:r w:rsidR="00377747">
        <w:t xml:space="preserve"> </w:t>
      </w:r>
      <w:commentRangeEnd w:id="49"/>
      <w:proofErr w:type="gramStart"/>
      <w:r w:rsidR="00377747">
        <w:rPr>
          <w:rStyle w:val="Kommentarsreferens"/>
          <w:rFonts w:eastAsiaTheme="minorHAnsi" w:cstheme="minorBidi"/>
          <w:lang w:eastAsia="en-US"/>
        </w:rPr>
        <w:commentReference w:id="49"/>
      </w:r>
      <w:commentRangeStart w:id="51"/>
      <w:r w:rsidR="00BA7F7A">
        <w:t xml:space="preserve"> </w:t>
      </w:r>
      <w:commentRangeStart w:id="52"/>
      <w:r w:rsidR="00BA7F7A">
        <w:t xml:space="preserve"> </w:t>
      </w:r>
      <w:commentRangeEnd w:id="52"/>
      <w:r w:rsidR="00E04FD4">
        <w:rPr>
          <w:rStyle w:val="Kommentarsreferens"/>
          <w:rFonts w:eastAsiaTheme="minorHAnsi" w:cstheme="minorBidi"/>
          <w:lang w:eastAsia="en-US"/>
        </w:rPr>
        <w:commentReference w:id="52"/>
      </w:r>
      <w:proofErr w:type="gramEnd"/>
      <w:r w:rsidR="00BA7F7A">
        <w:t xml:space="preserve"> </w:t>
      </w:r>
      <w:commentRangeEnd w:id="51"/>
      <w:r w:rsidR="00514B48">
        <w:rPr>
          <w:rStyle w:val="Kommentarsreferens"/>
          <w:rFonts w:eastAsiaTheme="minorHAnsi" w:cstheme="minorBidi"/>
          <w:lang w:eastAsia="en-US"/>
        </w:rPr>
        <w:commentReference w:id="51"/>
      </w:r>
      <w:r w:rsidR="00850895">
        <w:t xml:space="preserve"> </w:t>
      </w:r>
    </w:p>
    <w:p w14:paraId="5E2981F0" w14:textId="77777777" w:rsidR="00297AF9" w:rsidRDefault="006606DD" w:rsidP="004E58AD">
      <w:pPr>
        <w:pStyle w:val="Brdtext"/>
        <w:spacing w:line="600" w:lineRule="auto"/>
      </w:pPr>
      <w:r>
        <w:t>I takt med att k</w:t>
      </w:r>
      <w:r w:rsidR="00850895">
        <w:t xml:space="preserve">urserna uppvisar att ha </w:t>
      </w:r>
      <w:r>
        <w:t>likvärdigt</w:t>
      </w:r>
      <w:r w:rsidR="00850895">
        <w:t xml:space="preserve"> resultat</w:t>
      </w:r>
      <w:r>
        <w:t xml:space="preserve"> kan det ge möjligheter</w:t>
      </w:r>
      <w:r w:rsidR="00850895">
        <w:t xml:space="preserve"> till att utförligare visa hur </w:t>
      </w:r>
      <w:r>
        <w:t xml:space="preserve">evalueringens poäng blev tilldelad i DIM’s faser </w:t>
      </w:r>
      <w:r w:rsidR="00850895">
        <w:t xml:space="preserve">(Figur 3b). </w:t>
      </w:r>
    </w:p>
    <w:p w14:paraId="5E605DD3" w14:textId="2B37DCDB" w:rsidR="00D45847" w:rsidRPr="004E58AD" w:rsidRDefault="00297AF9" w:rsidP="004E58AD">
      <w:pPr>
        <w:pStyle w:val="Brdtext"/>
        <w:spacing w:line="600" w:lineRule="auto"/>
        <w:rPr>
          <w:ins w:id="53" w:author="Olivia Imner" w:date="2018-07-07T12:55:00Z"/>
        </w:rPr>
      </w:pPr>
      <w:r>
        <w:t xml:space="preserve">Slutsatsen </w:t>
      </w:r>
      <w:r w:rsidR="001C5B3A">
        <w:t>från de</w:t>
      </w:r>
      <w:r>
        <w:t xml:space="preserve"> evaluerade kurserna visar att det </w:t>
      </w:r>
      <w:r w:rsidR="00522279">
        <w:t>inte finns</w:t>
      </w:r>
      <w:r>
        <w:t xml:space="preserve"> någon skillnad me</w:t>
      </w:r>
      <w:r w:rsidR="00522279">
        <w:t>llan kurserna Presentations fas</w:t>
      </w:r>
      <w:r w:rsidR="001C5B3A">
        <w:t xml:space="preserve"> och Bedömning och Utvärdering fas</w:t>
      </w:r>
      <w:r w:rsidR="00522279">
        <w:t xml:space="preserve">, Praktik fasen visar en lätt skillnad men inget markant, och Övervakning och Återkoppling </w:t>
      </w:r>
      <w:r w:rsidR="001C5B3A">
        <w:t>avser</w:t>
      </w:r>
      <w:r w:rsidR="00522279">
        <w:t xml:space="preserve"> att </w:t>
      </w:r>
      <w:r w:rsidR="001C73C5">
        <w:t xml:space="preserve">visa mest </w:t>
      </w:r>
      <w:r w:rsidR="001C5B3A">
        <w:t xml:space="preserve">varierande </w:t>
      </w:r>
      <w:r w:rsidR="00981CC7">
        <w:t>med en differens mellan kurserna KS Strålskydd och Telia GDPR</w:t>
      </w:r>
      <w:commentRangeStart w:id="54"/>
      <w:r w:rsidR="00850895">
        <w:t>.</w:t>
      </w:r>
      <w:bookmarkStart w:id="55" w:name="_Toc489811950"/>
      <w:bookmarkStart w:id="56" w:name="_Ref489810823"/>
      <w:commentRangeEnd w:id="54"/>
      <w:r w:rsidR="00E44B3C">
        <w:rPr>
          <w:rStyle w:val="Kommentarsreferens"/>
          <w:rFonts w:eastAsiaTheme="minorHAnsi" w:cstheme="minorBidi"/>
          <w:lang w:eastAsia="en-US"/>
        </w:rPr>
        <w:commentReference w:id="54"/>
      </w:r>
      <w:r>
        <w:t xml:space="preserve"> </w:t>
      </w:r>
    </w:p>
    <w:p w14:paraId="31FC49E2" w14:textId="77777777" w:rsidR="00D45847" w:rsidRDefault="00850895">
      <w:r>
        <w:rPr>
          <w:noProof/>
          <w:lang w:eastAsia="sv-SE"/>
        </w:rPr>
        <w:lastRenderedPageBreak/>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5B6D451A" w:rsidR="00D45847" w:rsidRDefault="00850895">
      <w:pPr>
        <w:pStyle w:val="Beskrivning"/>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A06A89">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55"/>
      <w:bookmarkEnd w:id="56"/>
      <w:r>
        <w:rPr>
          <w:i w:val="0"/>
        </w:rPr>
        <w:t xml:space="preserve">Poäng per kurs och respektive DIM fas. </w:t>
      </w:r>
    </w:p>
    <w:p w14:paraId="378209C6" w14:textId="77777777" w:rsidR="00D45847" w:rsidRDefault="00850895">
      <w:pPr>
        <w:spacing w:before="720" w:after="200" w:line="480" w:lineRule="auto"/>
      </w:pPr>
      <w:r>
        <w:br w:type="page"/>
      </w:r>
    </w:p>
    <w:p w14:paraId="23E63620" w14:textId="172D7E21" w:rsidR="005B77FC" w:rsidRDefault="00850895" w:rsidP="005B77FC">
      <w:pPr>
        <w:pStyle w:val="Heading11"/>
      </w:pPr>
      <w:bookmarkStart w:id="57" w:name="_Toc391456185"/>
      <w:bookmarkStart w:id="58" w:name="_Toc394248559"/>
      <w:bookmarkEnd w:id="57"/>
      <w:commentRangeStart w:id="59"/>
      <w:r w:rsidRPr="004E58AD">
        <w:lastRenderedPageBreak/>
        <w:t>Diskussion</w:t>
      </w:r>
      <w:bookmarkEnd w:id="58"/>
      <w:commentRangeEnd w:id="59"/>
      <w:r w:rsidR="009C0163">
        <w:rPr>
          <w:rStyle w:val="Kommentarsreferens"/>
          <w:rFonts w:ascii="Times New Roman" w:eastAsiaTheme="minorHAnsi" w:hAnsi="Times New Roman" w:cstheme="minorBidi"/>
          <w:bCs w:val="0"/>
          <w:color w:val="auto"/>
        </w:rPr>
        <w:commentReference w:id="59"/>
      </w:r>
    </w:p>
    <w:p w14:paraId="4A16613B" w14:textId="7D41D78C" w:rsidR="00AF601B" w:rsidRDefault="00902C81">
      <w:pPr>
        <w:pStyle w:val="Brdtext"/>
        <w:spacing w:line="600" w:lineRule="auto"/>
      </w:pPr>
      <w:r>
        <w:t>Syftet med det hä</w:t>
      </w:r>
      <w:r w:rsidR="00F85236">
        <w:t>r arbetet var att utifrån Grade</w:t>
      </w:r>
      <w:r>
        <w:t xml:space="preserve"> </w:t>
      </w:r>
      <w:r w:rsidR="00F85236">
        <w:t>undersöka vilket pedagogiskt</w:t>
      </w:r>
      <w:r>
        <w:t xml:space="preserve"> </w:t>
      </w:r>
      <w:r w:rsidR="00F85236">
        <w:t xml:space="preserve">perspektiv som de </w:t>
      </w:r>
      <w:r w:rsidR="00902178">
        <w:t>omfattar</w:t>
      </w:r>
      <w:r w:rsidR="00F85236">
        <w:t xml:space="preserve"> </w:t>
      </w:r>
      <w:r w:rsidR="00127A70">
        <w:t xml:space="preserve">för nuvarande </w:t>
      </w:r>
      <w:r w:rsidR="000D6D84">
        <w:t xml:space="preserve">och </w:t>
      </w:r>
      <w:r w:rsidR="00EE7E1E">
        <w:t xml:space="preserve">det gjorde med hjälp av att </w:t>
      </w:r>
      <w:r w:rsidR="000D6D84">
        <w:t>använda utvalda</w:t>
      </w:r>
      <w:r w:rsidR="00127A70">
        <w:t xml:space="preserve"> pedagogiska modell</w:t>
      </w:r>
      <w:r w:rsidR="000D6D84">
        <w:t>er</w:t>
      </w:r>
      <w:r w:rsidR="00342848">
        <w:t xml:space="preserve"> som</w:t>
      </w:r>
      <w:r w:rsidR="00127A70">
        <w:t xml:space="preserve"> passa in bäst på </w:t>
      </w:r>
      <w:r w:rsidR="00B46C95">
        <w:t>respektive</w:t>
      </w:r>
      <w:r w:rsidR="00127A70">
        <w:t xml:space="preserve"> perspektiv</w:t>
      </w:r>
      <w:r w:rsidR="00342848">
        <w:t>.</w:t>
      </w:r>
      <w:r w:rsidR="00912ED7">
        <w:t xml:space="preserve"> </w:t>
      </w:r>
      <w:r w:rsidR="00B46C95">
        <w:t xml:space="preserve">Perspektiven </w:t>
      </w:r>
      <w:r w:rsidR="00912ED7">
        <w:t xml:space="preserve">som valdes var i syfte </w:t>
      </w:r>
      <w:r w:rsidR="00B46C95">
        <w:t>för</w:t>
      </w:r>
      <w:r w:rsidR="00912ED7">
        <w:t xml:space="preserve"> att få information om hur Grade arbetar med pedagogiken i dagsläget och </w:t>
      </w:r>
      <w:r w:rsidR="00A11DD2">
        <w:t>analysera</w:t>
      </w:r>
      <w:r w:rsidR="00912ED7">
        <w:t xml:space="preserve"> en passad modell för vidare utveckling inom </w:t>
      </w:r>
      <w:r w:rsidR="00EE7E1E">
        <w:t xml:space="preserve">den </w:t>
      </w:r>
      <w:r w:rsidR="00912ED7">
        <w:t>pedagogisk</w:t>
      </w:r>
      <w:r w:rsidR="00EE7E1E">
        <w:t>a</w:t>
      </w:r>
      <w:r w:rsidR="00912ED7">
        <w:t xml:space="preserve"> </w:t>
      </w:r>
      <w:r w:rsidR="00EE7E1E">
        <w:t>ansatsen</w:t>
      </w:r>
      <w:r w:rsidR="00B46C95">
        <w:t>. Detta gjordes</w:t>
      </w:r>
      <w:r w:rsidR="00A11DD2">
        <w:t xml:space="preserve"> därför </w:t>
      </w:r>
      <w:r w:rsidR="001B1EAE">
        <w:t xml:space="preserve">att </w:t>
      </w:r>
      <w:r w:rsidR="00A11DD2">
        <w:t xml:space="preserve">Grade inte arbetar med sin pedagogik för nuvarande och </w:t>
      </w:r>
      <w:r w:rsidR="001B1EAE">
        <w:t>att kommande arbeten kan utveckla</w:t>
      </w:r>
      <w:r w:rsidR="00ED3A56">
        <w:t>s till att bli</w:t>
      </w:r>
      <w:r w:rsidR="001B1EAE">
        <w:t xml:space="preserve"> </w:t>
      </w:r>
      <w:r w:rsidR="00ED3A56">
        <w:t>pedagogiskt bättre</w:t>
      </w:r>
      <w:r w:rsidR="001B1EAE">
        <w:t>.</w:t>
      </w:r>
      <w:r w:rsidR="00A11DD2">
        <w:t xml:space="preserve"> </w:t>
      </w:r>
      <w:r w:rsidR="001B1EAE">
        <w:t xml:space="preserve">Resultatet visade att det </w:t>
      </w:r>
      <w:r w:rsidR="00902178">
        <w:t xml:space="preserve">associativa perspektivet </w:t>
      </w:r>
      <w:r w:rsidR="00262ADC">
        <w:t>var lämpligast för att passa</w:t>
      </w:r>
      <w:r w:rsidR="00902178">
        <w:t xml:space="preserve"> Grades pedagogiska</w:t>
      </w:r>
      <w:r w:rsidR="00B46C95">
        <w:t xml:space="preserve"> ansats</w:t>
      </w:r>
      <w:r w:rsidR="00902178">
        <w:t xml:space="preserve"> </w:t>
      </w:r>
      <w:r w:rsidR="00262ADC">
        <w:t xml:space="preserve">och </w:t>
      </w:r>
      <w:r w:rsidR="00902178">
        <w:t xml:space="preserve">det gav oss möjlighet att </w:t>
      </w:r>
      <w:r w:rsidR="00A11DD2">
        <w:t>utreda</w:t>
      </w:r>
      <w:r w:rsidR="00902178">
        <w:t xml:space="preserve"> </w:t>
      </w:r>
      <w:r w:rsidR="00262ADC">
        <w:t>hur väl DIM</w:t>
      </w:r>
      <w:r w:rsidR="00902178">
        <w:t xml:space="preserve"> </w:t>
      </w:r>
      <w:r w:rsidR="001B1EAE">
        <w:t>passa</w:t>
      </w:r>
      <w:r w:rsidR="00262ADC">
        <w:t xml:space="preserve">r i </w:t>
      </w:r>
      <w:r w:rsidR="00ED3A56">
        <w:t xml:space="preserve">med </w:t>
      </w:r>
      <w:r w:rsidR="00262ADC">
        <w:t xml:space="preserve">de </w:t>
      </w:r>
      <w:r w:rsidR="001B1EAE">
        <w:t>befintliga kurserna</w:t>
      </w:r>
      <w:r w:rsidR="00ED3A56">
        <w:t>. Det här beror på att</w:t>
      </w:r>
      <w:r w:rsidR="00262ADC">
        <w:t xml:space="preserve"> det inte fanns tillräckligt med underlag för att utreda en nyproducerad kurs för tillfället</w:t>
      </w:r>
      <w:r w:rsidR="001B1EAE">
        <w:t>.</w:t>
      </w:r>
      <w:r w:rsidR="00262ADC">
        <w:t xml:space="preserve"> </w:t>
      </w:r>
      <w:r w:rsidR="00B46C95">
        <w:t>I detta avsnitt</w:t>
      </w:r>
      <w:r w:rsidR="00CE6BAB">
        <w:t xml:space="preserve"> kommer det diskutera</w:t>
      </w:r>
      <w:r w:rsidR="00B46C95">
        <w:t>s</w:t>
      </w:r>
      <w:r w:rsidR="00CE6BAB">
        <w:t xml:space="preserve"> de resultat och frågor som uppkommit under arbetets gång. Det kommer också diskuteras vilka brister som finns med arbetet och vilka områden som är viktigare att vidare forskning genomförs. </w:t>
      </w:r>
    </w:p>
    <w:p w14:paraId="416A4B36" w14:textId="3A679720" w:rsidR="00AF601B" w:rsidRDefault="00AF601B">
      <w:pPr>
        <w:pStyle w:val="Brdtext"/>
        <w:spacing w:line="600" w:lineRule="auto"/>
        <w:rPr>
          <w:b/>
        </w:rPr>
      </w:pPr>
      <w:r>
        <w:rPr>
          <w:b/>
        </w:rPr>
        <w:t>Angående i</w:t>
      </w:r>
      <w:r w:rsidRPr="00AF601B">
        <w:rPr>
          <w:b/>
        </w:rPr>
        <w:t>ntervjun</w:t>
      </w:r>
      <w:r w:rsidR="000D6D84">
        <w:rPr>
          <w:b/>
        </w:rPr>
        <w:t xml:space="preserve"> av </w:t>
      </w:r>
      <w:r>
        <w:rPr>
          <w:b/>
        </w:rPr>
        <w:t xml:space="preserve">pedagogiska ansvarig </w:t>
      </w:r>
      <w:r w:rsidR="000D6D84">
        <w:rPr>
          <w:b/>
        </w:rPr>
        <w:t>i Grade</w:t>
      </w:r>
    </w:p>
    <w:p w14:paraId="287781E3" w14:textId="0FA07956" w:rsidR="00127A70" w:rsidRDefault="00043579">
      <w:pPr>
        <w:pStyle w:val="Brdtext"/>
        <w:spacing w:line="600" w:lineRule="auto"/>
      </w:pPr>
      <w:r>
        <w:t>Resultatet</w:t>
      </w:r>
      <w:r w:rsidR="00B46C95">
        <w:t xml:space="preserve"> </w:t>
      </w:r>
      <w:r>
        <w:t xml:space="preserve">från intervjun hade en viktig utgångspunkt eftersom </w:t>
      </w:r>
      <w:r w:rsidR="000B1A5C">
        <w:t>Konstruktiv läromiljö och det Associativa perspektivet</w:t>
      </w:r>
      <w:r>
        <w:t xml:space="preserve"> hade likar</w:t>
      </w:r>
      <w:r w:rsidR="00634725">
        <w:t>tat</w:t>
      </w:r>
      <w:r w:rsidR="00EE7E1E">
        <w:t xml:space="preserve"> resultat. </w:t>
      </w:r>
      <w:r w:rsidR="00203802">
        <w:t xml:space="preserve">En </w:t>
      </w:r>
      <w:r w:rsidR="00ED3A56">
        <w:t>aspekt</w:t>
      </w:r>
      <w:r w:rsidR="00203802">
        <w:t xml:space="preserve"> är</w:t>
      </w:r>
      <w:r w:rsidR="000B1A5C">
        <w:t xml:space="preserve"> </w:t>
      </w:r>
      <w:r w:rsidR="007A180F">
        <w:t xml:space="preserve">att </w:t>
      </w:r>
      <w:r w:rsidR="000B1A5C">
        <w:t xml:space="preserve">göra </w:t>
      </w:r>
      <w:r w:rsidR="007A180F">
        <w:t xml:space="preserve">ytterligare utvärderingar </w:t>
      </w:r>
      <w:r w:rsidR="000B1A5C">
        <w:t xml:space="preserve">av Konstruktiv </w:t>
      </w:r>
      <w:r w:rsidR="007A180F">
        <w:t xml:space="preserve">läromiljö </w:t>
      </w:r>
      <w:r w:rsidR="000B1A5C">
        <w:t xml:space="preserve">för att se hur Grade passar med KLM. </w:t>
      </w:r>
      <w:r w:rsidR="00203802">
        <w:t xml:space="preserve">Det här kan bero på att intervjun endast bestod av en person, men det </w:t>
      </w:r>
      <w:r w:rsidR="00E44C61">
        <w:t xml:space="preserve">är </w:t>
      </w:r>
      <w:r w:rsidR="00203802">
        <w:t>till följd att Grade inte har tillräckligt med personal som arbetar med pedagogiken i kurserna</w:t>
      </w:r>
      <w:r w:rsidR="00E44C61">
        <w:t xml:space="preserve">. Det </w:t>
      </w:r>
      <w:r w:rsidR="00493097">
        <w:t xml:space="preserve">kan </w:t>
      </w:r>
      <w:r w:rsidR="00E44C61">
        <w:t xml:space="preserve">också </w:t>
      </w:r>
      <w:r w:rsidR="00493097">
        <w:t xml:space="preserve">bero </w:t>
      </w:r>
      <w:r w:rsidR="00E44C61">
        <w:t>på</w:t>
      </w:r>
      <w:r w:rsidR="00634725">
        <w:t xml:space="preserve"> att </w:t>
      </w:r>
      <w:r w:rsidR="00203802">
        <w:t xml:space="preserve">mycket </w:t>
      </w:r>
      <w:r w:rsidR="00D068AD">
        <w:t xml:space="preserve">av </w:t>
      </w:r>
      <w:r w:rsidR="00203802">
        <w:t>resurser</w:t>
      </w:r>
      <w:r w:rsidR="00D068AD">
        <w:t>na</w:t>
      </w:r>
      <w:r w:rsidR="00203802">
        <w:t xml:space="preserve"> går åt </w:t>
      </w:r>
      <w:r w:rsidR="00403293">
        <w:t xml:space="preserve">till </w:t>
      </w:r>
      <w:r w:rsidR="00203802">
        <w:t>att</w:t>
      </w:r>
      <w:r w:rsidR="00634725">
        <w:t xml:space="preserve"> kurserna</w:t>
      </w:r>
      <w:r w:rsidR="00203802">
        <w:t xml:space="preserve"> </w:t>
      </w:r>
      <w:r w:rsidR="00DD1792">
        <w:t xml:space="preserve">ska </w:t>
      </w:r>
      <w:r w:rsidR="00203802">
        <w:t xml:space="preserve">fungera på den funktionella och tekniska nivån innan lärandet kan få </w:t>
      </w:r>
      <w:r w:rsidR="00493097">
        <w:t xml:space="preserve">någon </w:t>
      </w:r>
      <w:r w:rsidR="00203802">
        <w:t xml:space="preserve">fokus. Dessutom blir det att </w:t>
      </w:r>
      <w:r w:rsidR="00634725">
        <w:t>intervju</w:t>
      </w:r>
      <w:r w:rsidR="00F43731">
        <w:t xml:space="preserve">svaren </w:t>
      </w:r>
      <w:r w:rsidR="00634725">
        <w:t>från den pedagogisk</w:t>
      </w:r>
      <w:r w:rsidR="00BA6D11">
        <w:t>t</w:t>
      </w:r>
      <w:r w:rsidR="00634725">
        <w:t xml:space="preserve"> ansvarig</w:t>
      </w:r>
      <w:r w:rsidR="007D7DFC">
        <w:t>a</w:t>
      </w:r>
      <w:r w:rsidR="00BA6D11">
        <w:t xml:space="preserve"> </w:t>
      </w:r>
      <w:r w:rsidR="00E02ACD">
        <w:t>är</w:t>
      </w:r>
      <w:r w:rsidR="00E44C61">
        <w:t xml:space="preserve"> </w:t>
      </w:r>
      <w:r w:rsidR="007F11CF">
        <w:t xml:space="preserve">under kritik </w:t>
      </w:r>
      <w:r w:rsidR="007D7DFC">
        <w:t>eftersom det inte finns en majoritet i svaren som kan f</w:t>
      </w:r>
      <w:r w:rsidR="00DD1792">
        <w:t xml:space="preserve">örutsättas var helt trovärdig. </w:t>
      </w:r>
      <w:r w:rsidR="00806CE6">
        <w:t>Ett förslag på en lösning kan vara att man</w:t>
      </w:r>
      <w:r w:rsidR="00403293">
        <w:t xml:space="preserve"> kanske</w:t>
      </w:r>
      <w:r w:rsidR="00806CE6">
        <w:t xml:space="preserve"> bör fokus</w:t>
      </w:r>
      <w:r w:rsidR="00ED3A56">
        <w:t>era</w:t>
      </w:r>
      <w:r w:rsidR="00806CE6">
        <w:t xml:space="preserve"> på att intervjua och analysera </w:t>
      </w:r>
      <w:r w:rsidR="00403293">
        <w:t>vad studenter tycker hur pedagogiken är i Grades kurs</w:t>
      </w:r>
      <w:r w:rsidR="002E3B76">
        <w:t>er</w:t>
      </w:r>
      <w:r w:rsidR="00ED3A56">
        <w:t xml:space="preserve">, </w:t>
      </w:r>
      <w:r w:rsidR="002E3B76">
        <w:t xml:space="preserve">för att få </w:t>
      </w:r>
      <w:r w:rsidR="00ED3A56">
        <w:t>underlag</w:t>
      </w:r>
      <w:r w:rsidR="00451DEF">
        <w:t xml:space="preserve"> i hur studenten lär sig i kurserna för att därmed hitta ett passade </w:t>
      </w:r>
      <w:r w:rsidR="002E3B76">
        <w:t xml:space="preserve">pedagogiskt perspektiv. </w:t>
      </w:r>
      <w:r w:rsidR="00403293">
        <w:t xml:space="preserve"> </w:t>
      </w:r>
      <w:r w:rsidR="00A97377">
        <w:t xml:space="preserve">Meningen med att intervjun </w:t>
      </w:r>
      <w:r w:rsidR="00AE472E">
        <w:t>var att få en överblick hur Grade arbetar för tillfället med pedagogiken och förstå vilket perspektiv och modell som</w:t>
      </w:r>
      <w:r w:rsidR="009A1F30">
        <w:t xml:space="preserve"> kan förbättra kurserna. Men att ytterligare forskning behövs för att utförligare få en </w:t>
      </w:r>
      <w:bookmarkStart w:id="60" w:name="_GoBack"/>
      <w:bookmarkEnd w:id="60"/>
    </w:p>
    <w:p w14:paraId="367786F7" w14:textId="19D8DEDD" w:rsidR="0075412A" w:rsidRPr="00127A70" w:rsidRDefault="00FE729C">
      <w:pPr>
        <w:pStyle w:val="Brdtext"/>
        <w:spacing w:line="600" w:lineRule="auto"/>
      </w:pPr>
      <w:r>
        <w:t xml:space="preserve">Användningen av </w:t>
      </w:r>
      <w:r w:rsidR="00BD5132">
        <w:t>R</w:t>
      </w:r>
      <w:r w:rsidR="00864EC1">
        <w:t xml:space="preserve">esultatet från </w:t>
      </w:r>
      <w:r w:rsidR="0075412A">
        <w:t>i</w:t>
      </w:r>
      <w:r w:rsidR="000A2398">
        <w:t xml:space="preserve">ntervjun visade </w:t>
      </w:r>
      <w:r w:rsidR="00985604">
        <w:t xml:space="preserve">också </w:t>
      </w:r>
      <w:r w:rsidR="00513716">
        <w:t>att</w:t>
      </w:r>
      <w:r w:rsidR="002E22B2">
        <w:t xml:space="preserve"> </w:t>
      </w:r>
      <w:r w:rsidR="002E22B2">
        <w:rPr>
          <w:i/>
        </w:rPr>
        <w:t>Övervakning och Återkopplings</w:t>
      </w:r>
      <w:r w:rsidR="002E22B2">
        <w:t xml:space="preserve"> fasen och </w:t>
      </w:r>
      <w:r w:rsidR="002E22B2">
        <w:rPr>
          <w:i/>
        </w:rPr>
        <w:t>Bedömning och Utvärderings</w:t>
      </w:r>
      <w:r w:rsidR="000A2398">
        <w:t xml:space="preserve"> fasen </w:t>
      </w:r>
      <w:r w:rsidR="00985604">
        <w:t xml:space="preserve">i DIM </w:t>
      </w:r>
      <w:r w:rsidR="000A2398">
        <w:t xml:space="preserve">fick låga </w:t>
      </w:r>
      <w:r w:rsidR="00864EC1">
        <w:t xml:space="preserve">poäng. Det </w:t>
      </w:r>
      <w:r w:rsidR="00513716">
        <w:t>här kan bero på att Grade inte prio</w:t>
      </w:r>
      <w:r w:rsidR="00BD5132">
        <w:t>riterar dessa faser</w:t>
      </w:r>
      <w:r w:rsidR="00513716">
        <w:t xml:space="preserve"> på grund av visa omständigheter eller att Grade </w:t>
      </w:r>
      <w:r w:rsidR="00BD5132">
        <w:t>egentligen prioriterar</w:t>
      </w:r>
      <w:r w:rsidR="00513716">
        <w:t xml:space="preserve"> faserna men att de inte lyckas med implementering. Dessa </w:t>
      </w:r>
      <w:r w:rsidR="008E6459">
        <w:t xml:space="preserve">kan </w:t>
      </w:r>
      <w:r w:rsidR="00513716">
        <w:t>vara</w:t>
      </w:r>
      <w:r w:rsidR="008E6459">
        <w:t xml:space="preserve"> en del av att Grade varken</w:t>
      </w:r>
      <w:r w:rsidR="00BD5132">
        <w:t xml:space="preserve"> fokuserar på att göra en förändring i </w:t>
      </w:r>
      <w:r w:rsidR="00985604">
        <w:t>pedagogiken och framhäver inte de delar som kan vara viktiga för att utvecklas</w:t>
      </w:r>
      <w:r w:rsidR="00731293">
        <w:t xml:space="preserve"> i</w:t>
      </w:r>
      <w:r w:rsidR="00985604">
        <w:t>. Studien kan hjälpa Grade bli uppmärksamma på vilka möjligheter som finns med att bli bättre i</w:t>
      </w:r>
      <w:r w:rsidR="00731293">
        <w:t xml:space="preserve">nom pedagogiken i deras kurser och kanske förstå varför delar av kurserna inte tillför något för studenten i dagsläget. </w:t>
      </w:r>
    </w:p>
    <w:p w14:paraId="7A41C3B6" w14:textId="3B396DC3" w:rsidR="00AF601B" w:rsidRPr="00AF601B" w:rsidRDefault="00AF601B">
      <w:pPr>
        <w:pStyle w:val="Brdtext"/>
        <w:spacing w:line="600" w:lineRule="auto"/>
        <w:rPr>
          <w:b/>
        </w:rPr>
      </w:pPr>
      <w:r>
        <w:rPr>
          <w:b/>
        </w:rPr>
        <w:t xml:space="preserve">Angående utvärderingen av </w:t>
      </w:r>
      <w:r w:rsidR="008173CC">
        <w:rPr>
          <w:b/>
        </w:rPr>
        <w:t>tidigare</w:t>
      </w:r>
      <w:r>
        <w:rPr>
          <w:b/>
        </w:rPr>
        <w:t xml:space="preserve"> kurser </w:t>
      </w:r>
    </w:p>
    <w:p w14:paraId="05F0C219" w14:textId="7662C5F5" w:rsidR="009367D6" w:rsidRDefault="008173CC">
      <w:pPr>
        <w:pStyle w:val="Brdtext"/>
        <w:spacing w:line="600" w:lineRule="auto"/>
      </w:pPr>
      <w:r>
        <w:t>Kan det vara en dålig idé att vi tvingar Grade att använda en modell när de redan har ett brett u</w:t>
      </w:r>
      <w:r w:rsidR="0070291E">
        <w:t xml:space="preserve">tbud </w:t>
      </w:r>
      <w:r w:rsidR="00191B85">
        <w:t>av kunder. Resultatet från DIM utvärdering</w:t>
      </w:r>
      <w:r w:rsidR="0070291E">
        <w:t xml:space="preserve"> </w:t>
      </w:r>
      <w:r w:rsidR="00191B85">
        <w:t xml:space="preserve">i </w:t>
      </w:r>
      <w:r w:rsidR="0070291E">
        <w:t xml:space="preserve">sig indikerar att </w:t>
      </w:r>
      <w:r w:rsidR="00191B85">
        <w:t>enligt dessa observationer</w:t>
      </w:r>
      <w:r w:rsidR="0070291E">
        <w:t xml:space="preserve"> är detta inte e</w:t>
      </w:r>
      <w:r w:rsidR="001F6503">
        <w:t xml:space="preserve">tt problem. </w:t>
      </w:r>
      <w:r w:rsidR="00191B85" w:rsidRPr="00191B85">
        <w:t>Om mån</w:t>
      </w:r>
      <w:r w:rsidR="00191B85">
        <w:t xml:space="preserve">gfalden av Grades </w:t>
      </w:r>
      <w:r w:rsidR="00191B85" w:rsidRPr="00191B85">
        <w:t>kunder var så stora att de skulle behöva anta en annan modell</w:t>
      </w:r>
      <w:r w:rsidR="001F6503">
        <w:t xml:space="preserve"> och om detta hända tillräckligt</w:t>
      </w:r>
      <w:r w:rsidR="00191B85" w:rsidRPr="00191B85">
        <w:t xml:space="preserve"> ofta</w:t>
      </w:r>
      <w:r w:rsidR="001F6503">
        <w:t>,</w:t>
      </w:r>
      <w:r w:rsidR="00191B85" w:rsidRPr="00191B85">
        <w:t xml:space="preserve"> så skulle vi se att </w:t>
      </w:r>
      <w:r w:rsidR="00191B85">
        <w:t>prestationen</w:t>
      </w:r>
      <w:r w:rsidR="001F6503">
        <w:t xml:space="preserve"> hos DIM skulle skilja s</w:t>
      </w:r>
      <w:r w:rsidR="00191B85" w:rsidRPr="00191B85">
        <w:t xml:space="preserve">ig </w:t>
      </w:r>
      <w:r w:rsidR="001F6503">
        <w:t xml:space="preserve">i stor del i </w:t>
      </w:r>
      <w:r w:rsidR="00191B85" w:rsidRPr="00191B85">
        <w:t xml:space="preserve">mellan de kurser som vi analyserade. Självklart tittar vi bara på 4 kurser </w:t>
      </w:r>
      <w:r w:rsidR="001F6503">
        <w:t xml:space="preserve">så </w:t>
      </w:r>
      <w:r w:rsidR="00BA47F1">
        <w:t xml:space="preserve">en </w:t>
      </w:r>
      <w:r w:rsidR="001F6503">
        <w:t xml:space="preserve">större slutsats kan därmed inte dras </w:t>
      </w:r>
      <w:r w:rsidR="00191B85" w:rsidRPr="00191B85">
        <w:t xml:space="preserve">från </w:t>
      </w:r>
      <w:r w:rsidR="00BA47F1">
        <w:t xml:space="preserve">de befintliga data. </w:t>
      </w:r>
      <w:commentRangeStart w:id="61"/>
      <w:r w:rsidR="00AE0EFD">
        <w:t>Även</w:t>
      </w:r>
      <w:commentRangeEnd w:id="61"/>
      <w:r w:rsidR="00B52F86">
        <w:rPr>
          <w:rStyle w:val="Kommentarsreferens"/>
          <w:rFonts w:eastAsiaTheme="minorHAnsi" w:cstheme="minorBidi"/>
          <w:lang w:eastAsia="en-US"/>
        </w:rPr>
        <w:commentReference w:id="61"/>
      </w:r>
      <w:r w:rsidR="00AE0EFD">
        <w:t xml:space="preserve"> om vi har funnit att DIM fungerar bra med Grade nuvarande pedagogik </w:t>
      </w:r>
      <w:r w:rsidR="001D4C6E">
        <w:t xml:space="preserve">är vi </w:t>
      </w:r>
      <w:r w:rsidR="00AE0EFD">
        <w:t xml:space="preserve">beroende på EIF’s specifika krav </w:t>
      </w:r>
      <w:r w:rsidR="001D4C6E">
        <w:t xml:space="preserve">så </w:t>
      </w:r>
      <w:r w:rsidR="00AE0EFD">
        <w:t>kan det vara nödvändigt att anta andra modeller för att uppfylla sådana krav</w:t>
      </w:r>
      <w:r w:rsidR="001D4C6E">
        <w:t xml:space="preserve"> när behovet är utöver det vanliga</w:t>
      </w:r>
      <w:r w:rsidR="00AE0EFD">
        <w:t xml:space="preserve">. </w:t>
      </w:r>
      <w:r w:rsidR="0029547E">
        <w:t>Fra</w:t>
      </w:r>
      <w:r w:rsidR="00B40F76">
        <w:t>mförallt kan DIM fungera för de utvalda</w:t>
      </w:r>
      <w:r w:rsidR="0029547E">
        <w:t xml:space="preserve"> 4 kurser </w:t>
      </w:r>
      <w:r w:rsidR="00B40F76">
        <w:t xml:space="preserve">i studien </w:t>
      </w:r>
      <w:r w:rsidR="0029547E">
        <w:t xml:space="preserve">men </w:t>
      </w:r>
      <w:r w:rsidR="00B40F76">
        <w:t xml:space="preserve">att Grade pedagogiska ansats saknade en del viktiga aspekter av DIM och därför hade kurserna relativt låga poäng på grund av att de </w:t>
      </w:r>
      <w:r w:rsidR="00A76A46">
        <w:t>samtliga</w:t>
      </w:r>
      <w:r w:rsidR="00B40F76">
        <w:t xml:space="preserve"> saknade samma sak. </w:t>
      </w:r>
      <w:r w:rsidR="00875C23">
        <w:lastRenderedPageBreak/>
        <w:t xml:space="preserve">Resultatet kan även innebära att </w:t>
      </w:r>
      <w:r w:rsidR="001B6E2D">
        <w:t xml:space="preserve">DIM </w:t>
      </w:r>
      <w:r w:rsidR="00875C23">
        <w:t>inte är den bästa modellen för dessa kurser och därför är inte DIM den mest passade modellen för</w:t>
      </w:r>
      <w:r w:rsidR="001B6E2D">
        <w:t xml:space="preserve"> Grade pedagogiska ansats</w:t>
      </w:r>
      <w:r w:rsidR="00875C23">
        <w:t xml:space="preserve">. Kurserna ska </w:t>
      </w:r>
      <w:r w:rsidR="004C1522">
        <w:t xml:space="preserve">i detta fall </w:t>
      </w:r>
      <w:r w:rsidR="00875C23">
        <w:t xml:space="preserve">representera den typiska Grade kunden och ska därmed inte vara en händelse av de ovanliga fallen. </w:t>
      </w:r>
      <w:r w:rsidR="009367D6">
        <w:t xml:space="preserve">Ett förslag är att det kan arbetas vidare med det associativa perspektivet och i utbyte undersökas hur fler modeller kan användas för att utvärdera majoritet av Grades kurser. </w:t>
      </w:r>
    </w:p>
    <w:p w14:paraId="7E46242A" w14:textId="700CECC1" w:rsidR="009367D6" w:rsidRDefault="00BC1D82">
      <w:pPr>
        <w:pStyle w:val="Brdtext"/>
        <w:spacing w:line="600" w:lineRule="auto"/>
        <w:rPr>
          <w:b/>
        </w:rPr>
      </w:pPr>
      <w:r>
        <w:rPr>
          <w:b/>
        </w:rPr>
        <w:t xml:space="preserve">Höjdpunkter </w:t>
      </w:r>
      <w:r w:rsidR="00A06A89">
        <w:rPr>
          <w:b/>
        </w:rPr>
        <w:t xml:space="preserve">och ytterligare forskning </w:t>
      </w:r>
    </w:p>
    <w:p w14:paraId="36BBCAE8" w14:textId="77777777" w:rsidR="00A06A89" w:rsidRPr="00A06A89" w:rsidRDefault="00A06A89">
      <w:pPr>
        <w:pStyle w:val="Brdtext"/>
        <w:spacing w:line="600" w:lineRule="auto"/>
        <w:rPr>
          <w:b/>
        </w:rPr>
      </w:pPr>
    </w:p>
    <w:p w14:paraId="3207D75D" w14:textId="7BBDEEFC" w:rsidR="00A76A46" w:rsidRDefault="00875C23">
      <w:pPr>
        <w:pStyle w:val="Brdtext"/>
        <w:spacing w:line="600" w:lineRule="auto"/>
      </w:pPr>
      <w:commentRangeStart w:id="62"/>
      <w:r>
        <w:t xml:space="preserve">Ett </w:t>
      </w:r>
      <w:r w:rsidR="004C1522">
        <w:t xml:space="preserve">annat </w:t>
      </w:r>
      <w:r>
        <w:t xml:space="preserve">förslag är att </w:t>
      </w:r>
      <w:r w:rsidR="004C1522">
        <w:t xml:space="preserve">kanske </w:t>
      </w:r>
      <w:r>
        <w:t>rent av att ändra till Konstruktiv läromiljö istället (</w:t>
      </w:r>
      <w:r w:rsidR="00BC64A2">
        <w:t xml:space="preserve">som </w:t>
      </w:r>
      <w:r>
        <w:t>har</w:t>
      </w:r>
      <w:r w:rsidR="009367D6">
        <w:t xml:space="preserve"> ett likartat resultat som DIM) och analysera modeller inom det perspektivet.</w:t>
      </w:r>
      <w:r w:rsidR="003557DE">
        <w:t xml:space="preserve"> Med de</w:t>
      </w:r>
      <w:r>
        <w:t xml:space="preserve"> data som </w:t>
      </w:r>
      <w:r w:rsidR="00213CE1">
        <w:t>vi har kan vi inte vara säkra på vilket alternativ som är bäst utan detta är något som behöver ytter</w:t>
      </w:r>
      <w:r w:rsidR="009367D6">
        <w:t>ligare g</w:t>
      </w:r>
      <w:r w:rsidR="003557DE">
        <w:t xml:space="preserve">ranskas för att förstå vilken </w:t>
      </w:r>
      <w:r w:rsidR="009367D6">
        <w:t>pedagogisk modell</w:t>
      </w:r>
      <w:r w:rsidR="003557DE">
        <w:t xml:space="preserve"> Grade ska använda sig ut av</w:t>
      </w:r>
      <w:r w:rsidR="009367D6">
        <w:t xml:space="preserve">. </w:t>
      </w:r>
    </w:p>
    <w:p w14:paraId="3D26D8B5" w14:textId="77777777" w:rsidR="003557DE" w:rsidRDefault="003557DE">
      <w:pPr>
        <w:pStyle w:val="Brdtext"/>
        <w:spacing w:line="600" w:lineRule="auto"/>
      </w:pPr>
    </w:p>
    <w:p w14:paraId="72B15214" w14:textId="2C4A9CAB" w:rsidR="002A3A54" w:rsidRDefault="00654CAB">
      <w:pPr>
        <w:pStyle w:val="Brdtext"/>
        <w:spacing w:line="600" w:lineRule="auto"/>
      </w:pPr>
      <w:r>
        <w:t xml:space="preserve">Det betyder att fokusen behöver läggas på att undersöka fler modeller inom det associativa </w:t>
      </w:r>
      <w:r w:rsidR="006278F8">
        <w:t xml:space="preserve">perspektivet och testa det med hjälp av att utvärdera </w:t>
      </w:r>
      <w:r w:rsidR="001D4C6E">
        <w:t xml:space="preserve">tidigare </w:t>
      </w:r>
      <w:r w:rsidR="006278F8">
        <w:t xml:space="preserve">och nuvarande producerade e-kurserna. Utvärderingen kan ge bedömningen att e-kurser levererar ett säkert lärande inom EIF och ett resultat som Grade kan ha nytta av i kommande </w:t>
      </w:r>
      <w:r w:rsidR="004609DA">
        <w:t>uppdrag</w:t>
      </w:r>
      <w:r w:rsidR="006278F8">
        <w:t>.</w:t>
      </w:r>
      <w:r w:rsidR="0016757F">
        <w:t xml:space="preserve"> För att Grade ska kunna använda denna studie kan de </w:t>
      </w:r>
      <w:r w:rsidR="00A62911">
        <w:t>utnyttja</w:t>
      </w:r>
      <w:r w:rsidR="0016757F">
        <w:t xml:space="preserve"> intervjumaterialet för att få en grund i framtida utvärderingar</w:t>
      </w:r>
      <w:r w:rsidR="002A3A54">
        <w:t xml:space="preserve">. </w:t>
      </w:r>
    </w:p>
    <w:commentRangeEnd w:id="62"/>
    <w:p w14:paraId="594448D5" w14:textId="77777777" w:rsidR="008173CC" w:rsidRDefault="00A06A89" w:rsidP="004609DA">
      <w:pPr>
        <w:pStyle w:val="Brdtext"/>
        <w:spacing w:line="600" w:lineRule="auto"/>
      </w:pPr>
      <w:r>
        <w:rPr>
          <w:rStyle w:val="Kommentarsreferens"/>
          <w:rFonts w:eastAsiaTheme="minorHAnsi" w:cstheme="minorBidi"/>
          <w:lang w:eastAsia="en-US"/>
        </w:rPr>
        <w:commentReference w:id="62"/>
      </w:r>
    </w:p>
    <w:p w14:paraId="157A4F95" w14:textId="77777777" w:rsidR="00FB7215" w:rsidRDefault="00FB7215">
      <w:pPr>
        <w:pStyle w:val="Brdtext"/>
        <w:spacing w:line="600" w:lineRule="auto"/>
      </w:pPr>
    </w:p>
    <w:p w14:paraId="1B807D71" w14:textId="77777777" w:rsidR="00D45847" w:rsidRPr="00EB1E68" w:rsidRDefault="00850895">
      <w:pPr>
        <w:pStyle w:val="Liststycke"/>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Gå tillbaka till rapportens syfte och diskutera huruvida resultaten besvarar de frågor du ställde i syftet.</w:t>
      </w:r>
    </w:p>
    <w:p w14:paraId="2B592108" w14:textId="77777777" w:rsidR="00D45847" w:rsidRPr="00EB1E68" w:rsidRDefault="00850895">
      <w:pPr>
        <w:pStyle w:val="Liststycke"/>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lastRenderedPageBreak/>
        <w:t xml:space="preserve">Förklara resultaten utifrån metod och material. Har dessa påverkat resultaten och i så fall på vilket sätt? </w:t>
      </w:r>
      <w:r w:rsidRPr="00EB1E68">
        <w:rPr>
          <w:rFonts w:ascii="Times New Roman" w:eastAsia="Times New Roman" w:hAnsi="Times New Roman" w:cs="Times New Roman"/>
          <w:color w:val="000000"/>
          <w:sz w:val="22"/>
          <w:szCs w:val="22"/>
        </w:rPr>
        <w:br/>
      </w:r>
    </w:p>
    <w:p w14:paraId="1555069A" w14:textId="77777777" w:rsidR="00D45847" w:rsidRPr="00EB1E68" w:rsidRDefault="00850895">
      <w:pPr>
        <w:pStyle w:val="Liststycke"/>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Vilka nackdelar har tillvägagångssättet?</w:t>
      </w:r>
    </w:p>
    <w:p w14:paraId="79EAFB7D" w14:textId="77777777" w:rsidR="00D45847" w:rsidRPr="00EB1E68" w:rsidRDefault="00850895">
      <w:pPr>
        <w:pStyle w:val="Liststycke"/>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Jag var den enda som gjorde utvärderingen, bias och har ett intresse för att se resultat och bättre med studenters resultat</w:t>
      </w:r>
    </w:p>
    <w:p w14:paraId="46BED76E" w14:textId="77777777" w:rsidR="00D45847" w:rsidRPr="00EB1E68" w:rsidRDefault="00850895">
      <w:pPr>
        <w:pStyle w:val="Liststycke"/>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Bättre med fler kurs utvärderingar, säg i metod avsnittet att kurser är slumpmässigt valda.</w:t>
      </w:r>
    </w:p>
    <w:p w14:paraId="225B7BE4" w14:textId="77777777" w:rsidR="00D45847" w:rsidRPr="00EB1E68" w:rsidRDefault="00850895">
      <w:pPr>
        <w:pStyle w:val="Liststycke"/>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hAnsi="Times New Roman" w:cs="Times New Roman"/>
          <w:sz w:val="22"/>
          <w:szCs w:val="22"/>
          <w:shd w:val="clear" w:color="auto" w:fill="FFFFFF"/>
        </w:rPr>
        <w:t>Kan du nu se andra alternativ?</w:t>
      </w:r>
    </w:p>
    <w:p w14:paraId="2AACA702" w14:textId="77777777" w:rsidR="00D45847" w:rsidRPr="00EB1E68" w:rsidRDefault="00D45847">
      <w:pPr>
        <w:spacing w:line="360" w:lineRule="auto"/>
        <w:ind w:left="720"/>
        <w:rPr>
          <w:rFonts w:eastAsia="Times New Roman" w:cs="Times New Roman"/>
          <w:color w:val="000000"/>
          <w:lang w:eastAsia="sv-SE"/>
        </w:rPr>
      </w:pPr>
    </w:p>
    <w:p w14:paraId="3C8FAEA6" w14:textId="77777777" w:rsidR="00D45847" w:rsidRPr="00EB1E68" w:rsidRDefault="00850895">
      <w:pPr>
        <w:numPr>
          <w:ilvl w:val="0"/>
          <w:numId w:val="7"/>
        </w:numPr>
        <w:spacing w:line="360" w:lineRule="auto"/>
        <w:rPr>
          <w:rFonts w:eastAsia="Times New Roman" w:cs="Times New Roman"/>
          <w:color w:val="000000"/>
          <w:lang w:eastAsia="sv-SE"/>
        </w:rPr>
      </w:pPr>
      <w:r w:rsidRPr="00EB1E68">
        <w:rPr>
          <w:rFonts w:eastAsia="Times New Roman" w:cs="Times New Roman"/>
          <w:color w:val="000000"/>
          <w:lang w:eastAsia="sv-SE"/>
        </w:rPr>
        <w:t>Vilka konsekvenser får resultaten? Vad påverkar de?</w:t>
      </w:r>
    </w:p>
    <w:p w14:paraId="6F2BF59C" w14:textId="77777777" w:rsidR="00D45847" w:rsidRPr="00EB1E68" w:rsidRDefault="00850895">
      <w:pPr>
        <w:pStyle w:val="Brdtext"/>
        <w:numPr>
          <w:ilvl w:val="0"/>
          <w:numId w:val="7"/>
        </w:numPr>
        <w:spacing w:line="360" w:lineRule="auto"/>
        <w:rPr>
          <w:szCs w:val="22"/>
          <w:lang w:eastAsia="en-US"/>
        </w:rPr>
      </w:pPr>
      <w:r w:rsidRPr="00EB1E68">
        <w:rPr>
          <w:szCs w:val="22"/>
          <w:lang w:eastAsia="en-US"/>
        </w:rPr>
        <w:t xml:space="preserve">Hur skulle man kunna bygga på min forskning i framtiden, </w:t>
      </w:r>
      <w:r w:rsidRPr="00EB1E68">
        <w:rPr>
          <w:color w:val="000000"/>
          <w:szCs w:val="22"/>
          <w:shd w:val="clear" w:color="auto" w:fill="FFFFFF"/>
        </w:rPr>
        <w:t>viktiga frågor/områden att forska vidare inom?</w:t>
      </w:r>
    </w:p>
    <w:p w14:paraId="047A63AD" w14:textId="77777777" w:rsidR="00D45847" w:rsidRPr="00EB1E68" w:rsidRDefault="00850895">
      <w:pPr>
        <w:pStyle w:val="Brdtext"/>
        <w:numPr>
          <w:ilvl w:val="0"/>
          <w:numId w:val="7"/>
        </w:numPr>
        <w:spacing w:line="240" w:lineRule="auto"/>
        <w:rPr>
          <w:color w:val="B41723"/>
          <w:szCs w:val="22"/>
        </w:rPr>
      </w:pPr>
      <w:r w:rsidRPr="00EB1E68">
        <w:rPr>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1B119A9" w14:textId="77777777" w:rsidR="001D4C6E" w:rsidRDefault="001D4C6E" w:rsidP="008E6459">
      <w:pPr>
        <w:pStyle w:val="Brdtext"/>
        <w:spacing w:line="360" w:lineRule="auto"/>
        <w:rPr>
          <w:b/>
          <w:szCs w:val="22"/>
          <w:lang w:eastAsia="en-US"/>
        </w:rPr>
      </w:pPr>
    </w:p>
    <w:p w14:paraId="7B23CCD7" w14:textId="77777777" w:rsidR="001D4C6E" w:rsidRDefault="001D4C6E" w:rsidP="001D4C6E">
      <w:pPr>
        <w:pStyle w:val="Brdtext"/>
        <w:spacing w:line="600" w:lineRule="auto"/>
      </w:pPr>
      <w:commentRangeStart w:id="63"/>
      <w:r>
        <w:t xml:space="preserve">Studien använder en kvalitativ metod genom att intervjua ansvarig för den pedagogiska designen. Detta har sina brister eftersom viktig information kan bli utesluten när studien förlitar sig på endast en person. Grade har enbart en ansvarig för pedagogiken och hanterar det med att använda samma struktur som de gjort under många år. </w:t>
      </w:r>
    </w:p>
    <w:p w14:paraId="27764ADE" w14:textId="77777777" w:rsidR="001D4C6E" w:rsidRDefault="001D4C6E" w:rsidP="001D4C6E">
      <w:pPr>
        <w:pStyle w:val="Brdtext"/>
        <w:spacing w:line="600" w:lineRule="auto"/>
      </w:pPr>
    </w:p>
    <w:p w14:paraId="0022FCBF" w14:textId="77777777" w:rsidR="001D4C6E" w:rsidRDefault="001D4C6E" w:rsidP="001D4C6E">
      <w:pPr>
        <w:pStyle w:val="Brdtext"/>
        <w:spacing w:line="600" w:lineRule="auto"/>
      </w:pPr>
      <w:r>
        <w:t>Men de data</w:t>
      </w:r>
      <w:r w:rsidRPr="00191B85">
        <w:t xml:space="preserve"> som vi har </w:t>
      </w:r>
      <w:r>
        <w:t xml:space="preserve">indikerar att i en viss </w:t>
      </w:r>
      <w:r w:rsidRPr="00191B85">
        <w:t xml:space="preserve">grad skulle </w:t>
      </w:r>
      <w:r>
        <w:t xml:space="preserve">vi </w:t>
      </w:r>
      <w:r w:rsidRPr="00191B85">
        <w:t xml:space="preserve">bara behöva </w:t>
      </w:r>
      <w:r>
        <w:t>anta</w:t>
      </w:r>
      <w:r w:rsidRPr="00191B85">
        <w:t xml:space="preserve"> en specialiserad modell i </w:t>
      </w:r>
      <w:r>
        <w:t>ett fall när kunden har ett behov utöver det vanliga</w:t>
      </w:r>
      <w:r w:rsidRPr="00191B85">
        <w:t>.</w:t>
      </w:r>
    </w:p>
    <w:p w14:paraId="5946D38C" w14:textId="77777777" w:rsidR="001D4C6E" w:rsidRDefault="001D4C6E" w:rsidP="001D4C6E">
      <w:pPr>
        <w:pStyle w:val="Brdtext"/>
        <w:spacing w:line="600" w:lineRule="auto"/>
      </w:pPr>
      <w:r>
        <w:t>Utifrån resultatet har det också framkommit att det finns visa faktorer som kan göras annorlunda i kommande utvärderingar.</w:t>
      </w:r>
    </w:p>
    <w:commentRangeEnd w:id="63"/>
    <w:p w14:paraId="70EA92FE" w14:textId="77777777" w:rsidR="00D45847" w:rsidRDefault="001D4C6E">
      <w:pPr>
        <w:spacing w:before="720" w:after="200" w:line="0" w:lineRule="auto"/>
        <w:rPr>
          <w:rFonts w:ascii="Verdana" w:eastAsiaTheme="majorEastAsia" w:hAnsi="Verdana" w:cstheme="majorBidi"/>
          <w:bCs/>
          <w:color w:val="000000" w:themeColor="text1"/>
          <w:sz w:val="52"/>
          <w:szCs w:val="28"/>
        </w:rPr>
      </w:pPr>
      <w:r>
        <w:rPr>
          <w:rStyle w:val="Kommentarsreferens"/>
        </w:rPr>
        <w:commentReference w:id="63"/>
      </w:r>
      <w:r w:rsidR="00850895">
        <w:br w:type="page"/>
      </w:r>
    </w:p>
    <w:p w14:paraId="721613BB" w14:textId="77777777" w:rsidR="00D45847" w:rsidRPr="004E58AD" w:rsidRDefault="00850895" w:rsidP="009F3187">
      <w:pPr>
        <w:pStyle w:val="Heading11"/>
      </w:pPr>
      <w:bookmarkStart w:id="64" w:name="_Toc391456186"/>
      <w:bookmarkStart w:id="65" w:name="_Toc394248560"/>
      <w:bookmarkEnd w:id="64"/>
      <w:r w:rsidRPr="004E58AD">
        <w:lastRenderedPageBreak/>
        <w:t>Referenser</w:t>
      </w:r>
      <w:bookmarkEnd w:id="65"/>
    </w:p>
    <w:p w14:paraId="53FFD7B5" w14:textId="77777777" w:rsidR="00D45847" w:rsidRDefault="00850895">
      <w:pPr>
        <w:rPr>
          <w:rFonts w:eastAsia="Times New Roman" w:cs="Times New Roman"/>
          <w:color w:val="222222"/>
          <w:highlight w:val="white"/>
        </w:rPr>
      </w:pPr>
      <w:r>
        <w:rPr>
          <w:rFonts w:eastAsia="Times New Roman" w:cs="Times New Roman"/>
          <w:color w:val="222222"/>
          <w:shd w:val="clear" w:color="auto" w:fill="FFFFFF"/>
        </w:rPr>
        <w:t>Bower, B.L. and Hardy, K.P., 2004. From correspondence to cyberspace: Changes and challenges in distance education.</w:t>
      </w:r>
      <w:r>
        <w:rPr>
          <w:rStyle w:val="apple-converted-space"/>
          <w:rFonts w:eastAsia="Times New Roman" w:cs="Times New Roman"/>
          <w:color w:val="222222"/>
          <w:shd w:val="clear" w:color="auto" w:fill="FFFFFF"/>
        </w:rPr>
        <w:t> </w:t>
      </w:r>
      <w:r>
        <w:rPr>
          <w:rFonts w:eastAsia="Times New Roman" w:cs="Times New Roman"/>
          <w:i/>
          <w:iCs/>
          <w:color w:val="222222"/>
        </w:rPr>
        <w:t>New directions for community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Narciss, S., Proske, A. and Koerndle, H., 2007. Promoting self-regulated learning in web-based learning environments. </w:t>
      </w:r>
      <w:r>
        <w:rPr>
          <w:rFonts w:eastAsia="Times New Roman" w:cs="Times New Roman"/>
          <w:i/>
          <w:iCs/>
          <w:color w:val="222222"/>
          <w:lang w:eastAsia="sv-SE"/>
        </w:rPr>
        <w:t>Computers in human behavior</w:t>
      </w:r>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Roy, R., Potter, S. and Yarrow, K., 2008. Designing low carbon higher education systems: Environmental impacts of campus and distance learning systems. </w:t>
      </w:r>
      <w:r>
        <w:rPr>
          <w:rFonts w:eastAsia="Times New Roman" w:cs="Times New Roman"/>
          <w:i/>
          <w:iCs/>
          <w:color w:val="222222"/>
          <w:lang w:eastAsia="sv-SE"/>
        </w:rPr>
        <w:t>International journal of sustainability in higher education</w:t>
      </w:r>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Capper, J., 2010. E-learning: Current status and international experience. </w:t>
      </w:r>
      <w:r>
        <w:rPr>
          <w:rFonts w:eastAsia="Times New Roman" w:cs="Times New Roman"/>
          <w:i/>
          <w:iCs/>
          <w:color w:val="222222"/>
          <w:lang w:eastAsia="sv-SE"/>
        </w:rPr>
        <w:t>Retrieved on the 14th January</w:t>
      </w:r>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Conole, G., Dyke, M., Oliver, M. and Seale, J., 2004. Mapping pedagogy and tools for effective learning design. </w:t>
      </w:r>
      <w:r>
        <w:rPr>
          <w:rFonts w:eastAsia="Times New Roman" w:cs="Times New Roman"/>
          <w:i/>
          <w:iCs/>
          <w:color w:val="222222"/>
          <w:lang w:eastAsia="sv-SE"/>
        </w:rPr>
        <w:t>Computers &amp; Education</w:t>
      </w:r>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Dabbagh, N., 2005. Pedagogical models for E-Learning: A theory-based design framework. </w:t>
      </w:r>
      <w:r>
        <w:rPr>
          <w:rFonts w:eastAsia="Times New Roman" w:cs="Times New Roman"/>
          <w:i/>
          <w:iCs/>
          <w:color w:val="222222"/>
          <w:lang w:eastAsia="sv-SE"/>
        </w:rPr>
        <w:t>International journal of technology in teaching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D808DD">
      <w:pPr>
        <w:rPr>
          <w:rFonts w:eastAsia="Times New Roman" w:cs="Times New Roman"/>
          <w:lang w:eastAsia="sv-SE"/>
        </w:rPr>
      </w:pPr>
      <w:hyperlink r:id="rId16">
        <w:r w:rsidR="00850895">
          <w:rPr>
            <w:rStyle w:val="InternetLink"/>
            <w:rFonts w:eastAsia="Times New Roman" w:cs="Times New Roman"/>
            <w:lang w:eastAsia="sv-SE"/>
          </w:rPr>
          <w:t>http://empresas.sence.cl/documentos/elearning/E-learning.%20Art%EDculo%20de%20Joanne%20Capper%20(Ingl%E9s).pdf</w:t>
        </w:r>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Kauchak, D.P. and Eggen, P.D., 1993. Learning and teaching. </w:t>
      </w:r>
      <w:r>
        <w:rPr>
          <w:rFonts w:eastAsia="Times New Roman" w:cs="Times New Roman"/>
          <w:i/>
          <w:iCs/>
          <w:color w:val="222222"/>
          <w:lang w:eastAsia="sv-SE"/>
        </w:rPr>
        <w:t>New York: Allyn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Insight Research, </w:t>
      </w:r>
      <w:r>
        <w:rPr>
          <w:rFonts w:eastAsia="Times New Roman" w:cs="Times New Roman"/>
        </w:rPr>
        <w:t>rapport hämtat 6/6-2018</w:t>
      </w:r>
    </w:p>
    <w:p w14:paraId="2FA43716" w14:textId="77777777" w:rsidR="00D45847" w:rsidRDefault="00D808DD">
      <w:pPr>
        <w:rPr>
          <w:rFonts w:eastAsia="Times New Roman" w:cs="Times New Roman"/>
        </w:rPr>
      </w:pPr>
      <w:hyperlink r:id="rId17" w:anchor="section1" w:history="1">
        <w:r w:rsidR="00850895">
          <w:rPr>
            <w:rStyle w:val="InternetLink"/>
            <w:rFonts w:eastAsia="Times New Roman" w:cs="Times New Roman"/>
          </w:rPr>
          <w:t>http://www.ambientinsight.com/reports/elearning.aspx#section1</w:t>
        </w:r>
      </w:hyperlink>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D808DD">
      <w:pPr>
        <w:rPr>
          <w:rFonts w:eastAsia="Times New Roman" w:cs="Times New Roman"/>
        </w:rPr>
      </w:pPr>
      <w:hyperlink r:id="rId18">
        <w:r w:rsidR="00850895">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D808DD">
      <w:pPr>
        <w:rPr>
          <w:rFonts w:eastAsia="Times New Roman" w:cs="Times New Roman"/>
        </w:rPr>
      </w:pPr>
      <w:hyperlink r:id="rId19">
        <w:r w:rsidR="00850895">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D808DD">
      <w:pPr>
        <w:rPr>
          <w:rFonts w:eastAsia="Times New Roman" w:cs="Times New Roman"/>
        </w:rPr>
      </w:pPr>
      <w:hyperlink r:id="rId20">
        <w:r w:rsidR="00850895">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Mehanna, W.N., 2004. e-Pedagogy: the pedagogies of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Mayes</w:t>
      </w:r>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Tynjälä, P. and Häkkinen, P., 2005. E-learning at work: theoretical underpinnings and pedagogical challenges. </w:t>
      </w:r>
      <w:r>
        <w:rPr>
          <w:rFonts w:eastAsia="Times New Roman" w:cs="Times New Roman"/>
          <w:i/>
          <w:iCs/>
          <w:color w:val="222222"/>
          <w:lang w:eastAsia="sv-SE"/>
        </w:rPr>
        <w:t>Journal of Workplace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114761F2" w:rsidR="00D45847" w:rsidRDefault="00D45847">
      <w:pPr>
        <w:pStyle w:val="Litteraturfrteckning1"/>
      </w:pPr>
      <w:bookmarkStart w:id="66" w:name="__Fieldmark__1067_823957682"/>
      <w:bookmarkStart w:id="67" w:name="__Fieldmark__744_3764101930"/>
      <w:bookmarkStart w:id="68" w:name="__Fieldmark__1179_1934263386"/>
      <w:bookmarkEnd w:id="66"/>
      <w:bookmarkEnd w:id="67"/>
      <w:bookmarkEnd w:id="68"/>
    </w:p>
    <w:p w14:paraId="06B810C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Pange, A. and Pange, J., 2011. Is e-learning based on learning theories. </w:t>
      </w:r>
      <w:r>
        <w:rPr>
          <w:rFonts w:eastAsia="Times New Roman" w:cs="Times New Roman"/>
          <w:i/>
          <w:iCs/>
          <w:color w:val="222222"/>
          <w:lang w:eastAsia="sv-SE"/>
        </w:rPr>
        <w:t>A literature</w:t>
      </w:r>
      <w:r>
        <w:rPr>
          <w:rFonts w:eastAsia="Times New Roman" w:cs="Times New Roman"/>
          <w:color w:val="222222"/>
          <w:shd w:val="clear" w:color="auto" w:fill="FFFFFF"/>
          <w:lang w:eastAsia="sv-SE"/>
        </w:rPr>
        <w:t xml:space="preserve">. </w:t>
      </w:r>
      <w:r>
        <w:rPr>
          <w:rFonts w:cs="Times New Roman"/>
          <w:i/>
          <w:iCs/>
        </w:rPr>
        <w:t>World Academy of Science, Engineering &amp; Technology, 8</w:t>
      </w:r>
      <w:r>
        <w:rPr>
          <w:rFonts w:cs="Times New Roman"/>
        </w:rPr>
        <w:t>,</w:t>
      </w:r>
      <w:r>
        <w:t xml:space="preserve"> pp.</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lastRenderedPageBreak/>
        <w:t>Yeh, Y.C., 2009. Integrating e-learning into the direct-instruction model to enhance the effectiveness of critical-thinking instruction. </w:t>
      </w:r>
      <w:r>
        <w:rPr>
          <w:rFonts w:eastAsia="Times New Roman" w:cs="Times New Roman"/>
          <w:i/>
          <w:iCs/>
          <w:color w:val="222222"/>
          <w:lang w:eastAsia="sv-SE"/>
        </w:rPr>
        <w:t>Instructional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Space, C., 2001. Curriculum Development Guidelines: New ICT Curricula for the 21 st Century, Designing Tomorrow’s Education. </w:t>
      </w:r>
      <w:r>
        <w:rPr>
          <w:rFonts w:eastAsia="Times New Roman" w:cs="Times New Roman"/>
          <w:iCs/>
          <w:color w:val="222222"/>
          <w:lang w:eastAsia="sv-SE"/>
        </w:rPr>
        <w:t>International Co-operation Europe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69" w:name="_Toc391456187"/>
      <w:bookmarkStart w:id="70" w:name="_Toc394248561"/>
      <w:bookmarkEnd w:id="69"/>
      <w:r w:rsidRPr="009F3187">
        <w:lastRenderedPageBreak/>
        <w:t>Bilagor</w:t>
      </w:r>
      <w:bookmarkEnd w:id="70"/>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0EC80296" w:rsidR="00D45847" w:rsidRPr="000427E4" w:rsidRDefault="00F16CB6" w:rsidP="000427E4">
      <w:pPr>
        <w:pStyle w:val="Beskrivning"/>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A06A89">
        <w:rPr>
          <w:b/>
          <w:i w:val="0"/>
          <w:noProof/>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B5EB1">
        <w:rPr>
          <w:i w:val="0"/>
          <w:color w:val="000000" w:themeColor="text1"/>
        </w:rPr>
        <w:t xml:space="preserve">Pedagogiska modellerna (DIM, KLM, och ATM) är indelade efter tre pedagogiska perspektiv (Associativt, Konstruktivist och Sociokulturellt). </w:t>
      </w:r>
      <w:r w:rsidR="00560FF4">
        <w:rPr>
          <w:i w:val="0"/>
          <w:color w:val="000000" w:themeColor="text1"/>
        </w:rPr>
        <w:t>Modellerna är sammanfattand</w:t>
      </w:r>
      <w:r w:rsidR="003B5EB1">
        <w:rPr>
          <w:i w:val="0"/>
          <w:color w:val="000000" w:themeColor="text1"/>
        </w:rPr>
        <w:t xml:space="preserve">e med </w:t>
      </w:r>
      <w:r w:rsidR="00905DB0">
        <w:rPr>
          <w:i w:val="0"/>
          <w:color w:val="000000" w:themeColor="text1"/>
        </w:rPr>
        <w:t>element</w:t>
      </w:r>
      <w:r w:rsidR="00560FF4">
        <w:rPr>
          <w:i w:val="0"/>
          <w:color w:val="000000" w:themeColor="text1"/>
        </w:rPr>
        <w:t>en</w:t>
      </w:r>
      <w:r w:rsidR="00305D18" w:rsidRPr="000427E4">
        <w:rPr>
          <w:i w:val="0"/>
          <w:color w:val="000000" w:themeColor="text1"/>
        </w:rPr>
        <w:t xml:space="preserve"> Inledning, Uppmuntra deltagare, Kontext och riktlinjer, Bedömning och </w:t>
      </w:r>
      <w:r w:rsidR="00305D18" w:rsidRPr="000427E4">
        <w:rPr>
          <w:i w:val="0"/>
          <w:color w:val="000000" w:themeColor="text1"/>
        </w:rPr>
        <w:lastRenderedPageBreak/>
        <w:t>Hjälp, Användarbarhet och feedback på prestation, Samarbete.</w:t>
      </w:r>
      <w:r w:rsidR="00850895" w:rsidRPr="000427E4">
        <w:rPr>
          <w:color w:val="000000" w:themeColor="text1"/>
        </w:rPr>
        <w:t xml:space="preserve"> </w:t>
      </w:r>
      <w:r w:rsidR="003B5EB1">
        <w:rPr>
          <w:i w:val="0"/>
          <w:color w:val="000000" w:themeColor="text1"/>
        </w:rPr>
        <w:t>Vid vissa</w:t>
      </w:r>
      <w:r w:rsidR="00560FF4">
        <w:rPr>
          <w:i w:val="0"/>
          <w:color w:val="000000" w:themeColor="text1"/>
        </w:rPr>
        <w:t xml:space="preserve"> tillfällen har inte modellen ett element och betecknas då med NA.</w:t>
      </w:r>
      <w:r w:rsidR="00850895" w:rsidRPr="000427E4">
        <w:commentReference w:id="71"/>
      </w:r>
      <w:r w:rsidR="00850895" w:rsidRPr="000427E4">
        <w:rPr>
          <w:b/>
          <w:color w:val="000000" w:themeColor="text1"/>
        </w:rPr>
        <w:t xml:space="preserve"> </w:t>
      </w:r>
      <w:r w:rsidR="00850895" w:rsidRPr="000427E4">
        <w:br w:type="page"/>
      </w:r>
    </w:p>
    <w:p w14:paraId="5082155C" w14:textId="153D2568" w:rsidR="00D45847" w:rsidRPr="00D01DE3" w:rsidRDefault="00850895" w:rsidP="004E58AD">
      <w:pPr>
        <w:rPr>
          <w:b/>
          <w:bCs/>
          <w:i/>
          <w:iCs/>
          <w:color w:val="00000A"/>
        </w:rPr>
      </w:pPr>
      <w:bookmarkStart w:id="72" w:name="_Toc391456188"/>
      <w:bookmarkEnd w:id="72"/>
      <w:commentRangeStart w:id="73"/>
      <w:r w:rsidRPr="00D01DE3">
        <w:rPr>
          <w:rStyle w:val="Starkbetoning"/>
          <w:color w:val="00000A"/>
        </w:rPr>
        <w:lastRenderedPageBreak/>
        <w:t xml:space="preserve">Inledning </w:t>
      </w:r>
      <w:commentRangeEnd w:id="73"/>
      <w:r w:rsidR="00673314">
        <w:rPr>
          <w:rStyle w:val="Kommentarsreferens"/>
        </w:rPr>
        <w:commentReference w:id="73"/>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27DBA538" w:rsidR="00F16CB6" w:rsidRDefault="00DD12F3" w:rsidP="004E58AD">
      <w:pPr>
        <w:rPr>
          <w:ins w:id="74" w:author="Jason Serviss" w:date="2018-09-02T10:36:00Z"/>
          <w:rFonts w:cs="Times New Roman"/>
        </w:rPr>
      </w:pPr>
      <w:r>
        <w:rPr>
          <w:rFonts w:cs="Times New Roman"/>
        </w:rPr>
        <w:t xml:space="preserve">Poäng: </w:t>
      </w:r>
      <w:r w:rsidR="00A53F62">
        <w:rPr>
          <w:rFonts w:cs="Times New Roman"/>
        </w:rPr>
        <w:t>5</w:t>
      </w:r>
    </w:p>
    <w:p w14:paraId="08934F4A" w14:textId="77777777" w:rsidR="00DD12F3" w:rsidRDefault="00DD12F3" w:rsidP="004E58AD">
      <w:pPr>
        <w:rPr>
          <w:rFonts w:cs="Times New Roman"/>
        </w:rPr>
      </w:pPr>
    </w:p>
    <w:p w14:paraId="4D6D91A1" w14:textId="4442884A" w:rsidR="00DD12F3" w:rsidRDefault="00F16CB6" w:rsidP="00DD12F3">
      <w:pPr>
        <w:rPr>
          <w:ins w:id="75" w:author="Jason Serviss" w:date="2018-09-02T10:37:00Z"/>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549F22DE" w14:textId="77777777" w:rsidR="004E58AD" w:rsidRPr="004E58AD" w:rsidRDefault="004E58AD" w:rsidP="004E58AD">
      <w:pPr>
        <w:rPr>
          <w:rFonts w:cs="Times New Roman"/>
        </w:rPr>
      </w:pPr>
    </w:p>
    <w:p w14:paraId="3621C8F0" w14:textId="0D2974CF" w:rsidR="00DD12F3" w:rsidRDefault="00F16CB6" w:rsidP="00DD12F3">
      <w:pPr>
        <w:rPr>
          <w:ins w:id="76" w:author="Jason Serviss" w:date="2018-09-02T10:37:00Z"/>
          <w:rFonts w:cs="Times New Roman"/>
        </w:rPr>
      </w:pPr>
      <w:r>
        <w:rPr>
          <w:rFonts w:cs="Times New Roman"/>
        </w:rPr>
        <w:t xml:space="preserve">3.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21C318E7" w14:textId="77777777" w:rsidR="004E58AD" w:rsidRPr="004E58AD" w:rsidRDefault="004E58AD" w:rsidP="004E58AD">
      <w:pPr>
        <w:rPr>
          <w:rFonts w:cs="Times New Roman"/>
        </w:rPr>
      </w:pPr>
    </w:p>
    <w:p w14:paraId="49266A91" w14:textId="0A72CED1" w:rsidR="00DD12F3" w:rsidRDefault="00F16CB6" w:rsidP="00DD12F3">
      <w:pPr>
        <w:rPr>
          <w:ins w:id="77" w:author="Jason Serviss" w:date="2018-09-02T10:37:00Z"/>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r w:rsidR="00DD12F3">
        <w:rPr>
          <w:rFonts w:cs="Times New Roman"/>
        </w:rPr>
        <w:t xml:space="preserve"> Poäng: </w:t>
      </w:r>
      <w:r w:rsidR="00A53F62">
        <w:rPr>
          <w:rFonts w:cs="Times New Roman"/>
        </w:rPr>
        <w:t>5</w:t>
      </w:r>
    </w:p>
    <w:p w14:paraId="7044FDA2" w14:textId="77777777" w:rsidR="004E58AD" w:rsidRPr="004E58AD" w:rsidRDefault="004E58AD" w:rsidP="004E58AD">
      <w:pPr>
        <w:rPr>
          <w:rFonts w:cs="Times New Roman"/>
        </w:rPr>
      </w:pPr>
    </w:p>
    <w:p w14:paraId="21D5C3C4" w14:textId="7174E271" w:rsidR="00DD12F3" w:rsidRDefault="00F16CB6" w:rsidP="00DD12F3">
      <w:pPr>
        <w:rPr>
          <w:ins w:id="78" w:author="Jason Serviss" w:date="2018-09-02T10:37:00Z"/>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0379FF9A" w14:textId="77777777" w:rsidR="00D45847" w:rsidRDefault="00D45847" w:rsidP="004E58AD">
      <w:pPr>
        <w:rPr>
          <w:rFonts w:eastAsiaTheme="minorEastAsia"/>
          <w:i/>
          <w:sz w:val="23"/>
          <w:szCs w:val="23"/>
        </w:rPr>
      </w:pPr>
    </w:p>
    <w:p w14:paraId="5128E022" w14:textId="2DEC5DA5" w:rsidR="00D45847" w:rsidRPr="00D01DE3" w:rsidRDefault="00850895" w:rsidP="004E58AD">
      <w:pPr>
        <w:rPr>
          <w:b/>
          <w:bCs/>
          <w:i/>
          <w:iCs/>
          <w:color w:val="00000A"/>
        </w:rPr>
      </w:pPr>
      <w:r w:rsidRPr="00D01DE3">
        <w:rPr>
          <w:rStyle w:val="Starkbetoning"/>
          <w:color w:val="00000A"/>
        </w:rPr>
        <w:t>Uppmuntra deltagande</w:t>
      </w:r>
    </w:p>
    <w:p w14:paraId="006BD848" w14:textId="2C2003EF" w:rsidR="00DD12F3" w:rsidRDefault="00F16CB6" w:rsidP="00DD12F3">
      <w:pPr>
        <w:rPr>
          <w:ins w:id="79" w:author="Jason Serviss" w:date="2018-09-02T10:37:00Z"/>
          <w:rFonts w:cs="Times New Roman"/>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2283E1E3" w14:textId="77777777" w:rsidR="00D45847" w:rsidRDefault="00D45847" w:rsidP="004E58AD">
      <w:pPr>
        <w:rPr>
          <w:rFonts w:eastAsia="Times New Roman" w:cs="Times New Roman"/>
          <w:color w:val="333333"/>
        </w:rPr>
      </w:pPr>
    </w:p>
    <w:p w14:paraId="4454F09D" w14:textId="6343BD77" w:rsidR="00DD12F3" w:rsidRDefault="00F16CB6" w:rsidP="00DD12F3">
      <w:pPr>
        <w:rPr>
          <w:ins w:id="80" w:author="Jason Serviss" w:date="2018-09-02T10:37:00Z"/>
          <w:rFonts w:cs="Times New Roman"/>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787414BB" w14:textId="77777777" w:rsidR="004E58AD" w:rsidRDefault="004E58AD" w:rsidP="004E58AD">
      <w:pPr>
        <w:rPr>
          <w:rStyle w:val="Starkbetoning"/>
          <w:color w:val="00000A"/>
          <w:sz w:val="23"/>
          <w:szCs w:val="23"/>
        </w:rPr>
      </w:pPr>
    </w:p>
    <w:p w14:paraId="55D689E2" w14:textId="7C70F378" w:rsidR="00D45847" w:rsidRPr="00D01DE3" w:rsidRDefault="00850895" w:rsidP="004E58AD">
      <w:pPr>
        <w:rPr>
          <w:b/>
          <w:bCs/>
          <w:i/>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3CE8C50D" w14:textId="14394892" w:rsidR="00DD12F3" w:rsidRDefault="00F16CB6" w:rsidP="00DD12F3">
      <w:pPr>
        <w:rPr>
          <w:ins w:id="81" w:author="Jason Serviss" w:date="2018-09-02T10:37:00Z"/>
          <w:rFonts w:cs="Times New Roman"/>
        </w:rPr>
      </w:pPr>
      <w:r>
        <w:rPr>
          <w:rStyle w:val="Betoning"/>
          <w:rFonts w:cs="Times New Roman"/>
          <w:i w:val="0"/>
        </w:rPr>
        <w:t xml:space="preserve">8. </w:t>
      </w:r>
      <w:r w:rsidR="00850895">
        <w:rPr>
          <w:rStyle w:val="Betoning"/>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6D50F409" w14:textId="77777777" w:rsidR="00D45847" w:rsidRDefault="00D45847" w:rsidP="004E58AD">
      <w:pPr>
        <w:rPr>
          <w:rStyle w:val="Betoning"/>
          <w:rFonts w:cs="Times New Roman"/>
          <w:i w:val="0"/>
        </w:rPr>
      </w:pPr>
    </w:p>
    <w:p w14:paraId="48DC492E" w14:textId="5316CD33" w:rsidR="00DD12F3" w:rsidRDefault="00F16CB6" w:rsidP="00DD12F3">
      <w:pPr>
        <w:rPr>
          <w:ins w:id="82" w:author="Jason Serviss" w:date="2018-09-02T10:37:00Z"/>
          <w:rFonts w:cs="Times New Roman"/>
        </w:rPr>
      </w:pPr>
      <w:r>
        <w:rPr>
          <w:rStyle w:val="Betoning"/>
          <w:rFonts w:cs="Times New Roman"/>
          <w:i w:val="0"/>
        </w:rPr>
        <w:t xml:space="preserve">9. </w:t>
      </w:r>
      <w:r w:rsidR="00850895">
        <w:rPr>
          <w:rStyle w:val="Betoning"/>
          <w:rFonts w:cs="Times New Roman"/>
          <w:i w:val="0"/>
        </w:rPr>
        <w:t>Hur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3205E1BF" w14:textId="77777777" w:rsidR="00D45847" w:rsidRDefault="00D45847" w:rsidP="004E58AD">
      <w:pPr>
        <w:rPr>
          <w:rStyle w:val="Betoning"/>
          <w:rFonts w:cs="Times New Roman"/>
          <w:i w:val="0"/>
        </w:rPr>
      </w:pPr>
    </w:p>
    <w:p w14:paraId="17111BE6" w14:textId="2CCB0049" w:rsidR="00DD12F3" w:rsidRDefault="00F16CB6" w:rsidP="00DD12F3">
      <w:pPr>
        <w:rPr>
          <w:ins w:id="83" w:author="Jason Serviss" w:date="2018-09-02T10:37:00Z"/>
          <w:rFonts w:cs="Times New Roman"/>
        </w:rPr>
      </w:pPr>
      <w:r>
        <w:rPr>
          <w:rStyle w:val="Betoning"/>
          <w:rFonts w:cs="Times New Roman"/>
          <w:i w:val="0"/>
        </w:rPr>
        <w:t xml:space="preserve">10. </w:t>
      </w:r>
      <w:r w:rsidR="00850895">
        <w:rPr>
          <w:rStyle w:val="Betoning"/>
          <w:rFonts w:cs="Times New Roman"/>
          <w:i w:val="0"/>
        </w:rPr>
        <w:t>Hur viktigt är det att lärandet genomförs med hjälp av övning och granskning</w:t>
      </w:r>
      <w:r w:rsidR="00850895">
        <w:rPr>
          <w:rStyle w:val="FootnoteAnchor"/>
          <w:rFonts w:cs="Times New Roman"/>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3811F539" w14:textId="01AE64AC" w:rsidR="00DD12F3" w:rsidRDefault="00F16CB6" w:rsidP="00DD12F3">
      <w:pPr>
        <w:rPr>
          <w:ins w:id="84" w:author="Jason Serviss" w:date="2018-09-02T10:37:00Z"/>
          <w:rFonts w:cs="Times New Roman"/>
        </w:rPr>
      </w:pPr>
      <w:r>
        <w:rPr>
          <w:rStyle w:val="Betoning"/>
          <w:rFonts w:cs="Times New Roman"/>
          <w:i w:val="0"/>
        </w:rPr>
        <w:t xml:space="preserve">11.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284A53C8" w14:textId="77777777" w:rsidR="00D45847" w:rsidRDefault="00D45847" w:rsidP="004E58AD">
      <w:pPr>
        <w:rPr>
          <w:rStyle w:val="Betoning"/>
          <w:rFonts w:cs="Times New Roman"/>
          <w:i w:val="0"/>
        </w:rPr>
      </w:pPr>
    </w:p>
    <w:p w14:paraId="5A811DBC" w14:textId="1A58C892" w:rsidR="00DD12F3" w:rsidRDefault="00F16CB6" w:rsidP="00DD12F3">
      <w:pPr>
        <w:rPr>
          <w:ins w:id="85" w:author="Jason Serviss" w:date="2018-09-02T10:37:00Z"/>
          <w:rFonts w:cs="Times New Roman"/>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467CD6A7" w14:textId="146E5CA4" w:rsidR="00D45847" w:rsidRDefault="00D45847" w:rsidP="004E58AD">
      <w:pPr>
        <w:rPr>
          <w:rFonts w:eastAsia="Times New Roman" w:cs="Times New Roman"/>
          <w:color w:val="333333"/>
        </w:rPr>
      </w:pPr>
    </w:p>
    <w:p w14:paraId="63D46551" w14:textId="5B134859" w:rsidR="00DD12F3" w:rsidRDefault="00F16CB6" w:rsidP="00DD12F3">
      <w:pPr>
        <w:rPr>
          <w:ins w:id="86" w:author="Jason Serviss" w:date="2018-09-02T10:37:00Z"/>
          <w:rFonts w:cs="Times New Roman"/>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5EBF2C83" w14:textId="77777777" w:rsidR="004E58AD" w:rsidRDefault="004E58AD" w:rsidP="004E58AD">
      <w:pPr>
        <w:rPr>
          <w:rStyle w:val="Starkbetoning"/>
          <w:color w:val="00000A"/>
          <w:sz w:val="23"/>
          <w:szCs w:val="23"/>
        </w:rPr>
      </w:pPr>
    </w:p>
    <w:p w14:paraId="671B8297" w14:textId="0DCB6335" w:rsidR="004E58AD" w:rsidRPr="00D01DE3" w:rsidRDefault="00850895" w:rsidP="004E58AD">
      <w:pPr>
        <w:rPr>
          <w:b/>
          <w:bCs/>
          <w:i/>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4EA9A698" w:rsidR="00DD12F3" w:rsidRDefault="00F16CB6" w:rsidP="00DD12F3">
      <w:pPr>
        <w:rPr>
          <w:ins w:id="87"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CB9AFAE" w14:textId="77777777" w:rsidR="004E58AD" w:rsidRDefault="004E58AD" w:rsidP="004E58AD">
      <w:pPr>
        <w:rPr>
          <w:rStyle w:val="Starkbetoning"/>
          <w:color w:val="00000A"/>
          <w:sz w:val="23"/>
          <w:szCs w:val="23"/>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264E1364" w14:textId="680D37A2" w:rsidR="00DD12F3" w:rsidRPr="00A53F62" w:rsidRDefault="00F16CB6" w:rsidP="00A53F62">
      <w:pPr>
        <w:pBdr>
          <w:bottom w:val="single" w:sz="6" w:space="1" w:color="auto"/>
        </w:pBdr>
        <w:rPr>
          <w:ins w:id="88" w:author="Jason Serviss" w:date="2018-09-02T10:38:00Z"/>
          <w:rFonts w:eastAsia="Times New Roman" w:cs="Times New Roman"/>
          <w:color w:val="333333"/>
        </w:rPr>
      </w:pPr>
      <w:r>
        <w:rPr>
          <w:rStyle w:val="Starkbetoning"/>
          <w:rFonts w:eastAsia="Times New Roman" w:cs="Times New Roman"/>
          <w:b w:val="0"/>
          <w:bCs w:val="0"/>
          <w:i w:val="0"/>
          <w:iCs w:val="0"/>
          <w:color w:val="333333"/>
        </w:rPr>
        <w:t xml:space="preserve">15.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5465594" w14:textId="2CEA5C7E" w:rsidR="00DD12F3" w:rsidRDefault="00DD12F3" w:rsidP="004E58AD">
      <w:pPr>
        <w:pBdr>
          <w:bottom w:val="single" w:sz="6" w:space="1" w:color="auto"/>
        </w:pBdr>
        <w:rPr>
          <w:rStyle w:val="Starkbetoning"/>
          <w:rFonts w:eastAsia="Times New Roman" w:cs="Times New Roman"/>
          <w:b w:val="0"/>
          <w:bCs w:val="0"/>
          <w:i w:val="0"/>
          <w:iCs w:val="0"/>
          <w:color w:val="333333"/>
        </w:rPr>
      </w:pPr>
    </w:p>
    <w:p w14:paraId="1E4EE7FC" w14:textId="63D875E2"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r w:rsidR="00F628A3" w:rsidRPr="000427E4">
        <w:rPr>
          <w:rStyle w:val="Kommentarsreferens"/>
          <w:rFonts w:ascii="Verdana" w:hAnsi="Verdana"/>
          <w:sz w:val="16"/>
          <w:szCs w:val="16"/>
        </w:rPr>
        <w:commentReference w:id="89"/>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90" w:name="_Toc391456189"/>
      <w:bookmarkEnd w:id="90"/>
    </w:p>
    <w:p w14:paraId="5045D8EB" w14:textId="77777777" w:rsidR="00D12CAD" w:rsidRDefault="00D12CAD">
      <w:pPr>
        <w:rPr>
          <w:ins w:id="91" w:author="Jason Serviss" w:date="2018-09-02T10:07:00Z"/>
          <w:rFonts w:cs="Times New Roman"/>
          <w:b/>
        </w:rPr>
      </w:pPr>
    </w:p>
    <w:p w14:paraId="0279EB7D" w14:textId="77777777" w:rsidR="00D45847" w:rsidRDefault="00850895">
      <w:pPr>
        <w:rPr>
          <w:rFonts w:cs="Times New Roman"/>
          <w:b/>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92"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rsidSect="00882763">
          <w:footerReference w:type="default" r:id="rId21"/>
          <w:footerReference w:type="first" r:id="rId22"/>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Jason Serviss" w:date="2018-09-09T11:09:00Z" w:initials="JS">
    <w:p w14:paraId="2759EE41" w14:textId="7A01094A" w:rsidR="009A1F30" w:rsidRDefault="009A1F30">
      <w:pPr>
        <w:pStyle w:val="Kommentarer"/>
      </w:pPr>
      <w:r>
        <w:rPr>
          <w:rStyle w:val="Kommentarsreferens"/>
        </w:rPr>
        <w:annotationRef/>
      </w:r>
      <w:r>
        <w:t>Not really satisfied with how this paragraph ends but can’t come up with an alternative right now…</w:t>
      </w:r>
      <w:r>
        <w:br/>
        <w:t xml:space="preserve">Ta </w:t>
      </w:r>
      <w:proofErr w:type="gramStart"/>
      <w:r>
        <w:t>bort ?</w:t>
      </w:r>
      <w:proofErr w:type="gramEnd"/>
      <w:r>
        <w:t>/olivia</w:t>
      </w:r>
    </w:p>
  </w:comment>
  <w:comment w:id="13" w:author="Jason Serviss" w:date="2018-09-09T09:10:00Z" w:initials="JS">
    <w:p w14:paraId="0CDB43D4" w14:textId="08BB6893" w:rsidR="009A1F30" w:rsidRDefault="009A1F30" w:rsidP="00622CDA">
      <w:pPr>
        <w:pStyle w:val="Kommentarer"/>
      </w:pPr>
      <w:r>
        <w:rPr>
          <w:rStyle w:val="Kommentarsreferens"/>
        </w:rPr>
        <w:annotationRef/>
      </w:r>
      <w:r>
        <w:rPr>
          <w:rStyle w:val="Kommentarsreferens"/>
        </w:rPr>
        <w:annotationRef/>
      </w:r>
      <w:r>
        <w:t>There is a general problem with consistency of terms. In Bilaga 1 you use the word ”block” to describe different subdivisions of the models but here and in the figures you call them ”elements”. You need to be consistent with the terms you use. Fix this everywhere. Fixed</w:t>
      </w:r>
    </w:p>
    <w:p w14:paraId="58995C78" w14:textId="0E7D4B8D" w:rsidR="009A1F30" w:rsidRDefault="009A1F30">
      <w:pPr>
        <w:pStyle w:val="Kommentarer"/>
      </w:pPr>
    </w:p>
  </w:comment>
  <w:comment w:id="15" w:author="Jason Serviss" w:date="2018-09-13T09:24:00Z" w:initials="JS">
    <w:p w14:paraId="0EC8A166" w14:textId="4D70C8D0" w:rsidR="009A1F30" w:rsidRPr="00C05B0F" w:rsidRDefault="009A1F30">
      <w:pPr>
        <w:pStyle w:val="Kommentarer"/>
        <w:rPr>
          <w:color w:val="FFFFFF" w:themeColor="background1"/>
        </w:rPr>
      </w:pPr>
      <w:r>
        <w:rPr>
          <w:rStyle w:val="Kommentarsreferens"/>
        </w:rPr>
        <w:annotationRef/>
      </w:r>
      <w:r>
        <w:t xml:space="preserve">Not satisfied with this. It should be more along the lines of ”Antalet frågpr per model och element reflektera den mängd frågar som bedömdes vara nödvändigt att urskilja vilken modell passade bäst för </w:t>
      </w:r>
      <w:proofErr w:type="gramStart"/>
      <w:r>
        <w:t>den</w:t>
      </w:r>
      <w:proofErr w:type="gramEnd"/>
      <w:r>
        <w:t xml:space="preserve"> element och resulterade i ett ojämn antal modellspecifika frågor per element” </w:t>
      </w:r>
      <w:r w:rsidRPr="00C05B0F">
        <w:rPr>
          <w:color w:val="FFFFFF" w:themeColor="background1"/>
        </w:rPr>
        <w:t xml:space="preserve">Fixad, men ska kolla vill återkomma och läsa igenom igen, meningen låter lite konstig. </w:t>
      </w:r>
    </w:p>
  </w:comment>
  <w:comment w:id="20" w:author="Jason Serviss" w:date="2018-09-15T17:08:00Z" w:initials="JS">
    <w:p w14:paraId="77369648" w14:textId="008532B0" w:rsidR="009A1F30" w:rsidRDefault="009A1F30">
      <w:pPr>
        <w:pStyle w:val="Kommentarer"/>
      </w:pPr>
      <w:r>
        <w:rPr>
          <w:rStyle w:val="Kommentarsreferens"/>
        </w:rPr>
        <w:annotationRef/>
      </w:r>
      <w:r>
        <w:t>In most of the results checks need to be done for situations where these 2 statments can be equally correct, a) result shows that X corresponds well with model and b) result shows that model corresponds well with X. Example: The high score shows the course folows DIM well vs. The high score shows DIM is a good model for the course. Should these be considered equally true?</w:t>
      </w:r>
    </w:p>
  </w:comment>
  <w:comment w:id="21" w:author="Olivia Imner" w:date="2018-09-09T09:11:00Z" w:initials="OI">
    <w:p w14:paraId="2F534D75" w14:textId="07960E8B" w:rsidR="009A1F30" w:rsidRDefault="009A1F30">
      <w:pPr>
        <w:pStyle w:val="Kommentarer"/>
      </w:pPr>
      <w:r>
        <w:rPr>
          <w:rStyle w:val="Kommentarsreferens"/>
        </w:rPr>
        <w:annotationRef/>
      </w:r>
      <w:r>
        <w:t>Låter konstigt, annat ord</w:t>
      </w:r>
      <w:proofErr w:type="gramStart"/>
      <w:r>
        <w:t>..</w:t>
      </w:r>
      <w:proofErr w:type="gramEnd"/>
    </w:p>
  </w:comment>
  <w:comment w:id="22" w:author="Olivia Imner" w:date="2018-09-09T15:54:00Z" w:initials="OI">
    <w:p w14:paraId="1A489350" w14:textId="493E1C41" w:rsidR="009A1F30" w:rsidRDefault="009A1F30">
      <w:pPr>
        <w:pStyle w:val="Kommentarer"/>
      </w:pPr>
      <w:r>
        <w:rPr>
          <w:rStyle w:val="Kommentarsreferens"/>
        </w:rPr>
        <w:annotationRef/>
      </w:r>
      <w:r>
        <w:t xml:space="preserve">Behöver inte förklaras att frågekonstruktioner </w:t>
      </w:r>
      <w:r>
        <w:rPr>
          <w:rStyle w:val="Kommentarsreferens"/>
        </w:rPr>
        <w:annotationRef/>
      </w:r>
      <w:r>
        <w:t xml:space="preserve">innehåller frågor och påståenden? </w:t>
      </w:r>
    </w:p>
  </w:comment>
  <w:comment w:id="23" w:author="Jason Serviss" w:date="2018-09-09T10:29:00Z" w:initials="JS">
    <w:p w14:paraId="7B006EE6" w14:textId="65B6F130" w:rsidR="009A1F30" w:rsidRDefault="009A1F30">
      <w:pPr>
        <w:pStyle w:val="Kommentarer"/>
      </w:pPr>
      <w:r>
        <w:rPr>
          <w:rStyle w:val="Kommentarsreferens"/>
        </w:rPr>
        <w:annotationRef/>
      </w:r>
      <w:r>
        <w:t>The fact that DIM only scored 0.5 points higher than KLM should be discussed in the discussion. This essentially means that DIM and KLM are ALMOST equally suitable to equate with Grades current peoagogic practices. ok</w:t>
      </w:r>
    </w:p>
  </w:comment>
  <w:comment w:id="25" w:author="Jason Serviss" w:date="2018-09-09T09:50:00Z" w:initials="JS">
    <w:p w14:paraId="1F0105B4" w14:textId="704A523C" w:rsidR="009A1F30" w:rsidRDefault="009A1F30">
      <w:pPr>
        <w:pStyle w:val="Kommentarer"/>
      </w:pPr>
      <w:ins w:id="26" w:author="Jason Serviss" w:date="2018-09-02T14:52:00Z">
        <w:r>
          <w:rPr>
            <w:rStyle w:val="Kommentarsreferens"/>
          </w:rPr>
          <w:annotationRef/>
        </w:r>
      </w:ins>
      <w:r>
        <w:t xml:space="preserve">I am not </w:t>
      </w:r>
      <w:proofErr w:type="gramStart"/>
      <w:r>
        <w:t>100%</w:t>
      </w:r>
      <w:proofErr w:type="gramEnd"/>
      <w:r>
        <w:t xml:space="preserve"> satisfied with this but it  is a rough idea of what I think should be here. OK</w:t>
      </w:r>
    </w:p>
  </w:comment>
  <w:comment w:id="27" w:author="Olivia Imner" w:date="2018-09-09T15:59:00Z" w:initials="OI">
    <w:p w14:paraId="19309899" w14:textId="7F5D87C7" w:rsidR="009A1F30" w:rsidRDefault="009A1F30">
      <w:pPr>
        <w:pStyle w:val="Kommentarer"/>
      </w:pPr>
      <w:r>
        <w:rPr>
          <w:rStyle w:val="Kommentarsreferens"/>
        </w:rPr>
        <w:annotationRef/>
      </w:r>
      <w:r>
        <w:t xml:space="preserve">Ändra Ordföljder till </w:t>
      </w:r>
      <w:proofErr w:type="gramStart"/>
      <w:r>
        <w:t>frågekonstruktionerna .</w:t>
      </w:r>
      <w:proofErr w:type="gramEnd"/>
      <w:r>
        <w:t xml:space="preserve"> </w:t>
      </w:r>
    </w:p>
  </w:comment>
  <w:comment w:id="28" w:author="Jason Serviss" w:date="2018-09-09T11:07:00Z" w:initials="JS">
    <w:p w14:paraId="1FFFE4B3" w14:textId="63259DB1" w:rsidR="009A1F30" w:rsidRDefault="009A1F30">
      <w:pPr>
        <w:pStyle w:val="Kommentarer"/>
      </w:pPr>
      <w:r>
        <w:rPr>
          <w:rStyle w:val="Kommentarsreferens"/>
        </w:rPr>
        <w:annotationRef/>
      </w:r>
      <w:r>
        <w:t xml:space="preserve">The figure legend does not need to describe how the interview is ”uppdelad” it needs to describe the FIGURE. Fixed </w:t>
      </w:r>
    </w:p>
  </w:comment>
  <w:comment w:id="31" w:author="Jason Serviss" w:date="2018-09-15T14:59:00Z" w:initials="JS">
    <w:p w14:paraId="0A682B11" w14:textId="042FB179" w:rsidR="009A1F30" w:rsidRDefault="009A1F30">
      <w:pPr>
        <w:pStyle w:val="Kommentarer"/>
      </w:pPr>
      <w:r>
        <w:rPr>
          <w:rStyle w:val="Kommentarsreferens"/>
        </w:rPr>
        <w:annotationRef/>
      </w:r>
      <w:r>
        <w:t xml:space="preserve">This needs to be revised. Wording needs to be precise/specific according to what the results ACTUALLY can tell us. </w:t>
      </w:r>
    </w:p>
  </w:comment>
  <w:comment w:id="32" w:author="Jason Serviss" w:date="2018-09-18T09:52:00Z" w:initials="JS">
    <w:p w14:paraId="147158D9" w14:textId="38320F9D" w:rsidR="009A1F30" w:rsidRDefault="009A1F30">
      <w:pPr>
        <w:pStyle w:val="Kommentarer"/>
      </w:pPr>
      <w:r>
        <w:rPr>
          <w:rStyle w:val="Kommentarsreferens"/>
        </w:rPr>
        <w:annotationRef/>
      </w:r>
      <w:r>
        <w:t xml:space="preserve">I think maybe you need to say here that DIM can be divided into faser and element and describe what this division consists of before saying that you ”sammanfattade” them. You should just add one sentance before this sentance that accomplishes this. </w:t>
      </w:r>
      <w:r w:rsidRPr="00874DE4">
        <w:rPr>
          <w:color w:val="FFFFFF" w:themeColor="background1"/>
        </w:rPr>
        <w:t>Ska jag beskriva faserna?</w:t>
      </w:r>
    </w:p>
  </w:comment>
  <w:comment w:id="33" w:author="Jason Serviss" w:date="2018-09-25T16:38:00Z" w:initials="JS">
    <w:p w14:paraId="5BF30984" w14:textId="3BA75FC7" w:rsidR="009A1F30" w:rsidRDefault="009A1F30">
      <w:pPr>
        <w:pStyle w:val="Kommentarer"/>
      </w:pPr>
      <w:r>
        <w:rPr>
          <w:rStyle w:val="Kommentarsreferens"/>
        </w:rPr>
        <w:annotationRef/>
      </w:r>
      <w:r>
        <w:t xml:space="preserve">Are the low points here because Grade is not prioritising these things (according to the interview result) or are these fases prioritized but Grade is failing in their implementation? This is potentially Discussion material. </w:t>
      </w:r>
      <w:r>
        <w:rPr>
          <w:color w:val="FFFFFF" w:themeColor="background1"/>
        </w:rPr>
        <w:t>Jag skriver om det här i diskussionen</w:t>
      </w:r>
    </w:p>
  </w:comment>
  <w:comment w:id="38" w:author="Jason Serviss" w:date="2018-09-18T10:12:00Z" w:initials="JS">
    <w:p w14:paraId="7B4E95E0" w14:textId="617A8F6C" w:rsidR="009A1F30" w:rsidRPr="00253BB6" w:rsidRDefault="009A1F30">
      <w:pPr>
        <w:pStyle w:val="Kommentarer"/>
        <w:rPr>
          <w:color w:val="FFFFFF" w:themeColor="background1"/>
        </w:rPr>
      </w:pPr>
      <w:ins w:id="39" w:author="Jason Serviss" w:date="2018-09-15T15:44:00Z">
        <w:r>
          <w:rPr>
            <w:rStyle w:val="Kommentarsreferens"/>
          </w:rPr>
          <w:annotationRef/>
        </w:r>
      </w:ins>
      <w:r>
        <w:t xml:space="preserve">Add here what was missing from these elements that caused them to have a low score. Why were the points low in these elements? Use Bilaga 3 to find the answer. </w:t>
      </w:r>
      <w:r>
        <w:rPr>
          <w:color w:val="FFFFFF" w:themeColor="background1"/>
        </w:rPr>
        <w:t>Lägga till poäng i bilaga 3</w:t>
      </w:r>
    </w:p>
  </w:comment>
  <w:comment w:id="41" w:author="Jason Serviss" w:date="2018-09-18T10:31:00Z" w:initials="JS">
    <w:p w14:paraId="44D5F7A2" w14:textId="3BE714ED" w:rsidR="009A1F30" w:rsidRPr="000C13C1" w:rsidRDefault="009A1F30">
      <w:pPr>
        <w:pStyle w:val="Kommentarer"/>
        <w:rPr>
          <w:color w:val="FFFFFF" w:themeColor="background1"/>
        </w:rPr>
      </w:pPr>
      <w:ins w:id="42" w:author="Jason Serviss" w:date="2018-09-15T15:46:00Z">
        <w:r>
          <w:rPr>
            <w:rStyle w:val="Kommentarsreferens"/>
          </w:rPr>
          <w:annotationRef/>
        </w:r>
      </w:ins>
      <w:r>
        <w:t xml:space="preserve">What specific things does Grade need to add to the courses to improve the quality of this phase/element(s)? </w:t>
      </w:r>
      <w:r>
        <w:rPr>
          <w:color w:val="FFFFFF" w:themeColor="background1"/>
        </w:rPr>
        <w:t>Fixed</w:t>
      </w:r>
    </w:p>
  </w:comment>
  <w:comment w:id="43" w:author="Jason Serviss" w:date="2018-09-18T10:43:00Z" w:initials="JS">
    <w:p w14:paraId="0B0965DE" w14:textId="7C3907D8" w:rsidR="009A1F30" w:rsidRPr="001004DB" w:rsidRDefault="009A1F30">
      <w:pPr>
        <w:pStyle w:val="Kommentarer"/>
        <w:rPr>
          <w:color w:val="FFFFFF" w:themeColor="background1"/>
        </w:rPr>
      </w:pPr>
      <w:r>
        <w:rPr>
          <w:rStyle w:val="Kommentarsreferens"/>
        </w:rPr>
        <w:annotationRef/>
      </w:r>
      <w:r>
        <w:t xml:space="preserve">Instead of saying this say what should be added in order to improve the elements with low points. </w:t>
      </w:r>
      <w:r>
        <w:rPr>
          <w:color w:val="FFFFFF" w:themeColor="background1"/>
        </w:rPr>
        <w:t>Fixed</w:t>
      </w:r>
    </w:p>
  </w:comment>
  <w:comment w:id="44" w:author="Unknown Author" w:date="2018-07-25T15:56:00Z" w:initials="">
    <w:p w14:paraId="49A8A583" w14:textId="32CE9B39" w:rsidR="009A1F30" w:rsidRDefault="009A1F30">
      <w:r>
        <w:rPr>
          <w:rFonts w:asciiTheme="minorHAnsi" w:hAnsiTheme="minorHAnsi"/>
          <w:sz w:val="20"/>
        </w:rPr>
        <w:t xml:space="preserve">Remind </w:t>
      </w:r>
      <w:proofErr w:type="gramStart"/>
      <w:r>
        <w:rPr>
          <w:rFonts w:asciiTheme="minorHAnsi" w:hAnsiTheme="minorHAnsi"/>
          <w:sz w:val="20"/>
        </w:rPr>
        <w:t>me</w:t>
      </w:r>
      <w:proofErr w:type="gramEnd"/>
      <w:r>
        <w:rPr>
          <w:rFonts w:asciiTheme="minorHAnsi" w:hAnsiTheme="minorHAnsi"/>
          <w:sz w:val="20"/>
        </w:rPr>
        <w:t xml:space="preserve"> toa so they are in the same order as the elements on the x axis.</w:t>
      </w:r>
    </w:p>
  </w:comment>
  <w:comment w:id="47" w:author="Jason Serviss" w:date="2018-09-15T16:21:00Z" w:initials="JS">
    <w:p w14:paraId="61E58F0A" w14:textId="321F015F" w:rsidR="009A1F30" w:rsidRDefault="009A1F30">
      <w:pPr>
        <w:pStyle w:val="Kommentarer"/>
      </w:pPr>
      <w:r>
        <w:rPr>
          <w:rStyle w:val="Kommentarsreferens"/>
        </w:rPr>
        <w:annotationRef/>
      </w:r>
      <w:r>
        <w:t>On line 306 in the discussion there is a comment (that I previously made in the introduction) about why forcing Grade into one model when they have a diverse range of customers, might be a bad idea. The results in this section indicate that, according to these observations, this is not a problem. If the diversity of Grades customers was so large that they would need to adopt a different model very often, we would see the performance of DIM differ a lot between the courses that we analysed BUT we don’t see that. Of course, we are only looking at 4 courses so you can’t draw a very strong conclusion from the data but the data that we have indicates that Grade would only need to adpot a specialized model in a case when the customer has ”out of the ordinary” needs.</w:t>
      </w:r>
    </w:p>
  </w:comment>
  <w:comment w:id="48" w:author="Jason Serviss" w:date="2018-09-18T13:21:00Z" w:initials="JS">
    <w:p w14:paraId="7B90C115" w14:textId="0394004D" w:rsidR="009A1F30" w:rsidRPr="00981CC7" w:rsidRDefault="009A1F30">
      <w:pPr>
        <w:pStyle w:val="Kommentarer"/>
        <w:rPr>
          <w:color w:val="FFFFFF" w:themeColor="background1"/>
        </w:rPr>
      </w:pPr>
      <w:r>
        <w:rPr>
          <w:rStyle w:val="Kommentarsreferens"/>
        </w:rPr>
        <w:annotationRef/>
      </w:r>
      <w:r>
        <w:t xml:space="preserve">Here we should also probably state the mean score for all courses (?) </w:t>
      </w:r>
      <w:r>
        <w:rPr>
          <w:color w:val="FFFFFF" w:themeColor="background1"/>
        </w:rPr>
        <w:t>Hur? Räkna på sammanlagd poäng i Figur 3a?</w:t>
      </w:r>
    </w:p>
  </w:comment>
  <w:comment w:id="49" w:author="Olivia Imner" w:date="2018-09-18T11:22:00Z" w:initials="OI">
    <w:p w14:paraId="60FE3475" w14:textId="3E9529BC" w:rsidR="009A1F30" w:rsidRDefault="009A1F30">
      <w:pPr>
        <w:pStyle w:val="Kommentarer"/>
      </w:pPr>
      <w:r>
        <w:rPr>
          <w:rStyle w:val="Kommentarsreferens"/>
        </w:rPr>
        <w:annotationRef/>
      </w:r>
      <w:r>
        <w:t xml:space="preserve">Det stod </w:t>
      </w:r>
      <w:proofErr w:type="gramStart"/>
      <w:r>
        <w:t>innan :</w:t>
      </w:r>
      <w:proofErr w:type="gramEnd"/>
      <w:r>
        <w:t xml:space="preserve"> Det visar att varje individuell </w:t>
      </w:r>
      <w:ins w:id="50" w:author="Jason Serviss" w:date="2018-09-15T16:28:00Z">
        <w:r>
          <w:t xml:space="preserve">utvärderade </w:t>
        </w:r>
      </w:ins>
      <w:r>
        <w:t xml:space="preserve">kurs har liknade pedagogisk riktning </w:t>
      </w:r>
      <w:r>
        <w:rPr>
          <w:rStyle w:val="Kommentarsreferens"/>
        </w:rPr>
        <w:annotationRef/>
      </w:r>
      <w:r>
        <w:t>och Grade arbetar ungefär på samma sätt igenom alla sina kurser.</w:t>
      </w:r>
    </w:p>
  </w:comment>
  <w:comment w:id="52" w:author="Jason Serviss" w:date="2018-09-15T17:12:00Z" w:initials="JS">
    <w:p w14:paraId="19D6F41E" w14:textId="693706E3" w:rsidR="009A1F30" w:rsidRDefault="009A1F30">
      <w:pPr>
        <w:pStyle w:val="Kommentarer"/>
      </w:pPr>
      <w:r>
        <w:rPr>
          <w:rStyle w:val="Kommentarsreferens"/>
        </w:rPr>
        <w:annotationRef/>
      </w:r>
      <w:r>
        <w:t>I would rather say here that ”we see that DIM scores are similar indicating that, of the courses observed, DIM is equally appropriate and, furthermore, specific pedagogic strategies/models should not need to be implemented on a per course basis for "typical" Grade customers".</w:t>
      </w:r>
    </w:p>
  </w:comment>
  <w:comment w:id="51" w:author="Jason Serviss" w:date="2018-09-15T16:13:00Z" w:initials="JS">
    <w:p w14:paraId="071669B5" w14:textId="1B74C618" w:rsidR="009A1F30" w:rsidRDefault="009A1F30">
      <w:pPr>
        <w:pStyle w:val="Kommentarer"/>
      </w:pPr>
      <w:r>
        <w:rPr>
          <w:rStyle w:val="Kommentarsreferens"/>
        </w:rPr>
        <w:annotationRef/>
      </w:r>
      <w:r>
        <w:t>The relative low average points across all courses can mean 2 things, A) it could be that DIM is a great model for these courses but that Grades pedagogic riktlinjer missed some important aspects of DIM and, therefore, the courses all had relativley low points due to the fact that they lacked the same thing. B) This result could also mean that DIM is not the best model for these courses (remember these courses are suppose to represent the ”normal” Grade customer) and, therefore that DIM is not the best model for Grade. Maybe another of the Associative perspective models would be better or even one of the KL perspective models (since it was almost the same score as DIM). With your data you cannot be SURE which is right, i.e. A) or B), and this should be discussed in the Discussion.</w:t>
      </w:r>
    </w:p>
  </w:comment>
  <w:comment w:id="54" w:author="Jason Serviss" w:date="2018-09-18T13:19:00Z" w:initials="JS">
    <w:p w14:paraId="249960F2" w14:textId="57ECA797" w:rsidR="009A1F30" w:rsidRPr="00981CC7" w:rsidRDefault="009A1F30">
      <w:pPr>
        <w:pStyle w:val="Kommentarer"/>
        <w:rPr>
          <w:color w:val="FFFFFF" w:themeColor="background1"/>
        </w:rPr>
      </w:pPr>
      <w:r>
        <w:rPr>
          <w:rStyle w:val="Kommentarsreferens"/>
        </w:rPr>
        <w:annotationRef/>
      </w:r>
      <w:r>
        <w:t xml:space="preserve">Better conclusions are needed here. The conclulsions should be: Presentation phase = no difference; Praktik phase = minor difference; Övervak o återk = most variable; Bedö o utvär = no difference. </w:t>
      </w:r>
      <w:r>
        <w:rPr>
          <w:color w:val="FFFFFF" w:themeColor="background1"/>
        </w:rPr>
        <w:t>Skrev om.</w:t>
      </w:r>
    </w:p>
    <w:p w14:paraId="23EECF35" w14:textId="77777777" w:rsidR="009A1F30" w:rsidRDefault="009A1F30">
      <w:pPr>
        <w:pStyle w:val="Kommentarer"/>
      </w:pPr>
    </w:p>
    <w:p w14:paraId="2BD1CD6C" w14:textId="21B67413" w:rsidR="009A1F30" w:rsidRDefault="009A1F30">
      <w:pPr>
        <w:pStyle w:val="Kommentarer"/>
      </w:pPr>
      <w:r>
        <w:t xml:space="preserve">Text </w:t>
      </w:r>
      <w:proofErr w:type="gramStart"/>
      <w:r>
        <w:t>innan :</w:t>
      </w:r>
      <w:proofErr w:type="gramEnd"/>
      <w:r>
        <w:t xml:space="preserve"> Kurserna KS Strålskydd och Telia GDPR visar ett bättre resultat än majoriteten av DIM’s faser och kan ge möjligen ge anvisningar på hur Grade ska börja arbeta med </w:t>
      </w:r>
      <w:r w:rsidRPr="00257DD5">
        <w:rPr>
          <w:i/>
        </w:rPr>
        <w:t xml:space="preserve">Bedömning och Utvärderings </w:t>
      </w:r>
      <w:r>
        <w:t>fasen eftersom den delen i deras kurser har ett medelmåttigt resultat (Figur 3b). Sammanfattningsvis visar resultatet att Grades tidigare kurser kan ge möjligheten till att förstå var de kan börja fokusera på i kurserna och därmed klara av att påbörja förändringar i nuvarande kurser</w:t>
      </w:r>
    </w:p>
  </w:comment>
  <w:comment w:id="59" w:author="Jason Serviss" w:date="2018-09-18T17:24:00Z" w:initials="JS">
    <w:p w14:paraId="0F06971F" w14:textId="77777777" w:rsidR="009A1F30" w:rsidRDefault="009A1F30">
      <w:pPr>
        <w:pStyle w:val="Kommentarer"/>
      </w:pPr>
      <w:r>
        <w:rPr>
          <w:rStyle w:val="Kommentarsreferens"/>
        </w:rPr>
        <w:annotationRef/>
      </w:r>
      <w:r>
        <w:t xml:space="preserve">I stopped reading the discussion after the first 3 sentances. The discussion needs to be divided into specific paragraphs with each one discussing specific aspects of the study. First, it is common to restate the purpose of the study and summarize the results. This you have tried to do but it needs to be improved.  After that you should probably have a paragraph per major result, </w:t>
      </w:r>
    </w:p>
    <w:p w14:paraId="717EAE0C" w14:textId="77777777" w:rsidR="009A1F30" w:rsidRDefault="009A1F30">
      <w:pPr>
        <w:pStyle w:val="Kommentarer"/>
      </w:pPr>
      <w:r>
        <w:t>i.e.</w:t>
      </w:r>
    </w:p>
    <w:p w14:paraId="6BF86C59" w14:textId="77777777" w:rsidR="009A1F30" w:rsidRDefault="009A1F30">
      <w:pPr>
        <w:pStyle w:val="Kommentarer"/>
      </w:pPr>
    </w:p>
    <w:p w14:paraId="1D898353" w14:textId="38B85C59" w:rsidR="009A1F30" w:rsidRPr="00AF601B" w:rsidRDefault="009A1F30">
      <w:pPr>
        <w:pStyle w:val="Kommentarer"/>
        <w:rPr>
          <w:b/>
        </w:rPr>
      </w:pPr>
      <w:r w:rsidRPr="00AF601B">
        <w:rPr>
          <w:b/>
        </w:rPr>
        <w:t>1 for interview and o</w:t>
      </w:r>
      <w:r>
        <w:rPr>
          <w:b/>
        </w:rPr>
        <w:t>ne for evaluation, where you d</w:t>
      </w:r>
      <w:r w:rsidRPr="00AF601B">
        <w:rPr>
          <w:b/>
        </w:rPr>
        <w:t xml:space="preserve">iscuss the result further, take up additional points that need to be discussed, ”brister” in the procurment of the results or study design, mm. Finally, in the last paragraph, you whould bring up future perspectives and highlight how additional research could be preformed to add to the results you have already. In the last sentance of the last paragraph you, again, summarize the reaearch result and its importance in a broader context. If you don’t want the ddiscussion writing to take another </w:t>
      </w:r>
    </w:p>
    <w:p w14:paraId="2DCFB3AD" w14:textId="77777777" w:rsidR="009A1F30" w:rsidRDefault="009A1F30">
      <w:pPr>
        <w:pStyle w:val="Kommentarer"/>
      </w:pPr>
    </w:p>
    <w:p w14:paraId="59D705C9" w14:textId="3F7FBA07" w:rsidR="009A1F30" w:rsidRDefault="009A1F30">
      <w:pPr>
        <w:pStyle w:val="Kommentarer"/>
      </w:pPr>
      <w:r>
        <w:t>2 months you should REALLY read a few discussions and understand how they are typically constructed. The discussions can be on any topic in a thesis or article… they are all constructed more or less in the same way.</w:t>
      </w:r>
    </w:p>
  </w:comment>
  <w:comment w:id="61" w:author="Olivia Imner" w:date="2018-09-11T13:15:00Z" w:initials="OI">
    <w:p w14:paraId="7EC61131" w14:textId="58EBAF06" w:rsidR="009A1F30" w:rsidRPr="00B52F86" w:rsidRDefault="009A1F30" w:rsidP="00B52F86">
      <w:pPr>
        <w:rPr>
          <w:rFonts w:ascii="Calibri" w:eastAsia="Tahoma" w:hAnsi="Calibri" w:cs="Tahoma"/>
          <w:color w:val="FF0000"/>
          <w:sz w:val="16"/>
          <w:szCs w:val="24"/>
          <w:lang w:val="en-US" w:bidi="en-US"/>
        </w:rPr>
      </w:pPr>
      <w:r>
        <w:rPr>
          <w:rStyle w:val="Kommentarsreferens"/>
        </w:rPr>
        <w:annotationRef/>
      </w:r>
      <w:r>
        <w:rPr>
          <w:rFonts w:ascii="Calibri" w:eastAsia="Tahoma" w:hAnsi="Calibri" w:cs="Tahoma"/>
          <w:sz w:val="16"/>
          <w:szCs w:val="24"/>
          <w:lang w:val="en-US" w:bidi="en-US"/>
        </w:rPr>
        <w:t xml:space="preserve">One thing we need to consider…. The ”riktlinjer”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”riktlinjer” are structured but allow for enough flexability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riktlinjer are in a bit more detail, b) specifically stating this in the next sentance or c) a combination of both. I will think about this a bit more when I read through next time. </w:t>
      </w:r>
      <w:r>
        <w:rPr>
          <w:rFonts w:ascii="Calibri" w:eastAsia="Tahoma" w:hAnsi="Calibri" w:cs="Tahoma"/>
          <w:color w:val="FF0000"/>
          <w:sz w:val="16"/>
          <w:szCs w:val="24"/>
          <w:lang w:val="en-US" w:bidi="en-US"/>
        </w:rPr>
        <w:t>I think this is something we should bring up in the discussion. We should say that “although we have found that XXX model works well with Grades current pedagogic, depending on the specific requirements of the EIF, it may be necessary to adopt other models to fufill such requirements”. Do this in the discussion or make a note there to include it and remove this comment or move it there instead.</w:t>
      </w:r>
    </w:p>
  </w:comment>
  <w:comment w:id="62" w:author="Olivia Imner" w:date="2018-09-25T17:34:00Z" w:initials="OI">
    <w:p w14:paraId="4425C43C" w14:textId="095F01CF" w:rsidR="009A1F30" w:rsidRDefault="009A1F30">
      <w:pPr>
        <w:pStyle w:val="Kommentarer"/>
      </w:pPr>
      <w:r>
        <w:rPr>
          <w:rStyle w:val="Kommentarsreferens"/>
        </w:rPr>
        <w:annotationRef/>
      </w:r>
      <w:r>
        <w:t>Kanske ska vara med i tidgare stycke.</w:t>
      </w:r>
    </w:p>
  </w:comment>
  <w:comment w:id="63" w:author="Olivia Imner" w:date="2018-09-25T13:51:00Z" w:initials="OI">
    <w:p w14:paraId="1C502BFD" w14:textId="61E6BE5D" w:rsidR="009A1F30" w:rsidRDefault="009A1F30">
      <w:pPr>
        <w:pStyle w:val="Kommentarer"/>
      </w:pPr>
      <w:r>
        <w:rPr>
          <w:rStyle w:val="Kommentarsreferens"/>
        </w:rPr>
        <w:annotationRef/>
      </w:r>
      <w:r>
        <w:t xml:space="preserve">Ska kanske ha med. </w:t>
      </w:r>
    </w:p>
  </w:comment>
  <w:comment w:id="71" w:author="Unknown Author" w:date="2018-09-09T08:01:00Z" w:initials="">
    <w:p w14:paraId="4778FD34" w14:textId="1B8703F5" w:rsidR="009A1F30" w:rsidRDefault="009A1F30">
      <w:r>
        <w:rPr>
          <w:rFonts w:asciiTheme="minorHAnsi" w:hAnsiTheme="minorHAnsi"/>
          <w:sz w:val="20"/>
        </w:rPr>
        <w:t>Description of table needs to be more detailed. Fixed.</w:t>
      </w:r>
    </w:p>
  </w:comment>
  <w:comment w:id="73" w:author="Jason Serviss" w:date="2018-09-11T17:50:00Z" w:initials="JS">
    <w:p w14:paraId="1E64CC6F" w14:textId="4C3FCAFD" w:rsidR="009A1F30" w:rsidRDefault="009A1F30">
      <w:pPr>
        <w:pStyle w:val="Kommentarer"/>
      </w:pPr>
      <w:r>
        <w:rPr>
          <w:rStyle w:val="Kommentarsreferens"/>
        </w:rPr>
        <w:annotationRef/>
      </w:r>
      <w:r>
        <w:t>Impossible to tell which question relates to which model.</w:t>
      </w:r>
    </w:p>
  </w:comment>
  <w:comment w:id="89" w:author="Olivia Imner" w:date="2018-07-25T08:06:00Z" w:initials="OI">
    <w:p w14:paraId="44A6F018" w14:textId="181ED00E" w:rsidR="009A1F30" w:rsidRDefault="009A1F30">
      <w:pPr>
        <w:pStyle w:val="Kommentarer"/>
      </w:pPr>
      <w:r>
        <w:rPr>
          <w:rStyle w:val="Kommentarsreferens"/>
        </w:rPr>
        <w:annotationRef/>
      </w:r>
      <w:r>
        <w:t xml:space="preserve">Ändra till annat ord för frågor och påståenden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9A1F30" w:rsidRDefault="009A1F30">
      <w:r>
        <w:separator/>
      </w:r>
    </w:p>
  </w:endnote>
  <w:endnote w:type="continuationSeparator" w:id="0">
    <w:p w14:paraId="4F768654" w14:textId="77777777" w:rsidR="009A1F30" w:rsidRDefault="009A1F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9A1F30" w:rsidRDefault="009A1F30">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9A1F30" w:rsidRDefault="009A1F30">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9A1F30" w:rsidRDefault="009A1F30">
        <w:pPr>
          <w:pStyle w:val="Footer1"/>
          <w:jc w:val="center"/>
        </w:pPr>
        <w:r>
          <w:fldChar w:fldCharType="begin"/>
        </w:r>
        <w:r>
          <w:instrText>PAGE</w:instrText>
        </w:r>
        <w:r>
          <w:fldChar w:fldCharType="separate"/>
        </w:r>
        <w:r w:rsidR="005B4761">
          <w:rPr>
            <w:noProof/>
          </w:rPr>
          <w:t>4</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9A1F30" w:rsidRDefault="009A1F30">
        <w:pPr>
          <w:pStyle w:val="Footer1"/>
          <w:jc w:val="center"/>
        </w:pPr>
        <w:r>
          <w:fldChar w:fldCharType="begin"/>
        </w:r>
        <w:r>
          <w:instrText>PAGE</w:instrText>
        </w:r>
        <w:r>
          <w:fldChar w:fldCharType="separate"/>
        </w:r>
        <w:r w:rsidR="005B4761">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9A1F30" w:rsidRDefault="009A1F30">
      <w:r>
        <w:separator/>
      </w:r>
    </w:p>
  </w:footnote>
  <w:footnote w:type="continuationSeparator" w:id="0">
    <w:p w14:paraId="71DB8F98" w14:textId="77777777" w:rsidR="009A1F30" w:rsidRDefault="009A1F30">
      <w:r>
        <w:continuationSeparator/>
      </w:r>
    </w:p>
  </w:footnote>
  <w:footnote w:id="1">
    <w:p w14:paraId="5824ECF3" w14:textId="3C586678" w:rsidR="009A1F30" w:rsidRDefault="009A1F30">
      <w:pPr>
        <w:pStyle w:val="Fotnotstext"/>
      </w:pPr>
      <w:r>
        <w:rPr>
          <w:rStyle w:val="Fotnotsreferens"/>
        </w:rPr>
        <w:footnoteRef/>
      </w:r>
      <w:r>
        <w:rPr>
          <w:rStyle w:val="Fotnotsreferens"/>
        </w:rPr>
        <w:tab/>
      </w:r>
      <w:r>
        <w:t xml:space="preserve"> </w:t>
      </w:r>
      <w:r>
        <w:rPr>
          <w:sz w:val="14"/>
          <w:szCs w:val="14"/>
        </w:rPr>
        <w:t>I intervjun förklarades det vad användargrupp är och att det innefattar Grades förklaring av målgrupp.</w:t>
      </w:r>
    </w:p>
  </w:footnote>
  <w:footnote w:id="2">
    <w:p w14:paraId="1BA30943" w14:textId="3787EF4A" w:rsidR="009A1F30" w:rsidRDefault="009A1F30">
      <w:pPr>
        <w:pStyle w:val="Fotnotstext"/>
      </w:pPr>
      <w:r>
        <w:rPr>
          <w:rStyle w:val="Fotnotsreferens"/>
        </w:rPr>
        <w:footnoteRef/>
      </w:r>
      <w:r>
        <w:rPr>
          <w:rStyle w:val="Fotnotsreferens"/>
        </w:rPr>
        <w:tab/>
      </w:r>
      <w:r>
        <w:rPr>
          <w:sz w:val="14"/>
          <w:szCs w:val="14"/>
        </w:rPr>
        <w:t xml:space="preserve"> Frågan förklarades igen med: Att studenten kan konkretisera det dem lärt sig i kursen. </w:t>
      </w:r>
    </w:p>
  </w:footnote>
  <w:footnote w:id="3">
    <w:p w14:paraId="58A700CB" w14:textId="2FA38BC1" w:rsidR="009A1F30" w:rsidRDefault="009A1F30">
      <w:pPr>
        <w:pStyle w:val="Fotnotstext"/>
      </w:pPr>
      <w:r>
        <w:rPr>
          <w:rStyle w:val="Fotnotsreferens"/>
        </w:rPr>
        <w:footnoteRef/>
      </w:r>
      <w:r>
        <w:rPr>
          <w:rStyle w:val="Fotnotsreferens"/>
        </w:rPr>
        <w:tab/>
      </w:r>
      <w:r>
        <w:rPr>
          <w:sz w:val="14"/>
          <w:szCs w:val="14"/>
        </w:rPr>
        <w:t xml:space="preserve"> En förklaring gjordes av ”aktivera sinnena” med: att studenten får möjlighet att arbete själv. </w:t>
      </w:r>
    </w:p>
  </w:footnote>
  <w:footnote w:id="4">
    <w:p w14:paraId="19D64118" w14:textId="6533C3D9" w:rsidR="009A1F30" w:rsidRDefault="009A1F30">
      <w:pPr>
        <w:pStyle w:val="Fotnotstext"/>
      </w:pPr>
      <w:r>
        <w:rPr>
          <w:rStyle w:val="Fotnotsreferens"/>
        </w:rPr>
        <w:footnoteRef/>
      </w:r>
      <w:r>
        <w:rPr>
          <w:rStyle w:val="Fotnotsreferens"/>
        </w:rPr>
        <w:tab/>
      </w:r>
      <w:r>
        <w:rPr>
          <w:sz w:val="14"/>
          <w:szCs w:val="14"/>
        </w:rPr>
        <w:t xml:space="preserve"> Ordförklaring av ”gestalta”: att det framställa och inlärda materialet ska fastna hos studenten.</w:t>
      </w:r>
    </w:p>
  </w:footnote>
  <w:footnote w:id="5">
    <w:p w14:paraId="4B8BE4EC" w14:textId="4EF66878" w:rsidR="009A1F30" w:rsidRDefault="009A1F30">
      <w:pPr>
        <w:pStyle w:val="Fotnotstext"/>
      </w:pPr>
      <w:r>
        <w:rPr>
          <w:rStyle w:val="Fotnotsreferens"/>
        </w:rPr>
        <w:footnoteRef/>
      </w:r>
      <w:r>
        <w:rPr>
          <w:rStyle w:val="Fotnotsreferens"/>
        </w:rPr>
        <w:tab/>
      </w:r>
      <w:r>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9A1F30" w:rsidRDefault="009A1F30" w:rsidP="00305D18">
      <w:pPr>
        <w:pStyle w:val="Fotnotstext"/>
      </w:pPr>
      <w:r>
        <w:rPr>
          <w:rStyle w:val="Fotnotsreferens"/>
        </w:rPr>
        <w:footnoteRef/>
      </w:r>
      <w:r>
        <w:rPr>
          <w:rStyle w:val="Fotnotsreferens"/>
        </w:rPr>
        <w:tab/>
      </w:r>
      <w:r>
        <w:t xml:space="preserve"> </w:t>
      </w:r>
      <w:r w:rsidRPr="003405AE">
        <w:rPr>
          <w:sz w:val="14"/>
          <w:szCs w:val="14"/>
        </w:rPr>
        <w:t>En förklaring gjordes av ”övning och granskning</w:t>
      </w:r>
      <w:r>
        <w:t xml:space="preserve">” </w:t>
      </w:r>
      <w:r>
        <w:rPr>
          <w:sz w:val="14"/>
          <w:szCs w:val="14"/>
        </w:rPr>
        <w:t>med: Att g</w:t>
      </w:r>
      <w:r w:rsidRPr="00D01DE3">
        <w:rPr>
          <w:sz w:val="14"/>
          <w:szCs w:val="14"/>
        </w:rPr>
        <w:t>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dirty"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132C0"/>
    <w:rsid w:val="00021305"/>
    <w:rsid w:val="000331BF"/>
    <w:rsid w:val="000359B7"/>
    <w:rsid w:val="000413AA"/>
    <w:rsid w:val="000427E4"/>
    <w:rsid w:val="00043579"/>
    <w:rsid w:val="00052213"/>
    <w:rsid w:val="000531A0"/>
    <w:rsid w:val="00063F85"/>
    <w:rsid w:val="000775EB"/>
    <w:rsid w:val="00083F82"/>
    <w:rsid w:val="000856E3"/>
    <w:rsid w:val="00087DFC"/>
    <w:rsid w:val="0009439E"/>
    <w:rsid w:val="000A2398"/>
    <w:rsid w:val="000A3642"/>
    <w:rsid w:val="000B1A5C"/>
    <w:rsid w:val="000B42FE"/>
    <w:rsid w:val="000C13C1"/>
    <w:rsid w:val="000C1C09"/>
    <w:rsid w:val="000C29D9"/>
    <w:rsid w:val="000D6D84"/>
    <w:rsid w:val="000E09E7"/>
    <w:rsid w:val="000E3605"/>
    <w:rsid w:val="000F0C86"/>
    <w:rsid w:val="000F257E"/>
    <w:rsid w:val="000F49A5"/>
    <w:rsid w:val="001004DB"/>
    <w:rsid w:val="001017ED"/>
    <w:rsid w:val="00103740"/>
    <w:rsid w:val="001046A8"/>
    <w:rsid w:val="001077E4"/>
    <w:rsid w:val="00113211"/>
    <w:rsid w:val="00116196"/>
    <w:rsid w:val="00127A70"/>
    <w:rsid w:val="00131159"/>
    <w:rsid w:val="0016757F"/>
    <w:rsid w:val="001701BE"/>
    <w:rsid w:val="00190936"/>
    <w:rsid w:val="00191B85"/>
    <w:rsid w:val="0019256B"/>
    <w:rsid w:val="001A09C0"/>
    <w:rsid w:val="001B1EAE"/>
    <w:rsid w:val="001B244D"/>
    <w:rsid w:val="001B6E2D"/>
    <w:rsid w:val="001C5B3A"/>
    <w:rsid w:val="001C73C5"/>
    <w:rsid w:val="001D31E9"/>
    <w:rsid w:val="001D4C6E"/>
    <w:rsid w:val="001E3C88"/>
    <w:rsid w:val="001E60E6"/>
    <w:rsid w:val="001F2C9C"/>
    <w:rsid w:val="001F6503"/>
    <w:rsid w:val="00203802"/>
    <w:rsid w:val="00205671"/>
    <w:rsid w:val="00213CE1"/>
    <w:rsid w:val="00213FB2"/>
    <w:rsid w:val="00216DDF"/>
    <w:rsid w:val="00227C61"/>
    <w:rsid w:val="00233434"/>
    <w:rsid w:val="00234C76"/>
    <w:rsid w:val="00235908"/>
    <w:rsid w:val="00242648"/>
    <w:rsid w:val="002427A4"/>
    <w:rsid w:val="00253BB6"/>
    <w:rsid w:val="00257DD5"/>
    <w:rsid w:val="00262ADC"/>
    <w:rsid w:val="002717B1"/>
    <w:rsid w:val="00286D84"/>
    <w:rsid w:val="0029547E"/>
    <w:rsid w:val="00297AF9"/>
    <w:rsid w:val="002A3A54"/>
    <w:rsid w:val="002B2E86"/>
    <w:rsid w:val="002B4A17"/>
    <w:rsid w:val="002C6BFF"/>
    <w:rsid w:val="002D30EE"/>
    <w:rsid w:val="002D38C1"/>
    <w:rsid w:val="002E22B2"/>
    <w:rsid w:val="002E3B76"/>
    <w:rsid w:val="002E792E"/>
    <w:rsid w:val="00305460"/>
    <w:rsid w:val="00305D18"/>
    <w:rsid w:val="003073A8"/>
    <w:rsid w:val="00313701"/>
    <w:rsid w:val="00313D60"/>
    <w:rsid w:val="003148A7"/>
    <w:rsid w:val="003405AE"/>
    <w:rsid w:val="0034079D"/>
    <w:rsid w:val="00341BB8"/>
    <w:rsid w:val="00342848"/>
    <w:rsid w:val="00342D7D"/>
    <w:rsid w:val="0035370A"/>
    <w:rsid w:val="003557DE"/>
    <w:rsid w:val="00355C23"/>
    <w:rsid w:val="00363562"/>
    <w:rsid w:val="00377747"/>
    <w:rsid w:val="00384E49"/>
    <w:rsid w:val="00385B71"/>
    <w:rsid w:val="00391CE8"/>
    <w:rsid w:val="003A2801"/>
    <w:rsid w:val="003A3342"/>
    <w:rsid w:val="003B5EB1"/>
    <w:rsid w:val="003C06CF"/>
    <w:rsid w:val="003D1A09"/>
    <w:rsid w:val="003E2AEF"/>
    <w:rsid w:val="003E735C"/>
    <w:rsid w:val="003F3081"/>
    <w:rsid w:val="003F3E31"/>
    <w:rsid w:val="003F606D"/>
    <w:rsid w:val="003F797E"/>
    <w:rsid w:val="00401324"/>
    <w:rsid w:val="00403293"/>
    <w:rsid w:val="00411F1C"/>
    <w:rsid w:val="00413AFC"/>
    <w:rsid w:val="00424D19"/>
    <w:rsid w:val="00425275"/>
    <w:rsid w:val="004317DB"/>
    <w:rsid w:val="00451DEF"/>
    <w:rsid w:val="00460759"/>
    <w:rsid w:val="004609DA"/>
    <w:rsid w:val="00463CEE"/>
    <w:rsid w:val="004642EB"/>
    <w:rsid w:val="0047515C"/>
    <w:rsid w:val="0047588C"/>
    <w:rsid w:val="00491CC8"/>
    <w:rsid w:val="00493097"/>
    <w:rsid w:val="004A010C"/>
    <w:rsid w:val="004A07F5"/>
    <w:rsid w:val="004A08DF"/>
    <w:rsid w:val="004A5707"/>
    <w:rsid w:val="004A62A2"/>
    <w:rsid w:val="004B0686"/>
    <w:rsid w:val="004B4647"/>
    <w:rsid w:val="004C1522"/>
    <w:rsid w:val="004C23B4"/>
    <w:rsid w:val="004D2BD6"/>
    <w:rsid w:val="004E58AD"/>
    <w:rsid w:val="004E6C7F"/>
    <w:rsid w:val="005078DE"/>
    <w:rsid w:val="00513716"/>
    <w:rsid w:val="00514027"/>
    <w:rsid w:val="00514B48"/>
    <w:rsid w:val="00522279"/>
    <w:rsid w:val="00526AA1"/>
    <w:rsid w:val="005271EF"/>
    <w:rsid w:val="00535A60"/>
    <w:rsid w:val="00536530"/>
    <w:rsid w:val="00542B84"/>
    <w:rsid w:val="00560FF4"/>
    <w:rsid w:val="00561526"/>
    <w:rsid w:val="00567A32"/>
    <w:rsid w:val="00572832"/>
    <w:rsid w:val="00572E06"/>
    <w:rsid w:val="00575177"/>
    <w:rsid w:val="0058177A"/>
    <w:rsid w:val="0059226E"/>
    <w:rsid w:val="005A039A"/>
    <w:rsid w:val="005A03C6"/>
    <w:rsid w:val="005B4761"/>
    <w:rsid w:val="005B77FC"/>
    <w:rsid w:val="005D0C05"/>
    <w:rsid w:val="005D2977"/>
    <w:rsid w:val="005E268B"/>
    <w:rsid w:val="005E3C6F"/>
    <w:rsid w:val="005E7AB1"/>
    <w:rsid w:val="005F02AD"/>
    <w:rsid w:val="005F4614"/>
    <w:rsid w:val="006072FF"/>
    <w:rsid w:val="00615A46"/>
    <w:rsid w:val="0061770F"/>
    <w:rsid w:val="0062164B"/>
    <w:rsid w:val="00622CDA"/>
    <w:rsid w:val="006278F8"/>
    <w:rsid w:val="006301E1"/>
    <w:rsid w:val="006304C9"/>
    <w:rsid w:val="00633E89"/>
    <w:rsid w:val="00634725"/>
    <w:rsid w:val="00640B24"/>
    <w:rsid w:val="00641CA0"/>
    <w:rsid w:val="00646AD5"/>
    <w:rsid w:val="00652AE0"/>
    <w:rsid w:val="00654CAB"/>
    <w:rsid w:val="00655118"/>
    <w:rsid w:val="006601B2"/>
    <w:rsid w:val="006606DD"/>
    <w:rsid w:val="006725C3"/>
    <w:rsid w:val="00673314"/>
    <w:rsid w:val="006814B9"/>
    <w:rsid w:val="00682622"/>
    <w:rsid w:val="00687D26"/>
    <w:rsid w:val="00695F93"/>
    <w:rsid w:val="006B0EE1"/>
    <w:rsid w:val="006C3FF0"/>
    <w:rsid w:val="006E30FA"/>
    <w:rsid w:val="006E59A9"/>
    <w:rsid w:val="006F1A69"/>
    <w:rsid w:val="006F6C67"/>
    <w:rsid w:val="00701155"/>
    <w:rsid w:val="0070291E"/>
    <w:rsid w:val="00716679"/>
    <w:rsid w:val="00720757"/>
    <w:rsid w:val="0072154A"/>
    <w:rsid w:val="00731293"/>
    <w:rsid w:val="00735C7B"/>
    <w:rsid w:val="00744110"/>
    <w:rsid w:val="0074784D"/>
    <w:rsid w:val="00747A26"/>
    <w:rsid w:val="0075412A"/>
    <w:rsid w:val="00764107"/>
    <w:rsid w:val="007710D1"/>
    <w:rsid w:val="007757C3"/>
    <w:rsid w:val="0079274D"/>
    <w:rsid w:val="00795CC9"/>
    <w:rsid w:val="007A180F"/>
    <w:rsid w:val="007B0B4F"/>
    <w:rsid w:val="007B22BB"/>
    <w:rsid w:val="007B2AC7"/>
    <w:rsid w:val="007C00B3"/>
    <w:rsid w:val="007C15AA"/>
    <w:rsid w:val="007C1638"/>
    <w:rsid w:val="007C3EE4"/>
    <w:rsid w:val="007C474C"/>
    <w:rsid w:val="007C5578"/>
    <w:rsid w:val="007D7DFC"/>
    <w:rsid w:val="007F11CF"/>
    <w:rsid w:val="007F5A31"/>
    <w:rsid w:val="00806CE6"/>
    <w:rsid w:val="00811153"/>
    <w:rsid w:val="00814553"/>
    <w:rsid w:val="008173CC"/>
    <w:rsid w:val="0082040C"/>
    <w:rsid w:val="00824AFB"/>
    <w:rsid w:val="008264C6"/>
    <w:rsid w:val="00830D00"/>
    <w:rsid w:val="00840367"/>
    <w:rsid w:val="00850895"/>
    <w:rsid w:val="00860782"/>
    <w:rsid w:val="00860CFB"/>
    <w:rsid w:val="00862308"/>
    <w:rsid w:val="00862662"/>
    <w:rsid w:val="00864EC1"/>
    <w:rsid w:val="008709DF"/>
    <w:rsid w:val="00874DE4"/>
    <w:rsid w:val="00875C23"/>
    <w:rsid w:val="00882763"/>
    <w:rsid w:val="0088501B"/>
    <w:rsid w:val="00890D21"/>
    <w:rsid w:val="00891A2E"/>
    <w:rsid w:val="008928B6"/>
    <w:rsid w:val="00893C8F"/>
    <w:rsid w:val="008A67A7"/>
    <w:rsid w:val="008A6C94"/>
    <w:rsid w:val="008C3521"/>
    <w:rsid w:val="008E34C7"/>
    <w:rsid w:val="008E6459"/>
    <w:rsid w:val="008E6FE9"/>
    <w:rsid w:val="00902178"/>
    <w:rsid w:val="00902AF6"/>
    <w:rsid w:val="00902C81"/>
    <w:rsid w:val="00904282"/>
    <w:rsid w:val="00905DB0"/>
    <w:rsid w:val="00907F5F"/>
    <w:rsid w:val="00912ED7"/>
    <w:rsid w:val="00915D89"/>
    <w:rsid w:val="009306F9"/>
    <w:rsid w:val="0093589A"/>
    <w:rsid w:val="009367D6"/>
    <w:rsid w:val="00937404"/>
    <w:rsid w:val="0095154D"/>
    <w:rsid w:val="00951E2F"/>
    <w:rsid w:val="00953C45"/>
    <w:rsid w:val="009562B9"/>
    <w:rsid w:val="00960F14"/>
    <w:rsid w:val="00964625"/>
    <w:rsid w:val="00964904"/>
    <w:rsid w:val="00971948"/>
    <w:rsid w:val="00976A0C"/>
    <w:rsid w:val="00980817"/>
    <w:rsid w:val="00981CC7"/>
    <w:rsid w:val="0098302A"/>
    <w:rsid w:val="00984248"/>
    <w:rsid w:val="009853E3"/>
    <w:rsid w:val="00985604"/>
    <w:rsid w:val="009A0EF4"/>
    <w:rsid w:val="009A1F30"/>
    <w:rsid w:val="009A5435"/>
    <w:rsid w:val="009B2638"/>
    <w:rsid w:val="009B5FD4"/>
    <w:rsid w:val="009C0163"/>
    <w:rsid w:val="009D10D5"/>
    <w:rsid w:val="009D7AA6"/>
    <w:rsid w:val="009D7B5B"/>
    <w:rsid w:val="009F3187"/>
    <w:rsid w:val="009F664E"/>
    <w:rsid w:val="00A06326"/>
    <w:rsid w:val="00A06A89"/>
    <w:rsid w:val="00A10B06"/>
    <w:rsid w:val="00A11DD2"/>
    <w:rsid w:val="00A17D89"/>
    <w:rsid w:val="00A31199"/>
    <w:rsid w:val="00A44A23"/>
    <w:rsid w:val="00A46B98"/>
    <w:rsid w:val="00A53F62"/>
    <w:rsid w:val="00A54A9F"/>
    <w:rsid w:val="00A62911"/>
    <w:rsid w:val="00A63576"/>
    <w:rsid w:val="00A63C4E"/>
    <w:rsid w:val="00A713D9"/>
    <w:rsid w:val="00A74157"/>
    <w:rsid w:val="00A76A46"/>
    <w:rsid w:val="00A80803"/>
    <w:rsid w:val="00A81DE8"/>
    <w:rsid w:val="00A85A1E"/>
    <w:rsid w:val="00A87BB7"/>
    <w:rsid w:val="00A9040C"/>
    <w:rsid w:val="00A91582"/>
    <w:rsid w:val="00A958E8"/>
    <w:rsid w:val="00A97377"/>
    <w:rsid w:val="00AB7099"/>
    <w:rsid w:val="00AC7B85"/>
    <w:rsid w:val="00AD2787"/>
    <w:rsid w:val="00AE0EFD"/>
    <w:rsid w:val="00AE472E"/>
    <w:rsid w:val="00AF577B"/>
    <w:rsid w:val="00AF601B"/>
    <w:rsid w:val="00B06ECC"/>
    <w:rsid w:val="00B17BFA"/>
    <w:rsid w:val="00B31D7F"/>
    <w:rsid w:val="00B32D13"/>
    <w:rsid w:val="00B40F76"/>
    <w:rsid w:val="00B40FE4"/>
    <w:rsid w:val="00B41458"/>
    <w:rsid w:val="00B467DC"/>
    <w:rsid w:val="00B46C95"/>
    <w:rsid w:val="00B52F86"/>
    <w:rsid w:val="00B61255"/>
    <w:rsid w:val="00B623A6"/>
    <w:rsid w:val="00B814D2"/>
    <w:rsid w:val="00B95069"/>
    <w:rsid w:val="00BA0F17"/>
    <w:rsid w:val="00BA47F1"/>
    <w:rsid w:val="00BA62A8"/>
    <w:rsid w:val="00BA6D11"/>
    <w:rsid w:val="00BA7F7A"/>
    <w:rsid w:val="00BB2BBD"/>
    <w:rsid w:val="00BC1D82"/>
    <w:rsid w:val="00BC418D"/>
    <w:rsid w:val="00BC47D8"/>
    <w:rsid w:val="00BC64A2"/>
    <w:rsid w:val="00BD5132"/>
    <w:rsid w:val="00C00002"/>
    <w:rsid w:val="00C05B0F"/>
    <w:rsid w:val="00C240AD"/>
    <w:rsid w:val="00C27CAF"/>
    <w:rsid w:val="00C363DF"/>
    <w:rsid w:val="00C37647"/>
    <w:rsid w:val="00C409E3"/>
    <w:rsid w:val="00C42A9D"/>
    <w:rsid w:val="00C44EB7"/>
    <w:rsid w:val="00C45585"/>
    <w:rsid w:val="00C51B02"/>
    <w:rsid w:val="00C54D6F"/>
    <w:rsid w:val="00C565B9"/>
    <w:rsid w:val="00C869D0"/>
    <w:rsid w:val="00C9446B"/>
    <w:rsid w:val="00CA160B"/>
    <w:rsid w:val="00CB107E"/>
    <w:rsid w:val="00CB3D1B"/>
    <w:rsid w:val="00CB4A5E"/>
    <w:rsid w:val="00CB6D9D"/>
    <w:rsid w:val="00CD3F49"/>
    <w:rsid w:val="00CE6BAB"/>
    <w:rsid w:val="00CF0BE6"/>
    <w:rsid w:val="00CF170C"/>
    <w:rsid w:val="00D000E0"/>
    <w:rsid w:val="00D01DE3"/>
    <w:rsid w:val="00D02663"/>
    <w:rsid w:val="00D042B9"/>
    <w:rsid w:val="00D068AD"/>
    <w:rsid w:val="00D12CAD"/>
    <w:rsid w:val="00D26629"/>
    <w:rsid w:val="00D338A7"/>
    <w:rsid w:val="00D37BCF"/>
    <w:rsid w:val="00D43553"/>
    <w:rsid w:val="00D43E6B"/>
    <w:rsid w:val="00D44F9D"/>
    <w:rsid w:val="00D45847"/>
    <w:rsid w:val="00D466C9"/>
    <w:rsid w:val="00D54FB0"/>
    <w:rsid w:val="00D65AF9"/>
    <w:rsid w:val="00D71CDE"/>
    <w:rsid w:val="00D73501"/>
    <w:rsid w:val="00D74144"/>
    <w:rsid w:val="00D74BFF"/>
    <w:rsid w:val="00D7649D"/>
    <w:rsid w:val="00D808DD"/>
    <w:rsid w:val="00D83AD0"/>
    <w:rsid w:val="00D863D2"/>
    <w:rsid w:val="00D924A7"/>
    <w:rsid w:val="00D939B2"/>
    <w:rsid w:val="00DA1086"/>
    <w:rsid w:val="00DB4ED3"/>
    <w:rsid w:val="00DC7A9B"/>
    <w:rsid w:val="00DD12F3"/>
    <w:rsid w:val="00DD1792"/>
    <w:rsid w:val="00E02ACD"/>
    <w:rsid w:val="00E040F7"/>
    <w:rsid w:val="00E04FD4"/>
    <w:rsid w:val="00E05F45"/>
    <w:rsid w:val="00E2013D"/>
    <w:rsid w:val="00E2103E"/>
    <w:rsid w:val="00E31E16"/>
    <w:rsid w:val="00E44B3C"/>
    <w:rsid w:val="00E44C61"/>
    <w:rsid w:val="00E53EBC"/>
    <w:rsid w:val="00E56D30"/>
    <w:rsid w:val="00E604B2"/>
    <w:rsid w:val="00E64381"/>
    <w:rsid w:val="00E70FC4"/>
    <w:rsid w:val="00E7141B"/>
    <w:rsid w:val="00E8385A"/>
    <w:rsid w:val="00E91509"/>
    <w:rsid w:val="00EA7A8A"/>
    <w:rsid w:val="00EB1E68"/>
    <w:rsid w:val="00EB3A4E"/>
    <w:rsid w:val="00EB433D"/>
    <w:rsid w:val="00ED3A56"/>
    <w:rsid w:val="00EE7E1E"/>
    <w:rsid w:val="00EF56C7"/>
    <w:rsid w:val="00F10A47"/>
    <w:rsid w:val="00F1559D"/>
    <w:rsid w:val="00F16CB6"/>
    <w:rsid w:val="00F24A19"/>
    <w:rsid w:val="00F36D89"/>
    <w:rsid w:val="00F43731"/>
    <w:rsid w:val="00F5225C"/>
    <w:rsid w:val="00F57D86"/>
    <w:rsid w:val="00F611BE"/>
    <w:rsid w:val="00F628A3"/>
    <w:rsid w:val="00F67766"/>
    <w:rsid w:val="00F85236"/>
    <w:rsid w:val="00F87E50"/>
    <w:rsid w:val="00FB7215"/>
    <w:rsid w:val="00FD48CF"/>
    <w:rsid w:val="00FD5664"/>
    <w:rsid w:val="00FE505A"/>
    <w:rsid w:val="00FE510B"/>
    <w:rsid w:val="00FE6164"/>
    <w:rsid w:val="00FE729C"/>
    <w:rsid w:val="00FF12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A574B6-735D-564D-BF91-EC4FC8554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9937</TotalTime>
  <Pages>29</Pages>
  <Words>7496</Words>
  <Characters>39734</Characters>
  <Application>Microsoft Macintosh Word</Application>
  <DocSecurity>0</DocSecurity>
  <Lines>331</Lines>
  <Paragraphs>94</Paragraphs>
  <ScaleCrop>false</ScaleCrop>
  <Company>Stockholms universitetsbibliotek</Company>
  <LinksUpToDate>false</LinksUpToDate>
  <CharactersWithSpaces>47136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256</cp:revision>
  <cp:lastPrinted>2010-07-05T09:46:00Z</cp:lastPrinted>
  <dcterms:created xsi:type="dcterms:W3CDTF">2018-05-01T11:24:00Z</dcterms:created>
  <dcterms:modified xsi:type="dcterms:W3CDTF">2018-09-28T08:17:00Z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zotero-version="5.0.55"&gt;&lt;session id="AbKxlNxl"/&gt;&lt;style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