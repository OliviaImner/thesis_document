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04FD4" w:rsidRDefault="00E04FD4">
                            <w:pPr>
                              <w:pStyle w:val="Frontpagetext"/>
                              <w:rPr>
                                <w:sz w:val="28"/>
                                <w:szCs w:val="28"/>
                              </w:rPr>
                            </w:pPr>
                            <w:r>
                              <w:rPr>
                                <w:sz w:val="28"/>
                                <w:szCs w:val="28"/>
                              </w:rPr>
                              <w:t xml:space="preserve">Institutionen för data- </w:t>
                            </w:r>
                            <w:r>
                              <w:rPr>
                                <w:sz w:val="28"/>
                                <w:szCs w:val="28"/>
                              </w:rPr>
                              <w:br/>
                              <w:t>och systemvetenskap</w:t>
                            </w:r>
                          </w:p>
                          <w:p w14:paraId="0DD0DA7D" w14:textId="77777777" w:rsidR="00E04FD4" w:rsidRDefault="00E04FD4">
                            <w:pPr>
                              <w:pStyle w:val="TextBox"/>
                            </w:pPr>
                            <w:r>
                              <w:t xml:space="preserve">Examensarbete 15 </w:t>
                            </w:r>
                            <w:proofErr w:type="spellStart"/>
                            <w:r>
                              <w:t>hp</w:t>
                            </w:r>
                            <w:proofErr w:type="spellEnd"/>
                          </w:p>
                          <w:p w14:paraId="205AAAC7" w14:textId="77777777" w:rsidR="00E04FD4" w:rsidRDefault="00E04FD4">
                            <w:pPr>
                              <w:pStyle w:val="TextBox"/>
                            </w:pPr>
                            <w:r>
                              <w:t>Data- och systemvetenskap</w:t>
                            </w:r>
                          </w:p>
                          <w:p w14:paraId="51566511" w14:textId="77777777" w:rsidR="00E04FD4" w:rsidRDefault="00E04FD4">
                            <w:pPr>
                              <w:pStyle w:val="Textruta"/>
                            </w:pPr>
                            <w:r>
                              <w:t xml:space="preserve">Kurs- eller utbildningsprogram (180 </w:t>
                            </w:r>
                            <w:proofErr w:type="spellStart"/>
                            <w:r>
                              <w:t>hp</w:t>
                            </w:r>
                            <w:proofErr w:type="spellEnd"/>
                            <w:r>
                              <w:t xml:space="preserve">) </w:t>
                            </w:r>
                          </w:p>
                          <w:p w14:paraId="7A700FAB" w14:textId="77777777" w:rsidR="00E04FD4" w:rsidRDefault="00E04FD4">
                            <w:pPr>
                              <w:pStyle w:val="Textruta"/>
                            </w:pPr>
                            <w:r>
                              <w:t>Höst-/Vårterminen 2018</w:t>
                            </w:r>
                          </w:p>
                          <w:p w14:paraId="381612CD" w14:textId="77777777" w:rsidR="00E04FD4" w:rsidRDefault="00E04FD4">
                            <w:pPr>
                              <w:pStyle w:val="Textruta"/>
                            </w:pPr>
                            <w:r>
                              <w:t>Handledare: Robert Ramberg</w:t>
                            </w:r>
                          </w:p>
                          <w:p w14:paraId="41DC09BB" w14:textId="77777777" w:rsidR="00E04FD4" w:rsidRDefault="00E04FD4">
                            <w:pPr>
                              <w:pStyle w:val="Textruta"/>
                            </w:pPr>
                            <w:r>
                              <w:t>Granskare: Förnamn Efternamn</w:t>
                            </w:r>
                          </w:p>
                          <w:p w14:paraId="316E1ACF" w14:textId="77777777" w:rsidR="00E04FD4" w:rsidRDefault="00E04FD4">
                            <w:pPr>
                              <w:pStyle w:val="Textruta"/>
                              <w:rPr>
                                <w:lang w:val="en-US"/>
                              </w:rPr>
                            </w:pPr>
                            <w:r>
                              <w:rPr>
                                <w:lang w:val="en-US"/>
                              </w:rPr>
                              <w:t>English title: Evaluation of pedagogical models as a platform for the refinement of courses at the e-learning company Grade</w:t>
                            </w:r>
                          </w:p>
                          <w:p w14:paraId="680742CD" w14:textId="77777777" w:rsidR="00E04FD4" w:rsidRDefault="00E04FD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ody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odyText"/>
        <w:spacing w:line="600" w:lineRule="auto"/>
        <w:rPr>
          <w:szCs w:val="22"/>
        </w:rPr>
      </w:pPr>
    </w:p>
    <w:p w14:paraId="59212457" w14:textId="0032D801" w:rsidR="00984248" w:rsidRDefault="00850895" w:rsidP="0058177A">
      <w:pPr>
        <w:pStyle w:val="Body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ody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CommentReference"/>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ody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commentRangeStart w:id="9"/>
      <w:r w:rsidR="00D7649D">
        <w:rPr>
          <w:szCs w:val="22"/>
        </w:rPr>
        <w:lastRenderedPageBreak/>
        <w:t>S</w:t>
      </w:r>
      <w:r w:rsidR="00116196">
        <w:rPr>
          <w:szCs w:val="22"/>
        </w:rPr>
        <w:t>toryline som utspe</w:t>
      </w:r>
      <w:r w:rsidR="00D7649D">
        <w:rPr>
          <w:szCs w:val="22"/>
        </w:rPr>
        <w:t>lar sig som en form av Powerpoint presentation</w:t>
      </w:r>
      <w:commentRangeEnd w:id="9"/>
      <w:r w:rsidR="00A74157">
        <w:rPr>
          <w:rStyle w:val="CommentReference"/>
          <w:rFonts w:eastAsiaTheme="minorHAnsi" w:cstheme="minorBidi"/>
          <w:lang w:eastAsia="en-US"/>
        </w:rPr>
        <w:commentReference w:id="9"/>
      </w:r>
      <w:r w:rsidR="00D7649D">
        <w:rPr>
          <w:szCs w:val="22"/>
        </w:rPr>
        <w:t xml:space="preserve">.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0" w:name="_Toc391456181"/>
      <w:bookmarkStart w:id="11" w:name="_Toc394248555"/>
      <w:bookmarkEnd w:id="10"/>
      <w:r>
        <w:lastRenderedPageBreak/>
        <w:t>Metod</w:t>
      </w:r>
      <w:bookmarkEnd w:id="11"/>
    </w:p>
    <w:p w14:paraId="4F1EA438" w14:textId="77777777" w:rsidR="00D45847" w:rsidRPr="004E58AD" w:rsidRDefault="00850895" w:rsidP="009F3187">
      <w:pPr>
        <w:pStyle w:val="Heading31"/>
        <w:numPr>
          <w:ilvl w:val="0"/>
          <w:numId w:val="0"/>
        </w:numPr>
      </w:pPr>
      <w:bookmarkStart w:id="12" w:name="_Toc391456182"/>
      <w:bookmarkStart w:id="13" w:name="_Toc394248556"/>
      <w:bookmarkEnd w:id="12"/>
      <w:r w:rsidRPr="004E58AD">
        <w:t>Intervjun</w:t>
      </w:r>
      <w:bookmarkEnd w:id="13"/>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4"/>
      <w:r>
        <w:t>m</w:t>
      </w:r>
      <w:r w:rsidR="003B5EB1">
        <w:t>odellernas</w:t>
      </w:r>
      <w:r>
        <w:t xml:space="preserve"> </w:t>
      </w:r>
      <w:r w:rsidR="006601B2">
        <w:t xml:space="preserve">faser och </w:t>
      </w:r>
      <w:r>
        <w:t xml:space="preserve">element </w:t>
      </w:r>
      <w:commentRangeEnd w:id="14"/>
      <w:r w:rsidR="00622CDA">
        <w:rPr>
          <w:rStyle w:val="CommentReference"/>
        </w:rPr>
        <w:commentReference w:id="14"/>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5"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6"/>
      <w:r w:rsidR="00633E89">
        <w:t>.</w:t>
      </w:r>
      <w:commentRangeEnd w:id="16"/>
      <w:r w:rsidR="00673314">
        <w:rPr>
          <w:rStyle w:val="CommentReference"/>
        </w:rPr>
        <w:commentReference w:id="16"/>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9" w:name="_Toc391456184"/>
      <w:bookmarkStart w:id="20" w:name="_Toc394248558"/>
      <w:bookmarkEnd w:id="19"/>
      <w:commentRangeStart w:id="21"/>
      <w:r>
        <w:lastRenderedPageBreak/>
        <w:t>Resultat</w:t>
      </w:r>
      <w:bookmarkEnd w:id="20"/>
      <w:commentRangeEnd w:id="21"/>
      <w:r w:rsidR="00E04FD4">
        <w:rPr>
          <w:rStyle w:val="CommentReference"/>
          <w:rFonts w:ascii="Times New Roman" w:eastAsiaTheme="minorHAnsi" w:hAnsi="Times New Roman" w:cstheme="minorBidi"/>
          <w:bCs w:val="0"/>
          <w:color w:val="auto"/>
        </w:rPr>
        <w:commentReference w:id="21"/>
      </w:r>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ody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2"/>
      <w:r w:rsidR="006601B2">
        <w:rPr>
          <w:color w:val="353535"/>
          <w:szCs w:val="22"/>
        </w:rPr>
        <w:t>den</w:t>
      </w:r>
      <w:commentRangeEnd w:id="22"/>
      <w:r w:rsidR="00A44A23">
        <w:rPr>
          <w:rStyle w:val="CommentReference"/>
          <w:rFonts w:eastAsiaTheme="minorHAnsi" w:cstheme="minorBidi"/>
          <w:lang w:eastAsia="en-US"/>
        </w:rPr>
        <w:commentReference w:id="22"/>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3"/>
      <w:r w:rsidR="000E3605">
        <w:rPr>
          <w:color w:val="353535"/>
          <w:szCs w:val="22"/>
        </w:rPr>
        <w:t xml:space="preserve">påståenden och frågor </w:t>
      </w:r>
      <w:commentRangeEnd w:id="23"/>
      <w:r w:rsidR="00401324">
        <w:rPr>
          <w:rStyle w:val="CommentReference"/>
          <w:rFonts w:eastAsiaTheme="minorHAnsi" w:cstheme="minorBidi"/>
          <w:lang w:eastAsia="en-US"/>
        </w:rPr>
        <w:commentReference w:id="23"/>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4"/>
      <w:r>
        <w:rPr>
          <w:color w:val="353535"/>
          <w:szCs w:val="22"/>
        </w:rPr>
        <w:t>Resultat från intervjun visar att DIM har ett genomsnittlig högre poäng med ett medelvärde på 4,5 poäng, jämfört med ATM (medelpoäng = 3) och KLM (medelpoäng = 4) (Figur 1a).</w:t>
      </w:r>
      <w:r>
        <w:t xml:space="preserve"> </w:t>
      </w:r>
      <w:commentRangeEnd w:id="24"/>
      <w:r w:rsidR="005078DE">
        <w:rPr>
          <w:rStyle w:val="CommentReference"/>
          <w:rFonts w:eastAsiaTheme="minorHAnsi" w:cstheme="minorBidi"/>
          <w:lang w:eastAsia="en-US"/>
        </w:rPr>
        <w:commentReference w:id="24"/>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5"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6"/>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commentRangeEnd w:id="26"/>
      <w:r w:rsidR="001A09C0">
        <w:rPr>
          <w:rStyle w:val="CommentReference"/>
          <w:rFonts w:eastAsiaTheme="minorHAnsi" w:cstheme="minorBidi"/>
          <w:lang w:eastAsia="en-US"/>
        </w:rPr>
        <w:commentReference w:id="26"/>
      </w:r>
    </w:p>
    <w:p w14:paraId="5DE0A969" w14:textId="0307AD49" w:rsidR="00D45847" w:rsidRDefault="00850895">
      <w:pPr>
        <w:pStyle w:val="BodyText"/>
        <w:spacing w:line="600" w:lineRule="auto"/>
      </w:pPr>
      <w:r>
        <w:rPr>
          <w:color w:val="353535"/>
          <w:szCs w:val="22"/>
        </w:rPr>
        <w:t xml:space="preserve"> </w:t>
      </w:r>
    </w:p>
    <w:p w14:paraId="5E6609FD" w14:textId="52840EC9" w:rsidR="00D45847" w:rsidRDefault="00526AA1">
      <w:pPr>
        <w:pStyle w:val="BodyText"/>
        <w:keepNext/>
        <w:spacing w:line="600" w:lineRule="auto"/>
      </w:pPr>
      <w:commentRangeStart w:id="28"/>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8"/>
      <w:r w:rsidR="00D02663">
        <w:rPr>
          <w:rStyle w:val="CommentReference"/>
          <w:rFonts w:eastAsiaTheme="minorHAnsi" w:cstheme="minorBidi"/>
          <w:lang w:eastAsia="en-US"/>
        </w:rPr>
        <w:commentReference w:id="28"/>
      </w:r>
    </w:p>
    <w:p w14:paraId="0B9A2407" w14:textId="4ABBB18B" w:rsidR="00D45847" w:rsidRDefault="00850895">
      <w:pPr>
        <w:pStyle w:val="Caption"/>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9"/>
      <w:r w:rsidR="00131159">
        <w:rPr>
          <w:i w:val="0"/>
        </w:rPr>
        <w:t xml:space="preserve"> </w:t>
      </w:r>
      <w:commentRangeEnd w:id="29"/>
      <w:r w:rsidR="000F257E">
        <w:rPr>
          <w:rStyle w:val="CommentReference"/>
          <w:rFonts w:ascii="Times New Roman" w:hAnsi="Times New Roman"/>
          <w:bCs w:val="0"/>
          <w:i w:val="0"/>
        </w:rPr>
        <w:commentReference w:id="29"/>
      </w:r>
      <w:r w:rsidR="00A958E8">
        <w:rPr>
          <w:i w:val="0"/>
        </w:rPr>
        <w:t xml:space="preserve">Diagramstaplarna visar resultatet av tilldelade poäng från </w:t>
      </w:r>
      <w:r w:rsidR="00D02663">
        <w:rPr>
          <w:i w:val="0"/>
        </w:rPr>
        <w:t>frågekonstruktionerna</w:t>
      </w:r>
      <w:ins w:id="30" w:author="Jason Serviss" w:date="2018-09-11T17:58:00Z">
        <w:r w:rsidR="002B4A17">
          <w:rPr>
            <w:i w:val="0"/>
          </w:rPr>
          <w:t>.</w:t>
        </w:r>
      </w:ins>
      <w:r w:rsidR="00401324">
        <w:t xml:space="preserve"> </w:t>
      </w:r>
      <w:ins w:id="31" w:author="Jason Serviss" w:date="2018-09-11T17:58:00Z">
        <w:r w:rsidR="002B4A17">
          <w:rPr>
            <w:i w:val="0"/>
          </w:rPr>
          <w:t>I</w:t>
        </w:r>
      </w:ins>
      <w:r>
        <w:rPr>
          <w:i w:val="0"/>
        </w:rPr>
        <w:t>dentifieringsnummer</w:t>
      </w:r>
      <w:del w:id="32" w:author="Jason Serviss" w:date="2018-09-15T14:59:00Z">
        <w:r w:rsidDel="00D808DD">
          <w:rPr>
            <w:i w:val="0"/>
          </w:rPr>
          <w:delText xml:space="preserve"> </w:delText>
        </w:r>
        <w:r w:rsidR="0093589A" w:rsidRPr="00C05B0F" w:rsidDel="00D808DD">
          <w:rPr>
            <w:i w:val="0"/>
            <w:strike/>
          </w:rPr>
          <w:delText>och som</w:delText>
        </w:r>
      </w:del>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080ECFA5" w:rsidR="00BA62A8" w:rsidRDefault="00D808DD">
      <w:pPr>
        <w:pStyle w:val="BodyText"/>
        <w:spacing w:line="600" w:lineRule="auto"/>
      </w:pPr>
      <w:ins w:id="33" w:author="Jason Serviss" w:date="2018-09-15T15:00:00Z">
        <w:r>
          <w:t xml:space="preserve">För att få en förståelse av hur väl </w:t>
        </w:r>
        <w:proofErr w:type="spellStart"/>
        <w:r>
          <w:t>Grades</w:t>
        </w:r>
        <w:proofErr w:type="spellEnd"/>
        <w:r>
          <w:t xml:space="preserve"> tidigare kurser </w:t>
        </w:r>
      </w:ins>
      <w:ins w:id="34" w:author="Jason Serviss" w:date="2018-09-15T15:01:00Z">
        <w:r>
          <w:t xml:space="preserve">följer DIM gjordes </w:t>
        </w:r>
      </w:ins>
      <w:ins w:id="35" w:author="Jason Serviss" w:date="2018-09-15T15:02:00Z">
        <w:r>
          <w:t>e</w:t>
        </w:r>
      </w:ins>
      <w:del w:id="36" w:author="Jason Serviss" w:date="2018-09-15T15:02:00Z">
        <w:r w:rsidR="00213FB2" w:rsidDel="00D808DD">
          <w:delText>E</w:delText>
        </w:r>
      </w:del>
      <w:r w:rsidR="00213FB2">
        <w:t xml:space="preserve">n evaluering </w:t>
      </w:r>
      <w:del w:id="37" w:author="Jason Serviss" w:date="2018-09-15T15:02:00Z">
        <w:r w:rsidR="00213FB2" w:rsidDel="00D808DD">
          <w:delText xml:space="preserve">gjordes </w:delText>
        </w:r>
      </w:del>
      <w:r w:rsidR="00213FB2">
        <w:t>på</w:t>
      </w:r>
      <w:r w:rsidR="00E31E16">
        <w:t xml:space="preserve"> </w:t>
      </w:r>
      <w:r w:rsidR="00C44EB7">
        <w:rPr>
          <w:rStyle w:val="CommentReference"/>
          <w:rFonts w:eastAsiaTheme="minorHAnsi" w:cstheme="minorBidi"/>
          <w:lang w:eastAsia="en-US"/>
        </w:rPr>
        <w:commentReference w:id="38"/>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del w:id="39" w:author="Jason Serviss" w:date="2018-09-15T15:02:00Z">
        <w:r w:rsidR="00850895" w:rsidDel="00D808DD">
          <w:delText xml:space="preserve"> enligt DIM’s ramverk</w:delText>
        </w:r>
      </w:del>
      <w:r w:rsidR="00850895">
        <w:t xml:space="preserve">. </w:t>
      </w:r>
      <w:r w:rsidR="00D000E0">
        <w:t xml:space="preserve">Först sammanfattade vi DIM’s </w:t>
      </w:r>
      <w:commentRangeStart w:id="40"/>
      <w:r w:rsidR="00D000E0">
        <w:t xml:space="preserve">faser och element </w:t>
      </w:r>
      <w:commentRangeEnd w:id="40"/>
      <w:r w:rsidR="00575177">
        <w:rPr>
          <w:rStyle w:val="CommentReference"/>
          <w:rFonts w:eastAsiaTheme="minorHAnsi" w:cstheme="minorBidi"/>
          <w:lang w:eastAsia="en-US"/>
        </w:rPr>
        <w:commentReference w:id="40"/>
      </w:r>
      <w:r w:rsidR="00D000E0">
        <w:t>(Bilaga 1) för att sedan sammanställa påståenden (Bilaga 3)</w:t>
      </w:r>
      <w:r w:rsidR="00850895">
        <w:t xml:space="preserve"> som motsvarade modellens innehåll</w:t>
      </w:r>
      <w:ins w:id="41" w:author="Jason Serviss" w:date="2018-09-15T15:03:00Z">
        <w:r>
          <w:t xml:space="preserve"> för att</w:t>
        </w:r>
      </w:ins>
      <w:del w:id="42" w:author="Jason Serviss" w:date="2018-09-15T15:03:00Z">
        <w:r w:rsidR="00850895" w:rsidDel="00D808DD">
          <w:delText xml:space="preserve">, </w:delText>
        </w:r>
        <w:r w:rsidR="009A0EF4" w:rsidDel="00D808DD">
          <w:delText>och</w:delText>
        </w:r>
      </w:del>
      <w:r w:rsidR="00850895">
        <w:t xml:space="preserve"> därefter kunna utvärdera kurserna. </w:t>
      </w:r>
    </w:p>
    <w:p w14:paraId="29EBCC13" w14:textId="77777777" w:rsidR="00E91509" w:rsidRDefault="00D808DD">
      <w:pPr>
        <w:pStyle w:val="BodyText"/>
        <w:spacing w:line="600" w:lineRule="auto"/>
        <w:rPr>
          <w:ins w:id="43" w:author="Jason Serviss" w:date="2018-09-15T15:25:00Z"/>
        </w:rPr>
      </w:pPr>
      <w:ins w:id="44" w:author="Jason Serviss" w:date="2018-09-15T15:08:00Z">
        <w:r>
          <w:lastRenderedPageBreak/>
          <w:t>Uppdelning av</w:t>
        </w:r>
      </w:ins>
      <w:ins w:id="45" w:author="Jason Serviss" w:date="2018-09-15T15:07:00Z">
        <w:r>
          <w:t xml:space="preserve"> poäng för alla e-kurser över </w:t>
        </w:r>
        <w:proofErr w:type="spellStart"/>
        <w:r>
          <w:t>DIMs</w:t>
        </w:r>
        <w:proofErr w:type="spellEnd"/>
        <w:r>
          <w:t xml:space="preserve"> olika </w:t>
        </w:r>
      </w:ins>
      <w:del w:id="46" w:author="Jason Serviss" w:date="2018-09-15T15:07:00Z">
        <w:r w:rsidR="00850895" w:rsidDel="00D808DD">
          <w:delText xml:space="preserve">Resultatet </w:delText>
        </w:r>
      </w:del>
      <w:del w:id="47" w:author="Jason Serviss" w:date="2018-09-15T15:08:00Z">
        <w:r w:rsidR="00850895" w:rsidDel="00D808DD">
          <w:delText>visade</w:delText>
        </w:r>
      </w:del>
      <w:ins w:id="48" w:author="Jason Serviss" w:date="2018-09-15T15:08:00Z">
        <w:r>
          <w:t>faser, visade</w:t>
        </w:r>
      </w:ins>
      <w:r w:rsidR="00850895">
        <w:t xml:space="preserve"> att </w:t>
      </w:r>
      <w:r w:rsidR="00850895">
        <w:rPr>
          <w:i/>
        </w:rPr>
        <w:t>Presentations</w:t>
      </w:r>
      <w:r w:rsidR="00850895">
        <w:t xml:space="preserve"> fasen och </w:t>
      </w:r>
      <w:commentRangeStart w:id="49"/>
      <w:r w:rsidR="00850895">
        <w:rPr>
          <w:i/>
        </w:rPr>
        <w:t>Praktik</w:t>
      </w:r>
      <w:r w:rsidR="00850895">
        <w:t xml:space="preserve"> fasen </w:t>
      </w:r>
      <w:commentRangeEnd w:id="49"/>
      <w:r>
        <w:rPr>
          <w:rStyle w:val="CommentReference"/>
          <w:rFonts w:eastAsiaTheme="minorHAnsi" w:cstheme="minorBidi"/>
          <w:lang w:eastAsia="en-US"/>
        </w:rPr>
        <w:commentReference w:id="49"/>
      </w:r>
      <w:r w:rsidR="00850895">
        <w:t xml:space="preserve">hade relativt höga poäng (medelpoäng = 3,5 och 2,8) i kontrast till </w:t>
      </w:r>
      <w:commentRangeStart w:id="50"/>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50"/>
      <w:r w:rsidR="00C240AD">
        <w:rPr>
          <w:rStyle w:val="CommentReference"/>
          <w:rFonts w:eastAsiaTheme="minorHAnsi" w:cstheme="minorBidi"/>
          <w:lang w:eastAsia="en-US"/>
        </w:rPr>
        <w:commentReference w:id="50"/>
      </w:r>
      <w:r w:rsidR="00850895">
        <w:t>(medelpoäng = 2,2 och 1,5) (</w:t>
      </w:r>
      <w:r w:rsidR="00D000E0">
        <w:t>Figur 2</w:t>
      </w:r>
      <w:r w:rsidR="00850895">
        <w:t>a).</w:t>
      </w:r>
      <w:r w:rsidR="00213FB2">
        <w:t xml:space="preserve"> </w:t>
      </w:r>
      <w:ins w:id="51" w:author="Jason Serviss" w:date="2018-09-15T15:09:00Z">
        <w:r>
          <w:t xml:space="preserve">Dessa resultat betecknar </w:t>
        </w:r>
        <w:proofErr w:type="spellStart"/>
        <w:r>
          <w:t>Grades</w:t>
        </w:r>
        <w:proofErr w:type="spellEnd"/>
        <w:r>
          <w:t xml:space="preserve"> </w:t>
        </w:r>
      </w:ins>
      <w:ins w:id="52" w:author="Jason Serviss" w:date="2018-09-15T15:10:00Z">
        <w:r>
          <w:t xml:space="preserve">förmågor </w:t>
        </w:r>
      </w:ins>
      <w:ins w:id="53" w:author="Jason Serviss" w:date="2018-09-15T15:11:00Z">
        <w:r>
          <w:t xml:space="preserve">att presentera </w:t>
        </w:r>
      </w:ins>
      <w:ins w:id="54" w:author="Jason Serviss" w:date="2018-09-15T15:12:00Z">
        <w:r>
          <w:t>information</w:t>
        </w:r>
      </w:ins>
      <w:ins w:id="55" w:author="Jason Serviss" w:date="2018-09-15T15:11:00Z">
        <w:r>
          <w:t xml:space="preserve"> och meningen </w:t>
        </w:r>
      </w:ins>
      <w:ins w:id="56" w:author="Jason Serviss" w:date="2018-09-15T15:12:00Z">
        <w:r>
          <w:t>bakom</w:t>
        </w:r>
      </w:ins>
      <w:ins w:id="57" w:author="Jason Serviss" w:date="2018-09-15T15:11:00Z">
        <w:r>
          <w:t xml:space="preserve"> kursen till studenten och samtidigt </w:t>
        </w:r>
      </w:ins>
      <w:ins w:id="58" w:author="Jason Serviss" w:date="2018-09-15T15:12:00Z">
        <w:r>
          <w:t>understödja deras lärande genom</w:t>
        </w:r>
      </w:ins>
      <w:ins w:id="59" w:author="Jason Serviss" w:date="2018-09-15T15:16:00Z">
        <w:r>
          <w:t xml:space="preserve"> material sammanfattningar och övningar. </w:t>
        </w:r>
      </w:ins>
      <w:ins w:id="60" w:author="Jason Serviss" w:date="2018-09-15T15:17:00Z">
        <w:r w:rsidR="00234C76">
          <w:t xml:space="preserve">Samtidigt visar resultatet generellt sätt att </w:t>
        </w:r>
        <w:proofErr w:type="spellStart"/>
        <w:r w:rsidR="00234C76">
          <w:t>Grade</w:t>
        </w:r>
        <w:proofErr w:type="spellEnd"/>
        <w:r w:rsidR="00234C76">
          <w:t xml:space="preserve"> kunde förbättra kurserna genom att lägga mer fokus på </w:t>
        </w:r>
      </w:ins>
      <w:ins w:id="61" w:author="Jason Serviss" w:date="2018-09-15T15:25:00Z">
        <w:r w:rsidR="00E91509">
          <w:t>feedback</w:t>
        </w:r>
      </w:ins>
      <w:ins w:id="62" w:author="Jason Serviss" w:date="2018-09-15T15:19:00Z">
        <w:r w:rsidR="00234C76">
          <w:t xml:space="preserve">, </w:t>
        </w:r>
        <w:proofErr w:type="spellStart"/>
        <w:r w:rsidR="00234C76">
          <w:t>avslutningstest</w:t>
        </w:r>
        <w:proofErr w:type="spellEnd"/>
        <w:r w:rsidR="00234C76">
          <w:t>, och rättningar.</w:t>
        </w:r>
      </w:ins>
      <w:ins w:id="63" w:author="Jason Serviss" w:date="2018-09-15T15:16:00Z">
        <w:r>
          <w:t xml:space="preserve"> </w:t>
        </w:r>
      </w:ins>
    </w:p>
    <w:p w14:paraId="7789A662" w14:textId="77777777" w:rsidR="00E91509" w:rsidRDefault="00E91509">
      <w:pPr>
        <w:pStyle w:val="BodyText"/>
        <w:spacing w:line="600" w:lineRule="auto"/>
        <w:rPr>
          <w:ins w:id="64" w:author="Jason Serviss" w:date="2018-09-15T15:25:00Z"/>
        </w:rPr>
      </w:pPr>
    </w:p>
    <w:p w14:paraId="5D4A30B3" w14:textId="425A46B0" w:rsidR="00D45847" w:rsidRDefault="00E91509">
      <w:pPr>
        <w:pStyle w:val="BodyText"/>
        <w:spacing w:line="600" w:lineRule="auto"/>
      </w:pPr>
      <w:ins w:id="65" w:author="Jason Serviss" w:date="2018-09-15T15:26:00Z">
        <w:r>
          <w:t xml:space="preserve">För att få en djupare blick inom </w:t>
        </w:r>
        <w:proofErr w:type="spellStart"/>
        <w:r>
          <w:t>Grades</w:t>
        </w:r>
        <w:proofErr w:type="spellEnd"/>
        <w:r>
          <w:t xml:space="preserve"> prestanda i varje fas, delade vi upp de erhållna poäng utefter </w:t>
        </w:r>
      </w:ins>
      <w:ins w:id="66" w:author="Jason Serviss" w:date="2018-09-15T15:27:00Z">
        <w:r>
          <w:t xml:space="preserve">varje </w:t>
        </w:r>
        <w:r w:rsidR="00575177">
          <w:t xml:space="preserve">fas element. </w:t>
        </w:r>
      </w:ins>
      <w:del w:id="67" w:author="Jason Serviss" w:date="2018-09-15T15:26:00Z">
        <w:r w:rsidR="005E268B" w:rsidDel="00E91509">
          <w:delText xml:space="preserve">Nästa </w:delText>
        </w:r>
      </w:del>
      <w:del w:id="68"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69"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ins w:id="70" w:author="Jason Serviss" w:date="2018-09-15T15:39:00Z">
        <w:r w:rsidR="00227C61">
          <w:t xml:space="preserve">Fast </w:t>
        </w:r>
        <w:r w:rsidR="00227C61" w:rsidRPr="00227C61">
          <w:rPr>
            <w:i/>
          </w:rPr>
          <w:t>Presentations</w:t>
        </w:r>
        <w:r w:rsidR="00227C61">
          <w:t xml:space="preserve"> fasen hade en </w:t>
        </w:r>
      </w:ins>
      <w:ins w:id="71" w:author="Jason Serviss" w:date="2018-09-15T15:40:00Z">
        <w:r w:rsidR="00227C61">
          <w:t>samlad hög medel poäng, kunde förbättringar</w:t>
        </w:r>
      </w:ins>
      <w:ins w:id="72" w:author="Jason Serviss" w:date="2018-09-15T15:41:00Z">
        <w:r w:rsidR="00227C61">
          <w:t xml:space="preserve"> av </w:t>
        </w:r>
        <w:r w:rsidR="00227C61">
          <w:rPr>
            <w:i/>
          </w:rPr>
          <w:t>Förståelse</w:t>
        </w:r>
        <w:r w:rsidR="00227C61">
          <w:t xml:space="preserve"> elementen</w:t>
        </w:r>
      </w:ins>
      <w:ins w:id="73" w:author="Jason Serviss" w:date="2018-09-15T15:40:00Z">
        <w:r w:rsidR="00227C61">
          <w:t xml:space="preserve"> åstadkommas genom tillägg av tillfällen för studenten att visa sina förståelse</w:t>
        </w:r>
      </w:ins>
      <w:ins w:id="74" w:author="Jason Serviss" w:date="2018-09-15T15:42:00Z">
        <w:r w:rsidR="00227C61">
          <w:t xml:space="preserve"> i framtida kurser</w:t>
        </w:r>
      </w:ins>
      <w:ins w:id="75" w:author="Jason Serviss" w:date="2018-09-15T15:40:00Z">
        <w:r w:rsidR="00227C61">
          <w:t xml:space="preserve">. </w:t>
        </w:r>
      </w:ins>
      <w:r w:rsidR="00850895" w:rsidRPr="00227C61">
        <w:rPr>
          <w:rPrChange w:id="76" w:author="Jason Serviss" w:date="2018-09-15T15:39:00Z">
            <w:rPr>
              <w:i/>
            </w:rPr>
          </w:rPrChange>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ins w:id="77" w:author="Jason Serviss" w:date="2018-09-15T15:36:00Z">
        <w:r w:rsidR="00575177">
          <w:t xml:space="preserve">lägre </w:t>
        </w:r>
      </w:ins>
      <w:r w:rsidR="00850895">
        <w:t xml:space="preserve">resultat </w:t>
      </w:r>
      <w:ins w:id="78" w:author="Jason Serviss" w:date="2018-09-15T15:35:00Z">
        <w:r w:rsidR="00575177">
          <w:t xml:space="preserve">(medelpoäng = 2 och 2) </w:t>
        </w:r>
      </w:ins>
      <w:r w:rsidR="00BA62A8">
        <w:t xml:space="preserve">jämfört med </w:t>
      </w:r>
      <w:r w:rsidR="00BA62A8">
        <w:rPr>
          <w:i/>
        </w:rPr>
        <w:t xml:space="preserve">Guidning </w:t>
      </w:r>
      <w:r w:rsidR="00850895">
        <w:t xml:space="preserve">(medelpoäng = </w:t>
      </w:r>
      <w:del w:id="79" w:author="Jason Serviss" w:date="2018-09-15T15:35:00Z">
        <w:r w:rsidR="00850895" w:rsidDel="00575177">
          <w:delText>2</w:delText>
        </w:r>
        <w:r w:rsidR="00BA62A8" w:rsidDel="00575177">
          <w:delText xml:space="preserve">, och </w:delText>
        </w:r>
      </w:del>
      <w:r w:rsidR="00BA62A8">
        <w:t>4,5</w:t>
      </w:r>
      <w:r w:rsidR="00850895">
        <w:t xml:space="preserve">) (Figur 2b). </w:t>
      </w:r>
      <w:proofErr w:type="gramStart"/>
      <w:ins w:id="80" w:author="Jason Serviss" w:date="2018-09-15T15:43:00Z">
        <w:r w:rsidR="00227C61">
          <w:t>Den</w:t>
        </w:r>
        <w:proofErr w:type="gramEnd"/>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commentRangeStart w:id="81"/>
        <w:r w:rsidR="00227C61">
          <w:t>…</w:t>
        </w:r>
      </w:ins>
      <w:commentRangeEnd w:id="81"/>
      <w:ins w:id="82" w:author="Jason Serviss" w:date="2018-09-15T15:44:00Z">
        <w:r w:rsidR="00227C61">
          <w:rPr>
            <w:rStyle w:val="CommentReference"/>
            <w:rFonts w:eastAsiaTheme="minorHAnsi" w:cstheme="minorBidi"/>
            <w:lang w:eastAsia="en-US"/>
          </w:rPr>
          <w:commentReference w:id="81"/>
        </w:r>
      </w:ins>
      <w:ins w:id="84"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proofErr w:type="spellStart"/>
      <w:ins w:id="85" w:author="Jason Serviss" w:date="2018-09-15T15:45:00Z">
        <w:r w:rsidR="00227C61">
          <w:t>Tilläg</w:t>
        </w:r>
        <w:proofErr w:type="spellEnd"/>
        <w:r w:rsidR="00227C61">
          <w:t xml:space="preserve"> av </w:t>
        </w:r>
        <w:commentRangeStart w:id="86"/>
        <w:r w:rsidR="00227C61">
          <w:t xml:space="preserve">… och … </w:t>
        </w:r>
      </w:ins>
      <w:commentRangeEnd w:id="86"/>
      <w:ins w:id="87" w:author="Jason Serviss" w:date="2018-09-15T15:46:00Z">
        <w:r w:rsidR="00227C61">
          <w:rPr>
            <w:rStyle w:val="CommentReference"/>
            <w:rFonts w:eastAsiaTheme="minorHAnsi" w:cstheme="minorBidi"/>
            <w:lang w:eastAsia="en-US"/>
          </w:rPr>
          <w:commentReference w:id="86"/>
        </w:r>
      </w:ins>
      <w:ins w:id="89" w:author="Jason Serviss" w:date="2018-09-15T15:45:00Z">
        <w:r w:rsidR="00227C61">
          <w:t xml:space="preserve">skulle bidrag med den största möjliga förbättring i </w:t>
        </w:r>
        <w:proofErr w:type="spellStart"/>
        <w:r w:rsidR="00227C61">
          <w:t>Grades</w:t>
        </w:r>
        <w:proofErr w:type="spellEnd"/>
        <w:r w:rsidR="00227C61">
          <w:t xml:space="preserve"> kurser enligt DIM. </w:t>
        </w:r>
      </w:ins>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w:t>
      </w:r>
      <w:r w:rsidR="00850895">
        <w:lastRenderedPageBreak/>
        <w:t xml:space="preserve">resultat (medelpoäng = 3,8). </w:t>
      </w:r>
      <w:commentRangeStart w:id="90"/>
      <w:r w:rsidR="00850895">
        <w:t xml:space="preserve">Det betyder dock inte att elementet </w:t>
      </w:r>
      <w:r w:rsidR="00850895">
        <w:rPr>
          <w:i/>
        </w:rPr>
        <w:t>Ledtrådar och Uppmaningar</w:t>
      </w:r>
      <w:r w:rsidR="00850895">
        <w:t xml:space="preserve"> </w:t>
      </w:r>
      <w:r w:rsidR="00971948">
        <w:t>inte skulle gynnas av</w:t>
      </w:r>
      <w:r w:rsidR="00850895">
        <w:t xml:space="preserve"> uppmärksamhet. </w:t>
      </w:r>
      <w:commentRangeEnd w:id="90"/>
      <w:r w:rsidR="00463CEE">
        <w:rPr>
          <w:rStyle w:val="CommentReference"/>
          <w:rFonts w:eastAsiaTheme="minorHAnsi" w:cstheme="minorBidi"/>
          <w:lang w:eastAsia="en-US"/>
        </w:rPr>
        <w:commentReference w:id="90"/>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ins w:id="91" w:author="Jason Serviss" w:date="2018-09-15T15:50:00Z">
        <w:r w:rsidR="00463CEE">
          <w:t xml:space="preserve"> där </w:t>
        </w:r>
        <w:r w:rsidR="00463CEE">
          <w:rPr>
            <w:i/>
          </w:rPr>
          <w:t>Bedömning och Utvärderings</w:t>
        </w:r>
        <w:r w:rsidR="00463CEE">
          <w:t xml:space="preserve"> bor prioriteras högst för att bidrag till de största möjliga </w:t>
        </w:r>
        <w:proofErr w:type="gramStart"/>
        <w:r w:rsidR="00463CEE">
          <w:t>förbättringar</w:t>
        </w:r>
      </w:ins>
      <w:proofErr w:type="gramEnd"/>
      <w:r w:rsidR="00EB3A4E">
        <w:t xml:space="preserve">. </w:t>
      </w:r>
      <w:del w:id="92" w:author="Jason Serviss" w:date="2018-09-15T15:38:00Z">
        <w:r w:rsidR="00EB3A4E" w:rsidDel="00227C61">
          <w:delText xml:space="preserve">Framförallt kan elementet </w:delText>
        </w:r>
        <w:r w:rsidR="00EB3A4E" w:rsidRPr="00EB3A4E" w:rsidDel="00227C61">
          <w:rPr>
            <w:i/>
          </w:rPr>
          <w:delText>Validering</w:delText>
        </w:r>
        <w:r w:rsidR="00EB3A4E" w:rsidDel="00227C61">
          <w:delText xml:space="preserve"> i </w:delText>
        </w:r>
        <w:r w:rsidR="00EB3A4E" w:rsidDel="00227C61">
          <w:rPr>
            <w:i/>
          </w:rPr>
          <w:delText>Bedömning och U</w:delText>
        </w:r>
        <w:r w:rsidR="00EB3A4E" w:rsidRPr="00EB3A4E" w:rsidDel="00227C61">
          <w:rPr>
            <w:i/>
          </w:rPr>
          <w:delText>tvärderings</w:delText>
        </w:r>
        <w:r w:rsidR="00EB3A4E" w:rsidDel="00227C61">
          <w:delText xml:space="preserve"> fasen läggas mer fokus på och </w:delText>
        </w:r>
        <w:r w:rsidR="00EB3A4E" w:rsidDel="00227C61">
          <w:rPr>
            <w:i/>
          </w:rPr>
          <w:delText>Ledtrådar och Uppmaningar</w:delText>
        </w:r>
        <w:r w:rsidR="00EB3A4E" w:rsidDel="00227C61">
          <w:delText xml:space="preserve"> i </w:delText>
        </w:r>
        <w:r w:rsidR="00EB3A4E" w:rsidDel="00227C61">
          <w:rPr>
            <w:i/>
          </w:rPr>
          <w:delText xml:space="preserve">Övervakning och </w:delText>
        </w:r>
        <w:r w:rsidR="00572E06" w:rsidDel="00227C61">
          <w:rPr>
            <w:i/>
          </w:rPr>
          <w:delText>Återkoppling</w:delText>
        </w:r>
        <w:r w:rsidR="00572E06" w:rsidDel="00227C61">
          <w:delText xml:space="preserve"> fasen arbetas med mer för att</w:delText>
        </w:r>
        <w:r w:rsidR="00D042B9" w:rsidDel="00227C61">
          <w:delText xml:space="preserve"> få möjlighet att</w:delText>
        </w:r>
        <w:r w:rsidR="00572E06" w:rsidDel="00227C61">
          <w:delText xml:space="preserve"> </w:delText>
        </w:r>
        <w:r w:rsidR="00D042B9" w:rsidDel="00227C61">
          <w:delText>fullfölja pedagogiken som DIM omfattar</w:delText>
        </w:r>
        <w:r w:rsidR="00572E06" w:rsidDel="00227C61">
          <w:delText xml:space="preserve">. </w:delText>
        </w:r>
      </w:del>
    </w:p>
    <w:p w14:paraId="023B1B5F" w14:textId="77777777" w:rsidR="00D45847" w:rsidRDefault="00850895">
      <w:r>
        <w:rPr>
          <w:noProof/>
          <w:lang w:val="en-US"/>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93"/>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odyText"/>
        <w:spacing w:line="600" w:lineRule="auto"/>
        <w:rPr>
          <w:ins w:id="94" w:author="Jason Serviss" w:date="2018-09-15T15:51:00Z"/>
          <w:b/>
        </w:rPr>
      </w:pPr>
    </w:p>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10B83308" w14:textId="77777777" w:rsidR="00E2013D" w:rsidRDefault="005D0C05" w:rsidP="004E58AD">
      <w:pPr>
        <w:pStyle w:val="BodyText"/>
        <w:spacing w:line="600" w:lineRule="auto"/>
        <w:rPr>
          <w:ins w:id="95" w:author="Jason Serviss" w:date="2018-09-15T16:56:00Z"/>
        </w:rPr>
      </w:pPr>
      <w:commentRangeStart w:id="96"/>
      <w:r>
        <w:t>Vi</w:t>
      </w:r>
      <w:commentRangeEnd w:id="96"/>
      <w:r w:rsidR="003E2AEF">
        <w:rPr>
          <w:rStyle w:val="CommentReference"/>
          <w:rFonts w:eastAsiaTheme="minorHAnsi" w:cstheme="minorBidi"/>
          <w:lang w:eastAsia="en-US"/>
        </w:rPr>
        <w:commentReference w:id="96"/>
      </w:r>
      <w:r>
        <w:t xml:space="preserve"> valde att titta </w:t>
      </w:r>
      <w:ins w:id="97" w:author="Jason Serviss" w:date="2018-09-15T16:53:00Z">
        <w:r w:rsidR="00E2013D">
          <w:t>poäng utdelningen för</w:t>
        </w:r>
      </w:ins>
      <w:del w:id="98" w:author="Jason Serviss" w:date="2018-09-15T16:53:00Z">
        <w:r w:rsidDel="00E2013D">
          <w:delText>på</w:delText>
        </w:r>
      </w:del>
      <w:r>
        <w:t xml:space="preserve"> varje individuell kurs som evaluerades </w:t>
      </w:r>
      <w:del w:id="99" w:author="Jason Serviss" w:date="2018-09-15T16:56:00Z">
        <w:r w:rsidRPr="00E2013D" w:rsidDel="00E2013D">
          <w:rPr>
            <w:strike/>
            <w:rPrChange w:id="100" w:author="Jason Serviss" w:date="2018-09-15T16:53:00Z">
              <w:rPr/>
            </w:rPrChange>
          </w:rPr>
          <w:delText xml:space="preserve">för att </w:delText>
        </w:r>
        <w:r w:rsidR="007C3EE4" w:rsidRPr="00E2013D" w:rsidDel="00E2013D">
          <w:rPr>
            <w:strike/>
            <w:rPrChange w:id="101" w:author="Jason Serviss" w:date="2018-09-15T16:53:00Z">
              <w:rPr/>
            </w:rPrChange>
          </w:rPr>
          <w:delText>bedöma</w:delText>
        </w:r>
        <w:r w:rsidRPr="00E2013D" w:rsidDel="00E2013D">
          <w:rPr>
            <w:strike/>
            <w:rPrChange w:id="102" w:author="Jason Serviss" w:date="2018-09-15T16:53:00Z">
              <w:rPr/>
            </w:rPrChange>
          </w:rPr>
          <w:delText xml:space="preserve"> hur </w:delText>
        </w:r>
      </w:del>
      <w:del w:id="103" w:author="Jason Serviss" w:date="2018-09-15T16:52:00Z">
        <w:r w:rsidRPr="00E2013D" w:rsidDel="00E2013D">
          <w:rPr>
            <w:strike/>
            <w:rPrChange w:id="104" w:author="Jason Serviss" w:date="2018-09-15T16:53:00Z">
              <w:rPr/>
            </w:rPrChange>
          </w:rPr>
          <w:delText xml:space="preserve">DIM </w:delText>
        </w:r>
      </w:del>
      <w:del w:id="105" w:author="Jason Serviss" w:date="2018-09-15T16:22:00Z">
        <w:r w:rsidRPr="00E2013D" w:rsidDel="005A03C6">
          <w:rPr>
            <w:strike/>
            <w:rPrChange w:id="106" w:author="Jason Serviss" w:date="2018-09-15T16:53:00Z">
              <w:rPr/>
            </w:rPrChange>
          </w:rPr>
          <w:delText xml:space="preserve">faser </w:delText>
        </w:r>
      </w:del>
      <w:del w:id="107" w:author="Jason Serviss" w:date="2018-09-15T16:56:00Z">
        <w:r w:rsidRPr="00E2013D" w:rsidDel="00E2013D">
          <w:rPr>
            <w:strike/>
            <w:rPrChange w:id="108" w:author="Jason Serviss" w:date="2018-09-15T16:53:00Z">
              <w:rPr/>
            </w:rPrChange>
          </w:rPr>
          <w:delText xml:space="preserve">varierade </w:delText>
        </w:r>
      </w:del>
      <w:del w:id="109" w:author="Jason Serviss" w:date="2018-09-15T16:22:00Z">
        <w:r w:rsidRPr="00E2013D" w:rsidDel="005A03C6">
          <w:rPr>
            <w:strike/>
            <w:rPrChange w:id="110" w:author="Jason Serviss" w:date="2018-09-15T16:53:00Z">
              <w:rPr/>
            </w:rPrChange>
          </w:rPr>
          <w:delText xml:space="preserve">sig </w:delText>
        </w:r>
      </w:del>
      <w:del w:id="111" w:author="Jason Serviss" w:date="2018-09-15T16:56:00Z">
        <w:r w:rsidRPr="00E2013D" w:rsidDel="00E2013D">
          <w:rPr>
            <w:strike/>
            <w:rPrChange w:id="112" w:author="Jason Serviss" w:date="2018-09-15T16:53:00Z">
              <w:rPr/>
            </w:rPrChange>
          </w:rPr>
          <w:delText>mellan kurserna</w:delText>
        </w:r>
        <w:r w:rsidDel="00E2013D">
          <w:delText xml:space="preserve"> </w:delText>
        </w:r>
      </w:del>
      <w:ins w:id="113" w:author="Jason Serviss" w:date="2018-09-15T16:24:00Z">
        <w:r w:rsidR="005A03C6">
          <w:t xml:space="preserve">för att få en förståelse för om </w:t>
        </w:r>
      </w:ins>
      <w:ins w:id="114" w:author="Jason Serviss" w:date="2018-09-15T16:27:00Z">
        <w:r w:rsidR="005A03C6">
          <w:t>särskilda</w:t>
        </w:r>
      </w:ins>
      <w:ins w:id="115" w:author="Jason Serviss" w:date="2018-09-15T16:24:00Z">
        <w:r w:rsidR="005A03C6">
          <w:t xml:space="preserve"> krav från specifika kurser kan påverka hur </w:t>
        </w:r>
      </w:ins>
      <w:ins w:id="116" w:author="Jason Serviss" w:date="2018-09-15T16:26:00Z">
        <w:r w:rsidR="005A03C6">
          <w:t xml:space="preserve">anpassade </w:t>
        </w:r>
      </w:ins>
      <w:ins w:id="117" w:author="Jason Serviss" w:date="2018-09-15T16:24:00Z">
        <w:r w:rsidR="005A03C6">
          <w:t xml:space="preserve">DIM är. </w:t>
        </w:r>
      </w:ins>
      <w:del w:id="118" w:author="Jason Serviss" w:date="2018-09-15T16:56:00Z">
        <w:r w:rsidRPr="005A03C6" w:rsidDel="00E2013D">
          <w:rPr>
            <w:strike/>
            <w:rPrChange w:id="119" w:author="Jason Serviss" w:date="2018-09-15T16:22:00Z">
              <w:rPr/>
            </w:rPrChange>
          </w:rPr>
          <w:delText xml:space="preserve">och förslå </w:delText>
        </w:r>
        <w:r w:rsidR="007C3EE4" w:rsidRPr="005A03C6" w:rsidDel="00E2013D">
          <w:rPr>
            <w:strike/>
            <w:rPrChange w:id="120" w:author="Jason Serviss" w:date="2018-09-15T16:22:00Z">
              <w:rPr/>
            </w:rPrChange>
          </w:rPr>
          <w:delText>vilka faser de behöver arbete mer med för att uppfylla DIM’s omfattning</w:delText>
        </w:r>
        <w:r w:rsidRPr="005A03C6" w:rsidDel="00E2013D">
          <w:rPr>
            <w:strike/>
            <w:rPrChange w:id="121" w:author="Jason Serviss" w:date="2018-09-15T16:22:00Z">
              <w:rPr/>
            </w:rPrChange>
          </w:rPr>
          <w:delText xml:space="preserve"> inför </w:delText>
        </w:r>
        <w:r w:rsidR="007C3EE4" w:rsidRPr="005A03C6" w:rsidDel="00E2013D">
          <w:rPr>
            <w:strike/>
            <w:rPrChange w:id="122" w:author="Jason Serviss" w:date="2018-09-15T16:22:00Z">
              <w:rPr/>
            </w:rPrChange>
          </w:rPr>
          <w:delText>kommande kurser</w:delText>
        </w:r>
        <w:r w:rsidR="007C3EE4" w:rsidDel="00E2013D">
          <w:delText>.</w:delText>
        </w:r>
        <w:r w:rsidDel="00E2013D">
          <w:delText xml:space="preserve"> </w:delText>
        </w:r>
        <w:r w:rsidR="007C3EE4" w:rsidRPr="005A03C6" w:rsidDel="00E2013D">
          <w:rPr>
            <w:strike/>
            <w:rPrChange w:id="123" w:author="Jason Serviss" w:date="2018-09-15T16:23:00Z">
              <w:rPr/>
            </w:rPrChange>
          </w:rPr>
          <w:delText xml:space="preserve">Kurserna granskades genom hur de presterade i respektive DIM fas och </w:delText>
        </w:r>
        <w:r w:rsidR="00C42A9D" w:rsidRPr="005A03C6" w:rsidDel="00E2013D">
          <w:rPr>
            <w:strike/>
            <w:rPrChange w:id="124" w:author="Jason Serviss" w:date="2018-09-15T16:23:00Z">
              <w:rPr/>
            </w:rPrChange>
          </w:rPr>
          <w:delText>bedömdes med hur starkt eller svagt faserna påvisade att vara i varje enskild kurs</w:delText>
        </w:r>
        <w:commentRangeStart w:id="125"/>
        <w:r w:rsidR="00951E2F" w:rsidDel="00E2013D">
          <w:delText xml:space="preserve"> </w:delText>
        </w:r>
        <w:commentRangeEnd w:id="125"/>
        <w:r w:rsidR="00E44B3C" w:rsidDel="00E2013D">
          <w:rPr>
            <w:rStyle w:val="CommentReference"/>
            <w:rFonts w:eastAsiaTheme="minorHAnsi" w:cstheme="minorBidi"/>
            <w:lang w:eastAsia="en-US"/>
          </w:rPr>
          <w:commentReference w:id="125"/>
        </w:r>
        <w:r w:rsidR="00C42A9D" w:rsidDel="00E2013D">
          <w:delText>.</w:delText>
        </w:r>
        <w:r w:rsidR="00850895" w:rsidDel="00E2013D">
          <w:delText xml:space="preserve"> </w:delText>
        </w:r>
      </w:del>
      <w:r w:rsidR="00850895">
        <w:t xml:space="preserve">Resultatet visar att spridningen mellan poäng och respektive kurs har en </w:t>
      </w:r>
      <w:r w:rsidR="00F67766">
        <w:t xml:space="preserve">medel </w:t>
      </w:r>
      <w:del w:id="126" w:author="Jason Serviss" w:date="2018-09-15T16:23:00Z">
        <w:r w:rsidR="00850895" w:rsidDel="005A03C6">
          <w:delText xml:space="preserve">differens </w:delText>
        </w:r>
      </w:del>
      <w:ins w:id="127" w:author="Jason Serviss" w:date="2018-09-15T16:23:00Z">
        <w:r w:rsidR="005A03C6">
          <w:t>skilln</w:t>
        </w:r>
        <w:bookmarkStart w:id="128" w:name="_GoBack"/>
        <w:bookmarkEnd w:id="128"/>
        <w:r w:rsidR="005A03C6">
          <w:t xml:space="preserve">ad </w:t>
        </w:r>
      </w:ins>
      <w:r w:rsidR="00850895">
        <w:t>på cirka 0,5 poäng</w:t>
      </w:r>
      <w:commentRangeStart w:id="129"/>
      <w:r w:rsidR="00850895">
        <w:t xml:space="preserve"> </w:t>
      </w:r>
      <w:commentRangeEnd w:id="129"/>
      <w:r w:rsidR="00E04FD4">
        <w:rPr>
          <w:rStyle w:val="CommentReference"/>
          <w:rFonts w:eastAsiaTheme="minorHAnsi" w:cstheme="minorBidi"/>
          <w:lang w:eastAsia="en-US"/>
        </w:rPr>
        <w:commentReference w:id="129"/>
      </w:r>
      <w:r w:rsidR="00850895">
        <w:t xml:space="preserve">(Figur 3a). </w:t>
      </w:r>
      <w:commentRangeStart w:id="130"/>
      <w:r w:rsidR="00850895">
        <w:t xml:space="preserve">Det </w:t>
      </w:r>
      <w:r w:rsidR="00BA7F7A">
        <w:t xml:space="preserve">visar att varje individuell </w:t>
      </w:r>
      <w:ins w:id="131" w:author="Jason Serviss" w:date="2018-09-15T16:28:00Z">
        <w:r w:rsidR="007C5578">
          <w:t xml:space="preserve">utvärderade </w:t>
        </w:r>
      </w:ins>
      <w:r w:rsidR="00BA7F7A">
        <w:t xml:space="preserve">kurs har </w:t>
      </w:r>
      <w:commentRangeStart w:id="132"/>
      <w:r w:rsidR="00BA7F7A">
        <w:t xml:space="preserve">liknade pedagogisk riktning </w:t>
      </w:r>
      <w:commentRangeEnd w:id="132"/>
      <w:r w:rsidR="00E04FD4">
        <w:rPr>
          <w:rStyle w:val="CommentReference"/>
          <w:rFonts w:eastAsiaTheme="minorHAnsi" w:cstheme="minorBidi"/>
          <w:lang w:eastAsia="en-US"/>
        </w:rPr>
        <w:commentReference w:id="132"/>
      </w:r>
      <w:r w:rsidR="00BA7F7A">
        <w:t xml:space="preserve">och Grade arbetar ungefär på samma sätt igenom alla sina kurser. </w:t>
      </w:r>
      <w:commentRangeEnd w:id="130"/>
      <w:r w:rsidR="00514B48">
        <w:rPr>
          <w:rStyle w:val="CommentReference"/>
          <w:rFonts w:eastAsiaTheme="minorHAnsi" w:cstheme="minorBidi"/>
          <w:lang w:eastAsia="en-US"/>
        </w:rPr>
        <w:commentReference w:id="130"/>
      </w:r>
      <w:del w:id="133" w:author="Jason Serviss" w:date="2018-09-15T16:56:00Z">
        <w:r w:rsidR="00BA7F7A" w:rsidRPr="004D2BD6" w:rsidDel="00E2013D">
          <w:rPr>
            <w:strike/>
          </w:rPr>
          <w:delText>Det kan ge ett</w:delText>
        </w:r>
        <w:r w:rsidR="00D7649D" w:rsidRPr="004D2BD6" w:rsidDel="00E2013D">
          <w:rPr>
            <w:strike/>
          </w:rPr>
          <w:delText xml:space="preserve"> utrymme </w:delText>
        </w:r>
        <w:r w:rsidR="00BA7F7A" w:rsidRPr="004D2BD6" w:rsidDel="00E2013D">
          <w:rPr>
            <w:strike/>
          </w:rPr>
          <w:delText>för</w:delText>
        </w:r>
        <w:r w:rsidR="00D7649D" w:rsidRPr="004D2BD6" w:rsidDel="00E2013D">
          <w:rPr>
            <w:strike/>
          </w:rPr>
          <w:delText xml:space="preserve"> förbättring i </w:delText>
        </w:r>
        <w:r w:rsidR="006E30FA" w:rsidRPr="004D2BD6" w:rsidDel="00E2013D">
          <w:rPr>
            <w:strike/>
          </w:rPr>
          <w:delText>Grade</w:delText>
        </w:r>
        <w:r w:rsidR="004E58AD" w:rsidRPr="004D2BD6" w:rsidDel="00E2013D">
          <w:rPr>
            <w:strike/>
          </w:rPr>
          <w:delText>s</w:delText>
        </w:r>
        <w:r w:rsidR="006E30FA" w:rsidRPr="004D2BD6" w:rsidDel="00E2013D">
          <w:rPr>
            <w:strike/>
          </w:rPr>
          <w:delText xml:space="preserve"> pedagogiska standard </w:delText>
        </w:r>
        <w:r w:rsidR="006606DD" w:rsidRPr="004D2BD6" w:rsidDel="00E2013D">
          <w:rPr>
            <w:strike/>
          </w:rPr>
          <w:delText xml:space="preserve">och att få </w:delText>
        </w:r>
        <w:r w:rsidR="006E30FA" w:rsidRPr="004D2BD6" w:rsidDel="00E2013D">
          <w:rPr>
            <w:strike/>
          </w:rPr>
          <w:delText>DIM</w:delText>
        </w:r>
        <w:r w:rsidR="006606DD" w:rsidRPr="004D2BD6" w:rsidDel="00E2013D">
          <w:rPr>
            <w:strike/>
          </w:rPr>
          <w:delText xml:space="preserve"> tillämpat i deras arbetsform</w:delText>
        </w:r>
        <w:r w:rsidR="006606DD" w:rsidDel="00E2013D">
          <w:delText>.</w:delText>
        </w:r>
      </w:del>
      <w:r w:rsidR="00850895">
        <w:t xml:space="preserve"> </w:t>
      </w:r>
    </w:p>
    <w:p w14:paraId="5E605DD3" w14:textId="058A85E3" w:rsidR="00D45847" w:rsidRPr="004E58AD" w:rsidRDefault="006606DD" w:rsidP="004E58AD">
      <w:pPr>
        <w:pStyle w:val="BodyText"/>
        <w:spacing w:line="600" w:lineRule="auto"/>
        <w:rPr>
          <w:ins w:id="134" w:author="Olivia Imner" w:date="2018-07-07T12:55:00Z"/>
        </w:rPr>
      </w:pPr>
      <w:r>
        <w:lastRenderedPageBreak/>
        <w:t>I takt med att k</w:t>
      </w:r>
      <w:r w:rsidR="00850895">
        <w:t xml:space="preserve">urserna uppvisar att ha </w:t>
      </w:r>
      <w:r>
        <w:t>likvärdigt</w:t>
      </w:r>
      <w:r w:rsidR="00850895">
        <w:t xml:space="preserve"> </w:t>
      </w:r>
      <w:commentRangeStart w:id="135"/>
      <w:r w:rsidR="00850895">
        <w:t>resultat</w:t>
      </w:r>
      <w:r>
        <w:t xml:space="preserve"> kan det ge möjligheter</w:t>
      </w:r>
      <w:r w:rsidR="00850895">
        <w:t xml:space="preserve"> </w:t>
      </w:r>
      <w:commentRangeEnd w:id="135"/>
      <w:r w:rsidR="00E44B3C">
        <w:rPr>
          <w:rStyle w:val="CommentReference"/>
          <w:rFonts w:eastAsiaTheme="minorHAnsi" w:cstheme="minorBidi"/>
          <w:lang w:eastAsia="en-US"/>
        </w:rPr>
        <w:commentReference w:id="135"/>
      </w:r>
      <w:r w:rsidR="00850895">
        <w:t xml:space="preserve">till att utförligare visa hur </w:t>
      </w:r>
      <w:r>
        <w:t xml:space="preserve">evalueringens poäng blev tilldelad i DIM’s faser </w:t>
      </w:r>
      <w:r w:rsidR="00E44B3C">
        <w:rPr>
          <w:rStyle w:val="CommentReference"/>
          <w:rFonts w:eastAsiaTheme="minorHAnsi" w:cstheme="minorBidi"/>
          <w:lang w:eastAsia="en-US"/>
        </w:rPr>
        <w:commentReference w:id="136"/>
      </w:r>
      <w:r w:rsidR="00850895">
        <w:t xml:space="preserve">(Figur 3b). </w:t>
      </w:r>
      <w:r w:rsidR="00257DD5">
        <w:t xml:space="preserve">Kurserna </w:t>
      </w:r>
      <w:commentRangeStart w:id="137"/>
      <w:commentRangeStart w:id="138"/>
      <w:r w:rsidR="00850895">
        <w:t>K</w:t>
      </w:r>
      <w:r w:rsidR="00257DD5">
        <w:t>S Strålskydd och Telia GDPR visar ett bättre resultat än</w:t>
      </w:r>
      <w:r w:rsidR="00850895">
        <w:t xml:space="preserve"> </w:t>
      </w:r>
      <w:commentRangeEnd w:id="137"/>
      <w:r w:rsidR="00E44B3C">
        <w:rPr>
          <w:rStyle w:val="CommentReference"/>
          <w:rFonts w:eastAsiaTheme="minorHAnsi" w:cstheme="minorBidi"/>
          <w:lang w:eastAsia="en-US"/>
        </w:rPr>
        <w:commentReference w:id="137"/>
      </w:r>
      <w:r w:rsidR="004A62A2">
        <w:t>majoriteten av</w:t>
      </w:r>
      <w:r w:rsidR="00850895">
        <w:t xml:space="preserve"> DIM’s faser och kan ge möjligen ge anvisningar på hur Grade ska börja arbeta med </w:t>
      </w:r>
      <w:r w:rsidR="00850895" w:rsidRPr="00257DD5">
        <w:rPr>
          <w:i/>
        </w:rPr>
        <w:t xml:space="preserve">Bedömning och Utvärderings </w:t>
      </w:r>
      <w:r w:rsidR="00850895">
        <w:t xml:space="preserve">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139" w:name="_Toc489811950"/>
      <w:bookmarkStart w:id="140" w:name="_Ref489810823"/>
      <w:commentRangeEnd w:id="138"/>
      <w:r w:rsidR="00E44B3C">
        <w:rPr>
          <w:rStyle w:val="CommentReference"/>
          <w:rFonts w:eastAsiaTheme="minorHAnsi" w:cstheme="minorBidi"/>
          <w:lang w:eastAsia="en-US"/>
        </w:rPr>
        <w:commentReference w:id="138"/>
      </w:r>
    </w:p>
    <w:p w14:paraId="31FC49E2" w14:textId="77777777"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39"/>
      <w:bookmarkEnd w:id="140"/>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141" w:name="_Toc391456185"/>
      <w:bookmarkStart w:id="142" w:name="_Toc394248559"/>
      <w:bookmarkEnd w:id="141"/>
      <w:commentRangeStart w:id="143"/>
      <w:r w:rsidRPr="004E58AD">
        <w:lastRenderedPageBreak/>
        <w:t>Diskussion</w:t>
      </w:r>
      <w:bookmarkEnd w:id="142"/>
      <w:commentRangeEnd w:id="143"/>
      <w:r w:rsidR="009C0163">
        <w:rPr>
          <w:rStyle w:val="CommentReference"/>
          <w:rFonts w:ascii="Times New Roman" w:eastAsiaTheme="minorHAnsi" w:hAnsi="Times New Roman" w:cstheme="minorBidi"/>
          <w:bCs w:val="0"/>
          <w:color w:val="auto"/>
        </w:rPr>
        <w:commentReference w:id="143"/>
      </w:r>
    </w:p>
    <w:p w14:paraId="0D0045B6" w14:textId="77777777" w:rsidR="009C0163" w:rsidRDefault="00850895">
      <w:pPr>
        <w:pStyle w:val="BodyText"/>
        <w:spacing w:line="600" w:lineRule="auto"/>
        <w:rPr>
          <w:ins w:id="144" w:author="Jason Serviss" w:date="2018-09-11T18:24:00Z"/>
        </w:rPr>
      </w:pPr>
      <w:commentRangeStart w:id="145"/>
      <w:r>
        <w:t>Syftet med denna studie var att undersöka vilken pedagogiskt perspektiv de innefattar på Grade och hitta en pedagogisk modell för att bli tydligt strukturerad</w:t>
      </w:r>
      <w:r w:rsidR="00915D89">
        <w:t xml:space="preserve">e i deras produktion av kurser. </w:t>
      </w:r>
      <w:commentRangeEnd w:id="145"/>
      <w:r w:rsidR="00E44B3C">
        <w:rPr>
          <w:rStyle w:val="CommentReference"/>
          <w:rFonts w:eastAsiaTheme="minorHAnsi" w:cstheme="minorBidi"/>
          <w:lang w:eastAsia="en-US"/>
        </w:rPr>
        <w:commentReference w:id="145"/>
      </w:r>
      <w:commentRangeStart w:id="146"/>
      <w:r w:rsidR="00915D89">
        <w:t>Därefter u</w:t>
      </w:r>
      <w:r>
        <w:t>tvärdera hur modellen skulle fungera i dagsläget genom att förstå vilka delar av kurser de ska lägga pedagogisk fokus på.</w:t>
      </w:r>
      <w:commentRangeEnd w:id="146"/>
      <w:r w:rsidR="009C0163">
        <w:rPr>
          <w:rStyle w:val="CommentReference"/>
          <w:rFonts w:eastAsiaTheme="minorHAnsi" w:cstheme="minorBidi"/>
          <w:lang w:eastAsia="en-US"/>
        </w:rPr>
        <w:commentReference w:id="146"/>
      </w:r>
      <w:r>
        <w:t xml:space="preserve"> </w:t>
      </w:r>
      <w:commentRangeStart w:id="147"/>
      <w:r>
        <w:t>Resultatet visar att Grades pedagogiska ansats övervägs att passa in i ett associativt perspektiv, tillsammans med</w:t>
      </w:r>
      <w:r w:rsidR="00E53EBC">
        <w:t xml:space="preserve"> en pedagogisk modell som DIM</w:t>
      </w:r>
      <w:commentRangeEnd w:id="147"/>
      <w:r w:rsidR="009C0163">
        <w:rPr>
          <w:rStyle w:val="CommentReference"/>
          <w:rFonts w:eastAsiaTheme="minorHAnsi" w:cstheme="minorBidi"/>
          <w:lang w:eastAsia="en-US"/>
        </w:rPr>
        <w:commentReference w:id="147"/>
      </w:r>
      <w:r w:rsidR="00E53EBC">
        <w:t xml:space="preserve">. </w:t>
      </w:r>
    </w:p>
    <w:p w14:paraId="49E8E4D9" w14:textId="77777777" w:rsidR="009C0163" w:rsidRDefault="009C0163">
      <w:pPr>
        <w:pStyle w:val="BodyText"/>
        <w:spacing w:line="600" w:lineRule="auto"/>
        <w:rPr>
          <w:ins w:id="148" w:author="Jason Serviss" w:date="2018-09-11T18:24:00Z"/>
        </w:rPr>
      </w:pPr>
    </w:p>
    <w:p w14:paraId="758DFAAC" w14:textId="5E7F04D2" w:rsidR="00654CAB" w:rsidRDefault="00E56D30">
      <w:pPr>
        <w:pStyle w:val="BodyText"/>
        <w:spacing w:line="600" w:lineRule="auto"/>
      </w:pPr>
      <w:r>
        <w:t xml:space="preserve">Utifrån resultatet har det </w:t>
      </w:r>
      <w:r w:rsidR="00B31D7F">
        <w:t>också</w:t>
      </w:r>
      <w:r>
        <w:t xml:space="preserve"> framkommit att det finns visa faktorer som kan göras annorlunda i kommande utvärderingar. </w:t>
      </w:r>
      <w:commentRangeStart w:id="149"/>
      <w:r w:rsidR="00AE0EFD">
        <w:t>Även</w:t>
      </w:r>
      <w:commentRangeEnd w:id="149"/>
      <w:r w:rsidR="00B52F86">
        <w:rPr>
          <w:rStyle w:val="CommentReference"/>
          <w:rFonts w:eastAsiaTheme="minorHAnsi" w:cstheme="minorBidi"/>
          <w:lang w:eastAsia="en-US"/>
        </w:rPr>
        <w:commentReference w:id="149"/>
      </w:r>
      <w:r w:rsidR="00AE0EFD">
        <w:t xml:space="preserve"> om vi har funnit att DIM fungerar bra med Grade nuvarande pedagogik beroende på EIF’s specifika krav kan det vara nödvändigt att anta andra modeller för att uppfylla sådana krav. </w:t>
      </w:r>
      <w:r>
        <w:t xml:space="preserve">Det </w:t>
      </w:r>
      <w:r w:rsidR="00EB1E68">
        <w:t xml:space="preserve">kan arbetas vidare med det </w:t>
      </w:r>
      <w:r>
        <w:t>associativa perspektivet och i utbyte undersökas hur fler modeller kan användas för att utvärdera majoritet av Grades kurser</w:t>
      </w:r>
      <w:r w:rsidR="00B52F86">
        <w:t xml:space="preserve">. </w:t>
      </w:r>
      <w:r w:rsidR="00654CAB">
        <w:t xml:space="preserve">Det betyder att fokusen behöver läggas på att undersöka fler modeller inom det associativa </w:t>
      </w:r>
      <w:r w:rsidR="006278F8">
        <w:t xml:space="preserve">perspektivet och testa det med hjälp av att utvärdera föregående 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 </w:t>
      </w:r>
    </w:p>
    <w:p w14:paraId="527747D9" w14:textId="7E20F2FD" w:rsidR="004609DA" w:rsidRDefault="004609DA" w:rsidP="004609DA">
      <w:pPr>
        <w:pStyle w:val="BodyText"/>
        <w:spacing w:line="600" w:lineRule="auto"/>
      </w:pPr>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5435F3E4" w14:textId="2B58A6CF" w:rsidR="004B4647" w:rsidRDefault="004B4647">
      <w:pPr>
        <w:pStyle w:val="BodyText"/>
        <w:spacing w:line="600" w:lineRule="auto"/>
      </w:pPr>
    </w:p>
    <w:p w14:paraId="157A4F95" w14:textId="77777777" w:rsidR="00FB7215" w:rsidRDefault="00FB7215">
      <w:pPr>
        <w:pStyle w:val="BodyText"/>
        <w:spacing w:line="600" w:lineRule="auto"/>
      </w:pPr>
    </w:p>
    <w:p w14:paraId="6464CE05" w14:textId="438693F5" w:rsidR="00D45847" w:rsidRPr="00B52F86" w:rsidRDefault="00D71CDE">
      <w:pPr>
        <w:pStyle w:val="BodyText"/>
        <w:spacing w:line="600" w:lineRule="auto"/>
        <w:rPr>
          <w:szCs w:val="22"/>
        </w:rPr>
      </w:pPr>
      <w:commentRangeStart w:id="150"/>
      <w:r>
        <w:t>EIF kan även ha specifika kundmålsgrupper och det tillåter att de kan vara oberoende till att hålla fast till en specifikt pedagogisk modell. Då kan enskilda e-kurser få en annorlunda pedagogisk modell som är mer beroende på kurskraven och behöver vara unik för målgruppen.</w:t>
      </w:r>
      <w:commentRangeEnd w:id="150"/>
      <w:r>
        <w:rPr>
          <w:rStyle w:val="CommentReference"/>
        </w:rPr>
        <w:commentReference w:id="150"/>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Pr="00EB1E68" w:rsidRDefault="00850895">
      <w:pPr>
        <w:pStyle w:val="ListParagraph"/>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Paragraph"/>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Paragraph"/>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Paragraph"/>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Paragraph"/>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Paragraph"/>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ody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ody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151" w:name="_Toc391456186"/>
      <w:bookmarkStart w:id="152" w:name="_Toc394248560"/>
      <w:bookmarkEnd w:id="151"/>
      <w:r w:rsidRPr="004E58AD">
        <w:lastRenderedPageBreak/>
        <w:t>Referenser</w:t>
      </w:r>
      <w:bookmarkEnd w:id="152"/>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r>
        <w:fldChar w:fldCharType="begin"/>
      </w:r>
      <w:r>
        <w:instrText xml:space="preserve"> HYPERLINK "http://empresas.sence.cl/documentos/elearning/E-learning.%20Art%EDculo%20de%20Joanne%20Capper%20(Ingl%E9s).pdf" \h </w:instrText>
      </w:r>
      <w:r>
        <w:fldChar w:fldCharType="separate"/>
      </w:r>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r>
        <w:rPr>
          <w:rStyle w:val="InternetLink"/>
          <w:rFonts w:eastAsia="Times New Roman" w:cs="Times New Roman"/>
          <w:lang w:eastAsia="sv-SE"/>
        </w:rPr>
        <w:fldChar w:fldCharType="end"/>
      </w:r>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D808DD">
      <w:pPr>
        <w:rPr>
          <w:rFonts w:eastAsia="Times New Roman" w:cs="Times New Roman"/>
        </w:rPr>
      </w:pPr>
      <w:r>
        <w:fldChar w:fldCharType="begin"/>
      </w:r>
      <w:r>
        <w:instrText xml:space="preserve"> HYPERLINK "http://www.ambientinsight.com/reports/elearning.aspx" \l "section1" </w:instrText>
      </w:r>
      <w:r>
        <w:fldChar w:fldCharType="separate"/>
      </w:r>
      <w:r w:rsidR="00850895">
        <w:rPr>
          <w:rStyle w:val="InternetLink"/>
          <w:rFonts w:eastAsia="Times New Roman" w:cs="Times New Roman"/>
        </w:rPr>
        <w:t>http://www.ambientinsight.com/reports/elearning.aspx#section1</w:t>
      </w:r>
      <w:r>
        <w:rPr>
          <w:rStyle w:val="InternetLink"/>
          <w:rFonts w:eastAsia="Times New Roman" w:cs="Times New Roman"/>
        </w:rPr>
        <w:fldChar w:fldCharType="end"/>
      </w:r>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r>
        <w:fldChar w:fldCharType="begin"/>
      </w:r>
      <w:r>
        <w:instrText xml:space="preserve"> HYPERLINK "https://data.riksdagen.se/fil/5DB2B1BF-429C-4CB6-8468-4B5B05C8D7CF" \h </w:instrText>
      </w:r>
      <w:r>
        <w:fldChar w:fldCharType="separate"/>
      </w:r>
      <w:r w:rsidR="00850895">
        <w:rPr>
          <w:rStyle w:val="InternetLink"/>
          <w:rFonts w:eastAsia="Times New Roman" w:cs="Times New Roman"/>
        </w:rPr>
        <w:t>https://data.riksdagen.se/fil/5DB2B1BF-429C-4CB6-8468-4B5B05C8D7CF</w:t>
      </w:r>
      <w:r>
        <w:rPr>
          <w:rStyle w:val="InternetLink"/>
          <w:rFonts w:eastAsia="Times New Roman" w:cs="Times New Roman"/>
        </w:rPr>
        <w:fldChar w:fldCharType="end"/>
      </w:r>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r>
        <w:fldChar w:fldCharType="begin"/>
      </w:r>
      <w:r>
        <w:instrText xml:space="preserve"> HYPERLINK "http://www.triglyf.se/branschanalys/branschanalys-e-learning-sverige-2015/" \h </w:instrText>
      </w:r>
      <w:r>
        <w:fldChar w:fldCharType="separate"/>
      </w:r>
      <w:r w:rsidR="00850895">
        <w:rPr>
          <w:rStyle w:val="InternetLink"/>
          <w:rFonts w:eastAsia="Times New Roman" w:cs="Times New Roman"/>
        </w:rPr>
        <w:t>http://www.triglyf.se/branschanalys/branschanalys-e-learning-sverige-2015/</w:t>
      </w:r>
      <w:r>
        <w:rPr>
          <w:rStyle w:val="InternetLink"/>
          <w:rFonts w:eastAsia="Times New Roman" w:cs="Times New Roman"/>
        </w:rPr>
        <w:fldChar w:fldCharType="end"/>
      </w:r>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r>
        <w:fldChar w:fldCharType="begin"/>
      </w:r>
      <w:r>
        <w:instrText xml:space="preserve"> HYPERLINK "https://waset.org/publications/12654/is-e-learning-based-on-learning-theories-a-literature-review" \h </w:instrText>
      </w:r>
      <w:r>
        <w:fldChar w:fldCharType="separate"/>
      </w:r>
      <w:r w:rsidR="00850895">
        <w:rPr>
          <w:rStyle w:val="InternetLink"/>
          <w:rFonts w:eastAsia="Times New Roman" w:cs="Times New Roman"/>
        </w:rPr>
        <w:t>https://waset.org/publications/12654/is-e-learning-based-on-learning-theories-a-literature-review</w:t>
      </w:r>
      <w:r>
        <w:rPr>
          <w:rStyle w:val="InternetLink"/>
          <w:rFonts w:eastAsia="Times New Roman" w:cs="Times New Roman"/>
        </w:rPr>
        <w:fldChar w:fldCharType="end"/>
      </w:r>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153" w:name="__Fieldmark__1067_823957682"/>
      <w:bookmarkStart w:id="154" w:name="__Fieldmark__744_3764101930"/>
      <w:bookmarkStart w:id="155" w:name="__Fieldmark__1179_1934263386"/>
      <w:bookmarkEnd w:id="153"/>
      <w:bookmarkEnd w:id="154"/>
      <w:bookmarkEnd w:id="155"/>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156" w:name="_Toc391456187"/>
      <w:bookmarkStart w:id="157" w:name="_Toc394248561"/>
      <w:bookmarkEnd w:id="156"/>
      <w:r w:rsidRPr="009F3187">
        <w:lastRenderedPageBreak/>
        <w:t>Bilagor</w:t>
      </w:r>
      <w:bookmarkEnd w:id="157"/>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158"/>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159" w:name="_Toc391456188"/>
      <w:bookmarkEnd w:id="159"/>
      <w:commentRangeStart w:id="160"/>
      <w:r w:rsidRPr="00D01DE3">
        <w:rPr>
          <w:rStyle w:val="IntenseEmphasis"/>
          <w:color w:val="00000A"/>
        </w:rPr>
        <w:lastRenderedPageBreak/>
        <w:t xml:space="preserve">Inledning </w:t>
      </w:r>
      <w:commentRangeEnd w:id="160"/>
      <w:r w:rsidR="00673314">
        <w:rPr>
          <w:rStyle w:val="CommentReference"/>
        </w:rPr>
        <w:commentReference w:id="160"/>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161"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162"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163"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164"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165"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IntenseEmphasis"/>
          <w:color w:val="00000A"/>
        </w:rPr>
        <w:t>Uppmuntra deltagande</w:t>
      </w:r>
    </w:p>
    <w:p w14:paraId="006BD848" w14:textId="2C2003EF" w:rsidR="00DD12F3" w:rsidRDefault="00F16CB6" w:rsidP="00DD12F3">
      <w:pPr>
        <w:rPr>
          <w:ins w:id="166"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167"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IntenseEmphasis"/>
          <w:color w:val="00000A"/>
          <w:sz w:val="23"/>
          <w:szCs w:val="23"/>
        </w:rPr>
      </w:pPr>
    </w:p>
    <w:p w14:paraId="55D689E2" w14:textId="7C70F378" w:rsidR="00D45847" w:rsidRPr="00D01DE3" w:rsidRDefault="00850895" w:rsidP="004E58AD">
      <w:pPr>
        <w:rPr>
          <w:b/>
          <w:bCs/>
          <w:i/>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3CE8C50D" w14:textId="14394892" w:rsidR="00DD12F3" w:rsidRDefault="00F16CB6" w:rsidP="00DD12F3">
      <w:pPr>
        <w:rPr>
          <w:ins w:id="168" w:author="Jason Serviss" w:date="2018-09-02T10:37:00Z"/>
          <w:rFonts w:cs="Times New Roman"/>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Emphasis"/>
          <w:rFonts w:cs="Times New Roman"/>
          <w:i w:val="0"/>
        </w:rPr>
      </w:pPr>
    </w:p>
    <w:p w14:paraId="48DC492E" w14:textId="5316CD33" w:rsidR="00DD12F3" w:rsidRDefault="00F16CB6" w:rsidP="00DD12F3">
      <w:pPr>
        <w:rPr>
          <w:ins w:id="169" w:author="Jason Serviss" w:date="2018-09-02T10:37:00Z"/>
          <w:rFonts w:cs="Times New Roman"/>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Emphasis"/>
          <w:rFonts w:cs="Times New Roman"/>
          <w:i w:val="0"/>
        </w:rPr>
      </w:pPr>
    </w:p>
    <w:p w14:paraId="17111BE6" w14:textId="2CCB0049" w:rsidR="00DD12F3" w:rsidRDefault="00F16CB6" w:rsidP="00DD12F3">
      <w:pPr>
        <w:rPr>
          <w:ins w:id="170" w:author="Jason Serviss" w:date="2018-09-02T10:37:00Z"/>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171" w:author="Jason Serviss" w:date="2018-09-02T10:37:00Z"/>
          <w:rFonts w:cs="Times New Roman"/>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Emphasis"/>
          <w:rFonts w:cs="Times New Roman"/>
          <w:i w:val="0"/>
        </w:rPr>
      </w:pPr>
    </w:p>
    <w:p w14:paraId="5A811DBC" w14:textId="1A58C892" w:rsidR="00DD12F3" w:rsidRDefault="00F16CB6" w:rsidP="00DD12F3">
      <w:pPr>
        <w:rPr>
          <w:ins w:id="172"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173"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IntenseEmphasis"/>
          <w:color w:val="00000A"/>
          <w:sz w:val="23"/>
          <w:szCs w:val="23"/>
        </w:rPr>
      </w:pPr>
    </w:p>
    <w:p w14:paraId="671B8297" w14:textId="0DCB6335" w:rsidR="004E58AD" w:rsidRPr="00D01DE3" w:rsidRDefault="00850895" w:rsidP="004E58AD">
      <w:pPr>
        <w:rPr>
          <w:b/>
          <w:bCs/>
          <w:i/>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4EA9A698" w:rsidR="00DD12F3" w:rsidRDefault="00F16CB6" w:rsidP="00DD12F3">
      <w:pPr>
        <w:rPr>
          <w:ins w:id="174"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264E1364" w14:textId="680D37A2" w:rsidR="00DD12F3" w:rsidRPr="00A53F62" w:rsidRDefault="00F16CB6" w:rsidP="00A53F62">
      <w:pPr>
        <w:pBdr>
          <w:bottom w:val="single" w:sz="6" w:space="1" w:color="auto"/>
        </w:pBdr>
        <w:rPr>
          <w:ins w:id="175" w:author="Jason Serviss" w:date="2018-09-02T10:38:00Z"/>
          <w:rFonts w:eastAsia="Times New Roman" w:cs="Times New Roman"/>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IntenseEmphasis"/>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CommentReference"/>
          <w:rFonts w:ascii="Verdana" w:hAnsi="Verdana"/>
          <w:sz w:val="16"/>
          <w:szCs w:val="16"/>
        </w:rPr>
        <w:commentReference w:id="176"/>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77" w:name="_Toc391456189"/>
      <w:bookmarkEnd w:id="177"/>
    </w:p>
    <w:p w14:paraId="5045D8EB" w14:textId="77777777" w:rsidR="00D12CAD" w:rsidRDefault="00D12CAD">
      <w:pPr>
        <w:rPr>
          <w:ins w:id="178"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79"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3E2AEF">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Change w:id="180" w:author="Jason Serviss" w:date="2018-09-15T16:16:00Z">
            <w:sectPr w:rsidR="00D45847" w:rsidRPr="000427E4" w:rsidSect="003E2AEF">
              <w:pgMar w:top="1135" w:right="1417" w:bottom="1417" w:left="1417" w:header="0" w:footer="709" w:gutter="0"/>
              <w:lnNumType w:countBy="0" w:restart="newPage"/>
            </w:sectPr>
          </w:sectPrChange>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E04FD4" w:rsidRDefault="00E04FD4">
      <w:pPr>
        <w:pStyle w:val="CommentText"/>
      </w:pPr>
      <w:r>
        <w:rPr>
          <w:rStyle w:val="CommentReference"/>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w:t>
      </w:r>
      <w:proofErr w:type="spellStart"/>
      <w:r>
        <w:t>now</w:t>
      </w:r>
      <w:proofErr w:type="spellEnd"/>
      <w:r>
        <w:t>…</w:t>
      </w:r>
      <w:r>
        <w:br/>
        <w:t xml:space="preserve">Ta </w:t>
      </w:r>
      <w:proofErr w:type="gramStart"/>
      <w:r>
        <w:t>bort ?</w:t>
      </w:r>
      <w:proofErr w:type="gramEnd"/>
      <w:r>
        <w:t>/</w:t>
      </w:r>
      <w:proofErr w:type="spellStart"/>
      <w:r>
        <w:t>olivia</w:t>
      </w:r>
      <w:proofErr w:type="spellEnd"/>
    </w:p>
  </w:comment>
  <w:comment w:id="9" w:author="Olivia Imner" w:date="2018-09-15T14:56:00Z" w:initials="OI">
    <w:p w14:paraId="26BD8914" w14:textId="3A2DA56A" w:rsidR="00E04FD4" w:rsidRDefault="00E04FD4">
      <w:pPr>
        <w:pStyle w:val="CommentText"/>
      </w:pPr>
      <w:r>
        <w:rPr>
          <w:rStyle w:val="CommentReference"/>
        </w:rPr>
        <w:annotationRef/>
      </w:r>
      <w:r>
        <w:t xml:space="preserve">Ska jag ha med det här exemplet tycker du? For </w:t>
      </w:r>
      <w:proofErr w:type="spellStart"/>
      <w:r>
        <w:t>now</w:t>
      </w:r>
      <w:proofErr w:type="spellEnd"/>
      <w:r>
        <w:t xml:space="preserve"> </w:t>
      </w:r>
      <w:proofErr w:type="spellStart"/>
      <w:r>
        <w:t>yes</w:t>
      </w:r>
      <w:proofErr w:type="spellEnd"/>
      <w:r>
        <w:t>…</w:t>
      </w:r>
    </w:p>
  </w:comment>
  <w:comment w:id="14" w:author="Jason Serviss" w:date="2018-09-09T09:10:00Z" w:initials="JS">
    <w:p w14:paraId="0CDB43D4" w14:textId="08BB6893" w:rsidR="00E04FD4" w:rsidRDefault="00E04FD4" w:rsidP="00622CDA">
      <w:pPr>
        <w:pStyle w:val="CommentText"/>
      </w:pPr>
      <w:r>
        <w:rPr>
          <w:rStyle w:val="CommentReference"/>
        </w:rPr>
        <w:annotationRef/>
      </w:r>
      <w:r>
        <w:rPr>
          <w:rStyle w:val="CommentReference"/>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58995C78" w14:textId="0E7D4B8D" w:rsidR="00E04FD4" w:rsidRDefault="00E04FD4">
      <w:pPr>
        <w:pStyle w:val="CommentText"/>
      </w:pPr>
    </w:p>
  </w:comment>
  <w:comment w:id="16" w:author="Jason Serviss" w:date="2018-09-13T09:24:00Z" w:initials="JS">
    <w:p w14:paraId="0EC8A166" w14:textId="4D70C8D0" w:rsidR="00E04FD4" w:rsidRPr="00C05B0F" w:rsidRDefault="00E04FD4">
      <w:pPr>
        <w:pStyle w:val="CommentText"/>
        <w:rPr>
          <w:color w:val="FFFFFF" w:themeColor="background1"/>
        </w:rPr>
      </w:pPr>
      <w:r>
        <w:rPr>
          <w:rStyle w:val="CommentReference"/>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1" w:author="Jason Serviss" w:date="2018-09-15T17:08:00Z" w:initials="JS">
    <w:p w14:paraId="77369648" w14:textId="008532B0" w:rsidR="00E04FD4" w:rsidRDefault="00E04FD4">
      <w:pPr>
        <w:pStyle w:val="CommentText"/>
      </w:pPr>
      <w:r>
        <w:rPr>
          <w:rStyle w:val="CommentReference"/>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w:t>
      </w:r>
      <w:r w:rsidR="003F3081">
        <w:t xml:space="preserve"> </w:t>
      </w:r>
      <w:proofErr w:type="spellStart"/>
      <w:r w:rsidR="003F3081">
        <w:t>Should</w:t>
      </w:r>
      <w:proofErr w:type="spellEnd"/>
      <w:r w:rsidR="003F3081">
        <w:t xml:space="preserve"> </w:t>
      </w:r>
      <w:proofErr w:type="spellStart"/>
      <w:r w:rsidR="003F3081">
        <w:t>these</w:t>
      </w:r>
      <w:proofErr w:type="spellEnd"/>
      <w:r w:rsidR="003F3081">
        <w:t xml:space="preserve"> be </w:t>
      </w:r>
      <w:proofErr w:type="spellStart"/>
      <w:r w:rsidR="003F3081">
        <w:t>considered</w:t>
      </w:r>
      <w:proofErr w:type="spellEnd"/>
      <w:r w:rsidR="003F3081">
        <w:t xml:space="preserve"> </w:t>
      </w:r>
      <w:proofErr w:type="spellStart"/>
      <w:r w:rsidR="003F3081">
        <w:t>equally</w:t>
      </w:r>
      <w:proofErr w:type="spellEnd"/>
      <w:r w:rsidR="003F3081">
        <w:t xml:space="preserve"> </w:t>
      </w:r>
      <w:proofErr w:type="spellStart"/>
      <w:r w:rsidR="003F3081">
        <w:t>true</w:t>
      </w:r>
      <w:proofErr w:type="spellEnd"/>
      <w:r w:rsidR="003F3081">
        <w:t>?</w:t>
      </w:r>
    </w:p>
  </w:comment>
  <w:comment w:id="22" w:author="Olivia Imner" w:date="2018-09-09T09:11:00Z" w:initials="OI">
    <w:p w14:paraId="2F534D75" w14:textId="07960E8B" w:rsidR="00E04FD4" w:rsidRDefault="00E04FD4">
      <w:pPr>
        <w:pStyle w:val="CommentText"/>
      </w:pPr>
      <w:r>
        <w:rPr>
          <w:rStyle w:val="CommentReference"/>
        </w:rPr>
        <w:annotationRef/>
      </w:r>
      <w:r>
        <w:t>Låter konstigt, annat ord</w:t>
      </w:r>
      <w:proofErr w:type="gramStart"/>
      <w:r>
        <w:t>..</w:t>
      </w:r>
      <w:proofErr w:type="gramEnd"/>
    </w:p>
  </w:comment>
  <w:comment w:id="23" w:author="Olivia Imner" w:date="2018-09-09T15:54:00Z" w:initials="OI">
    <w:p w14:paraId="1A489350" w14:textId="493E1C41" w:rsidR="00E04FD4" w:rsidRDefault="00E04FD4">
      <w:pPr>
        <w:pStyle w:val="CommentText"/>
      </w:pPr>
      <w:r>
        <w:rPr>
          <w:rStyle w:val="CommentReference"/>
        </w:rPr>
        <w:annotationRef/>
      </w:r>
      <w:r>
        <w:t xml:space="preserve">Behöver inte förklaras att frågekonstruktioner </w:t>
      </w:r>
      <w:r>
        <w:rPr>
          <w:rStyle w:val="CommentReference"/>
        </w:rPr>
        <w:annotationRef/>
      </w:r>
      <w:r>
        <w:t xml:space="preserve">innehåller frågor och påståenden? </w:t>
      </w:r>
    </w:p>
  </w:comment>
  <w:comment w:id="24" w:author="Jason Serviss" w:date="2018-09-09T10:29:00Z" w:initials="JS">
    <w:p w14:paraId="7B006EE6" w14:textId="65B6F130" w:rsidR="00E04FD4" w:rsidRDefault="00E04FD4">
      <w:pPr>
        <w:pStyle w:val="CommentText"/>
      </w:pPr>
      <w:r>
        <w:rPr>
          <w:rStyle w:val="CommentReference"/>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Grades </w:t>
      </w:r>
      <w:proofErr w:type="spellStart"/>
      <w:r>
        <w:t>current</w:t>
      </w:r>
      <w:proofErr w:type="spellEnd"/>
      <w:r>
        <w:t xml:space="preserve"> </w:t>
      </w:r>
      <w:proofErr w:type="spellStart"/>
      <w:r>
        <w:t>peoagogic</w:t>
      </w:r>
      <w:proofErr w:type="spellEnd"/>
      <w:r>
        <w:t xml:space="preserve"> </w:t>
      </w:r>
      <w:proofErr w:type="spellStart"/>
      <w:r>
        <w:t>practices</w:t>
      </w:r>
      <w:proofErr w:type="spellEnd"/>
      <w:r>
        <w:t>. ok</w:t>
      </w:r>
    </w:p>
  </w:comment>
  <w:comment w:id="26" w:author="Jason Serviss" w:date="2018-09-09T09:50:00Z" w:initials="JS">
    <w:p w14:paraId="1F0105B4" w14:textId="704A523C" w:rsidR="00E04FD4" w:rsidRDefault="00E04FD4">
      <w:pPr>
        <w:pStyle w:val="CommentText"/>
      </w:pPr>
      <w:ins w:id="27" w:author="Jason Serviss" w:date="2018-09-02T14:52:00Z">
        <w:r>
          <w:rPr>
            <w:rStyle w:val="CommentReference"/>
          </w:rPr>
          <w:annotationRef/>
        </w:r>
      </w:ins>
      <w:r>
        <w:t xml:space="preserve">I </w:t>
      </w:r>
      <w:proofErr w:type="spellStart"/>
      <w:r>
        <w:t>am</w:t>
      </w:r>
      <w:proofErr w:type="spellEnd"/>
      <w:r>
        <w:t xml:space="preserve"> not </w:t>
      </w:r>
      <w:proofErr w:type="gramStart"/>
      <w:r>
        <w:t>100%</w:t>
      </w:r>
      <w:proofErr w:type="gramEnd"/>
      <w:r>
        <w:t xml:space="preserve">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but</w:t>
      </w:r>
      <w:proofErr w:type="spellEnd"/>
      <w:r>
        <w:t xml:space="preserve"> it  is a </w:t>
      </w:r>
      <w:proofErr w:type="spellStart"/>
      <w:r>
        <w:t>rough</w:t>
      </w:r>
      <w:proofErr w:type="spellEnd"/>
      <w:r>
        <w:t xml:space="preserve"> </w:t>
      </w:r>
      <w:proofErr w:type="spellStart"/>
      <w:r>
        <w:t>idea</w:t>
      </w:r>
      <w:proofErr w:type="spellEnd"/>
      <w:r>
        <w:t xml:space="preserve"> </w:t>
      </w:r>
      <w:proofErr w:type="spellStart"/>
      <w:r>
        <w:t>of</w:t>
      </w:r>
      <w:proofErr w:type="spellEnd"/>
      <w:r>
        <w:t xml:space="preserve"> </w:t>
      </w:r>
      <w:proofErr w:type="spellStart"/>
      <w:r>
        <w:t>what</w:t>
      </w:r>
      <w:proofErr w:type="spellEnd"/>
      <w:r>
        <w:t xml:space="preserve"> I </w:t>
      </w:r>
      <w:proofErr w:type="spellStart"/>
      <w:r>
        <w:t>think</w:t>
      </w:r>
      <w:proofErr w:type="spellEnd"/>
      <w:r>
        <w:t xml:space="preserve"> </w:t>
      </w:r>
      <w:proofErr w:type="spellStart"/>
      <w:r>
        <w:t>should</w:t>
      </w:r>
      <w:proofErr w:type="spellEnd"/>
      <w:r>
        <w:t xml:space="preserve"> be </w:t>
      </w:r>
      <w:proofErr w:type="spellStart"/>
      <w:r>
        <w:t>here</w:t>
      </w:r>
      <w:proofErr w:type="spellEnd"/>
      <w:r>
        <w:t>. OK</w:t>
      </w:r>
    </w:p>
  </w:comment>
  <w:comment w:id="28" w:author="Olivia Imner" w:date="2018-09-09T15:59:00Z" w:initials="OI">
    <w:p w14:paraId="19309899" w14:textId="7F5D87C7" w:rsidR="00E04FD4" w:rsidRDefault="00E04FD4">
      <w:pPr>
        <w:pStyle w:val="CommentText"/>
      </w:pPr>
      <w:r>
        <w:rPr>
          <w:rStyle w:val="CommentReference"/>
        </w:rPr>
        <w:annotationRef/>
      </w:r>
      <w:r>
        <w:t xml:space="preserve">Ändra Ordföljder till </w:t>
      </w:r>
      <w:proofErr w:type="gramStart"/>
      <w:r>
        <w:t>frågekonstruktionerna .</w:t>
      </w:r>
      <w:proofErr w:type="gramEnd"/>
      <w:r>
        <w:t xml:space="preserve"> </w:t>
      </w:r>
    </w:p>
  </w:comment>
  <w:comment w:id="29" w:author="Jason Serviss" w:date="2018-09-09T11:07:00Z" w:initials="JS">
    <w:p w14:paraId="1FFFE4B3" w14:textId="63259DB1" w:rsidR="00E04FD4" w:rsidRDefault="00E04FD4">
      <w:pPr>
        <w:pStyle w:val="CommentText"/>
      </w:pPr>
      <w:r>
        <w:rPr>
          <w:rStyle w:val="CommentReference"/>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 </w:t>
      </w:r>
      <w:proofErr w:type="spellStart"/>
      <w:r>
        <w:t>Fixed</w:t>
      </w:r>
      <w:proofErr w:type="spellEnd"/>
      <w:r>
        <w:t xml:space="preserve"> </w:t>
      </w:r>
    </w:p>
  </w:comment>
  <w:comment w:id="38" w:author="Jason Serviss" w:date="2018-09-15T14:59:00Z" w:initials="JS">
    <w:p w14:paraId="0A682B11" w14:textId="042FB179" w:rsidR="00E04FD4" w:rsidRDefault="00E04FD4">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comment>
  <w:comment w:id="40" w:author="Jason Serviss" w:date="2018-09-15T15:29:00Z" w:initials="JS">
    <w:p w14:paraId="147158D9" w14:textId="00A125C1" w:rsidR="00E04FD4" w:rsidRDefault="00E04FD4">
      <w:pPr>
        <w:pStyle w:val="CommentText"/>
      </w:pPr>
      <w:r>
        <w:rPr>
          <w:rStyle w:val="CommentReference"/>
        </w:rPr>
        <w:annotationRef/>
      </w:r>
      <w:r>
        <w:t xml:space="preserve">I </w:t>
      </w:r>
      <w:proofErr w:type="spellStart"/>
      <w:r>
        <w:t>think</w:t>
      </w:r>
      <w:proofErr w:type="spellEnd"/>
      <w:r>
        <w:t xml:space="preserve"> </w:t>
      </w:r>
      <w:proofErr w:type="spellStart"/>
      <w:r>
        <w:t>maybe</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DIM </w:t>
      </w:r>
      <w:proofErr w:type="spellStart"/>
      <w:r>
        <w:t>can</w:t>
      </w:r>
      <w:proofErr w:type="spellEnd"/>
      <w:r>
        <w:t xml:space="preserve"> be </w:t>
      </w:r>
      <w:proofErr w:type="spellStart"/>
      <w:r>
        <w:t>divided</w:t>
      </w:r>
      <w:proofErr w:type="spellEnd"/>
      <w:r>
        <w:t xml:space="preserve"> </w:t>
      </w:r>
      <w:proofErr w:type="spellStart"/>
      <w:r>
        <w:t>into</w:t>
      </w:r>
      <w:proofErr w:type="spellEnd"/>
      <w:r>
        <w:t xml:space="preserve"> faser and element and </w:t>
      </w:r>
      <w:proofErr w:type="spellStart"/>
      <w:r>
        <w:t>describe</w:t>
      </w:r>
      <w:proofErr w:type="spellEnd"/>
      <w:r>
        <w:t xml:space="preserve"> </w:t>
      </w:r>
      <w:proofErr w:type="spellStart"/>
      <w:r>
        <w:t>what</w:t>
      </w:r>
      <w:proofErr w:type="spellEnd"/>
      <w:r>
        <w:t xml:space="preserve"> </w:t>
      </w:r>
      <w:proofErr w:type="spellStart"/>
      <w:r>
        <w:t>this</w:t>
      </w:r>
      <w:proofErr w:type="spellEnd"/>
      <w:r>
        <w:t xml:space="preserve"> division </w:t>
      </w:r>
      <w:proofErr w:type="spellStart"/>
      <w:r>
        <w:t>consists</w:t>
      </w:r>
      <w:proofErr w:type="spellEnd"/>
      <w:r>
        <w:t xml:space="preserve"> </w:t>
      </w:r>
      <w:proofErr w:type="spellStart"/>
      <w:r>
        <w:t>of</w:t>
      </w:r>
      <w:proofErr w:type="spellEnd"/>
      <w:r>
        <w:t xml:space="preserve"> </w:t>
      </w:r>
      <w:proofErr w:type="spellStart"/>
      <w:r>
        <w:t>before</w:t>
      </w:r>
      <w:proofErr w:type="spellEnd"/>
      <w:r>
        <w:t xml:space="preserve"> </w:t>
      </w:r>
      <w:proofErr w:type="spellStart"/>
      <w:r>
        <w:t>saying</w:t>
      </w:r>
      <w:proofErr w:type="spellEnd"/>
      <w:r>
        <w:t xml:space="preserve"> </w:t>
      </w:r>
      <w:proofErr w:type="spellStart"/>
      <w:r>
        <w:t>that</w:t>
      </w:r>
      <w:proofErr w:type="spellEnd"/>
      <w:r>
        <w:t xml:space="preserve"> </w:t>
      </w:r>
      <w:proofErr w:type="spellStart"/>
      <w:r>
        <w:t>you</w:t>
      </w:r>
      <w:proofErr w:type="spellEnd"/>
      <w:r>
        <w:t xml:space="preserve"> ”sammanfattade” </w:t>
      </w:r>
      <w:proofErr w:type="spellStart"/>
      <w:r>
        <w:t>them</w:t>
      </w:r>
      <w:proofErr w:type="spellEnd"/>
      <w:r>
        <w:t xml:space="preserve">. </w:t>
      </w:r>
      <w:proofErr w:type="spellStart"/>
      <w:r>
        <w:t>You</w:t>
      </w:r>
      <w:proofErr w:type="spellEnd"/>
      <w:r>
        <w:t xml:space="preserve"> </w:t>
      </w:r>
      <w:proofErr w:type="spellStart"/>
      <w:r>
        <w:t>should</w:t>
      </w:r>
      <w:proofErr w:type="spellEnd"/>
      <w:r>
        <w:t xml:space="preserve"> just </w:t>
      </w:r>
      <w:proofErr w:type="spellStart"/>
      <w:r>
        <w:t>add</w:t>
      </w:r>
      <w:proofErr w:type="spellEnd"/>
      <w:r>
        <w:t xml:space="preserve"> </w:t>
      </w:r>
      <w:proofErr w:type="spellStart"/>
      <w:r>
        <w:t>one</w:t>
      </w:r>
      <w:proofErr w:type="spellEnd"/>
      <w:r>
        <w:t xml:space="preserve"> </w:t>
      </w:r>
      <w:proofErr w:type="spellStart"/>
      <w:r>
        <w:t>sentance</w:t>
      </w:r>
      <w:proofErr w:type="spellEnd"/>
      <w:r>
        <w:t xml:space="preserve"> </w:t>
      </w:r>
      <w:proofErr w:type="spellStart"/>
      <w:r>
        <w:t>before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that</w:t>
      </w:r>
      <w:proofErr w:type="spellEnd"/>
      <w:r>
        <w:t xml:space="preserve"> </w:t>
      </w:r>
      <w:proofErr w:type="spellStart"/>
      <w:r>
        <w:t>accomplishes</w:t>
      </w:r>
      <w:proofErr w:type="spellEnd"/>
      <w:r>
        <w:t xml:space="preserve"> </w:t>
      </w:r>
      <w:proofErr w:type="spellStart"/>
      <w:r>
        <w:t>this</w:t>
      </w:r>
      <w:proofErr w:type="spellEnd"/>
      <w:r>
        <w:t>.</w:t>
      </w:r>
    </w:p>
  </w:comment>
  <w:comment w:id="49" w:author="Jason Serviss" w:date="2018-09-15T15:15:00Z" w:initials="JS">
    <w:p w14:paraId="3204FF63" w14:textId="485AAF63" w:rsidR="00E04FD4" w:rsidRDefault="00E04FD4">
      <w:pPr>
        <w:pStyle w:val="CommentText"/>
      </w:pPr>
      <w:r>
        <w:rPr>
          <w:rStyle w:val="CommentReference"/>
        </w:rPr>
        <w:annotationRef/>
      </w:r>
      <w:r>
        <w:t>WHY IS THERE NO PRAKTIK FAS IN BILAGA 1</w:t>
      </w:r>
      <w:proofErr w:type="gramStart"/>
      <w:r>
        <w:t>??!!?</w:t>
      </w:r>
      <w:proofErr w:type="gramEnd"/>
    </w:p>
  </w:comment>
  <w:comment w:id="50" w:author="Jason Serviss" w:date="2018-09-15T17:08:00Z" w:initials="JS">
    <w:p w14:paraId="5BF30984" w14:textId="1FDEFF8B" w:rsidR="00E04FD4" w:rsidRDefault="00E04FD4">
      <w:pPr>
        <w:pStyle w:val="CommentText"/>
      </w:pPr>
      <w:r>
        <w:rPr>
          <w:rStyle w:val="CommentReference"/>
        </w:rPr>
        <w:annotationRef/>
      </w:r>
      <w:proofErr w:type="spellStart"/>
      <w:r>
        <w:t>Are</w:t>
      </w:r>
      <w:proofErr w:type="spellEnd"/>
      <w:r>
        <w:t xml:space="preserve"> the </w:t>
      </w:r>
      <w:proofErr w:type="spellStart"/>
      <w:r>
        <w:t>low</w:t>
      </w:r>
      <w:proofErr w:type="spellEnd"/>
      <w:r>
        <w:t xml:space="preserve"> </w:t>
      </w:r>
      <w:proofErr w:type="spellStart"/>
      <w:r>
        <w:t>points</w:t>
      </w:r>
      <w:proofErr w:type="spellEnd"/>
      <w:r>
        <w:t xml:space="preserve"> </w:t>
      </w:r>
      <w:proofErr w:type="spellStart"/>
      <w:r>
        <w:t>here</w:t>
      </w:r>
      <w:proofErr w:type="spellEnd"/>
      <w:r>
        <w:t xml:space="preserve"> </w:t>
      </w:r>
      <w:proofErr w:type="spellStart"/>
      <w:r>
        <w:t>because</w:t>
      </w:r>
      <w:proofErr w:type="spellEnd"/>
      <w:r>
        <w:t xml:space="preserve"> </w:t>
      </w:r>
      <w:proofErr w:type="spellStart"/>
      <w:r>
        <w:t>Grade</w:t>
      </w:r>
      <w:proofErr w:type="spellEnd"/>
      <w:r>
        <w:t xml:space="preserve"> is not </w:t>
      </w:r>
      <w:proofErr w:type="spellStart"/>
      <w:r>
        <w:t>prioritising</w:t>
      </w:r>
      <w:proofErr w:type="spellEnd"/>
      <w:r>
        <w:t xml:space="preserve"> </w:t>
      </w:r>
      <w:proofErr w:type="spellStart"/>
      <w:r>
        <w:t>these</w:t>
      </w:r>
      <w:proofErr w:type="spellEnd"/>
      <w:r>
        <w:t xml:space="preserve"> </w:t>
      </w:r>
      <w:proofErr w:type="spellStart"/>
      <w:r>
        <w:t>things</w:t>
      </w:r>
      <w:proofErr w:type="spellEnd"/>
      <w:r>
        <w:t xml:space="preserve"> (</w:t>
      </w:r>
      <w:proofErr w:type="spellStart"/>
      <w:r>
        <w:t>according</w:t>
      </w:r>
      <w:proofErr w:type="spellEnd"/>
      <w:r>
        <w:t xml:space="preserve"> </w:t>
      </w:r>
      <w:proofErr w:type="spellStart"/>
      <w:r>
        <w:t>to</w:t>
      </w:r>
      <w:proofErr w:type="spellEnd"/>
      <w:r>
        <w:t xml:space="preserve"> the </w:t>
      </w:r>
      <w:proofErr w:type="spellStart"/>
      <w:r>
        <w:t>interview</w:t>
      </w:r>
      <w:proofErr w:type="spellEnd"/>
      <w:r>
        <w:t xml:space="preserve"> </w:t>
      </w:r>
      <w:proofErr w:type="spellStart"/>
      <w:r>
        <w:t>result</w:t>
      </w:r>
      <w:proofErr w:type="spellEnd"/>
      <w:r>
        <w:t xml:space="preserve">) or </w:t>
      </w:r>
      <w:proofErr w:type="spellStart"/>
      <w:r>
        <w:t>are</w:t>
      </w:r>
      <w:proofErr w:type="spellEnd"/>
      <w:r w:rsidR="004D2BD6">
        <w:t xml:space="preserve"> </w:t>
      </w:r>
      <w:proofErr w:type="spellStart"/>
      <w:r w:rsidR="004D2BD6">
        <w:t>t</w:t>
      </w:r>
      <w:r>
        <w:t>hese</w:t>
      </w:r>
      <w:proofErr w:type="spellEnd"/>
      <w:r>
        <w:t xml:space="preserve"> </w:t>
      </w:r>
      <w:proofErr w:type="spellStart"/>
      <w:r>
        <w:t>fases</w:t>
      </w:r>
      <w:proofErr w:type="spellEnd"/>
      <w:r>
        <w:t xml:space="preserve"> </w:t>
      </w:r>
      <w:proofErr w:type="spellStart"/>
      <w:r>
        <w:t>prioritized</w:t>
      </w:r>
      <w:proofErr w:type="spellEnd"/>
      <w:r>
        <w:t xml:space="preserve"> </w:t>
      </w:r>
      <w:proofErr w:type="spellStart"/>
      <w:r>
        <w:t>but</w:t>
      </w:r>
      <w:proofErr w:type="spellEnd"/>
      <w:r>
        <w:t xml:space="preserve"> </w:t>
      </w:r>
      <w:proofErr w:type="spellStart"/>
      <w:r>
        <w:t>Grade</w:t>
      </w:r>
      <w:proofErr w:type="spellEnd"/>
      <w:r>
        <w:t xml:space="preserve"> is </w:t>
      </w:r>
      <w:proofErr w:type="spellStart"/>
      <w:r>
        <w:t>failing</w:t>
      </w:r>
      <w:proofErr w:type="spellEnd"/>
      <w:r>
        <w:t xml:space="preserve"> in </w:t>
      </w:r>
      <w:proofErr w:type="spellStart"/>
      <w:r>
        <w:t>their</w:t>
      </w:r>
      <w:proofErr w:type="spellEnd"/>
      <w:r>
        <w:t xml:space="preserve"> implementation? </w:t>
      </w:r>
      <w:proofErr w:type="spellStart"/>
      <w:r>
        <w:t>This</w:t>
      </w:r>
      <w:proofErr w:type="spellEnd"/>
      <w:r>
        <w:t xml:space="preserve"> is </w:t>
      </w:r>
      <w:proofErr w:type="spellStart"/>
      <w:r>
        <w:t>potentially</w:t>
      </w:r>
      <w:proofErr w:type="spellEnd"/>
      <w:r>
        <w:t xml:space="preserve"> </w:t>
      </w:r>
      <w:proofErr w:type="spellStart"/>
      <w:r>
        <w:t>Discussion</w:t>
      </w:r>
      <w:proofErr w:type="spellEnd"/>
      <w:r>
        <w:t xml:space="preserve"> material. </w:t>
      </w:r>
    </w:p>
  </w:comment>
  <w:comment w:id="81" w:author="Jason Serviss" w:date="2018-09-15T15:45:00Z" w:initials="JS">
    <w:p w14:paraId="7B4E95E0" w14:textId="65EA4D4C" w:rsidR="00E04FD4" w:rsidRDefault="00E04FD4">
      <w:pPr>
        <w:pStyle w:val="CommentText"/>
      </w:pPr>
      <w:ins w:id="83" w:author="Jason Serviss" w:date="2018-09-15T15:44:00Z">
        <w:r>
          <w:rPr>
            <w:rStyle w:val="CommentReference"/>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w:t>
      </w:r>
    </w:p>
  </w:comment>
  <w:comment w:id="86" w:author="Jason Serviss" w:date="2018-09-15T15:48:00Z" w:initials="JS">
    <w:p w14:paraId="44D5F7A2" w14:textId="32233086" w:rsidR="00E04FD4" w:rsidRDefault="00E04FD4">
      <w:pPr>
        <w:pStyle w:val="CommentText"/>
      </w:pPr>
      <w:ins w:id="88" w:author="Jason Serviss" w:date="2018-09-15T15:46:00Z">
        <w:r>
          <w:rPr>
            <w:rStyle w:val="CommentReference"/>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w:t>
      </w:r>
      <w:proofErr w:type="spellStart"/>
      <w:r>
        <w:t>Grade</w:t>
      </w:r>
      <w:proofErr w:type="spellEnd"/>
      <w:r>
        <w:t xml:space="preserv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/element(s)?</w:t>
      </w:r>
    </w:p>
  </w:comment>
  <w:comment w:id="90" w:author="Jason Serviss" w:date="2018-09-15T15:49:00Z" w:initials="JS">
    <w:p w14:paraId="0B0965DE" w14:textId="40277D96" w:rsidR="00E04FD4" w:rsidRDefault="00E04FD4">
      <w:pPr>
        <w:pStyle w:val="CommentText"/>
      </w:pPr>
      <w:r>
        <w:rPr>
          <w:rStyle w:val="CommentReference"/>
        </w:rPr>
        <w:annotationRef/>
      </w:r>
      <w:proofErr w:type="spellStart"/>
      <w:r>
        <w:t>Instead</w:t>
      </w:r>
      <w:proofErr w:type="spellEnd"/>
      <w:r>
        <w:t xml:space="preserve"> </w:t>
      </w:r>
      <w:proofErr w:type="spellStart"/>
      <w:r>
        <w:t>of</w:t>
      </w:r>
      <w:proofErr w:type="spellEnd"/>
      <w:r>
        <w:t xml:space="preserve"> </w:t>
      </w:r>
      <w:proofErr w:type="spellStart"/>
      <w:r>
        <w:t>saying</w:t>
      </w:r>
      <w:proofErr w:type="spellEnd"/>
      <w:r>
        <w:t xml:space="preserve"> </w:t>
      </w:r>
      <w:proofErr w:type="spellStart"/>
      <w:r>
        <w:t>this</w:t>
      </w:r>
      <w:proofErr w:type="spellEnd"/>
      <w:r>
        <w:t xml:space="preserve"> </w:t>
      </w:r>
      <w:proofErr w:type="spellStart"/>
      <w:r>
        <w:t>say</w:t>
      </w:r>
      <w:proofErr w:type="spellEnd"/>
      <w:r>
        <w:t xml:space="preserve"> </w:t>
      </w:r>
      <w:proofErr w:type="spellStart"/>
      <w:r>
        <w:t>what</w:t>
      </w:r>
      <w:proofErr w:type="spellEnd"/>
      <w:r>
        <w:t xml:space="preserve"> </w:t>
      </w:r>
      <w:proofErr w:type="spellStart"/>
      <w:r>
        <w:t>should</w:t>
      </w:r>
      <w:proofErr w:type="spellEnd"/>
      <w:r>
        <w:t xml:space="preserve"> be </w:t>
      </w:r>
      <w:proofErr w:type="spellStart"/>
      <w:r>
        <w:t>added</w:t>
      </w:r>
      <w:proofErr w:type="spellEnd"/>
      <w:r>
        <w:t xml:space="preserve"> in order </w:t>
      </w:r>
      <w:proofErr w:type="spellStart"/>
      <w:r>
        <w:t>to</w:t>
      </w:r>
      <w:proofErr w:type="spellEnd"/>
      <w:r>
        <w:t xml:space="preserve"> </w:t>
      </w:r>
      <w:proofErr w:type="spellStart"/>
      <w:r>
        <w:t>improve</w:t>
      </w:r>
      <w:proofErr w:type="spellEnd"/>
      <w:r>
        <w:t xml:space="preserve"> the elements </w:t>
      </w:r>
      <w:proofErr w:type="spellStart"/>
      <w:r>
        <w:t>with</w:t>
      </w:r>
      <w:proofErr w:type="spellEnd"/>
      <w:r>
        <w:t xml:space="preserve"> </w:t>
      </w:r>
      <w:proofErr w:type="spellStart"/>
      <w:r>
        <w:t>low</w:t>
      </w:r>
      <w:proofErr w:type="spellEnd"/>
      <w:r>
        <w:t xml:space="preserve"> </w:t>
      </w:r>
      <w:proofErr w:type="spellStart"/>
      <w:r>
        <w:t>points</w:t>
      </w:r>
      <w:proofErr w:type="spellEnd"/>
      <w:r>
        <w:t xml:space="preserve">. </w:t>
      </w:r>
    </w:p>
  </w:comment>
  <w:comment w:id="93" w:author="Unknown Author" w:date="2018-07-25T15:56:00Z" w:initials="">
    <w:p w14:paraId="49A8A583" w14:textId="32CE9B39" w:rsidR="00E04FD4" w:rsidRDefault="00E04FD4">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96" w:author="Jason Serviss" w:date="2018-09-15T16:21:00Z" w:initials="JS">
    <w:p w14:paraId="61E58F0A" w14:textId="321F015F" w:rsidR="00E04FD4" w:rsidRDefault="00E04FD4">
      <w:pPr>
        <w:pStyle w:val="CommentText"/>
      </w:pPr>
      <w:r>
        <w:rPr>
          <w:rStyle w:val="CommentReference"/>
        </w:rPr>
        <w:annotationRef/>
      </w:r>
      <w:r>
        <w:t xml:space="preserve">On </w:t>
      </w:r>
      <w:proofErr w:type="spellStart"/>
      <w:r>
        <w:t>line</w:t>
      </w:r>
      <w:proofErr w:type="spellEnd"/>
      <w:r>
        <w:t xml:space="preserve"> 306 in the </w:t>
      </w:r>
      <w:proofErr w:type="spellStart"/>
      <w:r>
        <w:t>discussion</w:t>
      </w:r>
      <w:proofErr w:type="spellEnd"/>
      <w:r>
        <w:t xml:space="preserve"> </w:t>
      </w:r>
      <w:proofErr w:type="spellStart"/>
      <w:r>
        <w:t>there</w:t>
      </w:r>
      <w:proofErr w:type="spellEnd"/>
      <w:r>
        <w:t xml:space="preserve"> is a </w:t>
      </w:r>
      <w:proofErr w:type="spellStart"/>
      <w:r>
        <w:t>comment</w:t>
      </w:r>
      <w:proofErr w:type="spellEnd"/>
      <w:r>
        <w:t xml:space="preserve"> (</w:t>
      </w:r>
      <w:proofErr w:type="spellStart"/>
      <w:r>
        <w:t>that</w:t>
      </w:r>
      <w:proofErr w:type="spellEnd"/>
      <w:r>
        <w:t xml:space="preserve"> I </w:t>
      </w:r>
      <w:proofErr w:type="spellStart"/>
      <w:r>
        <w:t>previously</w:t>
      </w:r>
      <w:proofErr w:type="spellEnd"/>
      <w:r>
        <w:t xml:space="preserve"> </w:t>
      </w:r>
      <w:proofErr w:type="spellStart"/>
      <w:r>
        <w:t>made</w:t>
      </w:r>
      <w:proofErr w:type="spellEnd"/>
      <w:r>
        <w:t xml:space="preserve"> in the </w:t>
      </w:r>
      <w:proofErr w:type="spellStart"/>
      <w:r>
        <w:t>introduction</w:t>
      </w:r>
      <w:proofErr w:type="spellEnd"/>
      <w:r>
        <w:t xml:space="preserve">) </w:t>
      </w:r>
      <w:proofErr w:type="spellStart"/>
      <w:r>
        <w:t>about</w:t>
      </w:r>
      <w:proofErr w:type="spellEnd"/>
      <w:r>
        <w:t xml:space="preserve"> </w:t>
      </w:r>
      <w:proofErr w:type="spellStart"/>
      <w:r>
        <w:t>why</w:t>
      </w:r>
      <w:proofErr w:type="spellEnd"/>
      <w:r>
        <w:t xml:space="preserve"> </w:t>
      </w:r>
      <w:proofErr w:type="spellStart"/>
      <w:r>
        <w:t>forcing</w:t>
      </w:r>
      <w:proofErr w:type="spellEnd"/>
      <w:r>
        <w:t xml:space="preserve"> </w:t>
      </w:r>
      <w:proofErr w:type="spellStart"/>
      <w:r>
        <w:t>Grade</w:t>
      </w:r>
      <w:proofErr w:type="spellEnd"/>
      <w:r>
        <w:t xml:space="preserve"> </w:t>
      </w:r>
      <w:proofErr w:type="spellStart"/>
      <w:r>
        <w:t>into</w:t>
      </w:r>
      <w:proofErr w:type="spellEnd"/>
      <w:r>
        <w:t xml:space="preserve"> </w:t>
      </w:r>
      <w:proofErr w:type="spellStart"/>
      <w:r>
        <w:t>one</w:t>
      </w:r>
      <w:proofErr w:type="spellEnd"/>
      <w:r>
        <w:t xml:space="preserve"> </w:t>
      </w:r>
      <w:proofErr w:type="spellStart"/>
      <w:r>
        <w:t>model</w:t>
      </w:r>
      <w:proofErr w:type="spellEnd"/>
      <w:r>
        <w:t xml:space="preserve"> </w:t>
      </w:r>
      <w:proofErr w:type="spellStart"/>
      <w:r>
        <w:t>when</w:t>
      </w:r>
      <w:proofErr w:type="spellEnd"/>
      <w:r>
        <w:t xml:space="preserve"> </w:t>
      </w:r>
      <w:proofErr w:type="spellStart"/>
      <w:r>
        <w:t>they</w:t>
      </w:r>
      <w:proofErr w:type="spellEnd"/>
      <w:r>
        <w:t xml:space="preserve"> </w:t>
      </w:r>
      <w:proofErr w:type="spellStart"/>
      <w:r>
        <w:t>have</w:t>
      </w:r>
      <w:proofErr w:type="spellEnd"/>
      <w:r>
        <w:t xml:space="preserve"> a diverse </w:t>
      </w:r>
      <w:proofErr w:type="spellStart"/>
      <w:r>
        <w:t>range</w:t>
      </w:r>
      <w:proofErr w:type="spellEnd"/>
      <w:r>
        <w:t xml:space="preserve"> </w:t>
      </w:r>
      <w:proofErr w:type="spellStart"/>
      <w:r>
        <w:t>of</w:t>
      </w:r>
      <w:proofErr w:type="spellEnd"/>
      <w:r>
        <w:t xml:space="preserve"> </w:t>
      </w:r>
      <w:proofErr w:type="spellStart"/>
      <w:r>
        <w:t>customers</w:t>
      </w:r>
      <w:proofErr w:type="spellEnd"/>
      <w:r>
        <w:t xml:space="preserve">, </w:t>
      </w:r>
      <w:proofErr w:type="spellStart"/>
      <w:r>
        <w:t>might</w:t>
      </w:r>
      <w:proofErr w:type="spellEnd"/>
      <w:r>
        <w:t xml:space="preserve"> be a bad </w:t>
      </w:r>
      <w:proofErr w:type="spellStart"/>
      <w:r>
        <w:t>idea</w:t>
      </w:r>
      <w:proofErr w:type="spellEnd"/>
      <w:r>
        <w:t xml:space="preserve">. 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these</w:t>
      </w:r>
      <w:proofErr w:type="spellEnd"/>
      <w:r>
        <w:t xml:space="preserve"> observations, </w:t>
      </w:r>
      <w:proofErr w:type="spellStart"/>
      <w:r>
        <w:t>this</w:t>
      </w:r>
      <w:proofErr w:type="spellEnd"/>
      <w:r>
        <w:t xml:space="preserve"> is not a problem. If the </w:t>
      </w:r>
      <w:proofErr w:type="spellStart"/>
      <w:r>
        <w:t>diversity</w:t>
      </w:r>
      <w:proofErr w:type="spellEnd"/>
      <w:r>
        <w:t xml:space="preserve"> </w:t>
      </w:r>
      <w:proofErr w:type="spellStart"/>
      <w:r>
        <w:t>of</w:t>
      </w:r>
      <w:proofErr w:type="spellEnd"/>
      <w:r>
        <w:t xml:space="preserve"> </w:t>
      </w:r>
      <w:proofErr w:type="spellStart"/>
      <w:r>
        <w:t>Grades</w:t>
      </w:r>
      <w:proofErr w:type="spellEnd"/>
      <w:r>
        <w:t xml:space="preserve"> </w:t>
      </w:r>
      <w:proofErr w:type="spellStart"/>
      <w:r>
        <w:t>customers</w:t>
      </w:r>
      <w:proofErr w:type="spellEnd"/>
      <w:r>
        <w:t xml:space="preserve"> </w:t>
      </w:r>
      <w:proofErr w:type="spellStart"/>
      <w:r>
        <w:t>was</w:t>
      </w:r>
      <w:proofErr w:type="spellEnd"/>
      <w:r>
        <w:t xml:space="preserve"> so </w:t>
      </w:r>
      <w:proofErr w:type="spellStart"/>
      <w:r>
        <w:t>large</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adopt</w:t>
      </w:r>
      <w:proofErr w:type="spellEnd"/>
      <w:r>
        <w:t xml:space="preserve"> a different </w:t>
      </w:r>
      <w:proofErr w:type="spellStart"/>
      <w:r>
        <w:t>model</w:t>
      </w:r>
      <w:proofErr w:type="spellEnd"/>
      <w:r>
        <w:t xml:space="preserve"> </w:t>
      </w:r>
      <w:proofErr w:type="spellStart"/>
      <w:r>
        <w:t>very</w:t>
      </w:r>
      <w:proofErr w:type="spellEnd"/>
      <w:r>
        <w:t xml:space="preserve"> </w:t>
      </w:r>
      <w:proofErr w:type="spellStart"/>
      <w:r>
        <w:t>often</w:t>
      </w:r>
      <w:proofErr w:type="spellEnd"/>
      <w:r>
        <w:t xml:space="preserve">, </w:t>
      </w:r>
      <w:proofErr w:type="spellStart"/>
      <w:r>
        <w:t>we</w:t>
      </w:r>
      <w:proofErr w:type="spellEnd"/>
      <w:r>
        <w:t xml:space="preserve"> </w:t>
      </w:r>
      <w:proofErr w:type="spellStart"/>
      <w:r>
        <w:t>would</w:t>
      </w:r>
      <w:proofErr w:type="spellEnd"/>
      <w:r>
        <w:t xml:space="preserve"> </w:t>
      </w:r>
      <w:proofErr w:type="spellStart"/>
      <w:r>
        <w:t>see</w:t>
      </w:r>
      <w:proofErr w:type="spellEnd"/>
      <w:r>
        <w:t xml:space="preserve"> the </w:t>
      </w:r>
      <w:proofErr w:type="spellStart"/>
      <w:r>
        <w:t>performance</w:t>
      </w:r>
      <w:proofErr w:type="spellEnd"/>
      <w:r>
        <w:t xml:space="preserve"> </w:t>
      </w:r>
      <w:proofErr w:type="spellStart"/>
      <w:r>
        <w:t>of</w:t>
      </w:r>
      <w:proofErr w:type="spellEnd"/>
      <w:r>
        <w:t xml:space="preserve"> DIM </w:t>
      </w:r>
      <w:proofErr w:type="spellStart"/>
      <w:r>
        <w:t>differ</w:t>
      </w:r>
      <w:proofErr w:type="spellEnd"/>
      <w:r>
        <w:t xml:space="preserve"> a </w:t>
      </w:r>
      <w:proofErr w:type="spellStart"/>
      <w:r>
        <w:t>lot</w:t>
      </w:r>
      <w:proofErr w:type="spellEnd"/>
      <w:r>
        <w:t xml:space="preserve"> </w:t>
      </w:r>
      <w:proofErr w:type="spellStart"/>
      <w:r>
        <w:t>between</w:t>
      </w:r>
      <w:proofErr w:type="spellEnd"/>
      <w:r>
        <w:t xml:space="preserve"> the </w:t>
      </w:r>
      <w:proofErr w:type="spellStart"/>
      <w:r>
        <w:t>courses</w:t>
      </w:r>
      <w:proofErr w:type="spellEnd"/>
      <w:r>
        <w:t xml:space="preserve"> </w:t>
      </w:r>
      <w:proofErr w:type="spellStart"/>
      <w:r>
        <w:t>that</w:t>
      </w:r>
      <w:proofErr w:type="spellEnd"/>
      <w:r>
        <w:t xml:space="preserve"> </w:t>
      </w:r>
      <w:proofErr w:type="spellStart"/>
      <w:r>
        <w:t>we</w:t>
      </w:r>
      <w:proofErr w:type="spellEnd"/>
      <w:r>
        <w:t xml:space="preserve"> </w:t>
      </w:r>
      <w:proofErr w:type="spellStart"/>
      <w:r>
        <w:t>analysed</w:t>
      </w:r>
      <w:proofErr w:type="spellEnd"/>
      <w:r>
        <w:t xml:space="preserve"> BUT </w:t>
      </w:r>
      <w:proofErr w:type="spellStart"/>
      <w:r>
        <w:t>we</w:t>
      </w:r>
      <w:proofErr w:type="spellEnd"/>
      <w:r>
        <w:t xml:space="preserve"> </w:t>
      </w:r>
      <w:proofErr w:type="spellStart"/>
      <w:r>
        <w:t>don’t</w:t>
      </w:r>
      <w:proofErr w:type="spellEnd"/>
      <w:r>
        <w:t xml:space="preserve"> </w:t>
      </w:r>
      <w:proofErr w:type="spellStart"/>
      <w:r>
        <w:t>see</w:t>
      </w:r>
      <w:proofErr w:type="spellEnd"/>
      <w:r>
        <w:t xml:space="preserve"> </w:t>
      </w:r>
      <w:proofErr w:type="spellStart"/>
      <w:r>
        <w:t>that</w:t>
      </w:r>
      <w:proofErr w:type="spellEnd"/>
      <w:r>
        <w:t xml:space="preserve">. </w:t>
      </w:r>
      <w:proofErr w:type="spellStart"/>
      <w:r>
        <w:t>Of</w:t>
      </w:r>
      <w:proofErr w:type="spellEnd"/>
      <w:r>
        <w:t xml:space="preserve"> </w:t>
      </w:r>
      <w:proofErr w:type="spellStart"/>
      <w:r>
        <w:t>course</w:t>
      </w:r>
      <w:proofErr w:type="spellEnd"/>
      <w:r>
        <w:t xml:space="preserve">, </w:t>
      </w:r>
      <w:proofErr w:type="spellStart"/>
      <w:r>
        <w:t>we</w:t>
      </w:r>
      <w:proofErr w:type="spellEnd"/>
      <w:r>
        <w:t xml:space="preserve"> </w:t>
      </w:r>
      <w:proofErr w:type="spellStart"/>
      <w:r>
        <w:t>are</w:t>
      </w:r>
      <w:proofErr w:type="spellEnd"/>
      <w:r>
        <w:t xml:space="preserve"> </w:t>
      </w:r>
      <w:proofErr w:type="spellStart"/>
      <w:r>
        <w:t>only</w:t>
      </w:r>
      <w:proofErr w:type="spellEnd"/>
      <w:r>
        <w:t xml:space="preserve"> </w:t>
      </w:r>
      <w:proofErr w:type="spellStart"/>
      <w:r>
        <w:t>looking</w:t>
      </w:r>
      <w:proofErr w:type="spellEnd"/>
      <w:r>
        <w:t xml:space="preserve"> at 4 </w:t>
      </w:r>
      <w:proofErr w:type="spellStart"/>
      <w:r>
        <w:t>courses</w:t>
      </w:r>
      <w:proofErr w:type="spellEnd"/>
      <w:r>
        <w:t xml:space="preserve"> so </w:t>
      </w:r>
      <w:proofErr w:type="spellStart"/>
      <w:r>
        <w:t>you</w:t>
      </w:r>
      <w:proofErr w:type="spellEnd"/>
      <w:r>
        <w:t xml:space="preserve"> </w:t>
      </w:r>
      <w:proofErr w:type="spellStart"/>
      <w:r>
        <w:t>can’t</w:t>
      </w:r>
      <w:proofErr w:type="spellEnd"/>
      <w:r>
        <w:t xml:space="preserve"> </w:t>
      </w:r>
      <w:proofErr w:type="spellStart"/>
      <w:r>
        <w:t>draw</w:t>
      </w:r>
      <w:proofErr w:type="spellEnd"/>
      <w:r>
        <w:t xml:space="preserve"> a </w:t>
      </w:r>
      <w:proofErr w:type="spellStart"/>
      <w:r>
        <w:t>very</w:t>
      </w:r>
      <w:proofErr w:type="spellEnd"/>
      <w:r>
        <w:t xml:space="preserve"> strong </w:t>
      </w:r>
      <w:proofErr w:type="spellStart"/>
      <w:r>
        <w:t>conclusion</w:t>
      </w:r>
      <w:proofErr w:type="spellEnd"/>
      <w:r>
        <w:t xml:space="preserve"> from the data </w:t>
      </w:r>
      <w:proofErr w:type="spellStart"/>
      <w:r>
        <w:t>but</w:t>
      </w:r>
      <w:proofErr w:type="spellEnd"/>
      <w:r>
        <w:t xml:space="preserve"> the data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indicates</w:t>
      </w:r>
      <w:proofErr w:type="spellEnd"/>
      <w:r>
        <w:t xml:space="preserve"> </w:t>
      </w:r>
      <w:proofErr w:type="spellStart"/>
      <w:r>
        <w:t>that</w:t>
      </w:r>
      <w:proofErr w:type="spellEnd"/>
      <w:r>
        <w:t xml:space="preserve"> </w:t>
      </w:r>
      <w:proofErr w:type="spellStart"/>
      <w:r>
        <w:t>Grade</w:t>
      </w:r>
      <w:proofErr w:type="spellEnd"/>
      <w:r>
        <w:t xml:space="preserve"> </w:t>
      </w:r>
      <w:proofErr w:type="spellStart"/>
      <w:r>
        <w:t>would</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adpot</w:t>
      </w:r>
      <w:proofErr w:type="spellEnd"/>
      <w:r>
        <w:t xml:space="preserve"> a </w:t>
      </w:r>
      <w:proofErr w:type="spellStart"/>
      <w:r>
        <w:t>specialized</w:t>
      </w:r>
      <w:proofErr w:type="spellEnd"/>
      <w:r>
        <w:t xml:space="preserve"> </w:t>
      </w:r>
      <w:proofErr w:type="spellStart"/>
      <w:r>
        <w:t>model</w:t>
      </w:r>
      <w:proofErr w:type="spellEnd"/>
      <w:r>
        <w:t xml:space="preserve"> in a </w:t>
      </w:r>
      <w:proofErr w:type="spellStart"/>
      <w:r>
        <w:t>case</w:t>
      </w:r>
      <w:proofErr w:type="spellEnd"/>
      <w:r>
        <w:t xml:space="preserve"> </w:t>
      </w:r>
      <w:proofErr w:type="spellStart"/>
      <w:r>
        <w:t>when</w:t>
      </w:r>
      <w:proofErr w:type="spellEnd"/>
      <w:r>
        <w:t xml:space="preserve"> the </w:t>
      </w:r>
      <w:proofErr w:type="spellStart"/>
      <w:r>
        <w:t>customer</w:t>
      </w:r>
      <w:proofErr w:type="spellEnd"/>
      <w:r>
        <w:t xml:space="preserve"> has ”</w:t>
      </w:r>
      <w:proofErr w:type="spellStart"/>
      <w:r>
        <w:t>out</w:t>
      </w:r>
      <w:proofErr w:type="spellEnd"/>
      <w:r>
        <w:t xml:space="preserve"> </w:t>
      </w:r>
      <w:proofErr w:type="spellStart"/>
      <w:r>
        <w:t>of</w:t>
      </w:r>
      <w:proofErr w:type="spellEnd"/>
      <w:r>
        <w:t xml:space="preserve"> the </w:t>
      </w:r>
      <w:proofErr w:type="spellStart"/>
      <w:r>
        <w:t>ordinary</w:t>
      </w:r>
      <w:proofErr w:type="spellEnd"/>
      <w:r>
        <w:t xml:space="preserve">” </w:t>
      </w:r>
      <w:proofErr w:type="spellStart"/>
      <w:r>
        <w:t>needs</w:t>
      </w:r>
      <w:proofErr w:type="spellEnd"/>
      <w:r>
        <w:t>.</w:t>
      </w:r>
    </w:p>
  </w:comment>
  <w:comment w:id="125" w:author="Jason Serviss" w:date="2018-09-14T09:55:00Z" w:initials="JS">
    <w:p w14:paraId="2DF54E64" w14:textId="2A4B7755" w:rsidR="00E04FD4" w:rsidRDefault="00E04FD4">
      <w:pPr>
        <w:pStyle w:val="CommentText"/>
      </w:pPr>
      <w:r>
        <w:rPr>
          <w:rStyle w:val="CommentReference"/>
        </w:rPr>
        <w:annotationRef/>
      </w:r>
      <w:r>
        <w:t xml:space="preserve">Still not happy </w:t>
      </w:r>
      <w:proofErr w:type="spellStart"/>
      <w:r>
        <w:t>with</w:t>
      </w:r>
      <w:proofErr w:type="spellEnd"/>
      <w:r>
        <w:t xml:space="preserve"> </w:t>
      </w:r>
      <w:proofErr w:type="spellStart"/>
      <w:r>
        <w:t>this</w:t>
      </w:r>
      <w:proofErr w:type="spellEnd"/>
      <w:r>
        <w:t xml:space="preserve">. The </w:t>
      </w:r>
      <w:proofErr w:type="spellStart"/>
      <w:r>
        <w:t>reader</w:t>
      </w:r>
      <w:proofErr w:type="spellEnd"/>
      <w:r>
        <w:t xml:space="preserve"> </w:t>
      </w:r>
      <w:proofErr w:type="spellStart"/>
      <w:r>
        <w:t>already</w:t>
      </w:r>
      <w:proofErr w:type="spellEnd"/>
      <w:r>
        <w:t xml:space="preserve"> </w:t>
      </w:r>
      <w:proofErr w:type="spellStart"/>
      <w:r>
        <w:t>knows</w:t>
      </w:r>
      <w:proofErr w:type="spellEnd"/>
      <w:r>
        <w:t xml:space="preserve"> </w:t>
      </w:r>
      <w:proofErr w:type="spellStart"/>
      <w:r>
        <w:t>you</w:t>
      </w:r>
      <w:proofErr w:type="spellEnd"/>
      <w:r>
        <w:t xml:space="preserve"> </w:t>
      </w:r>
      <w:proofErr w:type="spellStart"/>
      <w:r>
        <w:t>did</w:t>
      </w:r>
      <w:proofErr w:type="spellEnd"/>
      <w:r>
        <w:t xml:space="preserve"> an ”</w:t>
      </w:r>
      <w:proofErr w:type="gramStart"/>
      <w:r>
        <w:t>utvärdering” .</w:t>
      </w:r>
      <w:proofErr w:type="gramEnd"/>
      <w:r>
        <w:t xml:space="preserve"> </w:t>
      </w:r>
      <w:proofErr w:type="spellStart"/>
      <w:r>
        <w:t>What</w:t>
      </w:r>
      <w:proofErr w:type="spellEnd"/>
      <w:r>
        <w:t xml:space="preserve"> </w:t>
      </w:r>
      <w:proofErr w:type="spellStart"/>
      <w:r>
        <w:t>he</w:t>
      </w:r>
      <w:proofErr w:type="spellEnd"/>
      <w:r>
        <w:t xml:space="preserve"> </w:t>
      </w:r>
      <w:proofErr w:type="spellStart"/>
      <w:r>
        <w:t>does</w:t>
      </w:r>
      <w:proofErr w:type="spellEnd"/>
      <w:r>
        <w:t xml:space="preserve"> not </w:t>
      </w:r>
      <w:proofErr w:type="spellStart"/>
      <w:r>
        <w:t>know</w:t>
      </w:r>
      <w:proofErr w:type="spellEnd"/>
      <w:r>
        <w:t xml:space="preserve"> is </w:t>
      </w:r>
      <w:proofErr w:type="spellStart"/>
      <w:r>
        <w:t>why</w:t>
      </w:r>
      <w:proofErr w:type="spellEnd"/>
      <w:r>
        <w:t xml:space="preserve">, </w:t>
      </w:r>
      <w:proofErr w:type="spellStart"/>
      <w:r>
        <w:t>what</w:t>
      </w:r>
      <w:proofErr w:type="spellEnd"/>
      <w:r>
        <w:t xml:space="preserve">, </w:t>
      </w:r>
      <w:proofErr w:type="spellStart"/>
      <w:r>
        <w:t>how</w:t>
      </w:r>
      <w:proofErr w:type="spellEnd"/>
      <w:r>
        <w:t xml:space="preserve">, </w:t>
      </w:r>
      <w:proofErr w:type="spellStart"/>
      <w:r>
        <w:t>you</w:t>
      </w:r>
      <w:proofErr w:type="spellEnd"/>
      <w:r>
        <w:t xml:space="preserve"> </w:t>
      </w:r>
      <w:proofErr w:type="spellStart"/>
      <w:r>
        <w:t>did</w:t>
      </w:r>
      <w:proofErr w:type="spellEnd"/>
      <w:r>
        <w:t xml:space="preserve"> the </w:t>
      </w:r>
      <w:proofErr w:type="spellStart"/>
      <w:r>
        <w:t>next</w:t>
      </w:r>
      <w:proofErr w:type="spellEnd"/>
      <w:r>
        <w:t xml:space="preserve"> </w:t>
      </w:r>
      <w:proofErr w:type="spellStart"/>
      <w:r>
        <w:t>results</w:t>
      </w:r>
      <w:proofErr w:type="spellEnd"/>
      <w:r>
        <w:t>/</w:t>
      </w:r>
      <w:proofErr w:type="spellStart"/>
      <w:r>
        <w:t>analysis</w:t>
      </w:r>
      <w:proofErr w:type="spellEnd"/>
      <w:r>
        <w:t xml:space="preserve"> </w:t>
      </w:r>
      <w:proofErr w:type="spellStart"/>
      <w:r>
        <w:t>you</w:t>
      </w:r>
      <w:proofErr w:type="spellEnd"/>
      <w:r>
        <w:t xml:space="preserve"> </w:t>
      </w:r>
      <w:proofErr w:type="spellStart"/>
      <w:r>
        <w:t>are</w:t>
      </w:r>
      <w:proofErr w:type="spellEnd"/>
      <w:r>
        <w:t xml:space="preserve"> going </w:t>
      </w:r>
      <w:proofErr w:type="spellStart"/>
      <w:r>
        <w:t>to</w:t>
      </w:r>
      <w:proofErr w:type="spellEnd"/>
      <w:r>
        <w:t xml:space="preserve"> present, i.e. </w:t>
      </w:r>
      <w:proofErr w:type="spellStart"/>
      <w:r>
        <w:t>Figure</w:t>
      </w:r>
      <w:proofErr w:type="spellEnd"/>
      <w:r>
        <w:t xml:space="preserve"> 3. </w:t>
      </w:r>
      <w:proofErr w:type="spellStart"/>
      <w:r w:rsidRPr="00C42A9D">
        <w:rPr>
          <w:color w:val="FFFFFF" w:themeColor="background1"/>
        </w:rPr>
        <w:t>Better</w:t>
      </w:r>
      <w:proofErr w:type="spellEnd"/>
      <w:r>
        <w:t>?</w:t>
      </w:r>
    </w:p>
  </w:comment>
  <w:comment w:id="129" w:author="Jason Serviss" w:date="2018-09-15T17:02:00Z" w:initials="JS">
    <w:p w14:paraId="7B90C115" w14:textId="2EE5C47D" w:rsidR="00E04FD4" w:rsidRDefault="00E04FD4">
      <w:pPr>
        <w:pStyle w:val="CommentText"/>
      </w:pPr>
      <w:r>
        <w:rPr>
          <w:rStyle w:val="CommentReference"/>
        </w:rPr>
        <w:annotationRef/>
      </w:r>
      <w:proofErr w:type="spellStart"/>
      <w:r>
        <w:t>Here</w:t>
      </w:r>
      <w:proofErr w:type="spellEnd"/>
      <w:r>
        <w:t xml:space="preserve"> </w:t>
      </w:r>
      <w:proofErr w:type="spellStart"/>
      <w:r>
        <w:t>we</w:t>
      </w:r>
      <w:proofErr w:type="spellEnd"/>
      <w:r>
        <w:t xml:space="preserve"> </w:t>
      </w:r>
      <w:proofErr w:type="spellStart"/>
      <w:r>
        <w:t>should</w:t>
      </w:r>
      <w:proofErr w:type="spellEnd"/>
      <w:r>
        <w:t xml:space="preserve"> </w:t>
      </w:r>
      <w:proofErr w:type="spellStart"/>
      <w:r>
        <w:t>also</w:t>
      </w:r>
      <w:proofErr w:type="spellEnd"/>
      <w:r>
        <w:t xml:space="preserve"> </w:t>
      </w:r>
      <w:proofErr w:type="spellStart"/>
      <w:r>
        <w:t>probably</w:t>
      </w:r>
      <w:proofErr w:type="spellEnd"/>
      <w:r>
        <w:t xml:space="preserve"> </w:t>
      </w:r>
      <w:proofErr w:type="spellStart"/>
      <w:r>
        <w:t>state</w:t>
      </w:r>
      <w:proofErr w:type="spellEnd"/>
      <w:r>
        <w:t xml:space="preserve"> the </w:t>
      </w:r>
      <w:proofErr w:type="spellStart"/>
      <w:r>
        <w:t>mean</w:t>
      </w:r>
      <w:proofErr w:type="spellEnd"/>
      <w:r>
        <w:t xml:space="preserve"> score for all </w:t>
      </w:r>
      <w:proofErr w:type="spellStart"/>
      <w:r>
        <w:t>courses</w:t>
      </w:r>
      <w:proofErr w:type="spellEnd"/>
      <w:r>
        <w:t xml:space="preserve"> (?)</w:t>
      </w:r>
    </w:p>
  </w:comment>
  <w:comment w:id="132" w:author="Jason Serviss" w:date="2018-09-15T17:12:00Z" w:initials="JS">
    <w:p w14:paraId="19D6F41E" w14:textId="693706E3" w:rsidR="00E04FD4" w:rsidRDefault="00E04FD4">
      <w:pPr>
        <w:pStyle w:val="CommentText"/>
      </w:pPr>
      <w:r>
        <w:rPr>
          <w:rStyle w:val="CommentReference"/>
        </w:rPr>
        <w:annotationRef/>
      </w:r>
      <w:r>
        <w:t xml:space="preserve">I </w:t>
      </w:r>
      <w:proofErr w:type="spellStart"/>
      <w:r>
        <w:t>would</w:t>
      </w:r>
      <w:proofErr w:type="spellEnd"/>
      <w:r>
        <w:t xml:space="preserve"> </w:t>
      </w:r>
      <w:proofErr w:type="spellStart"/>
      <w:r>
        <w:t>rather</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w:t>
      </w:r>
      <w:proofErr w:type="spellStart"/>
      <w:r>
        <w:t>we</w:t>
      </w:r>
      <w:proofErr w:type="spellEnd"/>
      <w:r>
        <w:t xml:space="preserve"> </w:t>
      </w:r>
      <w:proofErr w:type="spellStart"/>
      <w:r>
        <w:t>see</w:t>
      </w:r>
      <w:proofErr w:type="spellEnd"/>
      <w:r>
        <w:t xml:space="preserve"> </w:t>
      </w:r>
      <w:proofErr w:type="spellStart"/>
      <w:r>
        <w:t>that</w:t>
      </w:r>
      <w:proofErr w:type="spellEnd"/>
      <w:r>
        <w:t xml:space="preserve"> DIM scores </w:t>
      </w:r>
      <w:proofErr w:type="spellStart"/>
      <w:r>
        <w:t>are</w:t>
      </w:r>
      <w:proofErr w:type="spellEnd"/>
      <w:r>
        <w:t xml:space="preserve"> </w:t>
      </w:r>
      <w:proofErr w:type="spellStart"/>
      <w:r>
        <w:t>similar</w:t>
      </w:r>
      <w:proofErr w:type="spellEnd"/>
      <w:r>
        <w:t xml:space="preserve"> </w:t>
      </w:r>
      <w:proofErr w:type="spellStart"/>
      <w:r>
        <w:t>indicating</w:t>
      </w:r>
      <w:proofErr w:type="spellEnd"/>
      <w:r>
        <w:t xml:space="preserve"> </w:t>
      </w:r>
      <w:proofErr w:type="spellStart"/>
      <w:r>
        <w:t>that</w:t>
      </w:r>
      <w:proofErr w:type="spellEnd"/>
      <w:r w:rsidR="004D2BD6">
        <w:t>,</w:t>
      </w:r>
      <w:r>
        <w:t xml:space="preserve"> </w:t>
      </w:r>
      <w:proofErr w:type="spellStart"/>
      <w:r w:rsidR="004D2BD6">
        <w:t>of</w:t>
      </w:r>
      <w:proofErr w:type="spellEnd"/>
      <w:r w:rsidR="004D2BD6">
        <w:t xml:space="preserve"> the </w:t>
      </w:r>
      <w:proofErr w:type="spellStart"/>
      <w:r w:rsidR="004D2BD6">
        <w:t>courses</w:t>
      </w:r>
      <w:proofErr w:type="spellEnd"/>
      <w:r w:rsidR="004D2BD6">
        <w:t xml:space="preserve"> </w:t>
      </w:r>
      <w:proofErr w:type="spellStart"/>
      <w:r w:rsidR="004D2BD6">
        <w:t>observed</w:t>
      </w:r>
      <w:proofErr w:type="spellEnd"/>
      <w:r w:rsidR="004D2BD6">
        <w:t>,</w:t>
      </w:r>
      <w:r w:rsidR="004D2BD6">
        <w:t xml:space="preserve"> DIM is </w:t>
      </w:r>
      <w:proofErr w:type="spellStart"/>
      <w:r w:rsidR="004D2BD6">
        <w:t>equally</w:t>
      </w:r>
      <w:proofErr w:type="spellEnd"/>
      <w:r w:rsidR="004D2BD6">
        <w:t xml:space="preserve"> </w:t>
      </w:r>
      <w:proofErr w:type="spellStart"/>
      <w:r w:rsidR="004D2BD6">
        <w:t>appropriate</w:t>
      </w:r>
      <w:proofErr w:type="spellEnd"/>
      <w:r w:rsidR="004D2BD6">
        <w:t xml:space="preserve"> and, furthermore, specific pedagogic strategies/models should not need to be implemented on a per course basis for "typical" Grade </w:t>
      </w:r>
      <w:proofErr w:type="spellStart"/>
      <w:r w:rsidR="004D2BD6">
        <w:t>customers</w:t>
      </w:r>
      <w:proofErr w:type="spellEnd"/>
      <w:r w:rsidR="004D2BD6">
        <w:t>".</w:t>
      </w:r>
    </w:p>
  </w:comment>
  <w:comment w:id="130" w:author="Jason Serviss" w:date="2018-09-15T16:13:00Z" w:initials="JS">
    <w:p w14:paraId="071669B5" w14:textId="1B74C618" w:rsidR="00E04FD4" w:rsidRDefault="00E04FD4">
      <w:pPr>
        <w:pStyle w:val="CommentText"/>
      </w:pPr>
      <w:r>
        <w:rPr>
          <w:rStyle w:val="CommentReference"/>
        </w:rPr>
        <w:annotationRef/>
      </w:r>
      <w:r>
        <w:t xml:space="preserve">The relative </w:t>
      </w:r>
      <w:proofErr w:type="spellStart"/>
      <w:r>
        <w:t>low</w:t>
      </w:r>
      <w:proofErr w:type="spellEnd"/>
      <w:r>
        <w:t xml:space="preserve"> </w:t>
      </w:r>
      <w:proofErr w:type="spellStart"/>
      <w:r>
        <w:t>average</w:t>
      </w:r>
      <w:proofErr w:type="spellEnd"/>
      <w:r>
        <w:t xml:space="preserve"> </w:t>
      </w:r>
      <w:proofErr w:type="spellStart"/>
      <w:r>
        <w:t>points</w:t>
      </w:r>
      <w:proofErr w:type="spellEnd"/>
      <w:r>
        <w:t xml:space="preserve"> </w:t>
      </w:r>
      <w:proofErr w:type="spellStart"/>
      <w:r>
        <w:t>across</w:t>
      </w:r>
      <w:proofErr w:type="spellEnd"/>
      <w:r>
        <w:t xml:space="preserve"> all </w:t>
      </w:r>
      <w:proofErr w:type="spellStart"/>
      <w:r>
        <w:t>courses</w:t>
      </w:r>
      <w:proofErr w:type="spellEnd"/>
      <w:r>
        <w:t xml:space="preserve"> </w:t>
      </w:r>
      <w:proofErr w:type="spellStart"/>
      <w:r>
        <w:t>can</w:t>
      </w:r>
      <w:proofErr w:type="spellEnd"/>
      <w:r>
        <w:t xml:space="preserve"> </w:t>
      </w:r>
      <w:proofErr w:type="spellStart"/>
      <w:r>
        <w:t>mean</w:t>
      </w:r>
      <w:proofErr w:type="spellEnd"/>
      <w:r>
        <w:t xml:space="preserve"> 2 </w:t>
      </w:r>
      <w:proofErr w:type="spellStart"/>
      <w:r>
        <w:t>things</w:t>
      </w:r>
      <w:proofErr w:type="spellEnd"/>
      <w:r>
        <w:t xml:space="preserve">, A) it </w:t>
      </w:r>
      <w:proofErr w:type="spellStart"/>
      <w:r>
        <w:t>could</w:t>
      </w:r>
      <w:proofErr w:type="spellEnd"/>
      <w:r>
        <w:t xml:space="preserve"> be </w:t>
      </w:r>
      <w:proofErr w:type="spellStart"/>
      <w:r>
        <w:t>that</w:t>
      </w:r>
      <w:proofErr w:type="spellEnd"/>
      <w:r>
        <w:t xml:space="preserve"> DIM is a </w:t>
      </w:r>
      <w:proofErr w:type="spellStart"/>
      <w:r>
        <w:t>great</w:t>
      </w:r>
      <w:proofErr w:type="spellEnd"/>
      <w:r>
        <w:t xml:space="preserve"> </w:t>
      </w:r>
      <w:proofErr w:type="spellStart"/>
      <w:r>
        <w:t>model</w:t>
      </w:r>
      <w:proofErr w:type="spellEnd"/>
      <w:r>
        <w:t xml:space="preserve"> for </w:t>
      </w:r>
      <w:proofErr w:type="spellStart"/>
      <w:r>
        <w:t>these</w:t>
      </w:r>
      <w:proofErr w:type="spellEnd"/>
      <w:r>
        <w:t xml:space="preserve"> </w:t>
      </w:r>
      <w:proofErr w:type="spellStart"/>
      <w:r>
        <w:t>courses</w:t>
      </w:r>
      <w:proofErr w:type="spellEnd"/>
      <w:r>
        <w:t xml:space="preserve"> </w:t>
      </w:r>
      <w:proofErr w:type="spellStart"/>
      <w:r>
        <w:t>but</w:t>
      </w:r>
      <w:proofErr w:type="spellEnd"/>
      <w:r>
        <w:t xml:space="preserve"> </w:t>
      </w:r>
      <w:proofErr w:type="spellStart"/>
      <w:r>
        <w:t>that</w:t>
      </w:r>
      <w:proofErr w:type="spellEnd"/>
      <w:r>
        <w:t xml:space="preserve"> </w:t>
      </w:r>
      <w:proofErr w:type="spellStart"/>
      <w:r>
        <w:t>Grades</w:t>
      </w:r>
      <w:proofErr w:type="spellEnd"/>
      <w:r>
        <w:t xml:space="preserve"> </w:t>
      </w:r>
      <w:proofErr w:type="spellStart"/>
      <w:r>
        <w:t>pedagogic</w:t>
      </w:r>
      <w:proofErr w:type="spellEnd"/>
      <w:r>
        <w:t xml:space="preserve"> riktlinjer </w:t>
      </w:r>
      <w:proofErr w:type="spellStart"/>
      <w:r>
        <w:t>missed</w:t>
      </w:r>
      <w:proofErr w:type="spellEnd"/>
      <w:r>
        <w:t xml:space="preserve"> </w:t>
      </w:r>
      <w:proofErr w:type="spellStart"/>
      <w:r>
        <w:t>some</w:t>
      </w:r>
      <w:proofErr w:type="spellEnd"/>
      <w:r>
        <w:t xml:space="preserve"> </w:t>
      </w:r>
      <w:proofErr w:type="spellStart"/>
      <w:r>
        <w:t>important</w:t>
      </w:r>
      <w:proofErr w:type="spellEnd"/>
      <w:r>
        <w:t xml:space="preserve"> </w:t>
      </w:r>
      <w:proofErr w:type="spellStart"/>
      <w:r>
        <w:t>aspects</w:t>
      </w:r>
      <w:proofErr w:type="spellEnd"/>
      <w:r>
        <w:t xml:space="preserve"> </w:t>
      </w:r>
      <w:proofErr w:type="spellStart"/>
      <w:r>
        <w:t>of</w:t>
      </w:r>
      <w:proofErr w:type="spellEnd"/>
      <w:r>
        <w:t xml:space="preserve"> DIM and, </w:t>
      </w:r>
      <w:proofErr w:type="spellStart"/>
      <w:r>
        <w:t>therefore</w:t>
      </w:r>
      <w:proofErr w:type="spellEnd"/>
      <w:r>
        <w:t xml:space="preserve">, the </w:t>
      </w:r>
      <w:proofErr w:type="spellStart"/>
      <w:r>
        <w:t>courses</w:t>
      </w:r>
      <w:proofErr w:type="spellEnd"/>
      <w:r>
        <w:t xml:space="preserve"> all </w:t>
      </w:r>
      <w:proofErr w:type="spellStart"/>
      <w:r>
        <w:t>had</w:t>
      </w:r>
      <w:proofErr w:type="spellEnd"/>
      <w:r>
        <w:t xml:space="preserve"> </w:t>
      </w:r>
      <w:proofErr w:type="spellStart"/>
      <w:r>
        <w:t>relativley</w:t>
      </w:r>
      <w:proofErr w:type="spellEnd"/>
      <w:r>
        <w:t xml:space="preserve"> </w:t>
      </w:r>
      <w:proofErr w:type="spellStart"/>
      <w:r>
        <w:t>low</w:t>
      </w:r>
      <w:proofErr w:type="spellEnd"/>
      <w:r>
        <w:t xml:space="preserve"> </w:t>
      </w:r>
      <w:proofErr w:type="spellStart"/>
      <w:r>
        <w:t>points</w:t>
      </w:r>
      <w:proofErr w:type="spellEnd"/>
      <w:r>
        <w:t xml:space="preserve"> </w:t>
      </w:r>
      <w:proofErr w:type="spellStart"/>
      <w:r>
        <w:t>due</w:t>
      </w:r>
      <w:proofErr w:type="spellEnd"/>
      <w:r>
        <w:t xml:space="preserve"> </w:t>
      </w:r>
      <w:proofErr w:type="spellStart"/>
      <w:r>
        <w:t>to</w:t>
      </w:r>
      <w:proofErr w:type="spellEnd"/>
      <w:r>
        <w:t xml:space="preserve"> the </w:t>
      </w:r>
      <w:proofErr w:type="spellStart"/>
      <w:r>
        <w:t>fact</w:t>
      </w:r>
      <w:proofErr w:type="spellEnd"/>
      <w:r>
        <w:t xml:space="preserve"> </w:t>
      </w:r>
      <w:proofErr w:type="spellStart"/>
      <w:r>
        <w:t>that</w:t>
      </w:r>
      <w:proofErr w:type="spellEnd"/>
      <w:r>
        <w:t xml:space="preserve"> </w:t>
      </w:r>
      <w:proofErr w:type="spellStart"/>
      <w:r>
        <w:t>they</w:t>
      </w:r>
      <w:proofErr w:type="spellEnd"/>
      <w:r>
        <w:t xml:space="preserve"> </w:t>
      </w:r>
      <w:proofErr w:type="spellStart"/>
      <w:r>
        <w:t>lacked</w:t>
      </w:r>
      <w:proofErr w:type="spellEnd"/>
      <w:r>
        <w:t xml:space="preserve"> the same </w:t>
      </w:r>
      <w:proofErr w:type="spellStart"/>
      <w:r>
        <w:t>thing</w:t>
      </w:r>
      <w:proofErr w:type="spellEnd"/>
      <w:r>
        <w:t xml:space="preserve">. B) </w:t>
      </w:r>
      <w:proofErr w:type="spellStart"/>
      <w:r>
        <w:t>This</w:t>
      </w:r>
      <w:proofErr w:type="spellEnd"/>
      <w:r>
        <w:t xml:space="preserve"> </w:t>
      </w:r>
      <w:proofErr w:type="spellStart"/>
      <w:r>
        <w:t>result</w:t>
      </w:r>
      <w:proofErr w:type="spellEnd"/>
      <w:r>
        <w:t xml:space="preserve"> </w:t>
      </w:r>
      <w:proofErr w:type="spellStart"/>
      <w:r>
        <w:t>could</w:t>
      </w:r>
      <w:proofErr w:type="spellEnd"/>
      <w:r>
        <w:t xml:space="preserve"> </w:t>
      </w:r>
      <w:proofErr w:type="spellStart"/>
      <w:r>
        <w:t>also</w:t>
      </w:r>
      <w:proofErr w:type="spellEnd"/>
      <w:r>
        <w:t xml:space="preserve"> </w:t>
      </w:r>
      <w:proofErr w:type="spellStart"/>
      <w:r>
        <w:t>mean</w:t>
      </w:r>
      <w:proofErr w:type="spellEnd"/>
      <w:r>
        <w:t xml:space="preserve"> </w:t>
      </w:r>
      <w:proofErr w:type="spellStart"/>
      <w:r>
        <w:t>that</w:t>
      </w:r>
      <w:proofErr w:type="spellEnd"/>
      <w:r>
        <w:t xml:space="preserve"> DIM is not the best </w:t>
      </w:r>
      <w:proofErr w:type="spellStart"/>
      <w:r>
        <w:t>model</w:t>
      </w:r>
      <w:proofErr w:type="spellEnd"/>
      <w:r>
        <w:t xml:space="preserve"> for </w:t>
      </w:r>
      <w:proofErr w:type="spellStart"/>
      <w:r>
        <w:t>these</w:t>
      </w:r>
      <w:proofErr w:type="spellEnd"/>
      <w:r>
        <w:t xml:space="preserve"> </w:t>
      </w:r>
      <w:proofErr w:type="spellStart"/>
      <w:r>
        <w:t>courses</w:t>
      </w:r>
      <w:proofErr w:type="spellEnd"/>
      <w:r>
        <w:t xml:space="preserve"> (</w:t>
      </w:r>
      <w:proofErr w:type="spellStart"/>
      <w:r>
        <w:t>remember</w:t>
      </w:r>
      <w:proofErr w:type="spellEnd"/>
      <w:r>
        <w:t xml:space="preserve"> </w:t>
      </w:r>
      <w:proofErr w:type="spellStart"/>
      <w:r>
        <w:t>these</w:t>
      </w:r>
      <w:proofErr w:type="spellEnd"/>
      <w:r>
        <w:t xml:space="preserve"> </w:t>
      </w:r>
      <w:proofErr w:type="spellStart"/>
      <w:r>
        <w:t>courses</w:t>
      </w:r>
      <w:proofErr w:type="spellEnd"/>
      <w:r>
        <w:t xml:space="preserve"> </w:t>
      </w:r>
      <w:proofErr w:type="spellStart"/>
      <w:r>
        <w:t>are</w:t>
      </w:r>
      <w:proofErr w:type="spellEnd"/>
      <w:r>
        <w:t xml:space="preserve"> </w:t>
      </w:r>
      <w:proofErr w:type="spellStart"/>
      <w:r>
        <w:t>suppose</w:t>
      </w:r>
      <w:proofErr w:type="spellEnd"/>
      <w:r>
        <w:t xml:space="preserve"> </w:t>
      </w:r>
      <w:proofErr w:type="spellStart"/>
      <w:r>
        <w:t>to</w:t>
      </w:r>
      <w:proofErr w:type="spellEnd"/>
      <w:r>
        <w:t xml:space="preserve"> </w:t>
      </w:r>
      <w:proofErr w:type="spellStart"/>
      <w:r>
        <w:t>represent</w:t>
      </w:r>
      <w:proofErr w:type="spellEnd"/>
      <w:r>
        <w:t xml:space="preserve"> the ”normal” </w:t>
      </w:r>
      <w:proofErr w:type="spellStart"/>
      <w:r>
        <w:t>Grade</w:t>
      </w:r>
      <w:proofErr w:type="spellEnd"/>
      <w:r>
        <w:t xml:space="preserve"> </w:t>
      </w:r>
      <w:proofErr w:type="spellStart"/>
      <w:r>
        <w:t>customer</w:t>
      </w:r>
      <w:proofErr w:type="spellEnd"/>
      <w:r>
        <w:t xml:space="preserve">) and, </w:t>
      </w:r>
      <w:proofErr w:type="spellStart"/>
      <w:r>
        <w:t>therefore</w:t>
      </w:r>
      <w:proofErr w:type="spellEnd"/>
      <w:r>
        <w:t xml:space="preserve"> </w:t>
      </w:r>
      <w:proofErr w:type="spellStart"/>
      <w:r>
        <w:t>that</w:t>
      </w:r>
      <w:proofErr w:type="spellEnd"/>
      <w:r>
        <w:t xml:space="preserve"> DIM is not the best </w:t>
      </w:r>
      <w:proofErr w:type="spellStart"/>
      <w:r>
        <w:t>model</w:t>
      </w:r>
      <w:proofErr w:type="spellEnd"/>
      <w:r>
        <w:t xml:space="preserve"> for </w:t>
      </w:r>
      <w:proofErr w:type="spellStart"/>
      <w:r>
        <w:t>Grade</w:t>
      </w:r>
      <w:proofErr w:type="spellEnd"/>
      <w:r>
        <w:t xml:space="preserve">. </w:t>
      </w:r>
      <w:proofErr w:type="spellStart"/>
      <w:r>
        <w:t>Maybe</w:t>
      </w:r>
      <w:proofErr w:type="spellEnd"/>
      <w:r>
        <w:t xml:space="preserve"> </w:t>
      </w:r>
      <w:proofErr w:type="spellStart"/>
      <w:r>
        <w:t>another</w:t>
      </w:r>
      <w:proofErr w:type="spellEnd"/>
      <w:r>
        <w:t xml:space="preserve"> </w:t>
      </w:r>
      <w:proofErr w:type="spellStart"/>
      <w:r>
        <w:t>of</w:t>
      </w:r>
      <w:proofErr w:type="spellEnd"/>
      <w:r>
        <w:t xml:space="preserve"> the Associative </w:t>
      </w:r>
      <w:proofErr w:type="spellStart"/>
      <w:r>
        <w:t>perspective</w:t>
      </w:r>
      <w:proofErr w:type="spellEnd"/>
      <w:r>
        <w:t xml:space="preserve"> </w:t>
      </w:r>
      <w:proofErr w:type="spellStart"/>
      <w:r>
        <w:t>models</w:t>
      </w:r>
      <w:proofErr w:type="spellEnd"/>
      <w:r>
        <w:t xml:space="preserve"> </w:t>
      </w:r>
      <w:proofErr w:type="spellStart"/>
      <w:r>
        <w:t>would</w:t>
      </w:r>
      <w:proofErr w:type="spellEnd"/>
      <w:r>
        <w:t xml:space="preserve"> be </w:t>
      </w:r>
      <w:proofErr w:type="spellStart"/>
      <w:r>
        <w:t>better</w:t>
      </w:r>
      <w:proofErr w:type="spellEnd"/>
      <w:r>
        <w:t xml:space="preserve"> or </w:t>
      </w:r>
      <w:proofErr w:type="spellStart"/>
      <w:r>
        <w:t>even</w:t>
      </w:r>
      <w:proofErr w:type="spellEnd"/>
      <w:r>
        <w:t xml:space="preserve"> </w:t>
      </w:r>
      <w:proofErr w:type="spellStart"/>
      <w:r>
        <w:t>one</w:t>
      </w:r>
      <w:proofErr w:type="spellEnd"/>
      <w:r>
        <w:t xml:space="preserve"> </w:t>
      </w:r>
      <w:proofErr w:type="spellStart"/>
      <w:r>
        <w:t>of</w:t>
      </w:r>
      <w:proofErr w:type="spellEnd"/>
      <w:r>
        <w:t xml:space="preserve"> the KL </w:t>
      </w:r>
      <w:proofErr w:type="spellStart"/>
      <w:r>
        <w:t>perspective</w:t>
      </w:r>
      <w:proofErr w:type="spellEnd"/>
      <w:r>
        <w:t xml:space="preserve"> </w:t>
      </w:r>
      <w:proofErr w:type="spellStart"/>
      <w:r>
        <w:t>models</w:t>
      </w:r>
      <w:proofErr w:type="spellEnd"/>
      <w:r>
        <w:t xml:space="preserve"> (</w:t>
      </w:r>
      <w:proofErr w:type="spellStart"/>
      <w:r>
        <w:t>since</w:t>
      </w:r>
      <w:proofErr w:type="spellEnd"/>
      <w:r>
        <w:t xml:space="preserve"> it </w:t>
      </w:r>
      <w:proofErr w:type="spellStart"/>
      <w:r>
        <w:t>was</w:t>
      </w:r>
      <w:proofErr w:type="spellEnd"/>
      <w:r>
        <w:t xml:space="preserve"> </w:t>
      </w:r>
      <w:proofErr w:type="spellStart"/>
      <w:r>
        <w:t>almost</w:t>
      </w:r>
      <w:proofErr w:type="spellEnd"/>
      <w:r>
        <w:t xml:space="preserve"> the same score as DIM). </w:t>
      </w:r>
      <w:proofErr w:type="spellStart"/>
      <w:r>
        <w:t>With</w:t>
      </w:r>
      <w:proofErr w:type="spellEnd"/>
      <w:r>
        <w:t xml:space="preserve"> </w:t>
      </w:r>
      <w:proofErr w:type="spellStart"/>
      <w:r>
        <w:t>your</w:t>
      </w:r>
      <w:proofErr w:type="spellEnd"/>
      <w:r>
        <w:t xml:space="preserve"> data </w:t>
      </w:r>
      <w:proofErr w:type="spellStart"/>
      <w:r>
        <w:t>you</w:t>
      </w:r>
      <w:proofErr w:type="spellEnd"/>
      <w:r>
        <w:t xml:space="preserve"> </w:t>
      </w:r>
      <w:proofErr w:type="spellStart"/>
      <w:r>
        <w:t>cannot</w:t>
      </w:r>
      <w:proofErr w:type="spellEnd"/>
      <w:r>
        <w:t xml:space="preserve"> be SURE </w:t>
      </w:r>
      <w:proofErr w:type="spellStart"/>
      <w:r>
        <w:t>which</w:t>
      </w:r>
      <w:proofErr w:type="spellEnd"/>
      <w:r>
        <w:t xml:space="preserve"> is right, i.e. A) or B), and </w:t>
      </w:r>
      <w:proofErr w:type="spellStart"/>
      <w:r>
        <w:t>this</w:t>
      </w:r>
      <w:proofErr w:type="spellEnd"/>
      <w:r>
        <w:t xml:space="preserve">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w:t>
      </w:r>
    </w:p>
  </w:comment>
  <w:comment w:id="135" w:author="Jason Serviss" w:date="2018-09-14T10:13:00Z" w:initials="JS">
    <w:p w14:paraId="4B2160C1" w14:textId="524AD6FA" w:rsidR="00E04FD4" w:rsidRDefault="00E04FD4">
      <w:pPr>
        <w:pStyle w:val="CommentText"/>
      </w:pPr>
      <w:r>
        <w:rPr>
          <w:rStyle w:val="CommentReference"/>
        </w:rPr>
        <w:annotationRef/>
      </w:r>
      <w:proofErr w:type="spellStart"/>
      <w:r>
        <w:t>Grammar</w:t>
      </w:r>
      <w:proofErr w:type="spellEnd"/>
      <w:r>
        <w:t xml:space="preserve"> </w:t>
      </w:r>
      <w:proofErr w:type="spellStart"/>
      <w:r>
        <w:t>Fixed</w:t>
      </w:r>
      <w:proofErr w:type="spellEnd"/>
    </w:p>
  </w:comment>
  <w:comment w:id="136" w:author="Jason Serviss" w:date="2018-09-14T10:13:00Z" w:initials="JS">
    <w:p w14:paraId="515B8339" w14:textId="5090DE26" w:rsidR="00E04FD4" w:rsidRDefault="00E04FD4">
      <w:pPr>
        <w:pStyle w:val="CommentText"/>
      </w:pPr>
      <w:r>
        <w:rPr>
          <w:rStyle w:val="CommentReference"/>
        </w:rPr>
        <w:annotationRef/>
      </w:r>
      <w:proofErr w:type="spellStart"/>
      <w:r>
        <w:t>Grammar</w:t>
      </w:r>
      <w:proofErr w:type="spellEnd"/>
      <w:r>
        <w:t xml:space="preserve"> </w:t>
      </w:r>
      <w:proofErr w:type="spellStart"/>
      <w:r>
        <w:t>Fixed</w:t>
      </w:r>
      <w:proofErr w:type="spellEnd"/>
      <w:r>
        <w:t xml:space="preserve"> </w:t>
      </w:r>
    </w:p>
  </w:comment>
  <w:comment w:id="137" w:author="Jason Serviss" w:date="2018-09-11T18:15:00Z" w:initials="JS">
    <w:p w14:paraId="32F4F55F" w14:textId="1B06BBF0" w:rsidR="00E04FD4" w:rsidRDefault="00E04FD4">
      <w:pPr>
        <w:pStyle w:val="CommentText"/>
      </w:pPr>
      <w:r>
        <w:rPr>
          <w:rStyle w:val="CommentReference"/>
        </w:rPr>
        <w:annotationRef/>
      </w:r>
      <w:proofErr w:type="spellStart"/>
      <w:r>
        <w:t>grammar</w:t>
      </w:r>
      <w:proofErr w:type="spellEnd"/>
    </w:p>
  </w:comment>
  <w:comment w:id="138" w:author="Jason Serviss" w:date="2018-09-15T16:34:00Z" w:initials="JS">
    <w:p w14:paraId="614FF8B9" w14:textId="5AC8B560" w:rsidR="00E04FD4" w:rsidRDefault="00E04FD4">
      <w:pPr>
        <w:pStyle w:val="CommentText"/>
      </w:pPr>
      <w:r>
        <w:rPr>
          <w:rStyle w:val="CommentReference"/>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 xml:space="preserve">. The </w:t>
      </w:r>
      <w:proofErr w:type="spellStart"/>
      <w:r>
        <w:t>conclulsions</w:t>
      </w:r>
      <w:proofErr w:type="spellEnd"/>
      <w:r>
        <w:t xml:space="preserve"> </w:t>
      </w:r>
      <w:proofErr w:type="spellStart"/>
      <w:r>
        <w:t>should</w:t>
      </w:r>
      <w:proofErr w:type="spellEnd"/>
      <w:r>
        <w:t xml:space="preserve"> be: Presentation </w:t>
      </w:r>
      <w:proofErr w:type="spellStart"/>
      <w:r>
        <w:t>phase</w:t>
      </w:r>
      <w:proofErr w:type="spellEnd"/>
      <w:r>
        <w:t xml:space="preserve"> = no </w:t>
      </w:r>
      <w:proofErr w:type="spellStart"/>
      <w:r>
        <w:t>difference</w:t>
      </w:r>
      <w:proofErr w:type="spellEnd"/>
      <w:r>
        <w:t xml:space="preserve">; Praktik </w:t>
      </w:r>
      <w:proofErr w:type="spellStart"/>
      <w:r>
        <w:t>phase</w:t>
      </w:r>
      <w:proofErr w:type="spellEnd"/>
      <w:r>
        <w:t xml:space="preserve"> = minor </w:t>
      </w:r>
      <w:proofErr w:type="spellStart"/>
      <w:r>
        <w:t>difference</w:t>
      </w:r>
      <w:proofErr w:type="spellEnd"/>
      <w:r>
        <w:t xml:space="preserve">; </w:t>
      </w:r>
      <w:proofErr w:type="spellStart"/>
      <w:r>
        <w:t>Övervak</w:t>
      </w:r>
      <w:proofErr w:type="spellEnd"/>
      <w:r>
        <w:t xml:space="preserve"> o </w:t>
      </w:r>
      <w:proofErr w:type="spellStart"/>
      <w:r>
        <w:t>återk</w:t>
      </w:r>
      <w:proofErr w:type="spellEnd"/>
      <w:r>
        <w:t xml:space="preserve"> = </w:t>
      </w:r>
      <w:proofErr w:type="spellStart"/>
      <w:r>
        <w:t>most</w:t>
      </w:r>
      <w:proofErr w:type="spellEnd"/>
      <w:r>
        <w:t xml:space="preserve"> </w:t>
      </w:r>
      <w:proofErr w:type="spellStart"/>
      <w:r>
        <w:t>variable</w:t>
      </w:r>
      <w:proofErr w:type="spellEnd"/>
      <w:r>
        <w:t xml:space="preserve">; </w:t>
      </w:r>
      <w:proofErr w:type="spellStart"/>
      <w:r>
        <w:t>Bedö</w:t>
      </w:r>
      <w:proofErr w:type="spellEnd"/>
      <w:r>
        <w:t xml:space="preserve"> o </w:t>
      </w:r>
      <w:proofErr w:type="spellStart"/>
      <w:r>
        <w:t>utvär</w:t>
      </w:r>
      <w:proofErr w:type="spellEnd"/>
      <w:r>
        <w:t xml:space="preserve"> = no </w:t>
      </w:r>
      <w:proofErr w:type="spellStart"/>
      <w:r>
        <w:t>difference</w:t>
      </w:r>
      <w:proofErr w:type="spellEnd"/>
      <w:r>
        <w:t xml:space="preserve">. </w:t>
      </w:r>
    </w:p>
  </w:comment>
  <w:comment w:id="143" w:author="Jason Serviss" w:date="2018-09-11T18:30:00Z" w:initials="JS">
    <w:p w14:paraId="59D705C9" w14:textId="5370DB3C" w:rsidR="00E04FD4" w:rsidRDefault="00E04FD4">
      <w:pPr>
        <w:pStyle w:val="CommentText"/>
      </w:pPr>
      <w:r>
        <w:rPr>
          <w:rStyle w:val="CommentReference"/>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i.e. 1 for </w:t>
      </w:r>
      <w:proofErr w:type="spellStart"/>
      <w:r>
        <w:t>interview</w:t>
      </w:r>
      <w:proofErr w:type="spellEnd"/>
      <w:r>
        <w:t xml:space="preserve"> and </w:t>
      </w:r>
      <w:proofErr w:type="spellStart"/>
      <w:r>
        <w:t>one</w:t>
      </w:r>
      <w:proofErr w:type="spellEnd"/>
      <w:r>
        <w:t xml:space="preserve"> for </w:t>
      </w:r>
      <w:proofErr w:type="spellStart"/>
      <w:r>
        <w:t>evaluation</w:t>
      </w:r>
      <w:proofErr w:type="spellEnd"/>
      <w:r>
        <w:t xml:space="preserve">, </w:t>
      </w:r>
      <w:proofErr w:type="spellStart"/>
      <w:r>
        <w:t>where</w:t>
      </w:r>
      <w:proofErr w:type="spellEnd"/>
      <w:r>
        <w:t xml:space="preserve"> </w:t>
      </w:r>
      <w:proofErr w:type="spellStart"/>
      <w:r>
        <w:t>you</w:t>
      </w:r>
      <w:proofErr w:type="spellEnd"/>
      <w:r>
        <w:t xml:space="preserve"> </w:t>
      </w:r>
      <w:proofErr w:type="spellStart"/>
      <w:r>
        <w:t>ddiscuss</w:t>
      </w:r>
      <w:proofErr w:type="spellEnd"/>
      <w:r>
        <w:t xml:space="preserve"> the </w:t>
      </w:r>
      <w:proofErr w:type="spellStart"/>
      <w:r>
        <w:t>result</w:t>
      </w:r>
      <w:proofErr w:type="spellEnd"/>
      <w:r>
        <w:t xml:space="preserve"> </w:t>
      </w:r>
      <w:proofErr w:type="spellStart"/>
      <w:r>
        <w:t>further</w:t>
      </w:r>
      <w:proofErr w:type="spellEnd"/>
      <w:r>
        <w:t xml:space="preserve">, </w:t>
      </w:r>
      <w:proofErr w:type="spellStart"/>
      <w:r>
        <w:t>take</w:t>
      </w:r>
      <w:proofErr w:type="spellEnd"/>
      <w:r>
        <w:t xml:space="preserve"> </w:t>
      </w:r>
      <w:proofErr w:type="spellStart"/>
      <w:r>
        <w:t>up</w:t>
      </w:r>
      <w:proofErr w:type="spellEnd"/>
      <w:r>
        <w:t xml:space="preserve"> </w:t>
      </w:r>
      <w:proofErr w:type="spellStart"/>
      <w:r>
        <w:t>additional</w:t>
      </w:r>
      <w:proofErr w:type="spellEnd"/>
      <w:r>
        <w:t xml:space="preserve"> </w:t>
      </w:r>
      <w:proofErr w:type="spellStart"/>
      <w:r>
        <w:t>points</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discussed</w:t>
      </w:r>
      <w:proofErr w:type="spellEnd"/>
      <w:r>
        <w:t xml:space="preserve">, ”brister” in the </w:t>
      </w:r>
      <w:proofErr w:type="spellStart"/>
      <w:r>
        <w:t>procurment</w:t>
      </w:r>
      <w:proofErr w:type="spellEnd"/>
      <w:r>
        <w:t xml:space="preserve"> </w:t>
      </w:r>
      <w:proofErr w:type="spellStart"/>
      <w:r>
        <w:t>of</w:t>
      </w:r>
      <w:proofErr w:type="spellEnd"/>
      <w:r>
        <w:t xml:space="preserve"> the </w:t>
      </w:r>
      <w:proofErr w:type="spellStart"/>
      <w:r>
        <w:t>results</w:t>
      </w:r>
      <w:proofErr w:type="spellEnd"/>
      <w:r>
        <w:t xml:space="preserve"> or </w:t>
      </w:r>
      <w:proofErr w:type="spellStart"/>
      <w:r>
        <w:t>study</w:t>
      </w:r>
      <w:proofErr w:type="spellEnd"/>
      <w:r>
        <w:t xml:space="preserve"> design, mm. </w:t>
      </w:r>
      <w:proofErr w:type="spellStart"/>
      <w:r>
        <w:t>Finally</w:t>
      </w:r>
      <w:proofErr w:type="spellEnd"/>
      <w:r>
        <w:t xml:space="preserve">, in the last </w:t>
      </w:r>
      <w:proofErr w:type="spellStart"/>
      <w:r>
        <w:t>paragraph</w:t>
      </w:r>
      <w:proofErr w:type="spellEnd"/>
      <w:r>
        <w:t xml:space="preserve">, </w:t>
      </w:r>
      <w:proofErr w:type="spellStart"/>
      <w:r>
        <w:t>you</w:t>
      </w:r>
      <w:proofErr w:type="spellEnd"/>
      <w:r>
        <w:t xml:space="preserve"> </w:t>
      </w:r>
      <w:proofErr w:type="spellStart"/>
      <w:r>
        <w:t>whould</w:t>
      </w:r>
      <w:proofErr w:type="spellEnd"/>
      <w:r>
        <w:t xml:space="preserve"> </w:t>
      </w:r>
      <w:proofErr w:type="spellStart"/>
      <w:r>
        <w:t>bring</w:t>
      </w:r>
      <w:proofErr w:type="spellEnd"/>
      <w:r>
        <w:t xml:space="preserve"> </w:t>
      </w:r>
      <w:proofErr w:type="spellStart"/>
      <w:r>
        <w:t>up</w:t>
      </w:r>
      <w:proofErr w:type="spellEnd"/>
      <w:r>
        <w:t xml:space="preserve"> </w:t>
      </w:r>
      <w:proofErr w:type="spellStart"/>
      <w:r>
        <w:t>future</w:t>
      </w:r>
      <w:proofErr w:type="spellEnd"/>
      <w:r>
        <w:t xml:space="preserve"> </w:t>
      </w:r>
      <w:proofErr w:type="spellStart"/>
      <w:r>
        <w:t>perspectives</w:t>
      </w:r>
      <w:proofErr w:type="spellEnd"/>
      <w:r>
        <w:t xml:space="preserve"> and </w:t>
      </w:r>
      <w:proofErr w:type="spellStart"/>
      <w:r>
        <w:t>highlight</w:t>
      </w:r>
      <w:proofErr w:type="spellEnd"/>
      <w:r>
        <w:t xml:space="preserve"> </w:t>
      </w:r>
      <w:proofErr w:type="spellStart"/>
      <w:r>
        <w:t>how</w:t>
      </w:r>
      <w:proofErr w:type="spellEnd"/>
      <w:r>
        <w:t xml:space="preserve"> </w:t>
      </w:r>
      <w:proofErr w:type="spellStart"/>
      <w:r>
        <w:t>additional</w:t>
      </w:r>
      <w:proofErr w:type="spellEnd"/>
      <w:r>
        <w:t xml:space="preserve"> research </w:t>
      </w:r>
      <w:proofErr w:type="spellStart"/>
      <w:r>
        <w:t>could</w:t>
      </w:r>
      <w:proofErr w:type="spellEnd"/>
      <w:r>
        <w:t xml:space="preserve"> be </w:t>
      </w:r>
      <w:proofErr w:type="spellStart"/>
      <w:r>
        <w:t>preformed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have</w:t>
      </w:r>
      <w:proofErr w:type="spellEnd"/>
      <w:r>
        <w:t xml:space="preserve"> </w:t>
      </w:r>
      <w:proofErr w:type="spellStart"/>
      <w:r>
        <w:t>already</w:t>
      </w:r>
      <w:proofErr w:type="spellEnd"/>
      <w:r>
        <w:t xml:space="preserve">. In the last </w:t>
      </w:r>
      <w:proofErr w:type="spellStart"/>
      <w:r>
        <w:t>sentance</w:t>
      </w:r>
      <w:proofErr w:type="spellEnd"/>
      <w:r>
        <w:t xml:space="preserve"> </w:t>
      </w:r>
      <w:proofErr w:type="spellStart"/>
      <w:r>
        <w:t>of</w:t>
      </w:r>
      <w:proofErr w:type="spellEnd"/>
      <w:r>
        <w:t xml:space="preserve"> the last </w:t>
      </w:r>
      <w:proofErr w:type="spellStart"/>
      <w:r>
        <w:t>paragraph</w:t>
      </w:r>
      <w:proofErr w:type="spellEnd"/>
      <w:r>
        <w:t xml:space="preserve"> </w:t>
      </w:r>
      <w:proofErr w:type="spellStart"/>
      <w:r>
        <w:t>you</w:t>
      </w:r>
      <w:proofErr w:type="spellEnd"/>
      <w:r>
        <w:t xml:space="preserve">, </w:t>
      </w:r>
      <w:proofErr w:type="spellStart"/>
      <w:r>
        <w:t>again</w:t>
      </w:r>
      <w:proofErr w:type="spellEnd"/>
      <w:r>
        <w:t xml:space="preserve">, </w:t>
      </w:r>
      <w:proofErr w:type="spellStart"/>
      <w:r>
        <w:t>summarize</w:t>
      </w:r>
      <w:proofErr w:type="spellEnd"/>
      <w:r>
        <w:t xml:space="preserve"> the </w:t>
      </w:r>
      <w:proofErr w:type="spellStart"/>
      <w:r>
        <w:t>reaearch</w:t>
      </w:r>
      <w:proofErr w:type="spellEnd"/>
      <w:r>
        <w:t xml:space="preserve"> </w:t>
      </w:r>
      <w:proofErr w:type="spellStart"/>
      <w:r>
        <w:t>result</w:t>
      </w:r>
      <w:proofErr w:type="spellEnd"/>
      <w:r>
        <w:t xml:space="preserve"> and </w:t>
      </w:r>
      <w:proofErr w:type="spellStart"/>
      <w:r>
        <w:t>its</w:t>
      </w:r>
      <w:proofErr w:type="spellEnd"/>
      <w:r>
        <w:t xml:space="preserve"> </w:t>
      </w:r>
      <w:proofErr w:type="spellStart"/>
      <w:r>
        <w:t>importance</w:t>
      </w:r>
      <w:proofErr w:type="spellEnd"/>
      <w:r>
        <w:t xml:space="preserve"> in a </w:t>
      </w:r>
      <w:proofErr w:type="spellStart"/>
      <w:r>
        <w:t>broader</w:t>
      </w:r>
      <w:proofErr w:type="spellEnd"/>
      <w:r>
        <w:t xml:space="preserve"> </w:t>
      </w:r>
      <w:proofErr w:type="spellStart"/>
      <w:r>
        <w:t>context</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want</w:t>
      </w:r>
      <w:proofErr w:type="spellEnd"/>
      <w:r>
        <w:t xml:space="preserve"> the </w:t>
      </w:r>
      <w:proofErr w:type="spellStart"/>
      <w:r>
        <w:t>ddiscussion</w:t>
      </w:r>
      <w:proofErr w:type="spellEnd"/>
      <w:r>
        <w:t xml:space="preserve"> </w:t>
      </w:r>
      <w:proofErr w:type="spellStart"/>
      <w:r>
        <w:t>writing</w:t>
      </w:r>
      <w:proofErr w:type="spellEnd"/>
      <w:r>
        <w:t xml:space="preserve"> </w:t>
      </w:r>
      <w:proofErr w:type="spellStart"/>
      <w:r>
        <w:t>to</w:t>
      </w:r>
      <w:proofErr w:type="spellEnd"/>
      <w:r>
        <w:t xml:space="preserve"> </w:t>
      </w:r>
      <w:proofErr w:type="spellStart"/>
      <w:r>
        <w:t>take</w:t>
      </w:r>
      <w:proofErr w:type="spellEnd"/>
      <w:r>
        <w:t xml:space="preserve"> </w:t>
      </w:r>
      <w:proofErr w:type="spellStart"/>
      <w:r>
        <w:t>another</w:t>
      </w:r>
      <w:proofErr w:type="spellEnd"/>
      <w:r>
        <w:t xml:space="preserve"> 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way.</w:t>
      </w:r>
    </w:p>
  </w:comment>
  <w:comment w:id="145" w:author="Jason Serviss" w:date="2018-09-11T18:19:00Z" w:initials="JS">
    <w:p w14:paraId="03FCE169" w14:textId="5F7A22FC" w:rsidR="00E04FD4" w:rsidRDefault="00E04FD4">
      <w:pPr>
        <w:pStyle w:val="CommentText"/>
      </w:pPr>
      <w:r>
        <w:rPr>
          <w:rStyle w:val="CommentReference"/>
        </w:rPr>
        <w:annotationRef/>
      </w:r>
      <w:r>
        <w:t xml:space="preserve">Not </w:t>
      </w:r>
      <w:proofErr w:type="spellStart"/>
      <w:r>
        <w:t>correct</w:t>
      </w:r>
      <w:proofErr w:type="spellEnd"/>
      <w:r>
        <w:t>/</w:t>
      </w:r>
      <w:proofErr w:type="spellStart"/>
      <w:r>
        <w:t>specific</w:t>
      </w:r>
      <w:proofErr w:type="spellEnd"/>
      <w:r>
        <w:t xml:space="preserve"> </w:t>
      </w:r>
      <w:proofErr w:type="spellStart"/>
      <w:r>
        <w:t>enough</w:t>
      </w:r>
      <w:proofErr w:type="spellEnd"/>
      <w:r>
        <w:t>.</w:t>
      </w:r>
    </w:p>
  </w:comment>
  <w:comment w:id="146" w:author="Jason Serviss" w:date="2018-09-11T18:20:00Z" w:initials="JS">
    <w:p w14:paraId="63A29D14" w14:textId="054E77C3" w:rsidR="00E04FD4" w:rsidRDefault="00E04FD4">
      <w:pPr>
        <w:pStyle w:val="CommentText"/>
      </w:pPr>
      <w:r>
        <w:rPr>
          <w:rStyle w:val="CommentReference"/>
        </w:rPr>
        <w:annotationRef/>
      </w:r>
      <w:r>
        <w:t xml:space="preserve">Same </w:t>
      </w:r>
      <w:proofErr w:type="spellStart"/>
      <w:r>
        <w:t>comment</w:t>
      </w:r>
      <w:proofErr w:type="spellEnd"/>
      <w:r>
        <w:t xml:space="preserve"> as </w:t>
      </w:r>
      <w:proofErr w:type="spellStart"/>
      <w:r>
        <w:t>above</w:t>
      </w:r>
      <w:proofErr w:type="spellEnd"/>
      <w:r>
        <w:t xml:space="preserve">. </w:t>
      </w:r>
      <w:proofErr w:type="spellStart"/>
      <w:r>
        <w:t>Whenever</w:t>
      </w:r>
      <w:proofErr w:type="spellEnd"/>
      <w:r>
        <w:t xml:space="preserve"> the ”syfte” </w:t>
      </w:r>
      <w:proofErr w:type="spellStart"/>
      <w:r>
        <w:t>of</w:t>
      </w:r>
      <w:proofErr w:type="spellEnd"/>
      <w:r>
        <w:t xml:space="preserve"> the </w:t>
      </w:r>
      <w:proofErr w:type="spellStart"/>
      <w:r>
        <w:t>study</w:t>
      </w:r>
      <w:proofErr w:type="spellEnd"/>
      <w:r>
        <w:t xml:space="preserve"> is </w:t>
      </w:r>
      <w:proofErr w:type="spellStart"/>
      <w:r>
        <w:t>stated</w:t>
      </w:r>
      <w:proofErr w:type="spellEnd"/>
      <w:r>
        <w:t xml:space="preserve"> it has </w:t>
      </w:r>
      <w:proofErr w:type="spellStart"/>
      <w:r>
        <w:t>to</w:t>
      </w:r>
      <w:proofErr w:type="spellEnd"/>
      <w:r>
        <w:t xml:space="preserve"> be </w:t>
      </w:r>
      <w:proofErr w:type="gramStart"/>
      <w:r>
        <w:t>100%</w:t>
      </w:r>
      <w:proofErr w:type="gramEnd"/>
      <w:r>
        <w:t xml:space="preserve"> </w:t>
      </w:r>
      <w:proofErr w:type="spellStart"/>
      <w:r>
        <w:t>accurate</w:t>
      </w:r>
      <w:proofErr w:type="spellEnd"/>
      <w:r>
        <w:t>!</w:t>
      </w:r>
    </w:p>
  </w:comment>
  <w:comment w:id="147" w:author="Jason Serviss" w:date="2018-09-11T18:21:00Z" w:initials="JS">
    <w:p w14:paraId="2E553242" w14:textId="634E9C82" w:rsidR="00E04FD4" w:rsidRDefault="00E04FD4">
      <w:pPr>
        <w:pStyle w:val="CommentText"/>
      </w:pPr>
      <w:r>
        <w:rPr>
          <w:rStyle w:val="CommentReference"/>
        </w:rPr>
        <w:annotationRef/>
      </w:r>
      <w:r>
        <w:t>To general.</w:t>
      </w:r>
    </w:p>
  </w:comment>
  <w:comment w:id="149" w:author="Olivia Imner" w:date="2018-09-11T13:15:00Z" w:initials="OI">
    <w:p w14:paraId="7EC61131" w14:textId="58EBAF06" w:rsidR="00E04FD4" w:rsidRPr="00B52F86" w:rsidRDefault="00E04FD4" w:rsidP="00B52F86">
      <w:pPr>
        <w:rPr>
          <w:rFonts w:ascii="Calibri" w:eastAsia="Tahoma" w:hAnsi="Calibri" w:cs="Tahoma"/>
          <w:color w:val="FF0000"/>
          <w:sz w:val="16"/>
          <w:szCs w:val="24"/>
          <w:lang w:val="en-US" w:bidi="en-US"/>
        </w:rPr>
      </w:pPr>
      <w:r>
        <w:rPr>
          <w:rStyle w:val="CommentReference"/>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150" w:author="Jason Serviss" w:date="2018-09-11T14:46:00Z" w:initials="JS">
    <w:p w14:paraId="5F3246B0" w14:textId="77777777" w:rsidR="00E04FD4" w:rsidRDefault="00E04FD4" w:rsidP="00D71CDE">
      <w:pPr>
        <w:pStyle w:val="CommentText"/>
      </w:pPr>
      <w:r>
        <w:rPr>
          <w:rStyle w:val="CommentReference"/>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p w14:paraId="584D2CFD" w14:textId="77777777" w:rsidR="00E04FD4" w:rsidRDefault="00E04FD4" w:rsidP="00D71CDE">
      <w:pPr>
        <w:pStyle w:val="CommentText"/>
      </w:pPr>
    </w:p>
    <w:p w14:paraId="23C3C54C" w14:textId="57C85BC1" w:rsidR="00E04FD4" w:rsidRPr="00D338A7" w:rsidRDefault="00E04FD4" w:rsidP="00D71CDE">
      <w:pPr>
        <w:pStyle w:val="CommentText"/>
      </w:pPr>
      <w:r>
        <w:t>Tidigare kommentar beskriver detta stycke.</w:t>
      </w:r>
    </w:p>
  </w:comment>
  <w:comment w:id="158" w:author="Unknown Author" w:date="2018-09-09T08:01:00Z" w:initials="">
    <w:p w14:paraId="4778FD34" w14:textId="1B8703F5" w:rsidR="00E04FD4" w:rsidRDefault="00E04FD4">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160" w:author="Jason Serviss" w:date="2018-09-11T17:50:00Z" w:initials="JS">
    <w:p w14:paraId="1E64CC6F" w14:textId="4C3FCAFD" w:rsidR="00E04FD4" w:rsidRDefault="00E04FD4">
      <w:pPr>
        <w:pStyle w:val="CommentText"/>
      </w:pPr>
      <w:r>
        <w:rPr>
          <w:rStyle w:val="CommentReference"/>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176" w:author="Olivia Imner" w:date="2018-07-25T08:06:00Z" w:initials="OI">
    <w:p w14:paraId="44A6F018" w14:textId="181ED00E" w:rsidR="00E04FD4" w:rsidRDefault="00E04FD4">
      <w:pPr>
        <w:pStyle w:val="CommentText"/>
      </w:pPr>
      <w:r>
        <w:rPr>
          <w:rStyle w:val="CommentReference"/>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04FD4" w:rsidRDefault="00E04FD4">
      <w:r>
        <w:separator/>
      </w:r>
    </w:p>
  </w:endnote>
  <w:endnote w:type="continuationSeparator" w:id="0">
    <w:p w14:paraId="4F768654" w14:textId="77777777" w:rsidR="00E04FD4" w:rsidRDefault="00E04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04FD4" w:rsidRDefault="00E04FD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04FD4" w:rsidRDefault="00E04FD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E04FD4" w:rsidRDefault="00E04FD4">
        <w:pPr>
          <w:pStyle w:val="Footer1"/>
          <w:jc w:val="center"/>
        </w:pPr>
        <w:r>
          <w:fldChar w:fldCharType="begin"/>
        </w:r>
        <w:r>
          <w:instrText>PAGE</w:instrText>
        </w:r>
        <w:r>
          <w:fldChar w:fldCharType="separate"/>
        </w:r>
        <w:r w:rsidR="004D2BD6">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E04FD4" w:rsidRDefault="00E04FD4">
        <w:pPr>
          <w:pStyle w:val="Footer1"/>
          <w:jc w:val="center"/>
        </w:pPr>
        <w:r>
          <w:fldChar w:fldCharType="begin"/>
        </w:r>
        <w:r>
          <w:instrText>PAGE</w:instrText>
        </w:r>
        <w:r>
          <w:fldChar w:fldCharType="separate"/>
        </w:r>
        <w:r w:rsidR="004D2BD6">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04FD4" w:rsidRDefault="00E04FD4">
      <w:r>
        <w:separator/>
      </w:r>
    </w:p>
  </w:footnote>
  <w:footnote w:type="continuationSeparator" w:id="0">
    <w:p w14:paraId="71DB8F98" w14:textId="77777777" w:rsidR="00E04FD4" w:rsidRDefault="00E04FD4">
      <w:r>
        <w:continuationSeparator/>
      </w:r>
    </w:p>
  </w:footnote>
  <w:footnote w:id="1">
    <w:p w14:paraId="5824ECF3" w14:textId="3C586678" w:rsidR="00E04FD4" w:rsidRDefault="00E04FD4">
      <w:pPr>
        <w:pStyle w:val="FootnoteText"/>
      </w:pPr>
      <w:r>
        <w:rPr>
          <w:rStyle w:val="FootnoteReference"/>
        </w:rPr>
        <w:footnoteRef/>
      </w:r>
      <w:r>
        <w:rPr>
          <w:rStyle w:val="FootnoteReference"/>
        </w:rPr>
        <w:tab/>
      </w:r>
      <w:r>
        <w:t xml:space="preserve"> </w:t>
      </w:r>
      <w:r>
        <w:rPr>
          <w:sz w:val="14"/>
          <w:szCs w:val="14"/>
        </w:rPr>
        <w:t>I intervjun förklarades det vad användargrupp är och att det innefattar Grades förklaring av målgrupp.</w:t>
      </w:r>
    </w:p>
  </w:footnote>
  <w:footnote w:id="2">
    <w:p w14:paraId="1BA30943" w14:textId="3787EF4A" w:rsidR="00E04FD4" w:rsidRDefault="00E04FD4">
      <w:pPr>
        <w:pStyle w:val="FootnoteText"/>
      </w:pPr>
      <w:r>
        <w:rPr>
          <w:rStyle w:val="FootnoteReference"/>
        </w:rPr>
        <w:footnoteRef/>
      </w:r>
      <w:r>
        <w:rPr>
          <w:rStyle w:val="FootnoteReference"/>
        </w:rPr>
        <w:tab/>
      </w:r>
      <w:r>
        <w:rPr>
          <w:sz w:val="14"/>
          <w:szCs w:val="14"/>
        </w:rPr>
        <w:t xml:space="preserve"> Frågan förklarades igen med: Att studenten kan konkretisera det dem lärt sig i kursen. </w:t>
      </w:r>
    </w:p>
  </w:footnote>
  <w:footnote w:id="3">
    <w:p w14:paraId="58A700CB" w14:textId="2FA38BC1" w:rsidR="00E04FD4" w:rsidRDefault="00E04FD4">
      <w:pPr>
        <w:pStyle w:val="FootnoteText"/>
      </w:pPr>
      <w:r>
        <w:rPr>
          <w:rStyle w:val="FootnoteReference"/>
        </w:rPr>
        <w:footnoteRef/>
      </w:r>
      <w:r>
        <w:rPr>
          <w:rStyle w:val="FootnoteReference"/>
        </w:rPr>
        <w:tab/>
      </w:r>
      <w:r>
        <w:rPr>
          <w:sz w:val="14"/>
          <w:szCs w:val="14"/>
        </w:rPr>
        <w:t xml:space="preserve"> En förklaring gjordes av ”aktivera sinnena” med: att studenten får möjlighet att arbete själv. </w:t>
      </w:r>
    </w:p>
  </w:footnote>
  <w:footnote w:id="4">
    <w:p w14:paraId="19D64118" w14:textId="6533C3D9" w:rsidR="00E04FD4" w:rsidRDefault="00E04FD4">
      <w:pPr>
        <w:pStyle w:val="FootnoteText"/>
      </w:pPr>
      <w:r>
        <w:rPr>
          <w:rStyle w:val="FootnoteReference"/>
        </w:rPr>
        <w:footnoteRef/>
      </w:r>
      <w:r>
        <w:rPr>
          <w:rStyle w:val="FootnoteReference"/>
        </w:rPr>
        <w:tab/>
      </w:r>
      <w:r>
        <w:rPr>
          <w:sz w:val="14"/>
          <w:szCs w:val="14"/>
        </w:rPr>
        <w:t xml:space="preserve"> Ordförklaring av ”gestalta”: att det framställa och inlärda materialet ska fastna hos studenten.</w:t>
      </w:r>
    </w:p>
  </w:footnote>
  <w:footnote w:id="5">
    <w:p w14:paraId="4B8BE4EC" w14:textId="4EF66878" w:rsidR="00E04FD4" w:rsidRDefault="00E04FD4">
      <w:pPr>
        <w:pStyle w:val="FootnoteText"/>
      </w:pPr>
      <w:r>
        <w:rPr>
          <w:rStyle w:val="FootnoteReference"/>
        </w:rPr>
        <w:footnoteRef/>
      </w:r>
      <w:r>
        <w:rPr>
          <w:rStyle w:val="FootnoteReference"/>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E04FD4" w:rsidRDefault="00E04FD4" w:rsidP="00305D18">
      <w:pPr>
        <w:pStyle w:val="FootnoteText"/>
      </w:pPr>
      <w:r>
        <w:rPr>
          <w:rStyle w:val="FootnoteReference"/>
        </w:rPr>
        <w:footnoteRef/>
      </w:r>
      <w:r>
        <w:rPr>
          <w:rStyle w:val="FootnoteReference"/>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87DFC"/>
    <w:rsid w:val="0009439E"/>
    <w:rsid w:val="000A3642"/>
    <w:rsid w:val="000B42FE"/>
    <w:rsid w:val="000C1C09"/>
    <w:rsid w:val="000C29D9"/>
    <w:rsid w:val="000E09E7"/>
    <w:rsid w:val="000E3605"/>
    <w:rsid w:val="000F0C86"/>
    <w:rsid w:val="000F257E"/>
    <w:rsid w:val="000F49A5"/>
    <w:rsid w:val="001017ED"/>
    <w:rsid w:val="001046A8"/>
    <w:rsid w:val="001077E4"/>
    <w:rsid w:val="00113211"/>
    <w:rsid w:val="00116196"/>
    <w:rsid w:val="00131159"/>
    <w:rsid w:val="0016757F"/>
    <w:rsid w:val="0019256B"/>
    <w:rsid w:val="001A09C0"/>
    <w:rsid w:val="001B244D"/>
    <w:rsid w:val="001D31E9"/>
    <w:rsid w:val="001E3C88"/>
    <w:rsid w:val="001E60E6"/>
    <w:rsid w:val="001F2C9C"/>
    <w:rsid w:val="00205671"/>
    <w:rsid w:val="00213FB2"/>
    <w:rsid w:val="00216DDF"/>
    <w:rsid w:val="00227C61"/>
    <w:rsid w:val="00233434"/>
    <w:rsid w:val="00234C76"/>
    <w:rsid w:val="00235908"/>
    <w:rsid w:val="00242648"/>
    <w:rsid w:val="002427A4"/>
    <w:rsid w:val="00257DD5"/>
    <w:rsid w:val="00286D84"/>
    <w:rsid w:val="002B2E86"/>
    <w:rsid w:val="002B4A17"/>
    <w:rsid w:val="002C6BFF"/>
    <w:rsid w:val="002D30EE"/>
    <w:rsid w:val="002D38C1"/>
    <w:rsid w:val="002E792E"/>
    <w:rsid w:val="00305460"/>
    <w:rsid w:val="00305D18"/>
    <w:rsid w:val="00313701"/>
    <w:rsid w:val="003148A7"/>
    <w:rsid w:val="003405AE"/>
    <w:rsid w:val="0034079D"/>
    <w:rsid w:val="00341BB8"/>
    <w:rsid w:val="0035370A"/>
    <w:rsid w:val="00355C23"/>
    <w:rsid w:val="00363562"/>
    <w:rsid w:val="00384E49"/>
    <w:rsid w:val="00391CE8"/>
    <w:rsid w:val="003A2801"/>
    <w:rsid w:val="003B5EB1"/>
    <w:rsid w:val="003C06CF"/>
    <w:rsid w:val="003D1A09"/>
    <w:rsid w:val="003E2AEF"/>
    <w:rsid w:val="003E735C"/>
    <w:rsid w:val="003F3081"/>
    <w:rsid w:val="003F3E31"/>
    <w:rsid w:val="003F797E"/>
    <w:rsid w:val="00401324"/>
    <w:rsid w:val="00411F1C"/>
    <w:rsid w:val="00413AFC"/>
    <w:rsid w:val="00424D19"/>
    <w:rsid w:val="00425275"/>
    <w:rsid w:val="004317DB"/>
    <w:rsid w:val="00460759"/>
    <w:rsid w:val="004609DA"/>
    <w:rsid w:val="00463CEE"/>
    <w:rsid w:val="004642EB"/>
    <w:rsid w:val="0047515C"/>
    <w:rsid w:val="004A010C"/>
    <w:rsid w:val="004A07F5"/>
    <w:rsid w:val="004A08DF"/>
    <w:rsid w:val="004A5707"/>
    <w:rsid w:val="004A62A2"/>
    <w:rsid w:val="004B0686"/>
    <w:rsid w:val="004B4647"/>
    <w:rsid w:val="004C23B4"/>
    <w:rsid w:val="004D2BD6"/>
    <w:rsid w:val="004E58AD"/>
    <w:rsid w:val="005078DE"/>
    <w:rsid w:val="00514027"/>
    <w:rsid w:val="00514B48"/>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77F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40B24"/>
    <w:rsid w:val="00646AD5"/>
    <w:rsid w:val="00652AE0"/>
    <w:rsid w:val="00654CAB"/>
    <w:rsid w:val="00655118"/>
    <w:rsid w:val="006601B2"/>
    <w:rsid w:val="006606DD"/>
    <w:rsid w:val="006725C3"/>
    <w:rsid w:val="00673314"/>
    <w:rsid w:val="00682622"/>
    <w:rsid w:val="00687D26"/>
    <w:rsid w:val="00695F93"/>
    <w:rsid w:val="006B0EE1"/>
    <w:rsid w:val="006C3FF0"/>
    <w:rsid w:val="006E30FA"/>
    <w:rsid w:val="006F1A69"/>
    <w:rsid w:val="006F6C67"/>
    <w:rsid w:val="00701155"/>
    <w:rsid w:val="00716679"/>
    <w:rsid w:val="0072154A"/>
    <w:rsid w:val="00744110"/>
    <w:rsid w:val="0074784D"/>
    <w:rsid w:val="00747A26"/>
    <w:rsid w:val="00764107"/>
    <w:rsid w:val="007710D1"/>
    <w:rsid w:val="007757C3"/>
    <w:rsid w:val="0079274D"/>
    <w:rsid w:val="00795CC9"/>
    <w:rsid w:val="007B0B4F"/>
    <w:rsid w:val="007B2AC7"/>
    <w:rsid w:val="007C00B3"/>
    <w:rsid w:val="007C15AA"/>
    <w:rsid w:val="007C1638"/>
    <w:rsid w:val="007C3EE4"/>
    <w:rsid w:val="007C474C"/>
    <w:rsid w:val="007C5578"/>
    <w:rsid w:val="007F5A31"/>
    <w:rsid w:val="00811153"/>
    <w:rsid w:val="00814553"/>
    <w:rsid w:val="0082040C"/>
    <w:rsid w:val="00824AFB"/>
    <w:rsid w:val="008264C6"/>
    <w:rsid w:val="00830D00"/>
    <w:rsid w:val="00840367"/>
    <w:rsid w:val="00850895"/>
    <w:rsid w:val="00860782"/>
    <w:rsid w:val="00860CFB"/>
    <w:rsid w:val="008709DF"/>
    <w:rsid w:val="0088501B"/>
    <w:rsid w:val="00890D21"/>
    <w:rsid w:val="00891A2E"/>
    <w:rsid w:val="008928B6"/>
    <w:rsid w:val="008A67A7"/>
    <w:rsid w:val="008A6C94"/>
    <w:rsid w:val="008C3521"/>
    <w:rsid w:val="008E34C7"/>
    <w:rsid w:val="008E6FE9"/>
    <w:rsid w:val="00902AF6"/>
    <w:rsid w:val="00904282"/>
    <w:rsid w:val="00905DB0"/>
    <w:rsid w:val="00907F5F"/>
    <w:rsid w:val="00915D89"/>
    <w:rsid w:val="009306F9"/>
    <w:rsid w:val="0093589A"/>
    <w:rsid w:val="00937404"/>
    <w:rsid w:val="0095154D"/>
    <w:rsid w:val="00951E2F"/>
    <w:rsid w:val="00953C45"/>
    <w:rsid w:val="009562B9"/>
    <w:rsid w:val="00960F14"/>
    <w:rsid w:val="00964625"/>
    <w:rsid w:val="00964904"/>
    <w:rsid w:val="00971948"/>
    <w:rsid w:val="00976A0C"/>
    <w:rsid w:val="00980817"/>
    <w:rsid w:val="00984248"/>
    <w:rsid w:val="009853E3"/>
    <w:rsid w:val="009A0EF4"/>
    <w:rsid w:val="009A5435"/>
    <w:rsid w:val="009B5FD4"/>
    <w:rsid w:val="009C0163"/>
    <w:rsid w:val="009D10D5"/>
    <w:rsid w:val="009D7AA6"/>
    <w:rsid w:val="009D7B5B"/>
    <w:rsid w:val="009F3187"/>
    <w:rsid w:val="009F664E"/>
    <w:rsid w:val="00A06326"/>
    <w:rsid w:val="00A10B06"/>
    <w:rsid w:val="00A17D89"/>
    <w:rsid w:val="00A31199"/>
    <w:rsid w:val="00A44A23"/>
    <w:rsid w:val="00A46B98"/>
    <w:rsid w:val="00A53F62"/>
    <w:rsid w:val="00A54A9F"/>
    <w:rsid w:val="00A62911"/>
    <w:rsid w:val="00A63576"/>
    <w:rsid w:val="00A63C4E"/>
    <w:rsid w:val="00A713D9"/>
    <w:rsid w:val="00A74157"/>
    <w:rsid w:val="00A80803"/>
    <w:rsid w:val="00A81DE8"/>
    <w:rsid w:val="00A85A1E"/>
    <w:rsid w:val="00A87BB7"/>
    <w:rsid w:val="00A9040C"/>
    <w:rsid w:val="00A91582"/>
    <w:rsid w:val="00A958E8"/>
    <w:rsid w:val="00AB7099"/>
    <w:rsid w:val="00AC7B85"/>
    <w:rsid w:val="00AD2787"/>
    <w:rsid w:val="00AE0EFD"/>
    <w:rsid w:val="00AF577B"/>
    <w:rsid w:val="00B06ECC"/>
    <w:rsid w:val="00B17BFA"/>
    <w:rsid w:val="00B31D7F"/>
    <w:rsid w:val="00B32D13"/>
    <w:rsid w:val="00B40FE4"/>
    <w:rsid w:val="00B41458"/>
    <w:rsid w:val="00B467DC"/>
    <w:rsid w:val="00B52F86"/>
    <w:rsid w:val="00B61255"/>
    <w:rsid w:val="00B95069"/>
    <w:rsid w:val="00BA0F17"/>
    <w:rsid w:val="00BA62A8"/>
    <w:rsid w:val="00BA7F7A"/>
    <w:rsid w:val="00BB2BBD"/>
    <w:rsid w:val="00BC418D"/>
    <w:rsid w:val="00BC47D8"/>
    <w:rsid w:val="00C00002"/>
    <w:rsid w:val="00C05B0F"/>
    <w:rsid w:val="00C240AD"/>
    <w:rsid w:val="00C27CAF"/>
    <w:rsid w:val="00C363DF"/>
    <w:rsid w:val="00C37647"/>
    <w:rsid w:val="00C409E3"/>
    <w:rsid w:val="00C42A9D"/>
    <w:rsid w:val="00C44EB7"/>
    <w:rsid w:val="00C45585"/>
    <w:rsid w:val="00C51B02"/>
    <w:rsid w:val="00C565B9"/>
    <w:rsid w:val="00C869D0"/>
    <w:rsid w:val="00C9446B"/>
    <w:rsid w:val="00CB107E"/>
    <w:rsid w:val="00CB3D1B"/>
    <w:rsid w:val="00CB4A5E"/>
    <w:rsid w:val="00CB6D9D"/>
    <w:rsid w:val="00CD3F49"/>
    <w:rsid w:val="00CF0BE6"/>
    <w:rsid w:val="00CF170C"/>
    <w:rsid w:val="00D000E0"/>
    <w:rsid w:val="00D01DE3"/>
    <w:rsid w:val="00D02663"/>
    <w:rsid w:val="00D042B9"/>
    <w:rsid w:val="00D12CAD"/>
    <w:rsid w:val="00D26629"/>
    <w:rsid w:val="00D338A7"/>
    <w:rsid w:val="00D37BCF"/>
    <w:rsid w:val="00D43553"/>
    <w:rsid w:val="00D43E6B"/>
    <w:rsid w:val="00D44F9D"/>
    <w:rsid w:val="00D45847"/>
    <w:rsid w:val="00D54FB0"/>
    <w:rsid w:val="00D65AF9"/>
    <w:rsid w:val="00D71CDE"/>
    <w:rsid w:val="00D73501"/>
    <w:rsid w:val="00D74144"/>
    <w:rsid w:val="00D74BFF"/>
    <w:rsid w:val="00D7649D"/>
    <w:rsid w:val="00D808DD"/>
    <w:rsid w:val="00D83AD0"/>
    <w:rsid w:val="00D863D2"/>
    <w:rsid w:val="00D924A7"/>
    <w:rsid w:val="00D939B2"/>
    <w:rsid w:val="00DB4ED3"/>
    <w:rsid w:val="00DD12F3"/>
    <w:rsid w:val="00E040F7"/>
    <w:rsid w:val="00E04FD4"/>
    <w:rsid w:val="00E05F45"/>
    <w:rsid w:val="00E2013D"/>
    <w:rsid w:val="00E2103E"/>
    <w:rsid w:val="00E31E16"/>
    <w:rsid w:val="00E44B3C"/>
    <w:rsid w:val="00E53EBC"/>
    <w:rsid w:val="00E56D30"/>
    <w:rsid w:val="00E604B2"/>
    <w:rsid w:val="00E64381"/>
    <w:rsid w:val="00E70FC4"/>
    <w:rsid w:val="00E7141B"/>
    <w:rsid w:val="00E8385A"/>
    <w:rsid w:val="00E91509"/>
    <w:rsid w:val="00EA7A8A"/>
    <w:rsid w:val="00EB1E68"/>
    <w:rsid w:val="00EB3A4E"/>
    <w:rsid w:val="00EB433D"/>
    <w:rsid w:val="00EF56C7"/>
    <w:rsid w:val="00F1559D"/>
    <w:rsid w:val="00F16CB6"/>
    <w:rsid w:val="00F24A19"/>
    <w:rsid w:val="00F36D89"/>
    <w:rsid w:val="00F5225C"/>
    <w:rsid w:val="00F57D86"/>
    <w:rsid w:val="00F611BE"/>
    <w:rsid w:val="00F628A3"/>
    <w:rsid w:val="00F67766"/>
    <w:rsid w:val="00F87E50"/>
    <w:rsid w:val="00FB7215"/>
    <w:rsid w:val="00FD48CF"/>
    <w:rsid w:val="00FD5664"/>
    <w:rsid w:val="00FE505A"/>
    <w:rsid w:val="00FE510B"/>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3D3C3-351D-994E-8B83-07CA71BBB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9091</TotalTime>
  <Pages>27</Pages>
  <Words>6536</Words>
  <Characters>37257</Characters>
  <Application>Microsoft Macintosh Word</Application>
  <DocSecurity>0</DocSecurity>
  <Lines>310</Lines>
  <Paragraphs>87</Paragraphs>
  <ScaleCrop>false</ScaleCrop>
  <Company>Stockholms universitetsbibliotek</Company>
  <LinksUpToDate>false</LinksUpToDate>
  <CharactersWithSpaces>43706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230</cp:revision>
  <cp:lastPrinted>2010-07-05T09:46:00Z</cp:lastPrinted>
  <dcterms:created xsi:type="dcterms:W3CDTF">2018-05-01T11:24:00Z</dcterms:created>
  <dcterms:modified xsi:type="dcterms:W3CDTF">2018-09-15T15:12:00Z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