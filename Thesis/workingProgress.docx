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3EA25C59" w:rsidR="00D45847" w:rsidRDefault="00850895">
      <w:pPr>
        <w:pStyle w:val="Subtitlefrontpage"/>
      </w:pPr>
      <w:r>
        <w:t>Hur kan Grades kurser förbättra</w:t>
      </w:r>
      <w:r w:rsidR="00F01E86">
        <w:t>s</w:t>
      </w:r>
      <w:r>
        <w:t>?</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3A2763" w:rsidRDefault="003A2763">
                            <w:pPr>
                              <w:pStyle w:val="Frontpagetext"/>
                              <w:rPr>
                                <w:sz w:val="28"/>
                                <w:szCs w:val="28"/>
                              </w:rPr>
                            </w:pPr>
                            <w:r>
                              <w:rPr>
                                <w:sz w:val="28"/>
                                <w:szCs w:val="28"/>
                              </w:rPr>
                              <w:t xml:space="preserve">Institutionen för data- </w:t>
                            </w:r>
                            <w:r>
                              <w:rPr>
                                <w:sz w:val="28"/>
                                <w:szCs w:val="28"/>
                              </w:rPr>
                              <w:br/>
                              <w:t>och systemvetenskap</w:t>
                            </w:r>
                          </w:p>
                          <w:p w14:paraId="0DD0DA7D" w14:textId="77777777" w:rsidR="003A2763" w:rsidRDefault="003A2763">
                            <w:pPr>
                              <w:pStyle w:val="TextBox"/>
                            </w:pPr>
                            <w:r>
                              <w:t xml:space="preserve">Examensarbete 15 </w:t>
                            </w:r>
                            <w:proofErr w:type="spellStart"/>
                            <w:r>
                              <w:t>hp</w:t>
                            </w:r>
                            <w:proofErr w:type="spellEnd"/>
                          </w:p>
                          <w:p w14:paraId="205AAAC7" w14:textId="77777777" w:rsidR="003A2763" w:rsidRDefault="003A2763">
                            <w:pPr>
                              <w:pStyle w:val="TextBox"/>
                            </w:pPr>
                            <w:r>
                              <w:t>Data- och systemvetenskap</w:t>
                            </w:r>
                          </w:p>
                          <w:p w14:paraId="51566511" w14:textId="77777777" w:rsidR="003A2763" w:rsidRDefault="003A2763">
                            <w:pPr>
                              <w:pStyle w:val="Textruta"/>
                            </w:pPr>
                            <w:r>
                              <w:t xml:space="preserve">Kurs- eller utbildningsprogram (180 </w:t>
                            </w:r>
                            <w:proofErr w:type="spellStart"/>
                            <w:r>
                              <w:t>hp</w:t>
                            </w:r>
                            <w:proofErr w:type="spellEnd"/>
                            <w:r>
                              <w:t xml:space="preserve">) </w:t>
                            </w:r>
                          </w:p>
                          <w:p w14:paraId="7A700FAB" w14:textId="05793D08" w:rsidR="003A2763" w:rsidRDefault="003A2763">
                            <w:pPr>
                              <w:pStyle w:val="Textruta"/>
                            </w:pPr>
                            <w:r>
                              <w:t>Höstterminen 2018</w:t>
                            </w:r>
                          </w:p>
                          <w:p w14:paraId="381612CD" w14:textId="77777777" w:rsidR="003A2763" w:rsidRDefault="003A2763">
                            <w:pPr>
                              <w:pStyle w:val="Textruta"/>
                            </w:pPr>
                            <w:r>
                              <w:t>Handledare: Robert Ramberg</w:t>
                            </w:r>
                          </w:p>
                          <w:p w14:paraId="41DC09BB" w14:textId="77777777" w:rsidR="003A2763" w:rsidRDefault="003A2763">
                            <w:pPr>
                              <w:pStyle w:val="Textruta"/>
                            </w:pPr>
                            <w:r>
                              <w:t>Granskare: Förnamn Efternamn</w:t>
                            </w:r>
                          </w:p>
                          <w:p w14:paraId="316E1ACF" w14:textId="77777777" w:rsidR="003A2763" w:rsidRDefault="003A2763">
                            <w:pPr>
                              <w:pStyle w:val="Textruta"/>
                              <w:rPr>
                                <w:lang w:val="en-US"/>
                              </w:rPr>
                            </w:pPr>
                            <w:r>
                              <w:rPr>
                                <w:lang w:val="en-US"/>
                              </w:rPr>
                              <w:t>English title: Evaluation of pedagogical models as a platform for the refinement of courses at the e-learning company Grade</w:t>
                            </w:r>
                          </w:p>
                          <w:p w14:paraId="680742CD" w14:textId="77777777" w:rsidR="003A2763" w:rsidRDefault="003A2763">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3A2763" w:rsidRDefault="003A2763">
                      <w:pPr>
                        <w:pStyle w:val="Frontpagetext"/>
                        <w:rPr>
                          <w:sz w:val="28"/>
                          <w:szCs w:val="28"/>
                        </w:rPr>
                      </w:pPr>
                      <w:r>
                        <w:rPr>
                          <w:sz w:val="28"/>
                          <w:szCs w:val="28"/>
                        </w:rPr>
                        <w:t xml:space="preserve">Institutionen för data- </w:t>
                      </w:r>
                      <w:r>
                        <w:rPr>
                          <w:sz w:val="28"/>
                          <w:szCs w:val="28"/>
                        </w:rPr>
                        <w:br/>
                        <w:t>och systemvetenskap</w:t>
                      </w:r>
                    </w:p>
                    <w:p w14:paraId="0DD0DA7D" w14:textId="77777777" w:rsidR="003A2763" w:rsidRDefault="003A2763">
                      <w:pPr>
                        <w:pStyle w:val="TextBox"/>
                      </w:pPr>
                      <w:r>
                        <w:t xml:space="preserve">Examensarbete 15 </w:t>
                      </w:r>
                      <w:proofErr w:type="spellStart"/>
                      <w:r>
                        <w:t>hp</w:t>
                      </w:r>
                      <w:proofErr w:type="spellEnd"/>
                    </w:p>
                    <w:p w14:paraId="205AAAC7" w14:textId="77777777" w:rsidR="003A2763" w:rsidRDefault="003A2763">
                      <w:pPr>
                        <w:pStyle w:val="TextBox"/>
                      </w:pPr>
                      <w:r>
                        <w:t>Data- och systemvetenskap</w:t>
                      </w:r>
                    </w:p>
                    <w:p w14:paraId="51566511" w14:textId="77777777" w:rsidR="003A2763" w:rsidRDefault="003A2763">
                      <w:pPr>
                        <w:pStyle w:val="Textruta"/>
                      </w:pPr>
                      <w:r>
                        <w:t xml:space="preserve">Kurs- eller utbildningsprogram (180 </w:t>
                      </w:r>
                      <w:proofErr w:type="spellStart"/>
                      <w:r>
                        <w:t>hp</w:t>
                      </w:r>
                      <w:proofErr w:type="spellEnd"/>
                      <w:r>
                        <w:t xml:space="preserve">) </w:t>
                      </w:r>
                    </w:p>
                    <w:p w14:paraId="7A700FAB" w14:textId="05793D08" w:rsidR="003A2763" w:rsidRDefault="003A2763">
                      <w:pPr>
                        <w:pStyle w:val="Textruta"/>
                      </w:pPr>
                      <w:r>
                        <w:t>Höstterminen 2018</w:t>
                      </w:r>
                    </w:p>
                    <w:p w14:paraId="381612CD" w14:textId="77777777" w:rsidR="003A2763" w:rsidRDefault="003A2763">
                      <w:pPr>
                        <w:pStyle w:val="Textruta"/>
                      </w:pPr>
                      <w:r>
                        <w:t>Handledare: Robert Ramberg</w:t>
                      </w:r>
                    </w:p>
                    <w:p w14:paraId="41DC09BB" w14:textId="77777777" w:rsidR="003A2763" w:rsidRDefault="003A2763">
                      <w:pPr>
                        <w:pStyle w:val="Textruta"/>
                      </w:pPr>
                      <w:r>
                        <w:t>Granskare: Förnamn Efternamn</w:t>
                      </w:r>
                    </w:p>
                    <w:p w14:paraId="316E1ACF" w14:textId="77777777" w:rsidR="003A2763" w:rsidRDefault="003A2763">
                      <w:pPr>
                        <w:pStyle w:val="Textruta"/>
                        <w:rPr>
                          <w:lang w:val="en-US"/>
                        </w:rPr>
                      </w:pPr>
                      <w:r>
                        <w:rPr>
                          <w:lang w:val="en-US"/>
                        </w:rPr>
                        <w:t>English title: Evaluation of pedagogical models as a platform for the refinement of courses at the e-learning company Grade</w:t>
                      </w:r>
                    </w:p>
                    <w:p w14:paraId="680742CD" w14:textId="77777777" w:rsidR="003A2763" w:rsidRDefault="003A2763">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37F1A154" w:rsidR="00D45847" w:rsidRDefault="00041A1C">
      <w:pPr>
        <w:pStyle w:val="Brdtext"/>
      </w:pPr>
      <w:r>
        <w:t>E-lärande</w:t>
      </w:r>
      <w:r w:rsidR="00A7085E">
        <w:t>, Pedagogik, Pedagogisk</w:t>
      </w:r>
      <w:r w:rsidR="00286276">
        <w:t>a</w:t>
      </w:r>
      <w:r w:rsidR="00A7085E">
        <w:t xml:space="preserve"> modell</w:t>
      </w:r>
      <w:r w:rsidR="00286276">
        <w:t>er</w:t>
      </w:r>
      <w:r w:rsidR="00A7085E">
        <w:t>.</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9F3187">
      <w:pPr>
        <w:pStyle w:val="Heading11"/>
      </w:pPr>
      <w:bookmarkStart w:id="0" w:name="_Toc391456178"/>
      <w:bookmarkStart w:id="1" w:name="_Toc394248552"/>
      <w:bookmarkEnd w:id="0"/>
      <w:r>
        <w:lastRenderedPageBreak/>
        <w:t>Synopsis</w:t>
      </w:r>
      <w:bookmarkEnd w:id="1"/>
    </w:p>
    <w:p w14:paraId="1D8AA99F" w14:textId="77777777" w:rsidR="0074168A" w:rsidRDefault="004E58AD" w:rsidP="0074168A">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w:t>
      </w:r>
      <w:r w:rsidR="0085546B">
        <w:t>Om ELF</w:t>
      </w:r>
      <w:r>
        <w:t xml:space="preserve"> arbeta</w:t>
      </w:r>
      <w:r w:rsidR="0085546B">
        <w:t>r</w:t>
      </w:r>
      <w:r>
        <w:t xml:space="preserve"> från en pedagogisk modell, speciellt designad för</w:t>
      </w:r>
      <w:r w:rsidR="0085546B">
        <w:t xml:space="preserve"> e-lärande erbjuder det en mall för </w:t>
      </w:r>
      <w:r w:rsidR="00F01E86">
        <w:t xml:space="preserve">att </w:t>
      </w:r>
      <w:r>
        <w:t>vidare utveckla e-kurser enligt det behov</w:t>
      </w:r>
      <w:r w:rsidR="0085546B">
        <w:t xml:space="preserve"> som EIF har</w:t>
      </w:r>
      <w:r>
        <w:t>. Dessutom ger det specifika mål som i efterhand kan utvärderas effektiv</w:t>
      </w:r>
      <w:r w:rsidR="0085546B">
        <w:t>t av det ELF</w:t>
      </w:r>
      <w:r>
        <w:t xml:space="preserve"> för att kunna ge konkret information om kvalitén på den levererade pro</w:t>
      </w:r>
      <w:r w:rsidR="00F01E86">
        <w:t xml:space="preserve">dukten. </w:t>
      </w:r>
    </w:p>
    <w:p w14:paraId="16563DA7" w14:textId="3AFC90B0" w:rsidR="00D45847" w:rsidRDefault="00286276" w:rsidP="00041A1C">
      <w:pPr>
        <w:pStyle w:val="Brdtext"/>
        <w:spacing w:line="480" w:lineRule="auto"/>
      </w:pPr>
      <w:r>
        <w:t>Syftet med studien var</w:t>
      </w:r>
      <w:r w:rsidR="0074168A">
        <w:t xml:space="preserve"> att utvärdera vilken pe</w:t>
      </w:r>
      <w:r w:rsidR="00F4438A">
        <w:t>dagogisk ansats Grade har</w:t>
      </w:r>
      <w:r w:rsidR="0074168A">
        <w:t xml:space="preserve"> och utvärdera om det kan vara gynnsamt att arbeta med en pedagogisk modell i</w:t>
      </w:r>
      <w:r w:rsidR="00041A1C">
        <w:t>genom</w:t>
      </w:r>
      <w:r w:rsidR="0074168A">
        <w:t xml:space="preserve"> kurserna. Det ska få Grade att ytterligare b</w:t>
      </w:r>
      <w:r w:rsidR="00041A1C">
        <w:t>li pedagogisk strukturerade och ge de riktlinjer för att arbeta mer med pedagogiken. Studien utfördes med hjälp av en intervju och en evaluering av tidigare kurser för at</w:t>
      </w:r>
      <w:r w:rsidR="00F4438A">
        <w:t>t få grunden i hur Grade arbetar</w:t>
      </w:r>
      <w:r w:rsidR="00041A1C">
        <w:t>. Resultatet visade att det Associativa perspektivet passade in på Grade pedagogisk ansats och vi evaluera</w:t>
      </w:r>
      <w:r w:rsidR="00F4438A">
        <w:t>de</w:t>
      </w:r>
      <w:r w:rsidR="00041A1C">
        <w:t xml:space="preserve"> med hjälp av DIM hur tidigare kurser kunde passade in med modellen. Det gjorde för att se om DIM kunde vara lämplig att implementera i framtiden. Slutligen kan vi sammanfatta att Grade skulle </w:t>
      </w:r>
      <w:r w:rsidR="00F4438A">
        <w:t xml:space="preserve">fungera </w:t>
      </w:r>
    </w:p>
    <w:p w14:paraId="0587F940" w14:textId="77777777" w:rsidR="00D45847" w:rsidRDefault="00850895">
      <w:pPr>
        <w:pStyle w:val="Beskrivning"/>
      </w:pPr>
      <w:r>
        <w:br w:type="page"/>
      </w:r>
    </w:p>
    <w:p w14:paraId="4C71CDF6" w14:textId="77777777" w:rsidR="00D45847" w:rsidRDefault="00850895" w:rsidP="009F3187">
      <w:pPr>
        <w:pStyle w:val="Heading11"/>
      </w:pPr>
      <w:bookmarkStart w:id="2" w:name="_Toc391456179"/>
      <w:bookmarkStart w:id="3" w:name="_Toc394248553"/>
      <w:bookmarkEnd w:id="2"/>
      <w:r>
        <w:lastRenderedPageBreak/>
        <w:t>Introduktion</w:t>
      </w:r>
      <w:bookmarkEnd w:id="3"/>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4"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0B323626"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w:t>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w:t>
      </w:r>
      <w:proofErr w:type="spellStart"/>
      <w:r w:rsidR="00850895">
        <w:t>Ye</w:t>
      </w:r>
      <w:r w:rsidR="00623726">
        <w:t>h</w:t>
      </w:r>
      <w:proofErr w:type="spellEnd"/>
      <w:r w:rsidR="00623726">
        <w:t xml:space="preserve">, 2009; </w:t>
      </w:r>
      <w:proofErr w:type="spellStart"/>
      <w:r w:rsidR="00623726">
        <w:t>Kauchak</w:t>
      </w:r>
      <w:proofErr w:type="spellEnd"/>
      <w:r w:rsidR="00623726">
        <w:t xml:space="preserve"> and Eggen, 2011</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w:t>
      </w:r>
      <w:proofErr w:type="spellStart"/>
      <w:r w:rsidR="00205671">
        <w:t>Yeh</w:t>
      </w:r>
      <w:proofErr w:type="spellEnd"/>
      <w:r w:rsidR="00205671">
        <w:t xml:space="preserve">, 2009).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5" w:name="_Toc391456180"/>
      <w:bookmarkStart w:id="6" w:name="_Toc394248554"/>
      <w:r>
        <w:t>Syfte</w:t>
      </w:r>
      <w:bookmarkEnd w:id="5"/>
      <w:bookmarkEnd w:id="6"/>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3EC0EA8E" w14:textId="287366B7" w:rsidR="00D45847" w:rsidRPr="004A6D58" w:rsidRDefault="00850895" w:rsidP="004A6D58">
      <w:pPr>
        <w:pStyle w:val="Brdtext"/>
        <w:spacing w:line="600" w:lineRule="auto"/>
        <w:rPr>
          <w:szCs w:val="22"/>
        </w:rPr>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 xml:space="preserve">utgår från </w:t>
      </w:r>
      <w:r>
        <w:rPr>
          <w:szCs w:val="22"/>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w:t>
      </w:r>
      <w:commentRangeStart w:id="7"/>
      <w:r>
        <w:rPr>
          <w:szCs w:val="22"/>
        </w:rPr>
        <w:t xml:space="preserve">Ytterligare analyserade vi hur väl fyra av Grades tidigare kurser följer riktlinjer för DIM och hittade </w:t>
      </w:r>
      <w:r w:rsidR="008D01A7">
        <w:rPr>
          <w:szCs w:val="22"/>
        </w:rPr>
        <w:t xml:space="preserve">att </w:t>
      </w:r>
      <w:r w:rsidR="00AA375E">
        <w:rPr>
          <w:szCs w:val="22"/>
        </w:rPr>
        <w:t xml:space="preserve">varje kurs fanns det en spridning i poäng genom de olika elementen. Orsaken kan vara att DIM’s element inte passar in tillräckligt bra med kurserna och att det behöver anpassas bättre, men det kan också betyda att Grade har en skiftande implementation av de pedagogiska principerna och att </w:t>
      </w:r>
      <w:r w:rsidR="004A6D58">
        <w:rPr>
          <w:szCs w:val="22"/>
        </w:rPr>
        <w:t>DIM elementen motsvarar otillräckligt</w:t>
      </w:r>
      <w:r>
        <w:rPr>
          <w:szCs w:val="22"/>
        </w:rPr>
        <w:t xml:space="preserve">. </w:t>
      </w:r>
      <w:commentRangeEnd w:id="7"/>
      <w:r w:rsidR="000A7DCF">
        <w:rPr>
          <w:rStyle w:val="Kommentarsreferens"/>
          <w:rFonts w:eastAsiaTheme="minorHAnsi" w:cstheme="minorBidi"/>
          <w:lang w:eastAsia="en-US"/>
        </w:rPr>
        <w:commentReference w:id="7"/>
      </w:r>
      <w:r w:rsidR="004A6D58" w:rsidRPr="00AA375E">
        <w:rPr>
          <w:szCs w:val="22"/>
        </w:rPr>
        <w:t xml:space="preserve"> </w:t>
      </w:r>
      <w:r>
        <w:br w:type="page"/>
      </w:r>
    </w:p>
    <w:p w14:paraId="09F31FFB" w14:textId="77777777" w:rsidR="00D45847" w:rsidRDefault="00850895" w:rsidP="009F3187">
      <w:pPr>
        <w:pStyle w:val="Heading11"/>
      </w:pPr>
      <w:bookmarkStart w:id="8" w:name="_Toc391456181"/>
      <w:bookmarkStart w:id="9" w:name="_Toc394248555"/>
      <w:bookmarkEnd w:id="8"/>
      <w:r>
        <w:lastRenderedPageBreak/>
        <w:t>Metod</w:t>
      </w:r>
      <w:bookmarkEnd w:id="9"/>
    </w:p>
    <w:p w14:paraId="4F1EA438" w14:textId="77777777" w:rsidR="00D45847" w:rsidRPr="004E58AD" w:rsidRDefault="00850895" w:rsidP="009F3187">
      <w:pPr>
        <w:pStyle w:val="Heading31"/>
        <w:numPr>
          <w:ilvl w:val="0"/>
          <w:numId w:val="0"/>
        </w:numPr>
      </w:pPr>
      <w:bookmarkStart w:id="10" w:name="_Toc391456182"/>
      <w:bookmarkStart w:id="11" w:name="_Toc394248556"/>
      <w:bookmarkEnd w:id="10"/>
      <w:r w:rsidRPr="004E58AD">
        <w:t>Intervjun</w:t>
      </w:r>
      <w:bookmarkEnd w:id="11"/>
    </w:p>
    <w:p w14:paraId="658ECF7C" w14:textId="77777777" w:rsidR="00D45847" w:rsidRDefault="00D45847">
      <w:pPr>
        <w:tabs>
          <w:tab w:val="left" w:pos="1134"/>
        </w:tabs>
        <w:spacing w:line="600" w:lineRule="auto"/>
        <w:rPr>
          <w:rFonts w:cs="Times New Roman"/>
        </w:rPr>
      </w:pPr>
    </w:p>
    <w:p w14:paraId="32BAAB67" w14:textId="64B293F8"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commentRangeStart w:id="12"/>
      <w:r w:rsidR="00633E89">
        <w:t>.</w:t>
      </w:r>
      <w:commentRangeEnd w:id="12"/>
      <w:r w:rsidR="00673314">
        <w:rPr>
          <w:rStyle w:val="Kommentarsreferens"/>
        </w:rPr>
        <w:commentReference w:id="12"/>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3" w:name="_Toc391456183"/>
      <w:bookmarkStart w:id="14" w:name="_Toc394248557"/>
      <w:r w:rsidRPr="004E58AD">
        <w:t>Utvärdering</w:t>
      </w:r>
      <w:bookmarkEnd w:id="13"/>
      <w:bookmarkEnd w:id="14"/>
      <w:r w:rsidRPr="004E58AD">
        <w:t xml:space="preserve"> </w:t>
      </w:r>
    </w:p>
    <w:p w14:paraId="602DC738" w14:textId="77777777" w:rsidR="00D45847" w:rsidRDefault="00D45847">
      <w:pPr>
        <w:tabs>
          <w:tab w:val="left" w:pos="1134"/>
        </w:tabs>
        <w:spacing w:line="480" w:lineRule="auto"/>
        <w:rPr>
          <w:rFonts w:cs="Times New Roman"/>
        </w:rPr>
      </w:pPr>
    </w:p>
    <w:p w14:paraId="776998E4" w14:textId="41ADF2D9"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15" w:name="_Toc391456184"/>
      <w:bookmarkStart w:id="16" w:name="_Toc394248558"/>
      <w:bookmarkEnd w:id="15"/>
      <w:commentRangeStart w:id="17"/>
      <w:r>
        <w:lastRenderedPageBreak/>
        <w:t>Resultat</w:t>
      </w:r>
      <w:bookmarkEnd w:id="16"/>
      <w:commentRangeEnd w:id="17"/>
      <w:r w:rsidR="00E04FD4">
        <w:rPr>
          <w:rStyle w:val="Kommentarsreferens"/>
          <w:rFonts w:ascii="Times New Roman" w:eastAsiaTheme="minorHAnsi" w:hAnsi="Times New Roman" w:cstheme="minorBidi"/>
          <w:bCs w:val="0"/>
          <w:color w:val="auto"/>
        </w:rPr>
        <w:commentReference w:id="17"/>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5BA94BA5"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commentRangeStart w:id="18"/>
      <w:r w:rsidR="00830D00">
        <w:rPr>
          <w:color w:val="353535"/>
          <w:szCs w:val="22"/>
        </w:rPr>
        <w:t xml:space="preserve"> </w:t>
      </w:r>
      <w:commentRangeEnd w:id="18"/>
      <w:r w:rsidR="00372DB4">
        <w:rPr>
          <w:rStyle w:val="Kommentarsreferens"/>
          <w:rFonts w:eastAsiaTheme="minorHAnsi" w:cstheme="minorBidi"/>
          <w:lang w:eastAsia="en-US"/>
        </w:rPr>
        <w:commentReference w:id="18"/>
      </w:r>
      <w:r w:rsidR="00E8369E">
        <w:rPr>
          <w:color w:val="353535"/>
          <w:szCs w:val="22"/>
        </w:rPr>
        <w:t xml:space="preserve">Pedagogiska modeller brukar oftast delas in i faser och element för </w:t>
      </w:r>
      <w:r w:rsidR="00796E42">
        <w:rPr>
          <w:color w:val="353535"/>
          <w:szCs w:val="22"/>
        </w:rPr>
        <w:t xml:space="preserve">att kartlägga hur lärandet ska utföras från grundperspektivet. </w:t>
      </w:r>
      <w:r w:rsidR="00830D00">
        <w:rPr>
          <w:color w:val="353535"/>
          <w:szCs w:val="22"/>
        </w:rPr>
        <w:t>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19"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w:t>
      </w:r>
      <w:r w:rsidR="004A08DF">
        <w:rPr>
          <w:color w:val="353535"/>
          <w:szCs w:val="22"/>
        </w:rPr>
        <w:lastRenderedPageBreak/>
        <w:t xml:space="preserve">pedagogik och det innebär att 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0B9A2407" w14:textId="08135B0C"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28C20106" w:rsidR="00BA62A8" w:rsidRDefault="00CB4C73">
      <w:pPr>
        <w:pStyle w:val="Brdtext"/>
        <w:spacing w:line="600" w:lineRule="auto"/>
      </w:pPr>
      <w:r>
        <w:t>Det gjordes en evaluering över fyra nyligen designade kurser under 2017 (KS Strålskydd, PT Strålsäkerhet, RCC, Telia GDPR) av Grade genom att använda DIM som en ram över hu</w:t>
      </w:r>
      <w:r w:rsidR="00E8369E">
        <w:t xml:space="preserve">r kurserna </w:t>
      </w:r>
      <w:r>
        <w:t xml:space="preserve">följer modellen. </w:t>
      </w:r>
      <w:r w:rsidR="00C44EB7">
        <w:rPr>
          <w:rStyle w:val="Kommentarsreferens"/>
          <w:rFonts w:eastAsiaTheme="minorHAnsi" w:cstheme="minorBidi"/>
          <w:lang w:eastAsia="en-US"/>
        </w:rPr>
        <w:commentReference w:id="20"/>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0DAD3AFC"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ins w:id="21" w:author="Jason Serviss" w:date="2018-09-15T15:44:00Z">
        <w:r w:rsidR="00227C61">
          <w:rPr>
            <w:rStyle w:val="Kommentarsreferens"/>
            <w:rFonts w:eastAsiaTheme="minorHAnsi" w:cstheme="minorBidi"/>
            <w:lang w:eastAsia="en-US"/>
          </w:rPr>
          <w:commentReference w:id="22"/>
        </w:r>
      </w:ins>
      <w:ins w:id="24" w:author="Jason Serviss" w:date="2018-09-15T15:43:00Z">
        <w:r w:rsidR="00227C61">
          <w:t xml:space="preserve"> </w:t>
        </w:r>
      </w:ins>
      <w:r w:rsidR="00135C34">
        <w:t xml:space="preserve">Kurser kan kompletteras med övningsmoment för att ge studenten fler möjligheter att arbete med materialet och därpå få </w:t>
      </w:r>
      <w:r w:rsidR="0033419A">
        <w:t xml:space="preserve">en omedelbar respons över </w:t>
      </w:r>
      <w:r w:rsidR="00E8369E">
        <w:t>resultatet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commentRangeStart w:id="25"/>
      <w:r w:rsidR="000C13C1">
        <w:t>studenten</w:t>
      </w:r>
      <w:commentRangeEnd w:id="25"/>
      <w:r w:rsidR="007C75AC">
        <w:rPr>
          <w:rStyle w:val="Kommentarsreferens"/>
          <w:rFonts w:eastAsiaTheme="minorHAnsi" w:cstheme="minorBidi"/>
          <w:lang w:eastAsia="en-US"/>
        </w:rPr>
        <w:commentReference w:id="25"/>
      </w:r>
      <w:r w:rsidR="002435CA">
        <w:t xml:space="preserve"> ett helhetsresultat av prestationen och berätta vilka </w:t>
      </w:r>
      <w:r w:rsidR="002435CA">
        <w:lastRenderedPageBreak/>
        <w:t>kursdelar som de behöver lägga mer tid på.</w:t>
      </w:r>
      <w:commentRangeStart w:id="26"/>
      <w:r w:rsidR="00227C61">
        <w:t xml:space="preserve"> </w:t>
      </w:r>
      <w:commentRangeEnd w:id="26"/>
      <w:r w:rsidR="00227C61">
        <w:rPr>
          <w:rStyle w:val="Kommentarsreferens"/>
          <w:rFonts w:eastAsiaTheme="minorHAnsi" w:cstheme="minorBidi"/>
          <w:lang w:eastAsia="en-US"/>
        </w:rPr>
        <w:commentReference w:id="26"/>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pPr>
        <w:pStyle w:val="Brdtext"/>
        <w:spacing w:line="600" w:lineRule="auto"/>
        <w:rPr>
          <w:b/>
        </w:rPr>
      </w:pPr>
    </w:p>
    <w:p w14:paraId="489580C5" w14:textId="77777777" w:rsidR="00E8369E" w:rsidRDefault="00E8369E">
      <w:pPr>
        <w:pStyle w:val="Brdtext"/>
        <w:spacing w:line="600" w:lineRule="auto"/>
        <w:rPr>
          <w:b/>
        </w:rPr>
      </w:pPr>
    </w:p>
    <w:p w14:paraId="71A15159" w14:textId="77777777" w:rsidR="00E8369E" w:rsidRDefault="00E8369E">
      <w:pPr>
        <w:pStyle w:val="Brdtext"/>
        <w:spacing w:line="600" w:lineRule="auto"/>
        <w:rPr>
          <w:b/>
        </w:rPr>
      </w:pPr>
    </w:p>
    <w:p w14:paraId="6AA358B4" w14:textId="09E6D017" w:rsidR="00D45847" w:rsidRDefault="00D90862">
      <w:pPr>
        <w:pStyle w:val="Brdtext"/>
        <w:spacing w:line="600" w:lineRule="auto"/>
        <w:rPr>
          <w:b/>
        </w:rPr>
      </w:pPr>
      <w:r>
        <w:rPr>
          <w:b/>
        </w:rPr>
        <w:lastRenderedPageBreak/>
        <w:t>Nära</w:t>
      </w:r>
      <w:r w:rsidR="00850895">
        <w:rPr>
          <w:b/>
        </w:rPr>
        <w:t xml:space="preserve"> medelpoäng igenom alla Grades tidigare kurser ger utslag till vidare förbättring </w:t>
      </w:r>
    </w:p>
    <w:p w14:paraId="10B83308" w14:textId="1DAF50AC" w:rsidR="00E2013D" w:rsidRDefault="005D0C05" w:rsidP="004E58AD">
      <w:pPr>
        <w:pStyle w:val="Brd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rdtext"/>
        <w:spacing w:line="600" w:lineRule="auto"/>
      </w:pPr>
    </w:p>
    <w:p w14:paraId="5E605DD3" w14:textId="04C9D1D8" w:rsidR="00D45847" w:rsidRPr="004E58AD" w:rsidRDefault="00130629" w:rsidP="004E58AD">
      <w:pPr>
        <w:pStyle w:val="Brdtext"/>
        <w:spacing w:line="600" w:lineRule="auto"/>
        <w:rPr>
          <w:ins w:id="28"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29" w:name="_Toc489811950"/>
      <w:bookmarkStart w:id="30" w:name="_Ref489810823"/>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lastRenderedPageBreak/>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29"/>
      <w:bookmarkEnd w:id="30"/>
      <w:r>
        <w:rPr>
          <w:i w:val="0"/>
        </w:rPr>
        <w:t xml:space="preserve">Poäng per kurs och respektive DIM fas. </w:t>
      </w:r>
    </w:p>
    <w:p w14:paraId="7D33B8EE" w14:textId="295BC3BB" w:rsidR="000C1D43" w:rsidRDefault="00850895" w:rsidP="000C1D43">
      <w:pPr>
        <w:pStyle w:val="Heading11"/>
      </w:pPr>
      <w:bookmarkStart w:id="31" w:name="_Toc391456185"/>
      <w:bookmarkStart w:id="32" w:name="_Toc394248559"/>
      <w:bookmarkEnd w:id="31"/>
      <w:commentRangeStart w:id="33"/>
      <w:r w:rsidRPr="004E58AD">
        <w:t>Diskussion</w:t>
      </w:r>
      <w:bookmarkEnd w:id="32"/>
      <w:commentRangeEnd w:id="33"/>
      <w:r w:rsidR="009C0163">
        <w:rPr>
          <w:rStyle w:val="Kommentarsreferens"/>
          <w:rFonts w:ascii="Times New Roman" w:eastAsiaTheme="minorHAnsi" w:hAnsi="Times New Roman" w:cstheme="minorBidi"/>
          <w:bCs w:val="0"/>
          <w:color w:val="auto"/>
        </w:rPr>
        <w:commentReference w:id="33"/>
      </w:r>
    </w:p>
    <w:p w14:paraId="6D0F922C" w14:textId="1103469A" w:rsidR="00482F2B"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rdtext"/>
        <w:spacing w:line="600" w:lineRule="auto"/>
      </w:pPr>
    </w:p>
    <w:p w14:paraId="23819B53" w14:textId="212BC5FF" w:rsidR="00AC7484" w:rsidRDefault="008227FA" w:rsidP="000C1D43">
      <w:pPr>
        <w:pStyle w:val="Brd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vid intervju tillfället är en annan faktor som skulle kunna har påverkat resultatet. Framtida studier skulle gynnas av en ökade antal </w:t>
      </w:r>
      <w:r w:rsidR="00AC7484">
        <w:lastRenderedPageBreak/>
        <w:t>frågor som korresponderar till de undersökta modeller samt ett flertal personer som utvecklar frågarna tillsammans.</w:t>
      </w:r>
    </w:p>
    <w:p w14:paraId="0D3BB99D" w14:textId="77777777" w:rsidR="00482F2B" w:rsidRPr="00D970EE" w:rsidRDefault="00482F2B" w:rsidP="000C1D43">
      <w:pPr>
        <w:pStyle w:val="Brdtext"/>
        <w:spacing w:line="600" w:lineRule="auto"/>
      </w:pPr>
    </w:p>
    <w:p w14:paraId="7C17E009" w14:textId="2EC39829" w:rsidR="00C46D9D"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commentRangeStart w:id="34"/>
      <w:r w:rsidR="00457C43">
        <w:t>.</w:t>
      </w:r>
      <w:commentRangeEnd w:id="34"/>
      <w:r w:rsidR="00457C43">
        <w:rPr>
          <w:rStyle w:val="Kommentarsreferens"/>
          <w:rFonts w:eastAsiaTheme="minorHAnsi" w:cstheme="minorBidi"/>
          <w:lang w:eastAsia="en-US"/>
        </w:rPr>
        <w:commentReference w:id="34"/>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 genomfördes av endast en person och det orsakar att bedömningen kan påver</w:t>
      </w:r>
      <w:r w:rsidR="00110DB4">
        <w:t>kas</w:t>
      </w:r>
      <w:r w:rsidR="006A08E7">
        <w:t xml:space="preserve">. </w:t>
      </w:r>
      <w:r w:rsidR="00110DB4">
        <w:t xml:space="preserve">Det skulle vara påtagligt att använda fler </w:t>
      </w:r>
      <w:r w:rsidR="006A08E7">
        <w:t xml:space="preserve">kursgranskare </w:t>
      </w:r>
      <w:r w:rsidR="00110DB4">
        <w:t xml:space="preserve">för att få möjligheten att få ett mer övertygande resultat. </w:t>
      </w:r>
      <w:r w:rsidR="001D42D7">
        <w:t xml:space="preserve">Utformningen av utvärderingen kan ha missat betydelsefulla sidor av DIM som </w:t>
      </w:r>
      <w:r w:rsidR="00F95006">
        <w:t>kan</w:t>
      </w:r>
      <w:r w:rsidR="001D42D7">
        <w:t xml:space="preserve"> </w:t>
      </w:r>
      <w:r w:rsidR="00F95006">
        <w:t>ha bidragit med värdefull</w:t>
      </w:r>
      <w:r w:rsidR="001D42D7">
        <w:t xml:space="preserve"> </w:t>
      </w:r>
      <w:r w:rsidR="00F95006">
        <w:t xml:space="preserve">information för att förstå DIM bättre och skulle säkerligen vara bra att genomgå ett flertal genomgående undersökningar för att få ännu mer kunskap om modellen. </w:t>
      </w:r>
    </w:p>
    <w:p w14:paraId="40E50DF1" w14:textId="77777777" w:rsidR="00590E58" w:rsidRDefault="00590E58">
      <w:pPr>
        <w:pStyle w:val="Brdtext"/>
        <w:spacing w:line="600" w:lineRule="auto"/>
      </w:pPr>
    </w:p>
    <w:p w14:paraId="04042C3D" w14:textId="05E6118C" w:rsidR="003475EE" w:rsidRDefault="00667FC8">
      <w:pPr>
        <w:pStyle w:val="Brdtext"/>
        <w:spacing w:line="600" w:lineRule="auto"/>
      </w:pPr>
      <w:r>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w:t>
      </w:r>
      <w:r w:rsidR="00ED77BB">
        <w:lastRenderedPageBreak/>
        <w:t>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D877C8">
      <w:pPr>
        <w:pStyle w:val="Brdtext"/>
        <w:spacing w:line="600" w:lineRule="auto"/>
        <w:rPr>
          <w:b/>
        </w:rPr>
      </w:pPr>
    </w:p>
    <w:p w14:paraId="262D6920" w14:textId="0787059A" w:rsidR="00D07F7B" w:rsidRPr="00DE1A92" w:rsidRDefault="0023519E" w:rsidP="00D877C8">
      <w:pPr>
        <w:pStyle w:val="Brdtext"/>
        <w:spacing w:line="600" w:lineRule="auto"/>
        <w:rPr>
          <w:strike/>
        </w:rPr>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 xml:space="preserve">. </w:t>
      </w:r>
    </w:p>
    <w:p w14:paraId="1EFE6459" w14:textId="77777777" w:rsidR="00E97FC1" w:rsidRPr="004E58AD" w:rsidRDefault="00E97FC1" w:rsidP="00E97FC1">
      <w:pPr>
        <w:pStyle w:val="Abstract"/>
        <w:rPr>
          <w:sz w:val="32"/>
          <w:szCs w:val="32"/>
        </w:rPr>
      </w:pPr>
      <w:r w:rsidRPr="004E58AD">
        <w:rPr>
          <w:sz w:val="32"/>
          <w:szCs w:val="32"/>
        </w:rPr>
        <w:t>Tack</w:t>
      </w:r>
    </w:p>
    <w:p w14:paraId="344B4495" w14:textId="5052DFC8" w:rsidR="0023519E" w:rsidRDefault="00E97FC1" w:rsidP="00E97FC1">
      <w:pPr>
        <w:pStyle w:val="Brdtext"/>
        <w:rPr>
          <w:lang w:eastAsia="en-US"/>
        </w:rPr>
      </w:pPr>
      <w:r>
        <w:rPr>
          <w:lang w:eastAsia="en-US"/>
        </w:rPr>
        <w:t>Jag tackar Jason Serviss för att ha bidragit till examensarbetet med din kunskap och tid.</w:t>
      </w:r>
    </w:p>
    <w:p w14:paraId="56103D24" w14:textId="77777777" w:rsidR="00E97FC1" w:rsidRDefault="00E97FC1" w:rsidP="00E97FC1">
      <w:pPr>
        <w:pStyle w:val="Brdtext"/>
        <w:rPr>
          <w:lang w:eastAsia="en-US"/>
        </w:rPr>
      </w:pPr>
    </w:p>
    <w:p w14:paraId="7E252132" w14:textId="77777777" w:rsidR="00E97FC1" w:rsidRDefault="00E97FC1" w:rsidP="00E97FC1">
      <w:pPr>
        <w:pStyle w:val="Brdtext"/>
        <w:rPr>
          <w:lang w:eastAsia="en-US"/>
        </w:rPr>
      </w:pPr>
    </w:p>
    <w:p w14:paraId="1D859035" w14:textId="77777777" w:rsidR="00E97FC1" w:rsidRDefault="00E97FC1" w:rsidP="00E97FC1">
      <w:pPr>
        <w:pStyle w:val="Brdtext"/>
        <w:rPr>
          <w:lang w:eastAsia="en-US"/>
        </w:rPr>
      </w:pPr>
    </w:p>
    <w:p w14:paraId="44791EF9" w14:textId="77777777" w:rsidR="00E97FC1" w:rsidRDefault="00E97FC1" w:rsidP="00E97FC1">
      <w:pPr>
        <w:pStyle w:val="Brdtext"/>
        <w:rPr>
          <w:lang w:eastAsia="en-US"/>
        </w:rPr>
      </w:pPr>
    </w:p>
    <w:p w14:paraId="53A7CAFB" w14:textId="77777777" w:rsidR="00E97FC1" w:rsidRDefault="00E97FC1" w:rsidP="00E97FC1">
      <w:pPr>
        <w:pStyle w:val="Brdtext"/>
        <w:rPr>
          <w:lang w:eastAsia="en-US"/>
        </w:rPr>
      </w:pPr>
    </w:p>
    <w:p w14:paraId="35F05504" w14:textId="77777777" w:rsidR="00E97FC1" w:rsidRDefault="00E97FC1" w:rsidP="00E97FC1">
      <w:pPr>
        <w:pStyle w:val="Brdtext"/>
        <w:rPr>
          <w:lang w:eastAsia="en-US"/>
        </w:rPr>
      </w:pPr>
    </w:p>
    <w:p w14:paraId="0DEFEBB9" w14:textId="77777777" w:rsidR="00E97FC1" w:rsidRDefault="00E97FC1" w:rsidP="009F3187">
      <w:pPr>
        <w:pStyle w:val="Heading11"/>
      </w:pPr>
      <w:bookmarkStart w:id="35" w:name="_Toc391456186"/>
      <w:bookmarkStart w:id="36" w:name="_Toc394248560"/>
      <w:bookmarkEnd w:id="35"/>
    </w:p>
    <w:p w14:paraId="721613BB" w14:textId="77777777" w:rsidR="00D45847" w:rsidRPr="004E58AD" w:rsidRDefault="00850895" w:rsidP="009F3187">
      <w:pPr>
        <w:pStyle w:val="Heading11"/>
      </w:pPr>
      <w:r w:rsidRPr="004E58AD">
        <w:t>Referenser</w:t>
      </w:r>
      <w:bookmarkEnd w:id="36"/>
    </w:p>
    <w:p w14:paraId="424E052F" w14:textId="1B6CA302" w:rsidR="00D45847" w:rsidRDefault="003673BF">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sidR="00850895">
        <w:rPr>
          <w:rFonts w:eastAsia="Times New Roman" w:cs="Times New Roman"/>
          <w:color w:val="222222"/>
          <w:shd w:val="clear" w:color="auto" w:fill="FFFFFF"/>
        </w:rPr>
        <w:t xml:space="preserve">, B.L. and Hardy, K.P., 2004. From </w:t>
      </w:r>
      <w:proofErr w:type="spellStart"/>
      <w:r w:rsidR="00850895">
        <w:rPr>
          <w:rFonts w:eastAsia="Times New Roman" w:cs="Times New Roman"/>
          <w:color w:val="222222"/>
          <w:shd w:val="clear" w:color="auto" w:fill="FFFFFF"/>
        </w:rPr>
        <w:t>correspondence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to</w:t>
      </w:r>
      <w:proofErr w:type="spellEnd"/>
      <w:r w:rsidR="00850895">
        <w:rPr>
          <w:rFonts w:eastAsia="Times New Roman" w:cs="Times New Roman"/>
          <w:color w:val="222222"/>
          <w:shd w:val="clear" w:color="auto" w:fill="FFFFFF"/>
        </w:rPr>
        <w:t xml:space="preserve"> cyberspace: Changes and </w:t>
      </w:r>
      <w:proofErr w:type="spellStart"/>
      <w:r w:rsidR="00850895">
        <w:rPr>
          <w:rFonts w:eastAsia="Times New Roman" w:cs="Times New Roman"/>
          <w:color w:val="222222"/>
          <w:shd w:val="clear" w:color="auto" w:fill="FFFFFF"/>
        </w:rPr>
        <w:t>challenges</w:t>
      </w:r>
      <w:proofErr w:type="spellEnd"/>
      <w:r w:rsidR="00850895">
        <w:rPr>
          <w:rFonts w:eastAsia="Times New Roman" w:cs="Times New Roman"/>
          <w:color w:val="222222"/>
          <w:shd w:val="clear" w:color="auto" w:fill="FFFFFF"/>
        </w:rPr>
        <w:t xml:space="preserve"> in </w:t>
      </w:r>
      <w:proofErr w:type="spellStart"/>
      <w:r w:rsidR="00850895">
        <w:rPr>
          <w:rFonts w:eastAsia="Times New Roman" w:cs="Times New Roman"/>
          <w:color w:val="222222"/>
          <w:shd w:val="clear" w:color="auto" w:fill="FFFFFF"/>
        </w:rPr>
        <w:t>distance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education</w:t>
      </w:r>
      <w:proofErr w:type="spellEnd"/>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 xml:space="preserve">New </w:t>
      </w:r>
      <w:proofErr w:type="spellStart"/>
      <w:r w:rsidR="00850895">
        <w:rPr>
          <w:rFonts w:eastAsia="Times New Roman" w:cs="Times New Roman"/>
          <w:i/>
          <w:iCs/>
          <w:color w:val="222222"/>
        </w:rPr>
        <w:t>directions</w:t>
      </w:r>
      <w:proofErr w:type="spellEnd"/>
      <w:r w:rsidR="00850895">
        <w:rPr>
          <w:rFonts w:eastAsia="Times New Roman" w:cs="Times New Roman"/>
          <w:i/>
          <w:iCs/>
          <w:color w:val="222222"/>
        </w:rPr>
        <w:t xml:space="preserve"> for </w:t>
      </w:r>
      <w:proofErr w:type="spellStart"/>
      <w:r w:rsidR="00850895">
        <w:rPr>
          <w:rFonts w:eastAsia="Times New Roman" w:cs="Times New Roman"/>
          <w:i/>
          <w:iCs/>
          <w:color w:val="222222"/>
        </w:rPr>
        <w:t>community</w:t>
      </w:r>
      <w:proofErr w:type="spellEnd"/>
      <w:r w:rsidR="00850895">
        <w:rPr>
          <w:rFonts w:eastAsia="Times New Roman" w:cs="Times New Roman"/>
          <w:i/>
          <w:iCs/>
          <w:color w:val="222222"/>
        </w:rPr>
        <w:t xml:space="preserve"> colleges</w:t>
      </w:r>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2004</w:t>
      </w:r>
      <w:r w:rsidR="00850895">
        <w:rPr>
          <w:rFonts w:eastAsia="Times New Roman" w:cs="Times New Roman"/>
          <w:color w:val="222222"/>
          <w:shd w:val="clear" w:color="auto" w:fill="FFFFFF"/>
        </w:rPr>
        <w:t>(128), pp.5-12.</w:t>
      </w:r>
    </w:p>
    <w:p w14:paraId="489C4A89" w14:textId="77777777" w:rsidR="00D45847" w:rsidRDefault="00D45847">
      <w:pPr>
        <w:rPr>
          <w:rFonts w:eastAsia="Times New Roman" w:cs="Times New Roman"/>
          <w:color w:val="222222"/>
          <w:highlight w:val="white"/>
          <w:lang w:eastAsia="sv-SE"/>
        </w:rPr>
      </w:pPr>
    </w:p>
    <w:p w14:paraId="2EE43766" w14:textId="31188945"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sidR="007C2E9F">
        <w:rPr>
          <w:rFonts w:eastAsia="Times New Roman" w:cs="Times New Roman"/>
          <w:color w:val="222222"/>
          <w:shd w:val="clear" w:color="auto" w:fill="FFFFFF"/>
          <w:lang w:eastAsia="sv-SE"/>
        </w:rPr>
        <w:t>. John Wiley &amp; Sons</w:t>
      </w:r>
      <w:r>
        <w:rPr>
          <w:rFonts w:eastAsia="Times New Roman" w:cs="Times New Roman"/>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F400E0">
      <w:pPr>
        <w:rPr>
          <w:rFonts w:eastAsia="Times New Roman" w:cs="Times New Roman"/>
        </w:rPr>
      </w:pPr>
      <w:hyperlink r:id="rId16">
        <w:r w:rsidR="00850895">
          <w:rPr>
            <w:rStyle w:val="InternetLink"/>
            <w:rFonts w:eastAsia="Times New Roman" w:cs="Times New Roman"/>
          </w:rPr>
          <w:t>http://www.triglyf.se/branschanalys/b</w:t>
        </w:r>
        <w:r w:rsidR="00850895">
          <w:rPr>
            <w:rStyle w:val="InternetLink"/>
            <w:rFonts w:eastAsia="Times New Roman" w:cs="Times New Roman"/>
          </w:rPr>
          <w:t>r</w:t>
        </w:r>
        <w:r w:rsidR="00850895">
          <w:rPr>
            <w:rStyle w:val="InternetLink"/>
            <w:rFonts w:eastAsia="Times New Roman" w:cs="Times New Roman"/>
          </w:rPr>
          <w:t>anschanalys-e-learning-sverige-2015/</w:t>
        </w:r>
      </w:hyperlink>
    </w:p>
    <w:p w14:paraId="27223056" w14:textId="77777777" w:rsidR="00D45847" w:rsidRDefault="00D45847">
      <w:pPr>
        <w:rPr>
          <w:rFonts w:eastAsia="Times New Roman" w:cs="Times New Roman"/>
        </w:rPr>
      </w:pPr>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shd w:val="clear" w:color="auto" w:fill="FFFFFF"/>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1F579EA4" w14:textId="77777777" w:rsidR="0068181E" w:rsidRDefault="0068181E" w:rsidP="0068181E">
      <w:pPr>
        <w:rPr>
          <w:rFonts w:eastAsia="Times New Roman" w:cs="Times New Roman"/>
          <w:color w:val="222222"/>
          <w:shd w:val="clear" w:color="auto" w:fill="FFFFFF"/>
          <w:lang w:eastAsia="sv-SE"/>
        </w:rPr>
      </w:pPr>
    </w:p>
    <w:p w14:paraId="3D24F869" w14:textId="77777777" w:rsidR="0068181E" w:rsidRDefault="0068181E" w:rsidP="0068181E">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79C471B2" w14:textId="77777777" w:rsidR="00D45847" w:rsidRDefault="00D45847">
      <w:pPr>
        <w:rPr>
          <w:rFonts w:eastAsia="Times New Roman" w:cs="Times New Roman"/>
          <w:color w:val="222222"/>
          <w:highlight w:val="white"/>
          <w:lang w:eastAsia="sv-SE"/>
        </w:rPr>
      </w:pPr>
    </w:p>
    <w:p w14:paraId="2E831140" w14:textId="2D4CC7E7" w:rsidR="006B6439" w:rsidRDefault="006B6439">
      <w:pPr>
        <w:widowControl w:val="0"/>
        <w:autoSpaceDE w:val="0"/>
        <w:autoSpaceDN w:val="0"/>
        <w:adjustRightInd w:val="0"/>
        <w:rPr>
          <w:rFonts w:cs="Times New Roman"/>
          <w:szCs w:val="24"/>
        </w:rPr>
      </w:pPr>
      <w:r>
        <w:rPr>
          <w:rFonts w:eastAsia="Times New Roman" w:cs="Times New Roman"/>
        </w:rPr>
        <w:fldChar w:fldCharType="begin"/>
      </w:r>
      <w:r>
        <w:rPr>
          <w:rFonts w:eastAsia="Times New Roman" w:cs="Times New Roman"/>
        </w:rPr>
        <w:instrText xml:space="preserve"> ADDIN ZOTERO_BIBL {"uncited":[["http://zotero.org/users/local/QsygNxKM/items/FADQLDDZ"]],"omitted":[],"custom":[]} CSL_BIBLIOGRAPHY </w:instrText>
      </w:r>
      <w:r>
        <w:rPr>
          <w:rFonts w:eastAsia="Times New Roman" w:cs="Times New Roman"/>
        </w:rPr>
        <w:fldChar w:fldCharType="separate"/>
      </w:r>
      <w:r w:rsidR="00F87E43">
        <w:rPr>
          <w:rFonts w:cs="Times New Roman"/>
          <w:szCs w:val="24"/>
        </w:rPr>
        <w:t>B</w:t>
      </w:r>
      <w:r w:rsidRPr="006B6439">
        <w:rPr>
          <w:rFonts w:cs="Times New Roman"/>
          <w:szCs w:val="24"/>
        </w:rPr>
        <w:t xml:space="preserve">usinessreflex, 2016. E-learning – mer lärande på effektivare sätt? </w:t>
      </w:r>
      <w:proofErr w:type="spellStart"/>
      <w:r w:rsidRPr="006B6439">
        <w:rPr>
          <w:rFonts w:cs="Times New Roman"/>
          <w:szCs w:val="24"/>
        </w:rPr>
        <w:t>Tek</w:t>
      </w:r>
      <w:proofErr w:type="spellEnd"/>
      <w:r w:rsidRPr="006B6439">
        <w:rPr>
          <w:rFonts w:cs="Times New Roman"/>
          <w:szCs w:val="24"/>
        </w:rPr>
        <w:t>. Kval.</w:t>
      </w:r>
    </w:p>
    <w:p w14:paraId="759DAC80" w14:textId="77777777" w:rsidR="00F87E43" w:rsidRPr="006B6439" w:rsidRDefault="00F87E43">
      <w:pPr>
        <w:widowControl w:val="0"/>
        <w:autoSpaceDE w:val="0"/>
        <w:autoSpaceDN w:val="0"/>
        <w:adjustRightInd w:val="0"/>
        <w:rPr>
          <w:rFonts w:cs="Times New Roman"/>
          <w:szCs w:val="24"/>
        </w:rPr>
      </w:pPr>
    </w:p>
    <w:p w14:paraId="75398309" w14:textId="77777777" w:rsidR="006B6439" w:rsidRDefault="006B6439">
      <w:pPr>
        <w:widowControl w:val="0"/>
        <w:autoSpaceDE w:val="0"/>
        <w:autoSpaceDN w:val="0"/>
        <w:adjustRightInd w:val="0"/>
        <w:rPr>
          <w:rFonts w:cs="Times New Roman"/>
          <w:szCs w:val="24"/>
        </w:rPr>
      </w:pPr>
      <w:proofErr w:type="spellStart"/>
      <w:r w:rsidRPr="006B6439">
        <w:rPr>
          <w:rFonts w:cs="Times New Roman"/>
          <w:szCs w:val="24"/>
        </w:rPr>
        <w:t>Derouin</w:t>
      </w:r>
      <w:proofErr w:type="spellEnd"/>
      <w:r w:rsidRPr="006B6439">
        <w:rPr>
          <w:rFonts w:cs="Times New Roman"/>
          <w:szCs w:val="24"/>
        </w:rPr>
        <w:t xml:space="preserve">, </w:t>
      </w:r>
      <w:proofErr w:type="spellStart"/>
      <w:r w:rsidRPr="006B6439">
        <w:rPr>
          <w:rFonts w:cs="Times New Roman"/>
          <w:szCs w:val="24"/>
        </w:rPr>
        <w:t>R.E</w:t>
      </w:r>
      <w:proofErr w:type="spellEnd"/>
      <w:r w:rsidRPr="006B6439">
        <w:rPr>
          <w:rFonts w:cs="Times New Roman"/>
          <w:szCs w:val="24"/>
        </w:rPr>
        <w:t xml:space="preserve">., </w:t>
      </w:r>
      <w:proofErr w:type="spellStart"/>
      <w:r w:rsidRPr="006B6439">
        <w:rPr>
          <w:rFonts w:cs="Times New Roman"/>
          <w:szCs w:val="24"/>
        </w:rPr>
        <w:t>Fritzsche</w:t>
      </w:r>
      <w:proofErr w:type="spellEnd"/>
      <w:r w:rsidRPr="006B6439">
        <w:rPr>
          <w:rFonts w:cs="Times New Roman"/>
          <w:szCs w:val="24"/>
        </w:rPr>
        <w:t xml:space="preserve">, B.A., Salas, E., 2005. E-Learning in </w:t>
      </w:r>
      <w:proofErr w:type="spellStart"/>
      <w:r w:rsidRPr="006B6439">
        <w:rPr>
          <w:rFonts w:cs="Times New Roman"/>
          <w:szCs w:val="24"/>
        </w:rPr>
        <w:t>Organizations</w:t>
      </w:r>
      <w:proofErr w:type="spellEnd"/>
      <w:r w:rsidRPr="006B6439">
        <w:rPr>
          <w:rFonts w:cs="Times New Roman"/>
          <w:szCs w:val="24"/>
        </w:rPr>
        <w:t xml:space="preserve">. J. </w:t>
      </w:r>
      <w:proofErr w:type="spellStart"/>
      <w:r w:rsidRPr="006B6439">
        <w:rPr>
          <w:rFonts w:cs="Times New Roman"/>
          <w:szCs w:val="24"/>
        </w:rPr>
        <w:t>Manag</w:t>
      </w:r>
      <w:proofErr w:type="spellEnd"/>
      <w:r w:rsidRPr="006B6439">
        <w:rPr>
          <w:rFonts w:cs="Times New Roman"/>
          <w:szCs w:val="24"/>
        </w:rPr>
        <w:t>. 31, 920–940. https</w:t>
      </w:r>
      <w:proofErr w:type="gramStart"/>
      <w:r w:rsidRPr="006B6439">
        <w:rPr>
          <w:rFonts w:cs="Times New Roman"/>
          <w:szCs w:val="24"/>
        </w:rPr>
        <w:t>://</w:t>
      </w:r>
      <w:proofErr w:type="gramEnd"/>
      <w:r w:rsidRPr="006B6439">
        <w:rPr>
          <w:rFonts w:cs="Times New Roman"/>
          <w:szCs w:val="24"/>
        </w:rPr>
        <w:t>doi.org/10.1177/0149206305279815</w:t>
      </w:r>
    </w:p>
    <w:p w14:paraId="60B68688" w14:textId="77777777" w:rsidR="0068181E" w:rsidRPr="006B6439" w:rsidRDefault="0068181E">
      <w:pPr>
        <w:widowControl w:val="0"/>
        <w:autoSpaceDE w:val="0"/>
        <w:autoSpaceDN w:val="0"/>
        <w:adjustRightInd w:val="0"/>
        <w:rPr>
          <w:rFonts w:cs="Times New Roman"/>
          <w:szCs w:val="24"/>
        </w:rPr>
      </w:pPr>
    </w:p>
    <w:p w14:paraId="3A64F8B7" w14:textId="77777777" w:rsidR="006B6439" w:rsidRPr="006B6439" w:rsidRDefault="006B6439">
      <w:pPr>
        <w:widowControl w:val="0"/>
        <w:autoSpaceDE w:val="0"/>
        <w:autoSpaceDN w:val="0"/>
        <w:adjustRightInd w:val="0"/>
        <w:rPr>
          <w:rFonts w:cs="Times New Roman"/>
          <w:szCs w:val="24"/>
        </w:rPr>
      </w:pPr>
      <w:proofErr w:type="spellStart"/>
      <w:r w:rsidRPr="006B6439">
        <w:rPr>
          <w:rFonts w:cs="Times New Roman"/>
          <w:szCs w:val="24"/>
        </w:rPr>
        <w:t>Magliaro</w:t>
      </w:r>
      <w:proofErr w:type="spellEnd"/>
      <w:r w:rsidRPr="006B6439">
        <w:rPr>
          <w:rFonts w:cs="Times New Roman"/>
          <w:szCs w:val="24"/>
        </w:rPr>
        <w:t xml:space="preserve">, </w:t>
      </w:r>
      <w:proofErr w:type="spellStart"/>
      <w:r w:rsidRPr="006B6439">
        <w:rPr>
          <w:rFonts w:cs="Times New Roman"/>
          <w:szCs w:val="24"/>
        </w:rPr>
        <w:t>S.G</w:t>
      </w:r>
      <w:proofErr w:type="spellEnd"/>
      <w:r w:rsidRPr="006B6439">
        <w:rPr>
          <w:rFonts w:cs="Times New Roman"/>
          <w:szCs w:val="24"/>
        </w:rPr>
        <w:t xml:space="preserve">., </w:t>
      </w:r>
      <w:proofErr w:type="spellStart"/>
      <w:r w:rsidRPr="006B6439">
        <w:rPr>
          <w:rFonts w:cs="Times New Roman"/>
          <w:szCs w:val="24"/>
        </w:rPr>
        <w:t>Lockee</w:t>
      </w:r>
      <w:proofErr w:type="spellEnd"/>
      <w:r w:rsidRPr="006B6439">
        <w:rPr>
          <w:rFonts w:cs="Times New Roman"/>
          <w:szCs w:val="24"/>
        </w:rPr>
        <w:t xml:space="preserve">, </w:t>
      </w:r>
      <w:proofErr w:type="spellStart"/>
      <w:r w:rsidRPr="006B6439">
        <w:rPr>
          <w:rFonts w:cs="Times New Roman"/>
          <w:szCs w:val="24"/>
        </w:rPr>
        <w:t>B.B</w:t>
      </w:r>
      <w:proofErr w:type="spellEnd"/>
      <w:r w:rsidRPr="006B6439">
        <w:rPr>
          <w:rFonts w:cs="Times New Roman"/>
          <w:szCs w:val="24"/>
        </w:rPr>
        <w:t xml:space="preserve">., Burton, </w:t>
      </w:r>
      <w:proofErr w:type="spellStart"/>
      <w:r w:rsidRPr="006B6439">
        <w:rPr>
          <w:rFonts w:cs="Times New Roman"/>
          <w:szCs w:val="24"/>
        </w:rPr>
        <w:t>J.K</w:t>
      </w:r>
      <w:proofErr w:type="spellEnd"/>
      <w:r w:rsidRPr="006B6439">
        <w:rPr>
          <w:rFonts w:cs="Times New Roman"/>
          <w:szCs w:val="24"/>
        </w:rPr>
        <w:t xml:space="preserve">., 2005. </w:t>
      </w:r>
      <w:proofErr w:type="spellStart"/>
      <w:r w:rsidRPr="006B6439">
        <w:rPr>
          <w:rFonts w:cs="Times New Roman"/>
          <w:szCs w:val="24"/>
        </w:rPr>
        <w:t>Direct</w:t>
      </w:r>
      <w:proofErr w:type="spellEnd"/>
      <w:r w:rsidRPr="006B6439">
        <w:rPr>
          <w:rFonts w:cs="Times New Roman"/>
          <w:szCs w:val="24"/>
        </w:rPr>
        <w:t xml:space="preserve"> </w:t>
      </w:r>
      <w:proofErr w:type="spellStart"/>
      <w:r w:rsidRPr="006B6439">
        <w:rPr>
          <w:rFonts w:cs="Times New Roman"/>
          <w:szCs w:val="24"/>
        </w:rPr>
        <w:t>instruction</w:t>
      </w:r>
      <w:proofErr w:type="spellEnd"/>
      <w:r w:rsidRPr="006B6439">
        <w:rPr>
          <w:rFonts w:cs="Times New Roman"/>
          <w:szCs w:val="24"/>
        </w:rPr>
        <w:t xml:space="preserve"> </w:t>
      </w:r>
      <w:proofErr w:type="spellStart"/>
      <w:r w:rsidRPr="006B6439">
        <w:rPr>
          <w:rFonts w:cs="Times New Roman"/>
          <w:szCs w:val="24"/>
        </w:rPr>
        <w:t>revisited</w:t>
      </w:r>
      <w:proofErr w:type="spellEnd"/>
      <w:r w:rsidRPr="006B6439">
        <w:rPr>
          <w:rFonts w:cs="Times New Roman"/>
          <w:szCs w:val="24"/>
        </w:rPr>
        <w:t xml:space="preserve">: A </w:t>
      </w:r>
      <w:proofErr w:type="spellStart"/>
      <w:r w:rsidRPr="006B6439">
        <w:rPr>
          <w:rFonts w:cs="Times New Roman"/>
          <w:szCs w:val="24"/>
        </w:rPr>
        <w:t>key</w:t>
      </w:r>
      <w:proofErr w:type="spellEnd"/>
      <w:r w:rsidRPr="006B6439">
        <w:rPr>
          <w:rFonts w:cs="Times New Roman"/>
          <w:szCs w:val="24"/>
        </w:rPr>
        <w:t xml:space="preserve"> </w:t>
      </w:r>
      <w:proofErr w:type="spellStart"/>
      <w:r w:rsidRPr="006B6439">
        <w:rPr>
          <w:rFonts w:cs="Times New Roman"/>
          <w:szCs w:val="24"/>
        </w:rPr>
        <w:t>model</w:t>
      </w:r>
      <w:proofErr w:type="spellEnd"/>
      <w:r w:rsidRPr="006B6439">
        <w:rPr>
          <w:rFonts w:cs="Times New Roman"/>
          <w:szCs w:val="24"/>
        </w:rPr>
        <w:t xml:space="preserve"> for </w:t>
      </w:r>
      <w:proofErr w:type="spellStart"/>
      <w:r w:rsidRPr="006B6439">
        <w:rPr>
          <w:rFonts w:cs="Times New Roman"/>
          <w:szCs w:val="24"/>
        </w:rPr>
        <w:t>instructional</w:t>
      </w:r>
      <w:proofErr w:type="spellEnd"/>
      <w:r w:rsidRPr="006B6439">
        <w:rPr>
          <w:rFonts w:cs="Times New Roman"/>
          <w:szCs w:val="24"/>
        </w:rPr>
        <w:t xml:space="preserve"> </w:t>
      </w:r>
      <w:proofErr w:type="spellStart"/>
      <w:r w:rsidRPr="006B6439">
        <w:rPr>
          <w:rFonts w:cs="Times New Roman"/>
          <w:szCs w:val="24"/>
        </w:rPr>
        <w:t>technology</w:t>
      </w:r>
      <w:proofErr w:type="spellEnd"/>
      <w:r w:rsidRPr="006B6439">
        <w:rPr>
          <w:rFonts w:cs="Times New Roman"/>
          <w:szCs w:val="24"/>
        </w:rPr>
        <w:t xml:space="preserve">. </w:t>
      </w:r>
      <w:proofErr w:type="spellStart"/>
      <w:r w:rsidRPr="006B6439">
        <w:rPr>
          <w:rFonts w:cs="Times New Roman"/>
          <w:szCs w:val="24"/>
        </w:rPr>
        <w:t>Educ</w:t>
      </w:r>
      <w:proofErr w:type="spellEnd"/>
      <w:r w:rsidRPr="006B6439">
        <w:rPr>
          <w:rFonts w:cs="Times New Roman"/>
          <w:szCs w:val="24"/>
        </w:rPr>
        <w:t xml:space="preserve">. </w:t>
      </w:r>
      <w:proofErr w:type="spellStart"/>
      <w:r w:rsidRPr="006B6439">
        <w:rPr>
          <w:rFonts w:cs="Times New Roman"/>
          <w:szCs w:val="24"/>
        </w:rPr>
        <w:t>Technol</w:t>
      </w:r>
      <w:proofErr w:type="spellEnd"/>
      <w:r w:rsidRPr="006B6439">
        <w:rPr>
          <w:rFonts w:cs="Times New Roman"/>
          <w:szCs w:val="24"/>
        </w:rPr>
        <w:t xml:space="preserve">. Res. </w:t>
      </w:r>
      <w:proofErr w:type="spellStart"/>
      <w:r w:rsidRPr="006B6439">
        <w:rPr>
          <w:rFonts w:cs="Times New Roman"/>
          <w:szCs w:val="24"/>
        </w:rPr>
        <w:t>Dev</w:t>
      </w:r>
      <w:proofErr w:type="spellEnd"/>
      <w:r w:rsidRPr="006B6439">
        <w:rPr>
          <w:rFonts w:cs="Times New Roman"/>
          <w:szCs w:val="24"/>
        </w:rPr>
        <w:t>. 53, 41–55. https://doi.org/10.1007/BF02504684</w:t>
      </w:r>
    </w:p>
    <w:p w14:paraId="75AF5676" w14:textId="77777777" w:rsidR="0068181E" w:rsidRDefault="0068181E">
      <w:pPr>
        <w:widowControl w:val="0"/>
        <w:autoSpaceDE w:val="0"/>
        <w:autoSpaceDN w:val="0"/>
        <w:adjustRightInd w:val="0"/>
        <w:rPr>
          <w:rFonts w:cs="Times New Roman"/>
          <w:szCs w:val="24"/>
        </w:rPr>
      </w:pPr>
    </w:p>
    <w:p w14:paraId="4EA6557A" w14:textId="77777777" w:rsidR="006B6439" w:rsidRDefault="006B6439">
      <w:pPr>
        <w:widowControl w:val="0"/>
        <w:autoSpaceDE w:val="0"/>
        <w:autoSpaceDN w:val="0"/>
        <w:adjustRightInd w:val="0"/>
        <w:rPr>
          <w:rFonts w:cs="Times New Roman"/>
          <w:szCs w:val="24"/>
        </w:rPr>
      </w:pPr>
      <w:r w:rsidRPr="006B6439">
        <w:rPr>
          <w:rFonts w:cs="Times New Roman"/>
          <w:szCs w:val="24"/>
        </w:rPr>
        <w:t xml:space="preserve">Mayes, T., de Freitas, S., 2004. </w:t>
      </w:r>
      <w:proofErr w:type="spellStart"/>
      <w:r w:rsidRPr="006B6439">
        <w:rPr>
          <w:rFonts w:cs="Times New Roman"/>
          <w:szCs w:val="24"/>
        </w:rPr>
        <w:t>JISC</w:t>
      </w:r>
      <w:proofErr w:type="spellEnd"/>
      <w:r w:rsidRPr="006B6439">
        <w:rPr>
          <w:rFonts w:cs="Times New Roman"/>
          <w:szCs w:val="24"/>
        </w:rPr>
        <w:t xml:space="preserve"> e-Learning </w:t>
      </w:r>
      <w:proofErr w:type="spellStart"/>
      <w:r w:rsidRPr="006B6439">
        <w:rPr>
          <w:rFonts w:cs="Times New Roman"/>
          <w:szCs w:val="24"/>
        </w:rPr>
        <w:t>Models</w:t>
      </w:r>
      <w:proofErr w:type="spellEnd"/>
      <w:r w:rsidRPr="006B6439">
        <w:rPr>
          <w:rFonts w:cs="Times New Roman"/>
          <w:szCs w:val="24"/>
        </w:rPr>
        <w:t xml:space="preserve"> Desk </w:t>
      </w:r>
      <w:proofErr w:type="spellStart"/>
      <w:r w:rsidRPr="006B6439">
        <w:rPr>
          <w:rFonts w:cs="Times New Roman"/>
          <w:szCs w:val="24"/>
        </w:rPr>
        <w:t>Study</w:t>
      </w:r>
      <w:proofErr w:type="spellEnd"/>
      <w:r w:rsidRPr="006B6439">
        <w:rPr>
          <w:rFonts w:cs="Times New Roman"/>
          <w:szCs w:val="24"/>
        </w:rPr>
        <w:t xml:space="preserve"> 44.</w:t>
      </w:r>
    </w:p>
    <w:p w14:paraId="7D538599" w14:textId="77777777" w:rsidR="0068181E" w:rsidRPr="006B6439" w:rsidRDefault="0068181E">
      <w:pPr>
        <w:widowControl w:val="0"/>
        <w:autoSpaceDE w:val="0"/>
        <w:autoSpaceDN w:val="0"/>
        <w:adjustRightInd w:val="0"/>
        <w:rPr>
          <w:rFonts w:cs="Times New Roman"/>
          <w:szCs w:val="24"/>
        </w:rPr>
      </w:pPr>
    </w:p>
    <w:p w14:paraId="5E2A10B8" w14:textId="77777777" w:rsidR="006B6439" w:rsidRPr="006B6439" w:rsidRDefault="006B6439">
      <w:pPr>
        <w:widowControl w:val="0"/>
        <w:autoSpaceDE w:val="0"/>
        <w:autoSpaceDN w:val="0"/>
        <w:adjustRightInd w:val="0"/>
        <w:rPr>
          <w:rFonts w:cs="Times New Roman"/>
          <w:szCs w:val="24"/>
        </w:rPr>
      </w:pPr>
      <w:proofErr w:type="spellStart"/>
      <w:r w:rsidRPr="006B6439">
        <w:rPr>
          <w:rFonts w:cs="Times New Roman"/>
          <w:szCs w:val="24"/>
        </w:rPr>
        <w:t>Olaniran</w:t>
      </w:r>
      <w:proofErr w:type="spellEnd"/>
      <w:r w:rsidRPr="006B6439">
        <w:rPr>
          <w:rFonts w:cs="Times New Roman"/>
          <w:szCs w:val="24"/>
        </w:rPr>
        <w:t xml:space="preserve">, B.A. (Ed.), 2010. Cases on </w:t>
      </w:r>
      <w:proofErr w:type="spellStart"/>
      <w:r w:rsidRPr="006B6439">
        <w:rPr>
          <w:rFonts w:cs="Times New Roman"/>
          <w:szCs w:val="24"/>
        </w:rPr>
        <w:t>Successful</w:t>
      </w:r>
      <w:proofErr w:type="spellEnd"/>
      <w:r w:rsidRPr="006B6439">
        <w:rPr>
          <w:rFonts w:cs="Times New Roman"/>
          <w:szCs w:val="24"/>
        </w:rPr>
        <w:t xml:space="preserve"> E-Learning </w:t>
      </w:r>
      <w:proofErr w:type="spellStart"/>
      <w:r w:rsidRPr="006B6439">
        <w:rPr>
          <w:rFonts w:cs="Times New Roman"/>
          <w:szCs w:val="24"/>
        </w:rPr>
        <w:t>Practices</w:t>
      </w:r>
      <w:proofErr w:type="spellEnd"/>
      <w:r w:rsidRPr="006B6439">
        <w:rPr>
          <w:rFonts w:cs="Times New Roman"/>
          <w:szCs w:val="24"/>
        </w:rPr>
        <w:t xml:space="preserve"> in the </w:t>
      </w:r>
      <w:proofErr w:type="spellStart"/>
      <w:r w:rsidRPr="006B6439">
        <w:rPr>
          <w:rFonts w:cs="Times New Roman"/>
          <w:szCs w:val="24"/>
        </w:rPr>
        <w:t>Developed</w:t>
      </w:r>
      <w:proofErr w:type="spellEnd"/>
      <w:r w:rsidRPr="006B6439">
        <w:rPr>
          <w:rFonts w:cs="Times New Roman"/>
          <w:szCs w:val="24"/>
        </w:rPr>
        <w:t xml:space="preserve"> and Developing World: </w:t>
      </w:r>
      <w:proofErr w:type="spellStart"/>
      <w:r w:rsidRPr="006B6439">
        <w:rPr>
          <w:rFonts w:cs="Times New Roman"/>
          <w:szCs w:val="24"/>
        </w:rPr>
        <w:t>Methods</w:t>
      </w:r>
      <w:proofErr w:type="spellEnd"/>
      <w:r w:rsidRPr="006B6439">
        <w:rPr>
          <w:rFonts w:cs="Times New Roman"/>
          <w:szCs w:val="24"/>
        </w:rPr>
        <w:t xml:space="preserve"> for the Global Information </w:t>
      </w:r>
      <w:proofErr w:type="spellStart"/>
      <w:r w:rsidRPr="006B6439">
        <w:rPr>
          <w:rFonts w:cs="Times New Roman"/>
          <w:szCs w:val="24"/>
        </w:rPr>
        <w:t>Economy</w:t>
      </w:r>
      <w:proofErr w:type="spellEnd"/>
      <w:r w:rsidRPr="006B6439">
        <w:rPr>
          <w:rFonts w:cs="Times New Roman"/>
          <w:szCs w:val="24"/>
        </w:rPr>
        <w:t xml:space="preserve">. </w:t>
      </w:r>
      <w:proofErr w:type="spellStart"/>
      <w:r w:rsidRPr="006B6439">
        <w:rPr>
          <w:rFonts w:cs="Times New Roman"/>
          <w:szCs w:val="24"/>
        </w:rPr>
        <w:t>IGI</w:t>
      </w:r>
      <w:proofErr w:type="spellEnd"/>
      <w:r w:rsidRPr="006B6439">
        <w:rPr>
          <w:rFonts w:cs="Times New Roman"/>
          <w:szCs w:val="24"/>
        </w:rPr>
        <w:t xml:space="preserve"> Global. https://doi.org/10.4018/978-1-60566-942-7</w:t>
      </w:r>
    </w:p>
    <w:p w14:paraId="602BDAE8" w14:textId="77777777" w:rsidR="00623726" w:rsidRDefault="00623726">
      <w:pPr>
        <w:widowControl w:val="0"/>
        <w:autoSpaceDE w:val="0"/>
        <w:autoSpaceDN w:val="0"/>
        <w:adjustRightInd w:val="0"/>
        <w:rPr>
          <w:rFonts w:cs="Times New Roman"/>
          <w:szCs w:val="24"/>
        </w:rPr>
      </w:pPr>
    </w:p>
    <w:p w14:paraId="0ED05629" w14:textId="77777777" w:rsidR="006B6439" w:rsidRPr="006B6439" w:rsidRDefault="006B6439">
      <w:pPr>
        <w:widowControl w:val="0"/>
        <w:autoSpaceDE w:val="0"/>
        <w:autoSpaceDN w:val="0"/>
        <w:adjustRightInd w:val="0"/>
        <w:rPr>
          <w:rFonts w:cs="Times New Roman"/>
          <w:szCs w:val="24"/>
        </w:rPr>
      </w:pPr>
      <w:r w:rsidRPr="006B6439">
        <w:rPr>
          <w:rFonts w:cs="Times New Roman"/>
          <w:szCs w:val="24"/>
        </w:rPr>
        <w:t xml:space="preserve">Siemens, G., 2014. </w:t>
      </w:r>
      <w:proofErr w:type="spellStart"/>
      <w:r w:rsidRPr="006B6439">
        <w:rPr>
          <w:rFonts w:cs="Times New Roman"/>
          <w:szCs w:val="24"/>
        </w:rPr>
        <w:t>Connectivism</w:t>
      </w:r>
      <w:proofErr w:type="spellEnd"/>
      <w:r w:rsidRPr="006B6439">
        <w:rPr>
          <w:rFonts w:cs="Times New Roman"/>
          <w:szCs w:val="24"/>
        </w:rPr>
        <w:t xml:space="preserve">: A Learning </w:t>
      </w:r>
      <w:proofErr w:type="spellStart"/>
      <w:r w:rsidRPr="006B6439">
        <w:rPr>
          <w:rFonts w:cs="Times New Roman"/>
          <w:szCs w:val="24"/>
        </w:rPr>
        <w:t>Theory</w:t>
      </w:r>
      <w:proofErr w:type="spellEnd"/>
      <w:r w:rsidRPr="006B6439">
        <w:rPr>
          <w:rFonts w:cs="Times New Roman"/>
          <w:szCs w:val="24"/>
        </w:rPr>
        <w:t xml:space="preserve"> for the Digital Age 8.</w:t>
      </w:r>
    </w:p>
    <w:p w14:paraId="4C50BC43" w14:textId="0C7CBFE3" w:rsidR="00D45847" w:rsidRDefault="006B6439">
      <w:pPr>
        <w:rPr>
          <w:rFonts w:eastAsia="Times New Roman" w:cs="Times New Roman"/>
        </w:rPr>
      </w:pPr>
      <w:r>
        <w:rPr>
          <w:rFonts w:eastAsia="Times New Roman" w:cs="Times New Roman"/>
        </w:rPr>
        <w:fldChar w:fldCharType="end"/>
      </w:r>
    </w:p>
    <w:p w14:paraId="22C550C3" w14:textId="114761F2" w:rsidR="00D45847" w:rsidRDefault="00D45847">
      <w:pPr>
        <w:pStyle w:val="Litteraturfrteckning1"/>
      </w:pPr>
      <w:bookmarkStart w:id="37" w:name="__Fieldmark__1067_823957682"/>
      <w:bookmarkStart w:id="38" w:name="__Fieldmark__744_3764101930"/>
      <w:bookmarkStart w:id="39" w:name="__Fieldmark__1179_1934263386"/>
      <w:bookmarkEnd w:id="37"/>
      <w:bookmarkEnd w:id="38"/>
      <w:bookmarkEnd w:id="39"/>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7C08F889" w14:textId="77777777" w:rsidR="00D45847" w:rsidRDefault="00D45847">
      <w:pPr>
        <w:rPr>
          <w:rFonts w:eastAsia="Times New Roman" w:cs="Times New Roman"/>
        </w:rPr>
      </w:pPr>
    </w:p>
    <w:p w14:paraId="7F338F8F" w14:textId="42CD6C6D" w:rsidR="00D45847" w:rsidRDefault="00850895">
      <w:pPr>
        <w:rPr>
          <w:rFonts w:eastAsia="Times New Roman" w:cs="Times New Roman"/>
          <w:color w:val="222222"/>
          <w:shd w:val="clear" w:color="auto" w:fill="FFFFFF"/>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w:t>
      </w:r>
      <w:bookmarkStart w:id="40" w:name="_GoBack"/>
      <w:r>
        <w:rPr>
          <w:rFonts w:eastAsia="Times New Roman" w:cs="Times New Roman"/>
          <w:color w:val="222222"/>
          <w:shd w:val="clear" w:color="auto" w:fill="FFFFFF"/>
          <w:lang w:eastAsia="sv-SE"/>
        </w:rPr>
        <w:t xml:space="preserve">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bookmarkEnd w:id="40"/>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International Co-op</w:t>
      </w:r>
      <w:r w:rsidR="003A2763">
        <w:rPr>
          <w:rFonts w:eastAsia="Times New Roman" w:cs="Times New Roman"/>
          <w:iCs/>
          <w:color w:val="222222"/>
          <w:lang w:eastAsia="sv-SE"/>
        </w:rPr>
        <w:t xml:space="preserve">eration </w:t>
      </w:r>
      <w:proofErr w:type="spellStart"/>
      <w:r w:rsidR="003A2763">
        <w:rPr>
          <w:rFonts w:eastAsia="Times New Roman" w:cs="Times New Roman"/>
          <w:iCs/>
          <w:color w:val="222222"/>
          <w:lang w:eastAsia="sv-SE"/>
        </w:rPr>
        <w:t>Europe</w:t>
      </w:r>
      <w:proofErr w:type="spellEnd"/>
      <w:r w:rsidR="003A2763">
        <w:rPr>
          <w:rFonts w:eastAsia="Times New Roman" w:cs="Times New Roman"/>
          <w:iCs/>
          <w:color w:val="222222"/>
          <w:lang w:eastAsia="sv-SE"/>
        </w:rPr>
        <w:t xml:space="preserve"> Ltd, http://www.</w:t>
      </w:r>
      <w:r>
        <w:rPr>
          <w:rFonts w:eastAsia="Times New Roman" w:cs="Times New Roman"/>
          <w:iCs/>
          <w:color w:val="222222"/>
          <w:lang w:eastAsia="sv-SE"/>
        </w:rPr>
        <w:t>career-space.com</w:t>
      </w:r>
      <w:r>
        <w:rPr>
          <w:rFonts w:eastAsia="Times New Roman" w:cs="Times New Roman"/>
          <w:color w:val="222222"/>
          <w:shd w:val="clear" w:color="auto" w:fill="FFFFFF"/>
          <w:lang w:eastAsia="sv-SE"/>
        </w:rPr>
        <w:t>.</w:t>
      </w:r>
    </w:p>
    <w:p w14:paraId="30F600B8" w14:textId="77777777" w:rsidR="006B6439" w:rsidRDefault="006B6439">
      <w:pPr>
        <w:rPr>
          <w:rFonts w:eastAsia="Times New Roman" w:cs="Times New Roman"/>
          <w:color w:val="222222"/>
          <w:shd w:val="clear" w:color="auto" w:fill="FFFFFF"/>
          <w:lang w:eastAsia="sv-SE"/>
        </w:rPr>
      </w:pPr>
    </w:p>
    <w:p w14:paraId="2233468C" w14:textId="77777777" w:rsidR="006B6439" w:rsidRDefault="006B6439" w:rsidP="006B6439">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180E8DC7" w14:textId="77777777" w:rsidR="006B6439" w:rsidRDefault="006B6439">
      <w:pPr>
        <w:rPr>
          <w:rFonts w:eastAsia="Times New Roman" w:cs="Times New Roman"/>
          <w:color w:val="222222"/>
          <w:shd w:val="clear" w:color="auto" w:fill="FFFFFF"/>
          <w:lang w:eastAsia="sv-SE"/>
        </w:rPr>
      </w:pPr>
    </w:p>
    <w:p w14:paraId="204D671A" w14:textId="77777777" w:rsidR="006B6439" w:rsidRDefault="006B6439" w:rsidP="006B6439">
      <w:pPr>
        <w:rPr>
          <w:rFonts w:eastAsia="Times New Roman" w:cs="Times New Roman"/>
          <w:lang w:eastAsia="sv-SE"/>
        </w:rPr>
      </w:pPr>
      <w:proofErr w:type="spellStart"/>
      <w:r>
        <w:rPr>
          <w:rFonts w:eastAsia="Times New Roman" w:cs="Times New Roman"/>
          <w:color w:val="222222"/>
          <w:shd w:val="clear" w:color="auto" w:fill="FFFFFF"/>
          <w:lang w:eastAsia="sv-SE"/>
        </w:rPr>
        <w:t>Yeh</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Y.C</w:t>
      </w:r>
      <w:proofErr w:type="spellEnd"/>
      <w:r>
        <w:rPr>
          <w:rFonts w:eastAsia="Times New Roman" w:cs="Times New Roman"/>
          <w:color w:val="222222"/>
          <w:shd w:val="clear" w:color="auto" w:fill="FFFFFF"/>
          <w:lang w:eastAsia="sv-SE"/>
        </w:rPr>
        <w:t xml:space="preserve">.,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153BAB5" w14:textId="77777777" w:rsidR="006B6439" w:rsidRDefault="006B6439">
      <w:pPr>
        <w:rPr>
          <w:rFonts w:eastAsia="Times New Roman" w:cs="Times New Roman"/>
          <w:lang w:eastAsia="sv-SE"/>
        </w:rPr>
      </w:pP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41" w:name="_Toc391456187"/>
      <w:bookmarkStart w:id="42" w:name="_Toc394248561"/>
      <w:bookmarkEnd w:id="41"/>
      <w:r w:rsidRPr="009F3187">
        <w:lastRenderedPageBreak/>
        <w:t>Bilagor</w:t>
      </w:r>
      <w:bookmarkEnd w:id="42"/>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A06A89">
        <w:rPr>
          <w:b/>
          <w:i w:val="0"/>
          <w:noProof/>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43"/>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44" w:name="_Toc391456188"/>
      <w:bookmarkEnd w:id="44"/>
      <w:commentRangeStart w:id="45"/>
      <w:r w:rsidRPr="00D01DE3">
        <w:rPr>
          <w:rStyle w:val="Starkbetoning"/>
          <w:color w:val="00000A"/>
        </w:rPr>
        <w:t xml:space="preserve">Inledning </w:t>
      </w:r>
      <w:commentRangeEnd w:id="45"/>
      <w:r w:rsidR="00673314">
        <w:rPr>
          <w:rStyle w:val="Kommentarsreferens"/>
        </w:rPr>
        <w:commentReference w:id="45"/>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46"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47"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48"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49"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50"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51"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52"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53"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54"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55"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56"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57"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58"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59"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60"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61"/>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62" w:name="_Toc391456189"/>
      <w:bookmarkEnd w:id="62"/>
    </w:p>
    <w:p w14:paraId="5045D8EB" w14:textId="77777777" w:rsidR="00D12CAD" w:rsidRDefault="00D12CAD">
      <w:pPr>
        <w:rPr>
          <w:ins w:id="63"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64"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17"/>
          <w:footerReference w:type="first" r:id="rId18"/>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Jason Serviss" w:date="2018-10-06T09:05:00Z" w:initials="JS">
    <w:p w14:paraId="0F565309" w14:textId="2AC1331F" w:rsidR="003A2763" w:rsidRPr="004A6D58" w:rsidRDefault="003A2763">
      <w:pPr>
        <w:pStyle w:val="Kommentarer"/>
        <w:rPr>
          <w:color w:val="FFFFFF" w:themeColor="background1"/>
        </w:rPr>
      </w:pPr>
      <w:r>
        <w:rPr>
          <w:rStyle w:val="Kommentarsreferens"/>
        </w:rPr>
        <w:annotationRef/>
      </w:r>
      <w:proofErr w:type="spellStart"/>
      <w:r>
        <w:t>This</w:t>
      </w:r>
      <w:proofErr w:type="spellEnd"/>
      <w:r>
        <w:t xml:space="preserve"> </w:t>
      </w:r>
      <w:proofErr w:type="spellStart"/>
      <w:r>
        <w:t>will</w:t>
      </w:r>
      <w:proofErr w:type="spellEnd"/>
      <w:r>
        <w:t xml:space="preserve"> </w:t>
      </w:r>
      <w:proofErr w:type="spellStart"/>
      <w:r>
        <w:t>need</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according</w:t>
      </w:r>
      <w:proofErr w:type="spellEnd"/>
      <w:r>
        <w:t xml:space="preserve"> </w:t>
      </w:r>
      <w:proofErr w:type="spellStart"/>
      <w:r>
        <w:t>to</w:t>
      </w:r>
      <w:proofErr w:type="spellEnd"/>
      <w:r>
        <w:t xml:space="preserve"> the ”new” </w:t>
      </w:r>
      <w:proofErr w:type="spellStart"/>
      <w:r>
        <w:t>conclusions</w:t>
      </w:r>
      <w:proofErr w:type="spellEnd"/>
      <w:r>
        <w:t xml:space="preserve"> </w:t>
      </w:r>
      <w:proofErr w:type="spellStart"/>
      <w:r>
        <w:t>that</w:t>
      </w:r>
      <w:proofErr w:type="spellEnd"/>
      <w:r>
        <w:t xml:space="preserve"> </w:t>
      </w:r>
      <w:proofErr w:type="spellStart"/>
      <w:r>
        <w:t>will</w:t>
      </w:r>
      <w:proofErr w:type="spellEnd"/>
      <w:r>
        <w:t xml:space="preserve"> be </w:t>
      </w:r>
      <w:proofErr w:type="spellStart"/>
      <w:r>
        <w:t>drawn</w:t>
      </w:r>
      <w:proofErr w:type="spellEnd"/>
      <w:r>
        <w:t xml:space="preserve"> from </w:t>
      </w:r>
      <w:proofErr w:type="spellStart"/>
      <w:r>
        <w:t>figure</w:t>
      </w:r>
      <w:proofErr w:type="spellEnd"/>
      <w:r>
        <w:t xml:space="preserve"> 3. </w:t>
      </w:r>
      <w:proofErr w:type="spellStart"/>
      <w:r>
        <w:rPr>
          <w:color w:val="FFFFFF" w:themeColor="background1"/>
        </w:rPr>
        <w:t>Fixed</w:t>
      </w:r>
      <w:proofErr w:type="spellEnd"/>
    </w:p>
  </w:comment>
  <w:comment w:id="12" w:author="Jason Serviss" w:date="2018-10-06T10:26:00Z" w:initials="JS">
    <w:p w14:paraId="0EC8A166" w14:textId="6A612BDB" w:rsidR="003A2763" w:rsidRPr="00C05B0F" w:rsidRDefault="003A2763">
      <w:pPr>
        <w:pStyle w:val="Kommentarer"/>
        <w:rPr>
          <w:color w:val="FFFFFF" w:themeColor="background1"/>
        </w:rPr>
      </w:pPr>
      <w:r>
        <w:rPr>
          <w:rStyle w:val="Kommentarsreferens"/>
        </w:rPr>
        <w:annotationRef/>
      </w:r>
      <w:r>
        <w:t xml:space="preserve">Not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It </w:t>
      </w:r>
      <w:proofErr w:type="spellStart"/>
      <w:r>
        <w:t>should</w:t>
      </w:r>
      <w:proofErr w:type="spellEnd"/>
      <w:r>
        <w:t xml:space="preserve"> be </w:t>
      </w:r>
      <w:proofErr w:type="spellStart"/>
      <w:r>
        <w:t>more</w:t>
      </w:r>
      <w:proofErr w:type="spellEnd"/>
      <w:r>
        <w:t xml:space="preserve"> </w:t>
      </w:r>
      <w:proofErr w:type="spellStart"/>
      <w:r>
        <w:t>along</w:t>
      </w:r>
      <w:proofErr w:type="spellEnd"/>
      <w:r>
        <w:t xml:space="preserve"> the </w:t>
      </w:r>
      <w:proofErr w:type="spellStart"/>
      <w:r>
        <w:t>lines</w:t>
      </w:r>
      <w:proofErr w:type="spellEnd"/>
      <w:r>
        <w:t xml:space="preserve"> </w:t>
      </w:r>
      <w:proofErr w:type="spellStart"/>
      <w:r>
        <w:t>of</w:t>
      </w:r>
      <w:proofErr w:type="spellEnd"/>
      <w:r>
        <w:t xml:space="preserve"> ”Antalet </w:t>
      </w:r>
      <w:proofErr w:type="spellStart"/>
      <w:r>
        <w:t>frågpr</w:t>
      </w:r>
      <w:proofErr w:type="spellEnd"/>
      <w:r>
        <w:t xml:space="preserve"> per </w:t>
      </w:r>
      <w:proofErr w:type="spellStart"/>
      <w:r>
        <w:t>model</w:t>
      </w:r>
      <w:proofErr w:type="spellEnd"/>
      <w:r>
        <w:t xml:space="preserve">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Pr>
          <w:color w:val="FFFFFF" w:themeColor="background1"/>
        </w:rPr>
        <w:t>Fixad.</w:t>
      </w:r>
      <w:r w:rsidRPr="00C05B0F">
        <w:rPr>
          <w:color w:val="FFFFFF" w:themeColor="background1"/>
        </w:rPr>
        <w:t xml:space="preserve"> </w:t>
      </w:r>
      <w:r>
        <w:rPr>
          <w:color w:val="FFFFFF" w:themeColor="background1"/>
        </w:rPr>
        <w:t>Fattar man?</w:t>
      </w:r>
    </w:p>
  </w:comment>
  <w:comment w:id="17" w:author="Jason Serviss" w:date="2018-09-15T17:08:00Z" w:initials="JS">
    <w:p w14:paraId="77369648" w14:textId="008532B0" w:rsidR="003A2763" w:rsidRDefault="003A2763">
      <w:pPr>
        <w:pStyle w:val="Kommentarer"/>
      </w:pPr>
      <w:r>
        <w:rPr>
          <w:rStyle w:val="Kommentarsreferens"/>
        </w:rPr>
        <w:annotationRef/>
      </w:r>
      <w:r>
        <w:t xml:space="preserve">In </w:t>
      </w:r>
      <w:proofErr w:type="spellStart"/>
      <w:r>
        <w:t>most</w:t>
      </w:r>
      <w:proofErr w:type="spellEnd"/>
      <w:r>
        <w:t xml:space="preserve"> </w:t>
      </w:r>
      <w:proofErr w:type="spellStart"/>
      <w:r>
        <w:t>of</w:t>
      </w:r>
      <w:proofErr w:type="spellEnd"/>
      <w:r>
        <w:t xml:space="preserve"> the </w:t>
      </w:r>
      <w:proofErr w:type="spellStart"/>
      <w:r>
        <w:t>results</w:t>
      </w:r>
      <w:proofErr w:type="spellEnd"/>
      <w:r>
        <w:t xml:space="preserve"> checks </w:t>
      </w:r>
      <w:proofErr w:type="spellStart"/>
      <w:r>
        <w:t>need</w:t>
      </w:r>
      <w:proofErr w:type="spellEnd"/>
      <w:r>
        <w:t xml:space="preserve"> </w:t>
      </w:r>
      <w:proofErr w:type="spellStart"/>
      <w:r>
        <w:t>to</w:t>
      </w:r>
      <w:proofErr w:type="spellEnd"/>
      <w:r>
        <w:t xml:space="preserve"> be </w:t>
      </w:r>
      <w:proofErr w:type="spellStart"/>
      <w:r>
        <w:t>done</w:t>
      </w:r>
      <w:proofErr w:type="spellEnd"/>
      <w:r>
        <w:t xml:space="preserve"> for situations </w:t>
      </w:r>
      <w:proofErr w:type="spellStart"/>
      <w:r>
        <w:t>where</w:t>
      </w:r>
      <w:proofErr w:type="spellEnd"/>
      <w:r>
        <w:t xml:space="preserve"> </w:t>
      </w:r>
      <w:proofErr w:type="spellStart"/>
      <w:r>
        <w:t>these</w:t>
      </w:r>
      <w:proofErr w:type="spellEnd"/>
      <w:r>
        <w:t xml:space="preserve"> 2 statments </w:t>
      </w:r>
      <w:proofErr w:type="spellStart"/>
      <w:r>
        <w:t>can</w:t>
      </w:r>
      <w:proofErr w:type="spellEnd"/>
      <w:r>
        <w:t xml:space="preserve"> be </w:t>
      </w:r>
      <w:proofErr w:type="spellStart"/>
      <w:r>
        <w:t>equally</w:t>
      </w:r>
      <w:proofErr w:type="spellEnd"/>
      <w:r>
        <w:t xml:space="preserve"> </w:t>
      </w:r>
      <w:proofErr w:type="spellStart"/>
      <w:r>
        <w:t>correct</w:t>
      </w:r>
      <w:proofErr w:type="spellEnd"/>
      <w:r>
        <w:t xml:space="preserve">, a) </w:t>
      </w:r>
      <w:proofErr w:type="spellStart"/>
      <w:r>
        <w:t>result</w:t>
      </w:r>
      <w:proofErr w:type="spellEnd"/>
      <w:r>
        <w:t xml:space="preserve"> shows </w:t>
      </w:r>
      <w:proofErr w:type="spellStart"/>
      <w:r>
        <w:t>that</w:t>
      </w:r>
      <w:proofErr w:type="spellEnd"/>
      <w:r>
        <w:t xml:space="preserve"> X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w:t>
      </w:r>
      <w:proofErr w:type="spellStart"/>
      <w:r>
        <w:t>model</w:t>
      </w:r>
      <w:proofErr w:type="spellEnd"/>
      <w:r>
        <w:t xml:space="preserve"> and b) </w:t>
      </w:r>
      <w:proofErr w:type="spellStart"/>
      <w:r>
        <w:t>result</w:t>
      </w:r>
      <w:proofErr w:type="spellEnd"/>
      <w:r>
        <w:t xml:space="preserve"> shows </w:t>
      </w:r>
      <w:proofErr w:type="spellStart"/>
      <w:r>
        <w:t>that</w:t>
      </w:r>
      <w:proofErr w:type="spellEnd"/>
      <w:r>
        <w:t xml:space="preserve"> </w:t>
      </w:r>
      <w:proofErr w:type="spellStart"/>
      <w:r>
        <w:t>model</w:t>
      </w:r>
      <w:proofErr w:type="spellEnd"/>
      <w:r>
        <w:t xml:space="preserve">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X. </w:t>
      </w:r>
      <w:proofErr w:type="spellStart"/>
      <w:r>
        <w:t>Example</w:t>
      </w:r>
      <w:proofErr w:type="spellEnd"/>
      <w:r>
        <w:t xml:space="preserve">: The </w:t>
      </w:r>
      <w:proofErr w:type="spellStart"/>
      <w:r>
        <w:t>high</w:t>
      </w:r>
      <w:proofErr w:type="spellEnd"/>
      <w:r>
        <w:t xml:space="preserve"> score shows the </w:t>
      </w:r>
      <w:proofErr w:type="spellStart"/>
      <w:r>
        <w:t>course</w:t>
      </w:r>
      <w:proofErr w:type="spellEnd"/>
      <w:r>
        <w:t xml:space="preserve"> </w:t>
      </w:r>
      <w:proofErr w:type="spellStart"/>
      <w:r>
        <w:t>folows</w:t>
      </w:r>
      <w:proofErr w:type="spellEnd"/>
      <w:r>
        <w:t xml:space="preserve"> DIM </w:t>
      </w:r>
      <w:proofErr w:type="spellStart"/>
      <w:r>
        <w:t>well</w:t>
      </w:r>
      <w:proofErr w:type="spellEnd"/>
      <w:r>
        <w:t xml:space="preserve"> vs. The </w:t>
      </w:r>
      <w:proofErr w:type="spellStart"/>
      <w:r>
        <w:t>high</w:t>
      </w:r>
      <w:proofErr w:type="spellEnd"/>
      <w:r>
        <w:t xml:space="preserve"> score shows DIM is a </w:t>
      </w:r>
      <w:proofErr w:type="spellStart"/>
      <w:r>
        <w:t>good</w:t>
      </w:r>
      <w:proofErr w:type="spellEnd"/>
      <w:r>
        <w:t xml:space="preserve"> </w:t>
      </w:r>
      <w:proofErr w:type="spellStart"/>
      <w:r>
        <w:t>model</w:t>
      </w:r>
      <w:proofErr w:type="spellEnd"/>
      <w:r>
        <w:t xml:space="preserve"> for the </w:t>
      </w:r>
      <w:proofErr w:type="spellStart"/>
      <w:r>
        <w:t>course</w:t>
      </w:r>
      <w:proofErr w:type="spellEnd"/>
      <w:r>
        <w:t xml:space="preserve">. </w:t>
      </w:r>
      <w:proofErr w:type="spellStart"/>
      <w:r>
        <w:t>Should</w:t>
      </w:r>
      <w:proofErr w:type="spellEnd"/>
      <w:r>
        <w:t xml:space="preserve"> </w:t>
      </w:r>
      <w:proofErr w:type="spellStart"/>
      <w:r>
        <w:t>these</w:t>
      </w:r>
      <w:proofErr w:type="spellEnd"/>
      <w:r>
        <w:t xml:space="preserve"> be </w:t>
      </w:r>
      <w:proofErr w:type="spellStart"/>
      <w:r>
        <w:t>considered</w:t>
      </w:r>
      <w:proofErr w:type="spellEnd"/>
      <w:r>
        <w:t xml:space="preserve"> </w:t>
      </w:r>
      <w:proofErr w:type="spellStart"/>
      <w:r>
        <w:t>equally</w:t>
      </w:r>
      <w:proofErr w:type="spellEnd"/>
      <w:r>
        <w:t xml:space="preserve"> </w:t>
      </w:r>
      <w:proofErr w:type="spellStart"/>
      <w:r>
        <w:t>true</w:t>
      </w:r>
      <w:proofErr w:type="spellEnd"/>
      <w:r>
        <w:t>?</w:t>
      </w:r>
    </w:p>
  </w:comment>
  <w:comment w:id="18" w:author="Jason Serviss" w:date="2018-10-06T10:21:00Z" w:initials="JS">
    <w:p w14:paraId="0C8FE6A0" w14:textId="7912067E" w:rsidR="003A2763" w:rsidRPr="00796E42" w:rsidRDefault="003A2763">
      <w:pPr>
        <w:pStyle w:val="Kommentarer"/>
        <w:rPr>
          <w:color w:val="FFFFFF" w:themeColor="background1"/>
        </w:rPr>
      </w:pPr>
      <w:r>
        <w:rPr>
          <w:rStyle w:val="Kommentarsreferens"/>
        </w:rPr>
        <w:annotationRef/>
      </w:r>
      <w:proofErr w:type="spellStart"/>
      <w:r>
        <w:t>Up</w:t>
      </w:r>
      <w:proofErr w:type="spellEnd"/>
      <w:r>
        <w:t xml:space="preserve"> </w:t>
      </w:r>
      <w:proofErr w:type="spellStart"/>
      <w:r>
        <w:t>to</w:t>
      </w:r>
      <w:proofErr w:type="spellEnd"/>
      <w:r>
        <w:t xml:space="preserve"> </w:t>
      </w:r>
      <w:proofErr w:type="spellStart"/>
      <w:r>
        <w:t>this</w:t>
      </w:r>
      <w:proofErr w:type="spellEnd"/>
      <w:r>
        <w:t xml:space="preserve"> </w:t>
      </w:r>
      <w:proofErr w:type="spellStart"/>
      <w:r>
        <w:t>point</w:t>
      </w:r>
      <w:proofErr w:type="spellEnd"/>
      <w:r>
        <w:t xml:space="preserve"> in the text it is </w:t>
      </w:r>
      <w:proofErr w:type="spellStart"/>
      <w:r>
        <w:t>unknown</w:t>
      </w:r>
      <w:proofErr w:type="spellEnd"/>
      <w:r>
        <w:t xml:space="preserve"> </w:t>
      </w:r>
      <w:proofErr w:type="spellStart"/>
      <w:r>
        <w:t>to</w:t>
      </w:r>
      <w:proofErr w:type="spellEnd"/>
      <w:r>
        <w:t xml:space="preserve"> the </w:t>
      </w:r>
      <w:proofErr w:type="spellStart"/>
      <w:r>
        <w:t>reader</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have</w:t>
      </w:r>
      <w:proofErr w:type="spellEnd"/>
      <w:r>
        <w:t xml:space="preserve"> ”faser” and ”element”. </w:t>
      </w:r>
      <w:proofErr w:type="spellStart"/>
      <w:r>
        <w:t>You</w:t>
      </w:r>
      <w:proofErr w:type="spellEnd"/>
      <w:r>
        <w:t xml:space="preserve"> </w:t>
      </w:r>
      <w:proofErr w:type="spellStart"/>
      <w:r>
        <w:t>should</w:t>
      </w:r>
      <w:proofErr w:type="spellEnd"/>
      <w:r>
        <w:t xml:space="preserve"> </w:t>
      </w:r>
      <w:proofErr w:type="spellStart"/>
      <w:r>
        <w:t>have</w:t>
      </w:r>
      <w:proofErr w:type="spellEnd"/>
      <w:r>
        <w:t xml:space="preserve"> a </w:t>
      </w:r>
      <w:proofErr w:type="spellStart"/>
      <w:r>
        <w:t>sentance</w:t>
      </w:r>
      <w:proofErr w:type="spellEnd"/>
      <w:r>
        <w:t xml:space="preserve"> </w:t>
      </w:r>
      <w:proofErr w:type="spellStart"/>
      <w:r>
        <w:t>here</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phases</w:t>
      </w:r>
      <w:proofErr w:type="spellEnd"/>
      <w:r>
        <w:t xml:space="preserve"> and elements and </w:t>
      </w:r>
      <w:proofErr w:type="spellStart"/>
      <w:r>
        <w:t>breifly</w:t>
      </w:r>
      <w:proofErr w:type="spellEnd"/>
      <w:r>
        <w:t xml:space="preserve"> </w:t>
      </w:r>
      <w:proofErr w:type="spellStart"/>
      <w:r>
        <w:t>say</w:t>
      </w:r>
      <w:proofErr w:type="spellEnd"/>
      <w:r>
        <w:t xml:space="preserve"> </w:t>
      </w:r>
      <w:proofErr w:type="spellStart"/>
      <w:r>
        <w:t>how</w:t>
      </w:r>
      <w:proofErr w:type="spellEnd"/>
      <w:r>
        <w:t xml:space="preserve"> the division </w:t>
      </w:r>
      <w:proofErr w:type="spellStart"/>
      <w:r>
        <w:t>takes</w:t>
      </w:r>
      <w:proofErr w:type="spellEnd"/>
      <w:r>
        <w:t xml:space="preserve"> </w:t>
      </w:r>
      <w:proofErr w:type="spellStart"/>
      <w:r>
        <w:t>place</w:t>
      </w:r>
      <w:proofErr w:type="spellEnd"/>
      <w:r>
        <w:t xml:space="preserve">. </w:t>
      </w:r>
      <w:proofErr w:type="spellStart"/>
      <w:r>
        <w:t>This</w:t>
      </w:r>
      <w:proofErr w:type="spellEnd"/>
      <w:r>
        <w:t xml:space="preserve"> </w:t>
      </w:r>
      <w:proofErr w:type="spellStart"/>
      <w:r>
        <w:t>will</w:t>
      </w:r>
      <w:proofErr w:type="spellEnd"/>
      <w:r>
        <w:t xml:space="preserve"> </w:t>
      </w:r>
      <w:proofErr w:type="spellStart"/>
      <w:r>
        <w:t>prepare</w:t>
      </w:r>
      <w:proofErr w:type="spellEnd"/>
      <w:r>
        <w:t xml:space="preserve"> the </w:t>
      </w:r>
      <w:proofErr w:type="spellStart"/>
      <w:r>
        <w:t>reader</w:t>
      </w:r>
      <w:proofErr w:type="spellEnd"/>
      <w:r>
        <w:t xml:space="preserve"> for the </w:t>
      </w:r>
      <w:proofErr w:type="spellStart"/>
      <w:r>
        <w:t>following</w:t>
      </w:r>
      <w:proofErr w:type="spellEnd"/>
      <w:r>
        <w:t xml:space="preserve"> </w:t>
      </w:r>
      <w:proofErr w:type="spellStart"/>
      <w:r>
        <w:t>sentance</w:t>
      </w:r>
      <w:proofErr w:type="spellEnd"/>
      <w:r>
        <w:t xml:space="preserve">. </w:t>
      </w:r>
      <w:r>
        <w:rPr>
          <w:color w:val="FFFFFF" w:themeColor="background1"/>
        </w:rPr>
        <w:t xml:space="preserve">Funkar det? </w:t>
      </w:r>
    </w:p>
  </w:comment>
  <w:comment w:id="20" w:author="Jason Serviss" w:date="2018-10-06T09:21:00Z" w:initials="JS">
    <w:p w14:paraId="0A682B11" w14:textId="042FB179" w:rsidR="003A2763" w:rsidRDefault="003A2763">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3A2763" w:rsidRDefault="003A2763">
      <w:pPr>
        <w:pStyle w:val="Kommentarer"/>
      </w:pPr>
    </w:p>
    <w:p w14:paraId="450C2837" w14:textId="65B98596" w:rsidR="003A2763" w:rsidRPr="00CB4C73" w:rsidRDefault="003A2763">
      <w:pPr>
        <w:pStyle w:val="Kommentarer"/>
        <w:rPr>
          <w:color w:val="FFFFFF" w:themeColor="background1"/>
        </w:rPr>
      </w:pPr>
      <w:r>
        <w:t xml:space="preserve">NOT </w:t>
      </w:r>
      <w:proofErr w:type="spellStart"/>
      <w:r>
        <w:t>FIXED</w:t>
      </w:r>
      <w:proofErr w:type="spellEnd"/>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comment>
  <w:comment w:id="22" w:author="Jason Serviss" w:date="2018-10-06T09:46:00Z" w:initials="JS">
    <w:p w14:paraId="7B4E95E0" w14:textId="7A98CEA9" w:rsidR="003A2763" w:rsidRPr="0033419A" w:rsidRDefault="003A2763">
      <w:pPr>
        <w:pStyle w:val="Kommentarer"/>
        <w:rPr>
          <w:color w:val="FFFFFF" w:themeColor="background1"/>
        </w:rPr>
      </w:pPr>
      <w:ins w:id="23" w:author="Jason Serviss" w:date="2018-09-15T15:44:00Z">
        <w:r>
          <w:rPr>
            <w:rStyle w:val="Kommentarsreferens"/>
          </w:rPr>
          <w:annotationRef/>
        </w:r>
      </w:ins>
      <w:proofErr w:type="spellStart"/>
      <w:r>
        <w:t>Add</w:t>
      </w:r>
      <w:proofErr w:type="spellEnd"/>
      <w:r>
        <w:t xml:space="preserve"> </w:t>
      </w:r>
      <w:proofErr w:type="spellStart"/>
      <w:r>
        <w:t>here</w:t>
      </w:r>
      <w:proofErr w:type="spellEnd"/>
      <w:r>
        <w:t xml:space="preserve"> </w:t>
      </w:r>
      <w:proofErr w:type="spellStart"/>
      <w:r>
        <w:t>what</w:t>
      </w:r>
      <w:proofErr w:type="spellEnd"/>
      <w:r>
        <w:t xml:space="preserve"> </w:t>
      </w:r>
      <w:proofErr w:type="spellStart"/>
      <w:r>
        <w:t>was</w:t>
      </w:r>
      <w:proofErr w:type="spellEnd"/>
      <w:r>
        <w:t xml:space="preserve"> </w:t>
      </w:r>
      <w:proofErr w:type="spellStart"/>
      <w:r>
        <w:t>missing</w:t>
      </w:r>
      <w:proofErr w:type="spellEnd"/>
      <w:r>
        <w:t xml:space="preserve"> from </w:t>
      </w:r>
      <w:proofErr w:type="spellStart"/>
      <w:r>
        <w:t>these</w:t>
      </w:r>
      <w:proofErr w:type="spellEnd"/>
      <w:r>
        <w:t xml:space="preserve"> elements </w:t>
      </w:r>
      <w:proofErr w:type="spellStart"/>
      <w:r>
        <w:t>that</w:t>
      </w:r>
      <w:proofErr w:type="spellEnd"/>
      <w:r>
        <w:t xml:space="preserve"> </w:t>
      </w:r>
      <w:proofErr w:type="spellStart"/>
      <w:r>
        <w:t>caused</w:t>
      </w:r>
      <w:proofErr w:type="spellEnd"/>
      <w:r>
        <w:t xml:space="preserve"> </w:t>
      </w:r>
      <w:proofErr w:type="spellStart"/>
      <w:r>
        <w:t>them</w:t>
      </w:r>
      <w:proofErr w:type="spellEnd"/>
      <w:r>
        <w:t xml:space="preserve"> </w:t>
      </w:r>
      <w:proofErr w:type="spellStart"/>
      <w:r>
        <w:t>to</w:t>
      </w:r>
      <w:proofErr w:type="spellEnd"/>
      <w:r>
        <w:t xml:space="preserve"> </w:t>
      </w:r>
      <w:proofErr w:type="spellStart"/>
      <w:r>
        <w:t>have</w:t>
      </w:r>
      <w:proofErr w:type="spellEnd"/>
      <w:r>
        <w:t xml:space="preserve"> a </w:t>
      </w:r>
      <w:proofErr w:type="spellStart"/>
      <w:r>
        <w:t>low</w:t>
      </w:r>
      <w:proofErr w:type="spellEnd"/>
      <w:r>
        <w:t xml:space="preserve"> score. </w:t>
      </w:r>
      <w:proofErr w:type="spellStart"/>
      <w:r>
        <w:t>Why</w:t>
      </w:r>
      <w:proofErr w:type="spellEnd"/>
      <w:r>
        <w:t xml:space="preserve"> </w:t>
      </w:r>
      <w:proofErr w:type="spellStart"/>
      <w:r>
        <w:t>were</w:t>
      </w:r>
      <w:proofErr w:type="spellEnd"/>
      <w:r>
        <w:t xml:space="preserve"> the </w:t>
      </w:r>
      <w:proofErr w:type="spellStart"/>
      <w:r>
        <w:t>points</w:t>
      </w:r>
      <w:proofErr w:type="spellEnd"/>
      <w:r>
        <w:t xml:space="preserve"> </w:t>
      </w:r>
      <w:proofErr w:type="spellStart"/>
      <w:r>
        <w:t>low</w:t>
      </w:r>
      <w:proofErr w:type="spellEnd"/>
      <w:r>
        <w:t xml:space="preserve"> in </w:t>
      </w:r>
      <w:proofErr w:type="spellStart"/>
      <w:r>
        <w:t>these</w:t>
      </w:r>
      <w:proofErr w:type="spellEnd"/>
      <w:r>
        <w:t xml:space="preserve"> elements? </w:t>
      </w:r>
      <w:proofErr w:type="spellStart"/>
      <w:r>
        <w:t>Use</w:t>
      </w:r>
      <w:proofErr w:type="spellEnd"/>
      <w:r>
        <w:t xml:space="preserve"> Bilaga 3 </w:t>
      </w:r>
      <w:proofErr w:type="spellStart"/>
      <w:r>
        <w:t>to</w:t>
      </w:r>
      <w:proofErr w:type="spellEnd"/>
      <w:r>
        <w:t xml:space="preserve"> </w:t>
      </w:r>
      <w:proofErr w:type="spellStart"/>
      <w:r>
        <w:t>find</w:t>
      </w:r>
      <w:proofErr w:type="spellEnd"/>
      <w:r>
        <w:t xml:space="preserve"> the </w:t>
      </w:r>
      <w:proofErr w:type="spellStart"/>
      <w:r>
        <w:t>answer</w:t>
      </w:r>
      <w:proofErr w:type="spellEnd"/>
      <w:r>
        <w:t xml:space="preserve">. </w:t>
      </w:r>
      <w:proofErr w:type="spellStart"/>
      <w:r>
        <w:rPr>
          <w:color w:val="FFFFFF" w:themeColor="background1"/>
        </w:rPr>
        <w:t>Fixed</w:t>
      </w:r>
      <w:proofErr w:type="spellEnd"/>
    </w:p>
  </w:comment>
  <w:comment w:id="25" w:author="Jason Serviss" w:date="2018-10-06T10:02:00Z" w:initials="JS">
    <w:p w14:paraId="726FA04D" w14:textId="2756AAA0" w:rsidR="003A2763" w:rsidRPr="002435CA" w:rsidRDefault="003A2763">
      <w:pPr>
        <w:pStyle w:val="Kommentarer"/>
        <w:rPr>
          <w:color w:val="FFFFFF" w:themeColor="background1"/>
        </w:rP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Unclear</w:t>
      </w:r>
      <w:proofErr w:type="spellEnd"/>
      <w:r>
        <w:t xml:space="preserve"> </w:t>
      </w:r>
      <w:proofErr w:type="spellStart"/>
      <w:r>
        <w:t>what</w:t>
      </w:r>
      <w:proofErr w:type="spellEnd"/>
      <w:r>
        <w:t xml:space="preserve"> ”hur kursen fungerar för studenten” </w:t>
      </w:r>
      <w:proofErr w:type="spellStart"/>
      <w:r>
        <w:t>means</w:t>
      </w:r>
      <w:proofErr w:type="spellEnd"/>
      <w:r>
        <w:t xml:space="preserve">. </w:t>
      </w:r>
      <w:proofErr w:type="spellStart"/>
      <w:r>
        <w:rPr>
          <w:color w:val="FFFFFF" w:themeColor="background1"/>
        </w:rPr>
        <w:t>Fixed</w:t>
      </w:r>
      <w:proofErr w:type="spellEnd"/>
    </w:p>
  </w:comment>
  <w:comment w:id="26" w:author="Jason Serviss" w:date="2018-10-06T10:03:00Z" w:initials="JS">
    <w:p w14:paraId="44D5F7A2" w14:textId="334F00B9" w:rsidR="003A2763" w:rsidRDefault="003A2763">
      <w:pPr>
        <w:pStyle w:val="Kommentarer"/>
        <w:rPr>
          <w:color w:val="FFFFFF" w:themeColor="background1"/>
        </w:rPr>
      </w:pPr>
      <w:ins w:id="27" w:author="Jason Serviss" w:date="2018-09-15T15:46:00Z">
        <w:r>
          <w:rPr>
            <w:rStyle w:val="Kommentarsreferens"/>
          </w:rPr>
          <w:annotationRef/>
        </w:r>
      </w:ins>
      <w:proofErr w:type="spellStart"/>
      <w:r>
        <w:t>What</w:t>
      </w:r>
      <w:proofErr w:type="spellEnd"/>
      <w:r>
        <w:t xml:space="preserve"> </w:t>
      </w:r>
      <w:proofErr w:type="spellStart"/>
      <w:r>
        <w:t>specific</w:t>
      </w:r>
      <w:proofErr w:type="spellEnd"/>
      <w:r>
        <w:t xml:space="preserve"> </w:t>
      </w:r>
      <w:proofErr w:type="spellStart"/>
      <w:r>
        <w:t>things</w:t>
      </w:r>
      <w:proofErr w:type="spellEnd"/>
      <w:r>
        <w:t xml:space="preserve"> </w:t>
      </w:r>
      <w:proofErr w:type="spellStart"/>
      <w:r>
        <w:t>does</w:t>
      </w:r>
      <w:proofErr w:type="spellEnd"/>
      <w:r>
        <w:t xml:space="preserve"> Grade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courses</w:t>
      </w:r>
      <w:proofErr w:type="spellEnd"/>
      <w:r>
        <w:t xml:space="preserve"> </w:t>
      </w:r>
      <w:proofErr w:type="spellStart"/>
      <w:r>
        <w:t>to</w:t>
      </w:r>
      <w:proofErr w:type="spellEnd"/>
      <w:r>
        <w:t xml:space="preserve"> </w:t>
      </w:r>
      <w:proofErr w:type="spellStart"/>
      <w:r>
        <w:t>improve</w:t>
      </w:r>
      <w:proofErr w:type="spellEnd"/>
      <w:r>
        <w:t xml:space="preserve"> the </w:t>
      </w:r>
      <w:proofErr w:type="spellStart"/>
      <w:r>
        <w:t>quality</w:t>
      </w:r>
      <w:proofErr w:type="spellEnd"/>
      <w:r>
        <w:t xml:space="preserve"> </w:t>
      </w:r>
      <w:proofErr w:type="spellStart"/>
      <w:r>
        <w:t>of</w:t>
      </w:r>
      <w:proofErr w:type="spellEnd"/>
      <w:r>
        <w:t xml:space="preserve"> </w:t>
      </w:r>
      <w:proofErr w:type="spellStart"/>
      <w:r>
        <w:t>this</w:t>
      </w:r>
      <w:proofErr w:type="spellEnd"/>
      <w:r>
        <w:t xml:space="preserve"> </w:t>
      </w:r>
      <w:proofErr w:type="spellStart"/>
      <w:r>
        <w:t>phase</w:t>
      </w:r>
      <w:proofErr w:type="spellEnd"/>
      <w:r>
        <w:t xml:space="preserve">/element(s)? </w:t>
      </w:r>
    </w:p>
    <w:p w14:paraId="2846B7A1" w14:textId="77777777" w:rsidR="003A2763" w:rsidRDefault="003A2763">
      <w:pPr>
        <w:pStyle w:val="Kommentarer"/>
        <w:rPr>
          <w:color w:val="FFFFFF" w:themeColor="background1"/>
        </w:rPr>
      </w:pPr>
    </w:p>
    <w:p w14:paraId="2032BFF7" w14:textId="0C314EF5" w:rsidR="003A2763" w:rsidRPr="002435CA" w:rsidRDefault="003A2763">
      <w:pPr>
        <w:pStyle w:val="Kommentarer"/>
        <w:rPr>
          <w:color w:val="FFFFFF" w:themeColor="background1"/>
        </w:rPr>
      </w:pPr>
      <w:proofErr w:type="spellStart"/>
      <w:r w:rsidRPr="007C75AC">
        <w:t>Unclear</w:t>
      </w:r>
      <w:proofErr w:type="spellEnd"/>
      <w:r w:rsidRPr="007C75AC">
        <w:t xml:space="preserve"> </w:t>
      </w:r>
      <w:proofErr w:type="spellStart"/>
      <w:r w:rsidRPr="007C75AC">
        <w:t>what</w:t>
      </w:r>
      <w:proofErr w:type="spellEnd"/>
      <w:r w:rsidRPr="007C75AC">
        <w:t xml:space="preserve"> ”vad studenten är belagen av” </w:t>
      </w:r>
      <w:proofErr w:type="spellStart"/>
      <w:r w:rsidRPr="007C75AC">
        <w:t>means</w:t>
      </w:r>
      <w:proofErr w:type="spellEnd"/>
      <w:r w:rsidRPr="007C75AC">
        <w:t>.</w:t>
      </w:r>
      <w:r>
        <w:t xml:space="preserve"> </w:t>
      </w:r>
      <w:proofErr w:type="spellStart"/>
      <w:r>
        <w:rPr>
          <w:color w:val="FFFFFF" w:themeColor="background1"/>
        </w:rPr>
        <w:t>Fixed</w:t>
      </w:r>
      <w:proofErr w:type="spellEnd"/>
    </w:p>
  </w:comment>
  <w:comment w:id="33" w:author="Jason Serviss" w:date="2018-09-18T17:24:00Z" w:initials="JS">
    <w:p w14:paraId="0F06971F" w14:textId="77777777" w:rsidR="003A2763" w:rsidRDefault="003A2763">
      <w:pPr>
        <w:pStyle w:val="Kommentarer"/>
      </w:pPr>
      <w:r>
        <w:rPr>
          <w:rStyle w:val="Kommentarsreferens"/>
        </w:rPr>
        <w:annotationRef/>
      </w:r>
      <w:r>
        <w:t xml:space="preserve">I </w:t>
      </w:r>
      <w:proofErr w:type="spellStart"/>
      <w:r>
        <w:t>stopped</w:t>
      </w:r>
      <w:proofErr w:type="spellEnd"/>
      <w:r>
        <w:t xml:space="preserve"> </w:t>
      </w:r>
      <w:proofErr w:type="spellStart"/>
      <w:r>
        <w:t>reading</w:t>
      </w:r>
      <w:proofErr w:type="spellEnd"/>
      <w:r>
        <w:t xml:space="preserve"> the </w:t>
      </w:r>
      <w:proofErr w:type="spellStart"/>
      <w:r>
        <w:t>discussion</w:t>
      </w:r>
      <w:proofErr w:type="spellEnd"/>
      <w:r>
        <w:t xml:space="preserve"> </w:t>
      </w:r>
      <w:proofErr w:type="spellStart"/>
      <w:r>
        <w:t>after</w:t>
      </w:r>
      <w:proofErr w:type="spellEnd"/>
      <w:r>
        <w:t xml:space="preserve"> the </w:t>
      </w:r>
      <w:proofErr w:type="spellStart"/>
      <w:r>
        <w:t>first</w:t>
      </w:r>
      <w:proofErr w:type="spellEnd"/>
      <w:r>
        <w:t xml:space="preserve"> 3 </w:t>
      </w:r>
      <w:proofErr w:type="spellStart"/>
      <w:r>
        <w:t>sentances</w:t>
      </w:r>
      <w:proofErr w:type="spellEnd"/>
      <w:r>
        <w:t xml:space="preserve">. The </w:t>
      </w:r>
      <w:proofErr w:type="spellStart"/>
      <w:r>
        <w:t>discussion</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divided</w:t>
      </w:r>
      <w:proofErr w:type="spellEnd"/>
      <w:r>
        <w:t xml:space="preserve"> </w:t>
      </w:r>
      <w:proofErr w:type="spellStart"/>
      <w:r>
        <w:t>into</w:t>
      </w:r>
      <w:proofErr w:type="spellEnd"/>
      <w:r>
        <w:t xml:space="preserve"> </w:t>
      </w:r>
      <w:proofErr w:type="spellStart"/>
      <w:r>
        <w:t>specific</w:t>
      </w:r>
      <w:proofErr w:type="spellEnd"/>
      <w:r>
        <w:t xml:space="preserve"> </w:t>
      </w:r>
      <w:proofErr w:type="spellStart"/>
      <w:r>
        <w:t>paragraphs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one</w:t>
      </w:r>
      <w:proofErr w:type="spellEnd"/>
      <w:r>
        <w:t xml:space="preserve"> </w:t>
      </w:r>
      <w:proofErr w:type="spellStart"/>
      <w:r>
        <w:t>discussing</w:t>
      </w:r>
      <w:proofErr w:type="spellEnd"/>
      <w:r>
        <w:t xml:space="preserve"> </w:t>
      </w:r>
      <w:proofErr w:type="spellStart"/>
      <w:r>
        <w:t>specific</w:t>
      </w:r>
      <w:proofErr w:type="spellEnd"/>
      <w:r>
        <w:t xml:space="preserve"> </w:t>
      </w:r>
      <w:proofErr w:type="spellStart"/>
      <w:r>
        <w:t>aspects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First</w:t>
      </w:r>
      <w:proofErr w:type="spellEnd"/>
      <w:r>
        <w:t xml:space="preserve">, it is common </w:t>
      </w:r>
      <w:proofErr w:type="spellStart"/>
      <w:r>
        <w:t>to</w:t>
      </w:r>
      <w:proofErr w:type="spellEnd"/>
      <w:r>
        <w:t xml:space="preserve"> </w:t>
      </w:r>
      <w:proofErr w:type="spellStart"/>
      <w:r>
        <w:t>restate</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study</w:t>
      </w:r>
      <w:proofErr w:type="spellEnd"/>
      <w:r>
        <w:t xml:space="preserve"> and </w:t>
      </w:r>
      <w:proofErr w:type="spellStart"/>
      <w:r>
        <w:t>summarize</w:t>
      </w:r>
      <w:proofErr w:type="spellEnd"/>
      <w:r>
        <w:t xml:space="preserve"> the </w:t>
      </w:r>
      <w:proofErr w:type="spellStart"/>
      <w:r>
        <w:t>results</w:t>
      </w:r>
      <w:proofErr w:type="spellEnd"/>
      <w:r>
        <w:t xml:space="preserve">. </w:t>
      </w:r>
      <w:proofErr w:type="spellStart"/>
      <w:r>
        <w:t>This</w:t>
      </w:r>
      <w:proofErr w:type="spellEnd"/>
      <w:r>
        <w:t xml:space="preserve"> </w:t>
      </w:r>
      <w:proofErr w:type="spellStart"/>
      <w:r>
        <w:t>you</w:t>
      </w:r>
      <w:proofErr w:type="spellEnd"/>
      <w:r>
        <w:t xml:space="preserve"> </w:t>
      </w:r>
      <w:proofErr w:type="spellStart"/>
      <w:r>
        <w:t>have</w:t>
      </w:r>
      <w:proofErr w:type="spellEnd"/>
      <w:r>
        <w:t xml:space="preserve"> </w:t>
      </w:r>
      <w:proofErr w:type="spellStart"/>
      <w:r>
        <w:t>tried</w:t>
      </w:r>
      <w:proofErr w:type="spellEnd"/>
      <w:r>
        <w:t xml:space="preserve"> </w:t>
      </w:r>
      <w:proofErr w:type="spellStart"/>
      <w:r>
        <w:t>to</w:t>
      </w:r>
      <w:proofErr w:type="spellEnd"/>
      <w:r>
        <w:t xml:space="preserve"> do </w:t>
      </w:r>
      <w:proofErr w:type="spellStart"/>
      <w:r>
        <w:t>but</w:t>
      </w:r>
      <w:proofErr w:type="spellEnd"/>
      <w:r>
        <w:t xml:space="preserve"> it </w:t>
      </w:r>
      <w:proofErr w:type="spellStart"/>
      <w:r>
        <w:t>needs</w:t>
      </w:r>
      <w:proofErr w:type="spellEnd"/>
      <w:r>
        <w:t xml:space="preserve"> </w:t>
      </w:r>
      <w:proofErr w:type="spellStart"/>
      <w:r>
        <w:t>to</w:t>
      </w:r>
      <w:proofErr w:type="spellEnd"/>
      <w:r>
        <w:t xml:space="preserve"> be </w:t>
      </w:r>
      <w:proofErr w:type="spellStart"/>
      <w:r>
        <w:t>improved</w:t>
      </w:r>
      <w:proofErr w:type="spellEnd"/>
      <w:r>
        <w:t xml:space="preserve">.  </w:t>
      </w:r>
      <w:proofErr w:type="spellStart"/>
      <w:r>
        <w:t>After</w:t>
      </w:r>
      <w:proofErr w:type="spellEnd"/>
      <w:r>
        <w:t xml:space="preserve"> </w:t>
      </w:r>
      <w:proofErr w:type="spellStart"/>
      <w:r>
        <w:t>that</w:t>
      </w:r>
      <w:proofErr w:type="spellEnd"/>
      <w:r>
        <w:t xml:space="preserve"> </w:t>
      </w:r>
      <w:proofErr w:type="spellStart"/>
      <w:r>
        <w:t>you</w:t>
      </w:r>
      <w:proofErr w:type="spellEnd"/>
      <w:r>
        <w:t xml:space="preserve"> </w:t>
      </w:r>
      <w:proofErr w:type="spellStart"/>
      <w:r>
        <w:t>should</w:t>
      </w:r>
      <w:proofErr w:type="spellEnd"/>
      <w:r>
        <w:t xml:space="preserve"> </w:t>
      </w:r>
      <w:proofErr w:type="spellStart"/>
      <w:r>
        <w:t>probably</w:t>
      </w:r>
      <w:proofErr w:type="spellEnd"/>
      <w:r>
        <w:t xml:space="preserve"> </w:t>
      </w:r>
      <w:proofErr w:type="spellStart"/>
      <w:r>
        <w:t>have</w:t>
      </w:r>
      <w:proofErr w:type="spellEnd"/>
      <w:r>
        <w:t xml:space="preserve"> a </w:t>
      </w:r>
      <w:proofErr w:type="spellStart"/>
      <w:r>
        <w:t>paragraph</w:t>
      </w:r>
      <w:proofErr w:type="spellEnd"/>
      <w:r>
        <w:t xml:space="preserve"> per major </w:t>
      </w:r>
      <w:proofErr w:type="spellStart"/>
      <w:r>
        <w:t>result</w:t>
      </w:r>
      <w:proofErr w:type="spellEnd"/>
      <w:r>
        <w:t xml:space="preserve">, </w:t>
      </w:r>
    </w:p>
    <w:p w14:paraId="717EAE0C" w14:textId="77777777" w:rsidR="003A2763" w:rsidRDefault="003A2763">
      <w:pPr>
        <w:pStyle w:val="Kommentarer"/>
      </w:pPr>
      <w:r>
        <w:t>i.e.</w:t>
      </w:r>
    </w:p>
    <w:p w14:paraId="6BF86C59" w14:textId="77777777" w:rsidR="003A2763" w:rsidRDefault="003A2763">
      <w:pPr>
        <w:pStyle w:val="Kommentarer"/>
      </w:pPr>
    </w:p>
    <w:p w14:paraId="1D898353" w14:textId="38B85C59" w:rsidR="003A2763" w:rsidRPr="00AF601B" w:rsidRDefault="003A2763">
      <w:pPr>
        <w:pStyle w:val="Kommentarer"/>
        <w:rPr>
          <w:b/>
        </w:rPr>
      </w:pPr>
      <w:r w:rsidRPr="00AF601B">
        <w:rPr>
          <w:b/>
        </w:rPr>
        <w:t xml:space="preserve">1 for </w:t>
      </w:r>
      <w:proofErr w:type="spellStart"/>
      <w:r w:rsidRPr="00AF601B">
        <w:rPr>
          <w:b/>
        </w:rPr>
        <w:t>interview</w:t>
      </w:r>
      <w:proofErr w:type="spellEnd"/>
      <w:r w:rsidRPr="00AF601B">
        <w:rPr>
          <w:b/>
        </w:rPr>
        <w:t xml:space="preserve"> and </w:t>
      </w:r>
      <w:proofErr w:type="spellStart"/>
      <w:r w:rsidRPr="00AF601B">
        <w:rPr>
          <w:b/>
        </w:rPr>
        <w:t>o</w:t>
      </w:r>
      <w:r>
        <w:rPr>
          <w:b/>
        </w:rPr>
        <w:t>ne</w:t>
      </w:r>
      <w:proofErr w:type="spellEnd"/>
      <w:r>
        <w:rPr>
          <w:b/>
        </w:rPr>
        <w:t xml:space="preserve"> for </w:t>
      </w:r>
      <w:proofErr w:type="spellStart"/>
      <w:r>
        <w:rPr>
          <w:b/>
        </w:rPr>
        <w:t>evaluation</w:t>
      </w:r>
      <w:proofErr w:type="spellEnd"/>
      <w:r>
        <w:rPr>
          <w:b/>
        </w:rPr>
        <w:t xml:space="preserve">, </w:t>
      </w:r>
      <w:proofErr w:type="spellStart"/>
      <w:r>
        <w:rPr>
          <w:b/>
        </w:rPr>
        <w:t>where</w:t>
      </w:r>
      <w:proofErr w:type="spellEnd"/>
      <w:r>
        <w:rPr>
          <w:b/>
        </w:rPr>
        <w:t xml:space="preserve"> </w:t>
      </w:r>
      <w:proofErr w:type="spellStart"/>
      <w:r>
        <w:rPr>
          <w:b/>
        </w:rPr>
        <w:t>you</w:t>
      </w:r>
      <w:proofErr w:type="spellEnd"/>
      <w:r>
        <w:rPr>
          <w:b/>
        </w:rPr>
        <w:t xml:space="preserve"> </w:t>
      </w:r>
      <w:proofErr w:type="spellStart"/>
      <w:r>
        <w:rPr>
          <w:b/>
        </w:rPr>
        <w:t>d</w:t>
      </w:r>
      <w:r w:rsidRPr="00AF601B">
        <w:rPr>
          <w:b/>
        </w:rPr>
        <w:t>iscuss</w:t>
      </w:r>
      <w:proofErr w:type="spellEnd"/>
      <w:r w:rsidRPr="00AF601B">
        <w:rPr>
          <w:b/>
        </w:rPr>
        <w:t xml:space="preserve"> the </w:t>
      </w:r>
      <w:proofErr w:type="spellStart"/>
      <w:r w:rsidRPr="00AF601B">
        <w:rPr>
          <w:b/>
        </w:rPr>
        <w:t>result</w:t>
      </w:r>
      <w:proofErr w:type="spellEnd"/>
      <w:r w:rsidRPr="00AF601B">
        <w:rPr>
          <w:b/>
        </w:rPr>
        <w:t xml:space="preserve"> </w:t>
      </w:r>
      <w:proofErr w:type="spellStart"/>
      <w:r w:rsidRPr="00AF601B">
        <w:rPr>
          <w:b/>
        </w:rPr>
        <w:t>further</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additional</w:t>
      </w:r>
      <w:proofErr w:type="spellEnd"/>
      <w:r w:rsidRPr="00AF601B">
        <w:rPr>
          <w:b/>
        </w:rPr>
        <w:t xml:space="preserve"> </w:t>
      </w:r>
      <w:proofErr w:type="spellStart"/>
      <w:r w:rsidRPr="00AF601B">
        <w:rPr>
          <w:b/>
        </w:rPr>
        <w:t>points</w:t>
      </w:r>
      <w:proofErr w:type="spellEnd"/>
      <w:r w:rsidRPr="00AF601B">
        <w:rPr>
          <w:b/>
        </w:rPr>
        <w:t xml:space="preserve"> </w:t>
      </w:r>
      <w:proofErr w:type="spellStart"/>
      <w:r w:rsidRPr="00AF601B">
        <w:rPr>
          <w:b/>
        </w:rPr>
        <w:t>that</w:t>
      </w:r>
      <w:proofErr w:type="spellEnd"/>
      <w:r w:rsidRPr="00AF601B">
        <w:rPr>
          <w:b/>
        </w:rPr>
        <w:t xml:space="preserve"> </w:t>
      </w:r>
      <w:proofErr w:type="spellStart"/>
      <w:r w:rsidRPr="00AF601B">
        <w:rPr>
          <w:b/>
        </w:rPr>
        <w:t>need</w:t>
      </w:r>
      <w:proofErr w:type="spellEnd"/>
      <w:r w:rsidRPr="00AF601B">
        <w:rPr>
          <w:b/>
        </w:rPr>
        <w:t xml:space="preserve"> </w:t>
      </w:r>
      <w:proofErr w:type="spellStart"/>
      <w:r w:rsidRPr="00AF601B">
        <w:rPr>
          <w:b/>
        </w:rPr>
        <w:t>to</w:t>
      </w:r>
      <w:proofErr w:type="spellEnd"/>
      <w:r w:rsidRPr="00AF601B">
        <w:rPr>
          <w:b/>
        </w:rPr>
        <w:t xml:space="preserve"> be </w:t>
      </w:r>
      <w:proofErr w:type="spellStart"/>
      <w:r w:rsidRPr="00AF601B">
        <w:rPr>
          <w:b/>
        </w:rPr>
        <w:t>discussed</w:t>
      </w:r>
      <w:proofErr w:type="spellEnd"/>
      <w:r w:rsidRPr="00AF601B">
        <w:rPr>
          <w:b/>
        </w:rPr>
        <w:t xml:space="preserve">, ”brister” in the </w:t>
      </w:r>
      <w:proofErr w:type="spellStart"/>
      <w:r w:rsidRPr="00AF601B">
        <w:rPr>
          <w:b/>
        </w:rPr>
        <w:t>procurment</w:t>
      </w:r>
      <w:proofErr w:type="spellEnd"/>
      <w:r w:rsidRPr="00AF601B">
        <w:rPr>
          <w:b/>
        </w:rPr>
        <w:t xml:space="preserve"> </w:t>
      </w:r>
      <w:proofErr w:type="spellStart"/>
      <w:r w:rsidRPr="00AF601B">
        <w:rPr>
          <w:b/>
        </w:rPr>
        <w:t>of</w:t>
      </w:r>
      <w:proofErr w:type="spellEnd"/>
      <w:r w:rsidRPr="00AF601B">
        <w:rPr>
          <w:b/>
        </w:rPr>
        <w:t xml:space="preserve"> the </w:t>
      </w:r>
      <w:proofErr w:type="spellStart"/>
      <w:r w:rsidRPr="00AF601B">
        <w:rPr>
          <w:b/>
        </w:rPr>
        <w:t>results</w:t>
      </w:r>
      <w:proofErr w:type="spellEnd"/>
      <w:r w:rsidRPr="00AF601B">
        <w:rPr>
          <w:b/>
        </w:rPr>
        <w:t xml:space="preserve"> or </w:t>
      </w:r>
      <w:proofErr w:type="spellStart"/>
      <w:r w:rsidRPr="00AF601B">
        <w:rPr>
          <w:b/>
        </w:rPr>
        <w:t>study</w:t>
      </w:r>
      <w:proofErr w:type="spellEnd"/>
      <w:r w:rsidRPr="00AF601B">
        <w:rPr>
          <w:b/>
        </w:rPr>
        <w:t xml:space="preserve"> design, mm. </w:t>
      </w:r>
      <w:proofErr w:type="spellStart"/>
      <w:r w:rsidRPr="00AF601B">
        <w:rPr>
          <w:b/>
        </w:rPr>
        <w:t>Finally</w:t>
      </w:r>
      <w:proofErr w:type="spellEnd"/>
      <w:r w:rsidRPr="00AF601B">
        <w:rPr>
          <w:b/>
        </w:rPr>
        <w:t xml:space="preserve">, in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whould</w:t>
      </w:r>
      <w:proofErr w:type="spellEnd"/>
      <w:r w:rsidRPr="00AF601B">
        <w:rPr>
          <w:b/>
        </w:rPr>
        <w:t xml:space="preserve"> </w:t>
      </w:r>
      <w:proofErr w:type="spellStart"/>
      <w:r w:rsidRPr="00AF601B">
        <w:rPr>
          <w:b/>
        </w:rPr>
        <w:t>bring</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future</w:t>
      </w:r>
      <w:proofErr w:type="spellEnd"/>
      <w:r w:rsidRPr="00AF601B">
        <w:rPr>
          <w:b/>
        </w:rPr>
        <w:t xml:space="preserve"> </w:t>
      </w:r>
      <w:proofErr w:type="spellStart"/>
      <w:r w:rsidRPr="00AF601B">
        <w:rPr>
          <w:b/>
        </w:rPr>
        <w:t>perspectives</w:t>
      </w:r>
      <w:proofErr w:type="spellEnd"/>
      <w:r w:rsidRPr="00AF601B">
        <w:rPr>
          <w:b/>
        </w:rPr>
        <w:t xml:space="preserve"> and </w:t>
      </w:r>
      <w:proofErr w:type="spellStart"/>
      <w:r w:rsidRPr="00AF601B">
        <w:rPr>
          <w:b/>
        </w:rPr>
        <w:t>highlight</w:t>
      </w:r>
      <w:proofErr w:type="spellEnd"/>
      <w:r w:rsidRPr="00AF601B">
        <w:rPr>
          <w:b/>
        </w:rPr>
        <w:t xml:space="preserve"> </w:t>
      </w:r>
      <w:proofErr w:type="spellStart"/>
      <w:r w:rsidRPr="00AF601B">
        <w:rPr>
          <w:b/>
        </w:rPr>
        <w:t>how</w:t>
      </w:r>
      <w:proofErr w:type="spellEnd"/>
      <w:r w:rsidRPr="00AF601B">
        <w:rPr>
          <w:b/>
        </w:rPr>
        <w:t xml:space="preserve"> </w:t>
      </w:r>
      <w:proofErr w:type="spellStart"/>
      <w:r w:rsidRPr="00AF601B">
        <w:rPr>
          <w:b/>
        </w:rPr>
        <w:t>additional</w:t>
      </w:r>
      <w:proofErr w:type="spellEnd"/>
      <w:r w:rsidRPr="00AF601B">
        <w:rPr>
          <w:b/>
        </w:rPr>
        <w:t xml:space="preserve"> research </w:t>
      </w:r>
      <w:proofErr w:type="spellStart"/>
      <w:r w:rsidRPr="00AF601B">
        <w:rPr>
          <w:b/>
        </w:rPr>
        <w:t>could</w:t>
      </w:r>
      <w:proofErr w:type="spellEnd"/>
      <w:r w:rsidRPr="00AF601B">
        <w:rPr>
          <w:b/>
        </w:rPr>
        <w:t xml:space="preserve"> be </w:t>
      </w:r>
      <w:proofErr w:type="spellStart"/>
      <w:r w:rsidRPr="00AF601B">
        <w:rPr>
          <w:b/>
        </w:rPr>
        <w:t>preformed</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add</w:t>
      </w:r>
      <w:proofErr w:type="spellEnd"/>
      <w:r w:rsidRPr="00AF601B">
        <w:rPr>
          <w:b/>
        </w:rPr>
        <w:t xml:space="preserve"> </w:t>
      </w:r>
      <w:proofErr w:type="spellStart"/>
      <w:r w:rsidRPr="00AF601B">
        <w:rPr>
          <w:b/>
        </w:rPr>
        <w:t>to</w:t>
      </w:r>
      <w:proofErr w:type="spellEnd"/>
      <w:r w:rsidRPr="00AF601B">
        <w:rPr>
          <w:b/>
        </w:rPr>
        <w:t xml:space="preserve"> the </w:t>
      </w:r>
      <w:proofErr w:type="spellStart"/>
      <w:r w:rsidRPr="00AF601B">
        <w:rPr>
          <w:b/>
        </w:rPr>
        <w:t>results</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have</w:t>
      </w:r>
      <w:proofErr w:type="spellEnd"/>
      <w:r w:rsidRPr="00AF601B">
        <w:rPr>
          <w:b/>
        </w:rPr>
        <w:t xml:space="preserve"> </w:t>
      </w:r>
      <w:proofErr w:type="spellStart"/>
      <w:r w:rsidRPr="00AF601B">
        <w:rPr>
          <w:b/>
        </w:rPr>
        <w:t>already</w:t>
      </w:r>
      <w:proofErr w:type="spellEnd"/>
      <w:r w:rsidRPr="00AF601B">
        <w:rPr>
          <w:b/>
        </w:rPr>
        <w:t xml:space="preserve">. In the last </w:t>
      </w:r>
      <w:proofErr w:type="spellStart"/>
      <w:r w:rsidRPr="00AF601B">
        <w:rPr>
          <w:b/>
        </w:rPr>
        <w:t>sentance</w:t>
      </w:r>
      <w:proofErr w:type="spellEnd"/>
      <w:r w:rsidRPr="00AF601B">
        <w:rPr>
          <w:b/>
        </w:rPr>
        <w:t xml:space="preserve"> </w:t>
      </w:r>
      <w:proofErr w:type="spellStart"/>
      <w:r w:rsidRPr="00AF601B">
        <w:rPr>
          <w:b/>
        </w:rPr>
        <w:t>of</w:t>
      </w:r>
      <w:proofErr w:type="spellEnd"/>
      <w:r w:rsidRPr="00AF601B">
        <w:rPr>
          <w:b/>
        </w:rPr>
        <w:t xml:space="preserve">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again</w:t>
      </w:r>
      <w:proofErr w:type="spellEnd"/>
      <w:r w:rsidRPr="00AF601B">
        <w:rPr>
          <w:b/>
        </w:rPr>
        <w:t xml:space="preserve">, </w:t>
      </w:r>
      <w:proofErr w:type="spellStart"/>
      <w:r w:rsidRPr="00AF601B">
        <w:rPr>
          <w:b/>
        </w:rPr>
        <w:t>summarize</w:t>
      </w:r>
      <w:proofErr w:type="spellEnd"/>
      <w:r w:rsidRPr="00AF601B">
        <w:rPr>
          <w:b/>
        </w:rPr>
        <w:t xml:space="preserve"> the </w:t>
      </w:r>
      <w:proofErr w:type="spellStart"/>
      <w:r w:rsidRPr="00AF601B">
        <w:rPr>
          <w:b/>
        </w:rPr>
        <w:t>reaearch</w:t>
      </w:r>
      <w:proofErr w:type="spellEnd"/>
      <w:r w:rsidRPr="00AF601B">
        <w:rPr>
          <w:b/>
        </w:rPr>
        <w:t xml:space="preserve"> </w:t>
      </w:r>
      <w:proofErr w:type="spellStart"/>
      <w:r w:rsidRPr="00AF601B">
        <w:rPr>
          <w:b/>
        </w:rPr>
        <w:t>result</w:t>
      </w:r>
      <w:proofErr w:type="spellEnd"/>
      <w:r w:rsidRPr="00AF601B">
        <w:rPr>
          <w:b/>
        </w:rPr>
        <w:t xml:space="preserve"> and </w:t>
      </w:r>
      <w:proofErr w:type="spellStart"/>
      <w:r w:rsidRPr="00AF601B">
        <w:rPr>
          <w:b/>
        </w:rPr>
        <w:t>its</w:t>
      </w:r>
      <w:proofErr w:type="spellEnd"/>
      <w:r w:rsidRPr="00AF601B">
        <w:rPr>
          <w:b/>
        </w:rPr>
        <w:t xml:space="preserve"> </w:t>
      </w:r>
      <w:proofErr w:type="spellStart"/>
      <w:r w:rsidRPr="00AF601B">
        <w:rPr>
          <w:b/>
        </w:rPr>
        <w:t>importance</w:t>
      </w:r>
      <w:proofErr w:type="spellEnd"/>
      <w:r w:rsidRPr="00AF601B">
        <w:rPr>
          <w:b/>
        </w:rPr>
        <w:t xml:space="preserve"> in a </w:t>
      </w:r>
      <w:proofErr w:type="spellStart"/>
      <w:r w:rsidRPr="00AF601B">
        <w:rPr>
          <w:b/>
        </w:rPr>
        <w:t>broader</w:t>
      </w:r>
      <w:proofErr w:type="spellEnd"/>
      <w:r w:rsidRPr="00AF601B">
        <w:rPr>
          <w:b/>
        </w:rPr>
        <w:t xml:space="preserve"> </w:t>
      </w:r>
      <w:proofErr w:type="spellStart"/>
      <w:r w:rsidRPr="00AF601B">
        <w:rPr>
          <w:b/>
        </w:rPr>
        <w:t>context</w:t>
      </w:r>
      <w:proofErr w:type="spellEnd"/>
      <w:r w:rsidRPr="00AF601B">
        <w:rPr>
          <w:b/>
        </w:rPr>
        <w:t xml:space="preserve">. If </w:t>
      </w:r>
      <w:proofErr w:type="spellStart"/>
      <w:r w:rsidRPr="00AF601B">
        <w:rPr>
          <w:b/>
        </w:rPr>
        <w:t>you</w:t>
      </w:r>
      <w:proofErr w:type="spellEnd"/>
      <w:r w:rsidRPr="00AF601B">
        <w:rPr>
          <w:b/>
        </w:rPr>
        <w:t xml:space="preserve"> </w:t>
      </w:r>
      <w:proofErr w:type="spellStart"/>
      <w:r w:rsidRPr="00AF601B">
        <w:rPr>
          <w:b/>
        </w:rPr>
        <w:t>don’t</w:t>
      </w:r>
      <w:proofErr w:type="spellEnd"/>
      <w:r w:rsidRPr="00AF601B">
        <w:rPr>
          <w:b/>
        </w:rPr>
        <w:t xml:space="preserve"> </w:t>
      </w:r>
      <w:proofErr w:type="spellStart"/>
      <w:r w:rsidRPr="00AF601B">
        <w:rPr>
          <w:b/>
        </w:rPr>
        <w:t>want</w:t>
      </w:r>
      <w:proofErr w:type="spellEnd"/>
      <w:r w:rsidRPr="00AF601B">
        <w:rPr>
          <w:b/>
        </w:rPr>
        <w:t xml:space="preserve"> the </w:t>
      </w:r>
      <w:proofErr w:type="spellStart"/>
      <w:r w:rsidRPr="00AF601B">
        <w:rPr>
          <w:b/>
        </w:rPr>
        <w:t>ddiscussion</w:t>
      </w:r>
      <w:proofErr w:type="spellEnd"/>
      <w:r w:rsidRPr="00AF601B">
        <w:rPr>
          <w:b/>
        </w:rPr>
        <w:t xml:space="preserve"> </w:t>
      </w:r>
      <w:proofErr w:type="spellStart"/>
      <w:r w:rsidRPr="00AF601B">
        <w:rPr>
          <w:b/>
        </w:rPr>
        <w:t>writing</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another</w:t>
      </w:r>
      <w:proofErr w:type="spellEnd"/>
      <w:r w:rsidRPr="00AF601B">
        <w:rPr>
          <w:b/>
        </w:rPr>
        <w:t xml:space="preserve"> </w:t>
      </w:r>
    </w:p>
    <w:p w14:paraId="2DCFB3AD" w14:textId="77777777" w:rsidR="003A2763" w:rsidRDefault="003A2763">
      <w:pPr>
        <w:pStyle w:val="Kommentarer"/>
      </w:pPr>
    </w:p>
    <w:p w14:paraId="59D705C9" w14:textId="3F7FBA07" w:rsidR="003A2763" w:rsidRDefault="003A2763">
      <w:pPr>
        <w:pStyle w:val="Kommentarer"/>
      </w:pPr>
      <w:r>
        <w:t xml:space="preserve">2 </w:t>
      </w:r>
      <w:proofErr w:type="spellStart"/>
      <w:r>
        <w:t>months</w:t>
      </w:r>
      <w:proofErr w:type="spellEnd"/>
      <w:r>
        <w:t xml:space="preserve"> </w:t>
      </w:r>
      <w:proofErr w:type="spellStart"/>
      <w:r>
        <w:t>you</w:t>
      </w:r>
      <w:proofErr w:type="spellEnd"/>
      <w:r>
        <w:t xml:space="preserve"> </w:t>
      </w:r>
      <w:proofErr w:type="spellStart"/>
      <w:r>
        <w:t>should</w:t>
      </w:r>
      <w:proofErr w:type="spellEnd"/>
      <w:r>
        <w:t xml:space="preserve"> REALLY read a </w:t>
      </w:r>
      <w:proofErr w:type="spellStart"/>
      <w:r>
        <w:t>few</w:t>
      </w:r>
      <w:proofErr w:type="spellEnd"/>
      <w:r>
        <w:t xml:space="preserve"> </w:t>
      </w:r>
      <w:proofErr w:type="spellStart"/>
      <w:r>
        <w:t>discussions</w:t>
      </w:r>
      <w:proofErr w:type="spellEnd"/>
      <w:r>
        <w:t xml:space="preserve"> and </w:t>
      </w:r>
      <w:proofErr w:type="spellStart"/>
      <w:r>
        <w:t>understand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constructed</w:t>
      </w:r>
      <w:proofErr w:type="spellEnd"/>
      <w:r>
        <w:t xml:space="preserve">. The </w:t>
      </w:r>
      <w:proofErr w:type="spellStart"/>
      <w:r>
        <w:t>discussions</w:t>
      </w:r>
      <w:proofErr w:type="spellEnd"/>
      <w:r>
        <w:t xml:space="preserve"> </w:t>
      </w:r>
      <w:proofErr w:type="spellStart"/>
      <w:r>
        <w:t>can</w:t>
      </w:r>
      <w:proofErr w:type="spellEnd"/>
      <w:r>
        <w:t xml:space="preserve"> be on </w:t>
      </w:r>
      <w:proofErr w:type="spellStart"/>
      <w:r>
        <w:t>any</w:t>
      </w:r>
      <w:proofErr w:type="spellEnd"/>
      <w:r>
        <w:t xml:space="preserve"> </w:t>
      </w:r>
      <w:proofErr w:type="spellStart"/>
      <w:r>
        <w:t>topic</w:t>
      </w:r>
      <w:proofErr w:type="spellEnd"/>
      <w:r>
        <w:t xml:space="preserve"> in a </w:t>
      </w:r>
      <w:proofErr w:type="spellStart"/>
      <w:r>
        <w:t>thesis</w:t>
      </w:r>
      <w:proofErr w:type="spellEnd"/>
      <w:r>
        <w:t xml:space="preserve"> or </w:t>
      </w:r>
      <w:proofErr w:type="spellStart"/>
      <w:r>
        <w:t>article</w:t>
      </w:r>
      <w:proofErr w:type="spellEnd"/>
      <w:r>
        <w:t xml:space="preserve">… </w:t>
      </w:r>
      <w:proofErr w:type="spellStart"/>
      <w:r>
        <w:t>they</w:t>
      </w:r>
      <w:proofErr w:type="spellEnd"/>
      <w:r>
        <w:t xml:space="preserve"> </w:t>
      </w:r>
      <w:proofErr w:type="spellStart"/>
      <w:r>
        <w:t>are</w:t>
      </w:r>
      <w:proofErr w:type="spellEnd"/>
      <w:r>
        <w:t xml:space="preserve"> all </w:t>
      </w:r>
      <w:proofErr w:type="spellStart"/>
      <w:r>
        <w:t>constructed</w:t>
      </w:r>
      <w:proofErr w:type="spellEnd"/>
      <w:r>
        <w:t xml:space="preserve"> </w:t>
      </w:r>
      <w:proofErr w:type="spellStart"/>
      <w:r>
        <w:t>more</w:t>
      </w:r>
      <w:proofErr w:type="spellEnd"/>
      <w:r>
        <w:t xml:space="preserve"> or less in the same </w:t>
      </w:r>
      <w:proofErr w:type="spellStart"/>
      <w:r>
        <w:t>way</w:t>
      </w:r>
      <w:proofErr w:type="spellEnd"/>
      <w:r>
        <w:t>.</w:t>
      </w:r>
    </w:p>
  </w:comment>
  <w:comment w:id="34" w:author="Olivia Imner" w:date="2018-10-06T17:31:00Z" w:initials="OI">
    <w:p w14:paraId="2143F210" w14:textId="57DFB87F" w:rsidR="003A2763" w:rsidRDefault="003A2763">
      <w:pPr>
        <w:pStyle w:val="Kommentarer"/>
      </w:pPr>
      <w:r>
        <w:rPr>
          <w:rStyle w:val="Kommentarsreferens"/>
        </w:rPr>
        <w:annotationRef/>
      </w:r>
      <w:proofErr w:type="spellStart"/>
      <w:r>
        <w:t>Discuss</w:t>
      </w:r>
      <w:proofErr w:type="spellEnd"/>
      <w:r>
        <w:t xml:space="preserve"> ”brister” </w:t>
      </w:r>
      <w:proofErr w:type="spellStart"/>
      <w:r>
        <w:t>with</w:t>
      </w:r>
      <w:proofErr w:type="spellEnd"/>
      <w:r>
        <w:t xml:space="preserve"> the </w:t>
      </w:r>
      <w:proofErr w:type="spellStart"/>
      <w:r>
        <w:t>evaluation</w:t>
      </w:r>
      <w:proofErr w:type="spellEnd"/>
      <w:r>
        <w:t xml:space="preserve">. </w:t>
      </w:r>
      <w:proofErr w:type="spellStart"/>
      <w:r>
        <w:t>Use</w:t>
      </w:r>
      <w:proofErr w:type="spellEnd"/>
      <w:r>
        <w:t xml:space="preserve"> the format </w:t>
      </w:r>
      <w:proofErr w:type="spellStart"/>
      <w:r>
        <w:t>that</w:t>
      </w:r>
      <w:proofErr w:type="spellEnd"/>
      <w:r>
        <w:t xml:space="preserve"> </w:t>
      </w:r>
      <w:proofErr w:type="spellStart"/>
      <w:r>
        <w:t>you</w:t>
      </w:r>
      <w:proofErr w:type="spellEnd"/>
      <w:r>
        <w:t xml:space="preserve"> </w:t>
      </w:r>
      <w:proofErr w:type="spellStart"/>
      <w:r>
        <w:t>already</w:t>
      </w:r>
      <w:proofErr w:type="spellEnd"/>
      <w:r>
        <w:t xml:space="preserve"> </w:t>
      </w:r>
      <w:proofErr w:type="spellStart"/>
      <w:r>
        <w:t>used</w:t>
      </w:r>
      <w:proofErr w:type="spellEnd"/>
      <w:r>
        <w:t xml:space="preserve"> for the </w:t>
      </w:r>
      <w:proofErr w:type="spellStart"/>
      <w:r>
        <w:t>interview</w:t>
      </w:r>
      <w:proofErr w:type="spellEnd"/>
      <w:r>
        <w:t xml:space="preserve"> ”brister”, i.e. </w:t>
      </w:r>
      <w:proofErr w:type="spellStart"/>
      <w:r>
        <w:t>say</w:t>
      </w:r>
      <w:proofErr w:type="spellEnd"/>
      <w:r>
        <w:t xml:space="preserve"> </w:t>
      </w:r>
      <w:proofErr w:type="spellStart"/>
      <w:r>
        <w:t>what</w:t>
      </w:r>
      <w:proofErr w:type="spellEnd"/>
      <w:r>
        <w:t xml:space="preserve"> </w:t>
      </w:r>
      <w:proofErr w:type="spellStart"/>
      <w:r>
        <w:t>they</w:t>
      </w:r>
      <w:proofErr w:type="spellEnd"/>
      <w:r>
        <w:t xml:space="preserve"> </w:t>
      </w:r>
      <w:proofErr w:type="spellStart"/>
      <w:r>
        <w:t>are</w:t>
      </w:r>
      <w:proofErr w:type="spellEnd"/>
      <w:r>
        <w:t xml:space="preserve"> and </w:t>
      </w:r>
      <w:proofErr w:type="spellStart"/>
      <w:r>
        <w:t>then</w:t>
      </w:r>
      <w:proofErr w:type="spellEnd"/>
      <w:r>
        <w:t xml:space="preserve"> </w:t>
      </w:r>
      <w:proofErr w:type="spellStart"/>
      <w:r>
        <w:t>how</w:t>
      </w:r>
      <w:proofErr w:type="spellEnd"/>
      <w:r>
        <w:t xml:space="preserve"> </w:t>
      </w:r>
      <w:proofErr w:type="spellStart"/>
      <w:r>
        <w:t>they</w:t>
      </w:r>
      <w:proofErr w:type="spellEnd"/>
      <w:r>
        <w:t xml:space="preserve"> </w:t>
      </w:r>
      <w:proofErr w:type="spellStart"/>
      <w:r>
        <w:t>could</w:t>
      </w:r>
      <w:proofErr w:type="spellEnd"/>
      <w:r>
        <w:t xml:space="preserve"> be </w:t>
      </w:r>
      <w:proofErr w:type="spellStart"/>
      <w:r>
        <w:t>avoided</w:t>
      </w:r>
      <w:proofErr w:type="spellEnd"/>
      <w:r>
        <w:t xml:space="preserve"> in </w:t>
      </w:r>
      <w:proofErr w:type="spellStart"/>
      <w:r>
        <w:t>future</w:t>
      </w:r>
      <w:proofErr w:type="spellEnd"/>
      <w:r>
        <w:t xml:space="preserve"> studies. </w:t>
      </w:r>
      <w:proofErr w:type="spellStart"/>
      <w:r w:rsidRPr="002A6EF3">
        <w:rPr>
          <w:color w:val="FFFFFF" w:themeColor="background1"/>
        </w:rPr>
        <w:t>Fixed</w:t>
      </w:r>
      <w:proofErr w:type="spellEnd"/>
    </w:p>
  </w:comment>
  <w:comment w:id="43" w:author="Unknown Author" w:date="2018-09-09T08:01:00Z" w:initials="">
    <w:p w14:paraId="4778FD34" w14:textId="1B8703F5" w:rsidR="003A2763" w:rsidRDefault="003A2763">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45" w:author="Jason Serviss" w:date="2018-09-11T17:50:00Z" w:initials="JS">
    <w:p w14:paraId="1E64CC6F" w14:textId="4C3FCAFD" w:rsidR="003A2763" w:rsidRDefault="003A2763">
      <w:pPr>
        <w:pStyle w:val="Kommentarer"/>
      </w:pPr>
      <w:r>
        <w:rPr>
          <w:rStyle w:val="Kommentarsreferens"/>
        </w:rPr>
        <w:annotationRef/>
      </w:r>
      <w:proofErr w:type="spellStart"/>
      <w:r>
        <w:t>Impossible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w:t>
      </w:r>
      <w:proofErr w:type="spellStart"/>
      <w:r>
        <w:t>question</w:t>
      </w:r>
      <w:proofErr w:type="spellEnd"/>
      <w:r>
        <w:t xml:space="preserve"> </w:t>
      </w:r>
      <w:proofErr w:type="spellStart"/>
      <w:r>
        <w:t>relates</w:t>
      </w:r>
      <w:proofErr w:type="spellEnd"/>
      <w:r>
        <w:t xml:space="preserve"> </w:t>
      </w:r>
      <w:proofErr w:type="spellStart"/>
      <w:r>
        <w:t>to</w:t>
      </w:r>
      <w:proofErr w:type="spellEnd"/>
      <w:r>
        <w:t xml:space="preserve"> </w:t>
      </w:r>
      <w:proofErr w:type="spellStart"/>
      <w:r>
        <w:t>which</w:t>
      </w:r>
      <w:proofErr w:type="spellEnd"/>
      <w:r>
        <w:t xml:space="preserve"> </w:t>
      </w:r>
      <w:proofErr w:type="spellStart"/>
      <w:r>
        <w:t>model</w:t>
      </w:r>
      <w:proofErr w:type="spellEnd"/>
      <w:r>
        <w:t>.</w:t>
      </w:r>
    </w:p>
  </w:comment>
  <w:comment w:id="61" w:author="Olivia Imner" w:date="2018-07-25T08:06:00Z" w:initials="OI">
    <w:p w14:paraId="44A6F018" w14:textId="181ED00E" w:rsidR="003A2763" w:rsidRDefault="003A2763">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3A2763" w:rsidRDefault="003A2763">
      <w:r>
        <w:separator/>
      </w:r>
    </w:p>
  </w:endnote>
  <w:endnote w:type="continuationSeparator" w:id="0">
    <w:p w14:paraId="4F768654" w14:textId="77777777" w:rsidR="003A2763" w:rsidRDefault="003A2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3A2763" w:rsidRDefault="003A2763">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3A2763" w:rsidRDefault="003A2763">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3A2763" w:rsidRDefault="003A2763">
        <w:pPr>
          <w:pStyle w:val="Footer1"/>
          <w:jc w:val="center"/>
        </w:pPr>
        <w:r>
          <w:fldChar w:fldCharType="begin"/>
        </w:r>
        <w:r>
          <w:instrText>PAGE</w:instrText>
        </w:r>
        <w:r>
          <w:fldChar w:fldCharType="separate"/>
        </w:r>
        <w:r w:rsidR="0045054A">
          <w:rPr>
            <w:noProof/>
          </w:rPr>
          <w:t>20</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3A2763" w:rsidRDefault="003A2763">
        <w:pPr>
          <w:pStyle w:val="Footer1"/>
          <w:jc w:val="center"/>
        </w:pPr>
        <w:r>
          <w:fldChar w:fldCharType="begin"/>
        </w:r>
        <w:r>
          <w:instrText>PAGE</w:instrText>
        </w:r>
        <w:r>
          <w:fldChar w:fldCharType="separate"/>
        </w:r>
        <w:r w:rsidR="0045054A">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3A2763" w:rsidRDefault="003A2763">
      <w:r>
        <w:separator/>
      </w:r>
    </w:p>
  </w:footnote>
  <w:footnote w:type="continuationSeparator" w:id="0">
    <w:p w14:paraId="71DB8F98" w14:textId="77777777" w:rsidR="003A2763" w:rsidRDefault="003A2763">
      <w:r>
        <w:continuationSeparator/>
      </w:r>
    </w:p>
  </w:footnote>
  <w:footnote w:id="1">
    <w:p w14:paraId="5824ECF3" w14:textId="3C586678" w:rsidR="003A2763" w:rsidRDefault="003A2763">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3A2763" w:rsidRDefault="003A2763">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3A2763" w:rsidRDefault="003A2763">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3A2763" w:rsidRDefault="003A2763">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3A2763" w:rsidRDefault="003A2763">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3A2763" w:rsidRDefault="003A2763"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152C2"/>
    <w:rsid w:val="00021305"/>
    <w:rsid w:val="00024931"/>
    <w:rsid w:val="000331BF"/>
    <w:rsid w:val="000359B7"/>
    <w:rsid w:val="000413AA"/>
    <w:rsid w:val="00041A1C"/>
    <w:rsid w:val="000427E4"/>
    <w:rsid w:val="00043579"/>
    <w:rsid w:val="00052213"/>
    <w:rsid w:val="000531A0"/>
    <w:rsid w:val="000539E0"/>
    <w:rsid w:val="00063F85"/>
    <w:rsid w:val="000663F2"/>
    <w:rsid w:val="000775EB"/>
    <w:rsid w:val="00083F82"/>
    <w:rsid w:val="000856E3"/>
    <w:rsid w:val="00085FDC"/>
    <w:rsid w:val="0008729B"/>
    <w:rsid w:val="00087DFC"/>
    <w:rsid w:val="0009439E"/>
    <w:rsid w:val="000A2398"/>
    <w:rsid w:val="000A3642"/>
    <w:rsid w:val="000A7DCF"/>
    <w:rsid w:val="000B0BC8"/>
    <w:rsid w:val="000B1A5C"/>
    <w:rsid w:val="000B42FE"/>
    <w:rsid w:val="000C13C1"/>
    <w:rsid w:val="000C1C09"/>
    <w:rsid w:val="000C1D43"/>
    <w:rsid w:val="000C29D9"/>
    <w:rsid w:val="000D6D84"/>
    <w:rsid w:val="000E09E7"/>
    <w:rsid w:val="000E3605"/>
    <w:rsid w:val="000F0C86"/>
    <w:rsid w:val="000F257E"/>
    <w:rsid w:val="000F49A5"/>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6757F"/>
    <w:rsid w:val="001701BE"/>
    <w:rsid w:val="00190936"/>
    <w:rsid w:val="00191B85"/>
    <w:rsid w:val="0019256B"/>
    <w:rsid w:val="001A09C0"/>
    <w:rsid w:val="001B1EAE"/>
    <w:rsid w:val="001B244D"/>
    <w:rsid w:val="001B6E2D"/>
    <w:rsid w:val="001C5B3A"/>
    <w:rsid w:val="001C73C5"/>
    <w:rsid w:val="001D31E9"/>
    <w:rsid w:val="001D3A85"/>
    <w:rsid w:val="001D42D7"/>
    <w:rsid w:val="001D4C6E"/>
    <w:rsid w:val="001E3C88"/>
    <w:rsid w:val="001E60E6"/>
    <w:rsid w:val="001F2C9C"/>
    <w:rsid w:val="001F6503"/>
    <w:rsid w:val="001F6FE8"/>
    <w:rsid w:val="00203802"/>
    <w:rsid w:val="00205671"/>
    <w:rsid w:val="00213CE1"/>
    <w:rsid w:val="00213FB2"/>
    <w:rsid w:val="00216DDF"/>
    <w:rsid w:val="00217276"/>
    <w:rsid w:val="00227C61"/>
    <w:rsid w:val="00233434"/>
    <w:rsid w:val="00234C76"/>
    <w:rsid w:val="0023519E"/>
    <w:rsid w:val="00235908"/>
    <w:rsid w:val="00242648"/>
    <w:rsid w:val="002427A4"/>
    <w:rsid w:val="002435CA"/>
    <w:rsid w:val="002464E9"/>
    <w:rsid w:val="002468FE"/>
    <w:rsid w:val="00253BB6"/>
    <w:rsid w:val="00257DD5"/>
    <w:rsid w:val="00262ADC"/>
    <w:rsid w:val="002717B1"/>
    <w:rsid w:val="00286276"/>
    <w:rsid w:val="00286D84"/>
    <w:rsid w:val="0029547E"/>
    <w:rsid w:val="00297AF9"/>
    <w:rsid w:val="002A3A54"/>
    <w:rsid w:val="002A6EF3"/>
    <w:rsid w:val="002B1E41"/>
    <w:rsid w:val="002B2E86"/>
    <w:rsid w:val="002B4A17"/>
    <w:rsid w:val="002C6BFF"/>
    <w:rsid w:val="002D30EE"/>
    <w:rsid w:val="002D38C1"/>
    <w:rsid w:val="002E22B2"/>
    <w:rsid w:val="002E3B76"/>
    <w:rsid w:val="002E538A"/>
    <w:rsid w:val="002E792E"/>
    <w:rsid w:val="00305460"/>
    <w:rsid w:val="00305D18"/>
    <w:rsid w:val="003073A8"/>
    <w:rsid w:val="00313701"/>
    <w:rsid w:val="00313D60"/>
    <w:rsid w:val="003148A7"/>
    <w:rsid w:val="0032088C"/>
    <w:rsid w:val="0033419A"/>
    <w:rsid w:val="003405AE"/>
    <w:rsid w:val="0034079D"/>
    <w:rsid w:val="00341BB8"/>
    <w:rsid w:val="00342848"/>
    <w:rsid w:val="00342CA7"/>
    <w:rsid w:val="00342D7D"/>
    <w:rsid w:val="0034349A"/>
    <w:rsid w:val="003475EE"/>
    <w:rsid w:val="0035370A"/>
    <w:rsid w:val="003557DE"/>
    <w:rsid w:val="00355C23"/>
    <w:rsid w:val="00363562"/>
    <w:rsid w:val="003673BF"/>
    <w:rsid w:val="00372DB4"/>
    <w:rsid w:val="003757F9"/>
    <w:rsid w:val="00377747"/>
    <w:rsid w:val="00384E49"/>
    <w:rsid w:val="00385B71"/>
    <w:rsid w:val="00391CE8"/>
    <w:rsid w:val="003A2763"/>
    <w:rsid w:val="003A2801"/>
    <w:rsid w:val="003A3342"/>
    <w:rsid w:val="003B23C6"/>
    <w:rsid w:val="003B5EB1"/>
    <w:rsid w:val="003C06CF"/>
    <w:rsid w:val="003C4177"/>
    <w:rsid w:val="003D1A09"/>
    <w:rsid w:val="003D2164"/>
    <w:rsid w:val="003E2AEF"/>
    <w:rsid w:val="003E2B2E"/>
    <w:rsid w:val="003E735C"/>
    <w:rsid w:val="003E7604"/>
    <w:rsid w:val="003F3081"/>
    <w:rsid w:val="003F3E31"/>
    <w:rsid w:val="003F606D"/>
    <w:rsid w:val="003F797E"/>
    <w:rsid w:val="00401324"/>
    <w:rsid w:val="00403293"/>
    <w:rsid w:val="00411F1C"/>
    <w:rsid w:val="00413AFC"/>
    <w:rsid w:val="00424D19"/>
    <w:rsid w:val="00425275"/>
    <w:rsid w:val="0043087E"/>
    <w:rsid w:val="004317DB"/>
    <w:rsid w:val="0045054A"/>
    <w:rsid w:val="00451DEF"/>
    <w:rsid w:val="00457C43"/>
    <w:rsid w:val="00460759"/>
    <w:rsid w:val="004609DA"/>
    <w:rsid w:val="00463CEE"/>
    <w:rsid w:val="004642EB"/>
    <w:rsid w:val="0047515C"/>
    <w:rsid w:val="0047588C"/>
    <w:rsid w:val="00482617"/>
    <w:rsid w:val="00482F2B"/>
    <w:rsid w:val="00491CC8"/>
    <w:rsid w:val="00493097"/>
    <w:rsid w:val="004A010C"/>
    <w:rsid w:val="004A07F5"/>
    <w:rsid w:val="004A08DF"/>
    <w:rsid w:val="004A5707"/>
    <w:rsid w:val="004A62A2"/>
    <w:rsid w:val="004A6D58"/>
    <w:rsid w:val="004B0686"/>
    <w:rsid w:val="004B4647"/>
    <w:rsid w:val="004C1522"/>
    <w:rsid w:val="004C23B4"/>
    <w:rsid w:val="004C23F2"/>
    <w:rsid w:val="004D2BD6"/>
    <w:rsid w:val="004E58AD"/>
    <w:rsid w:val="004E6C7F"/>
    <w:rsid w:val="004F3063"/>
    <w:rsid w:val="00503459"/>
    <w:rsid w:val="00503EE6"/>
    <w:rsid w:val="005078DE"/>
    <w:rsid w:val="00513716"/>
    <w:rsid w:val="00514027"/>
    <w:rsid w:val="00514B48"/>
    <w:rsid w:val="0051725C"/>
    <w:rsid w:val="00522279"/>
    <w:rsid w:val="00526AA1"/>
    <w:rsid w:val="005271EF"/>
    <w:rsid w:val="00535A60"/>
    <w:rsid w:val="00536530"/>
    <w:rsid w:val="00542B84"/>
    <w:rsid w:val="005432E1"/>
    <w:rsid w:val="00551BEB"/>
    <w:rsid w:val="00556D98"/>
    <w:rsid w:val="00560FF4"/>
    <w:rsid w:val="00561526"/>
    <w:rsid w:val="00567A32"/>
    <w:rsid w:val="00572832"/>
    <w:rsid w:val="00572E06"/>
    <w:rsid w:val="00575177"/>
    <w:rsid w:val="0058177A"/>
    <w:rsid w:val="00586C26"/>
    <w:rsid w:val="00590E58"/>
    <w:rsid w:val="0059226E"/>
    <w:rsid w:val="005A039A"/>
    <w:rsid w:val="005A03C6"/>
    <w:rsid w:val="005B4761"/>
    <w:rsid w:val="005B77FC"/>
    <w:rsid w:val="005C02EC"/>
    <w:rsid w:val="005C19E9"/>
    <w:rsid w:val="005D0C05"/>
    <w:rsid w:val="005D2977"/>
    <w:rsid w:val="005E268B"/>
    <w:rsid w:val="005E3C6F"/>
    <w:rsid w:val="005E7AB1"/>
    <w:rsid w:val="005F02AD"/>
    <w:rsid w:val="005F4614"/>
    <w:rsid w:val="005F76A4"/>
    <w:rsid w:val="006072FF"/>
    <w:rsid w:val="00615A46"/>
    <w:rsid w:val="0061770F"/>
    <w:rsid w:val="0062164B"/>
    <w:rsid w:val="00622CDA"/>
    <w:rsid w:val="00623726"/>
    <w:rsid w:val="006278F8"/>
    <w:rsid w:val="006301E1"/>
    <w:rsid w:val="006304C9"/>
    <w:rsid w:val="00633E89"/>
    <w:rsid w:val="00634725"/>
    <w:rsid w:val="00640B24"/>
    <w:rsid w:val="00641CA0"/>
    <w:rsid w:val="0064485B"/>
    <w:rsid w:val="00646AD5"/>
    <w:rsid w:val="00652AE0"/>
    <w:rsid w:val="00654CAB"/>
    <w:rsid w:val="00655118"/>
    <w:rsid w:val="006601B2"/>
    <w:rsid w:val="006606DD"/>
    <w:rsid w:val="006652B4"/>
    <w:rsid w:val="00667FC8"/>
    <w:rsid w:val="006725C3"/>
    <w:rsid w:val="00673314"/>
    <w:rsid w:val="00674577"/>
    <w:rsid w:val="006764D6"/>
    <w:rsid w:val="006814B9"/>
    <w:rsid w:val="0068181E"/>
    <w:rsid w:val="00682622"/>
    <w:rsid w:val="00687D26"/>
    <w:rsid w:val="00695F93"/>
    <w:rsid w:val="006A08E7"/>
    <w:rsid w:val="006B0EE1"/>
    <w:rsid w:val="006B6439"/>
    <w:rsid w:val="006C3FF0"/>
    <w:rsid w:val="006D25B0"/>
    <w:rsid w:val="006D6AE3"/>
    <w:rsid w:val="006E30FA"/>
    <w:rsid w:val="006E59A9"/>
    <w:rsid w:val="006F1A69"/>
    <w:rsid w:val="006F6C67"/>
    <w:rsid w:val="00701155"/>
    <w:rsid w:val="0070291E"/>
    <w:rsid w:val="00710303"/>
    <w:rsid w:val="00716679"/>
    <w:rsid w:val="00720757"/>
    <w:rsid w:val="0072154A"/>
    <w:rsid w:val="0072365C"/>
    <w:rsid w:val="00731293"/>
    <w:rsid w:val="00735C7B"/>
    <w:rsid w:val="0074168A"/>
    <w:rsid w:val="00744110"/>
    <w:rsid w:val="0074784D"/>
    <w:rsid w:val="00747A26"/>
    <w:rsid w:val="0075412A"/>
    <w:rsid w:val="00764107"/>
    <w:rsid w:val="0076469F"/>
    <w:rsid w:val="007710D1"/>
    <w:rsid w:val="0077261B"/>
    <w:rsid w:val="007757C3"/>
    <w:rsid w:val="007813E2"/>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F11CF"/>
    <w:rsid w:val="007F5594"/>
    <w:rsid w:val="007F5A31"/>
    <w:rsid w:val="007F6CEC"/>
    <w:rsid w:val="00806CE6"/>
    <w:rsid w:val="00811153"/>
    <w:rsid w:val="00814553"/>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709DF"/>
    <w:rsid w:val="00874DE4"/>
    <w:rsid w:val="00875C23"/>
    <w:rsid w:val="00882763"/>
    <w:rsid w:val="0088501B"/>
    <w:rsid w:val="00890D21"/>
    <w:rsid w:val="00891246"/>
    <w:rsid w:val="00891A2E"/>
    <w:rsid w:val="008928B6"/>
    <w:rsid w:val="00893C8F"/>
    <w:rsid w:val="008A57EE"/>
    <w:rsid w:val="008A6219"/>
    <w:rsid w:val="008A67A7"/>
    <w:rsid w:val="008A6C94"/>
    <w:rsid w:val="008C3521"/>
    <w:rsid w:val="008D01A7"/>
    <w:rsid w:val="008E34C7"/>
    <w:rsid w:val="008E6459"/>
    <w:rsid w:val="008E6FE9"/>
    <w:rsid w:val="00902178"/>
    <w:rsid w:val="00902AF6"/>
    <w:rsid w:val="00902C81"/>
    <w:rsid w:val="00904282"/>
    <w:rsid w:val="00905DB0"/>
    <w:rsid w:val="00907F5F"/>
    <w:rsid w:val="009102A7"/>
    <w:rsid w:val="00912ED7"/>
    <w:rsid w:val="00915D89"/>
    <w:rsid w:val="009306F9"/>
    <w:rsid w:val="0093589A"/>
    <w:rsid w:val="009367D6"/>
    <w:rsid w:val="00937404"/>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D10D5"/>
    <w:rsid w:val="009D7AA6"/>
    <w:rsid w:val="009D7B5B"/>
    <w:rsid w:val="009E28C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7085E"/>
    <w:rsid w:val="00A713D9"/>
    <w:rsid w:val="00A74157"/>
    <w:rsid w:val="00A76A46"/>
    <w:rsid w:val="00A80803"/>
    <w:rsid w:val="00A81DE8"/>
    <w:rsid w:val="00A85A1E"/>
    <w:rsid w:val="00A87BB7"/>
    <w:rsid w:val="00A9040C"/>
    <w:rsid w:val="00A91582"/>
    <w:rsid w:val="00A958E8"/>
    <w:rsid w:val="00A95934"/>
    <w:rsid w:val="00A97377"/>
    <w:rsid w:val="00AA375E"/>
    <w:rsid w:val="00AB7099"/>
    <w:rsid w:val="00AC7484"/>
    <w:rsid w:val="00AC7B85"/>
    <w:rsid w:val="00AD2433"/>
    <w:rsid w:val="00AD2787"/>
    <w:rsid w:val="00AD4ABC"/>
    <w:rsid w:val="00AE0EFD"/>
    <w:rsid w:val="00AE472E"/>
    <w:rsid w:val="00AF577B"/>
    <w:rsid w:val="00AF601B"/>
    <w:rsid w:val="00B04C77"/>
    <w:rsid w:val="00B06ECC"/>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73674"/>
    <w:rsid w:val="00B814D2"/>
    <w:rsid w:val="00B818BA"/>
    <w:rsid w:val="00B95069"/>
    <w:rsid w:val="00BA0F17"/>
    <w:rsid w:val="00BA3DCC"/>
    <w:rsid w:val="00BA47F1"/>
    <w:rsid w:val="00BA62A8"/>
    <w:rsid w:val="00BA6D11"/>
    <w:rsid w:val="00BA7F7A"/>
    <w:rsid w:val="00BB2BBD"/>
    <w:rsid w:val="00BC1D82"/>
    <w:rsid w:val="00BC418D"/>
    <w:rsid w:val="00BC47D8"/>
    <w:rsid w:val="00BC64A2"/>
    <w:rsid w:val="00BC681B"/>
    <w:rsid w:val="00BD5132"/>
    <w:rsid w:val="00BE2E0E"/>
    <w:rsid w:val="00C00002"/>
    <w:rsid w:val="00C05B0F"/>
    <w:rsid w:val="00C240AD"/>
    <w:rsid w:val="00C27CAF"/>
    <w:rsid w:val="00C363DF"/>
    <w:rsid w:val="00C37647"/>
    <w:rsid w:val="00C409E3"/>
    <w:rsid w:val="00C42A9D"/>
    <w:rsid w:val="00C44EB7"/>
    <w:rsid w:val="00C45585"/>
    <w:rsid w:val="00C46D9D"/>
    <w:rsid w:val="00C51B02"/>
    <w:rsid w:val="00C54D6F"/>
    <w:rsid w:val="00C564E9"/>
    <w:rsid w:val="00C565B9"/>
    <w:rsid w:val="00C869D0"/>
    <w:rsid w:val="00C9446B"/>
    <w:rsid w:val="00CA160B"/>
    <w:rsid w:val="00CA2D4A"/>
    <w:rsid w:val="00CB107E"/>
    <w:rsid w:val="00CB3D1B"/>
    <w:rsid w:val="00CB4A5E"/>
    <w:rsid w:val="00CB4C73"/>
    <w:rsid w:val="00CB6D9D"/>
    <w:rsid w:val="00CD3F49"/>
    <w:rsid w:val="00CE6BAB"/>
    <w:rsid w:val="00CF008C"/>
    <w:rsid w:val="00CF0BE6"/>
    <w:rsid w:val="00CF0BF3"/>
    <w:rsid w:val="00CF170C"/>
    <w:rsid w:val="00CF4223"/>
    <w:rsid w:val="00D000E0"/>
    <w:rsid w:val="00D01DE3"/>
    <w:rsid w:val="00D02663"/>
    <w:rsid w:val="00D02665"/>
    <w:rsid w:val="00D042B9"/>
    <w:rsid w:val="00D068AD"/>
    <w:rsid w:val="00D07F7B"/>
    <w:rsid w:val="00D12CAD"/>
    <w:rsid w:val="00D26629"/>
    <w:rsid w:val="00D334CD"/>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877C8"/>
    <w:rsid w:val="00D90862"/>
    <w:rsid w:val="00D924A7"/>
    <w:rsid w:val="00D939B2"/>
    <w:rsid w:val="00D970EE"/>
    <w:rsid w:val="00DA1086"/>
    <w:rsid w:val="00DB1910"/>
    <w:rsid w:val="00DB4ED3"/>
    <w:rsid w:val="00DC7A9B"/>
    <w:rsid w:val="00DD0905"/>
    <w:rsid w:val="00DD12F3"/>
    <w:rsid w:val="00DD1792"/>
    <w:rsid w:val="00DE1202"/>
    <w:rsid w:val="00DE1A92"/>
    <w:rsid w:val="00DF3880"/>
    <w:rsid w:val="00E02ACD"/>
    <w:rsid w:val="00E040F7"/>
    <w:rsid w:val="00E048BB"/>
    <w:rsid w:val="00E04FD4"/>
    <w:rsid w:val="00E05F45"/>
    <w:rsid w:val="00E2013D"/>
    <w:rsid w:val="00E2103E"/>
    <w:rsid w:val="00E31E16"/>
    <w:rsid w:val="00E44B3C"/>
    <w:rsid w:val="00E44C61"/>
    <w:rsid w:val="00E4797E"/>
    <w:rsid w:val="00E53EBC"/>
    <w:rsid w:val="00E55F01"/>
    <w:rsid w:val="00E569AA"/>
    <w:rsid w:val="00E56D30"/>
    <w:rsid w:val="00E57FE7"/>
    <w:rsid w:val="00E604B2"/>
    <w:rsid w:val="00E64381"/>
    <w:rsid w:val="00E70FC4"/>
    <w:rsid w:val="00E7141B"/>
    <w:rsid w:val="00E8369E"/>
    <w:rsid w:val="00E8385A"/>
    <w:rsid w:val="00E86D52"/>
    <w:rsid w:val="00E91509"/>
    <w:rsid w:val="00E97FC1"/>
    <w:rsid w:val="00EA1899"/>
    <w:rsid w:val="00EA7A8A"/>
    <w:rsid w:val="00EB1E68"/>
    <w:rsid w:val="00EB3A4E"/>
    <w:rsid w:val="00EB433D"/>
    <w:rsid w:val="00ED3A56"/>
    <w:rsid w:val="00ED733F"/>
    <w:rsid w:val="00ED77BB"/>
    <w:rsid w:val="00EE3EDE"/>
    <w:rsid w:val="00EE7E1E"/>
    <w:rsid w:val="00EF56C7"/>
    <w:rsid w:val="00F01E86"/>
    <w:rsid w:val="00F10A47"/>
    <w:rsid w:val="00F1559D"/>
    <w:rsid w:val="00F16CB6"/>
    <w:rsid w:val="00F24A19"/>
    <w:rsid w:val="00F36D89"/>
    <w:rsid w:val="00F400E0"/>
    <w:rsid w:val="00F43731"/>
    <w:rsid w:val="00F4438A"/>
    <w:rsid w:val="00F5225C"/>
    <w:rsid w:val="00F57D86"/>
    <w:rsid w:val="00F611BE"/>
    <w:rsid w:val="00F628A3"/>
    <w:rsid w:val="00F67766"/>
    <w:rsid w:val="00F7572C"/>
    <w:rsid w:val="00F85236"/>
    <w:rsid w:val="00F87E43"/>
    <w:rsid w:val="00F87E50"/>
    <w:rsid w:val="00F9332B"/>
    <w:rsid w:val="00F95006"/>
    <w:rsid w:val="00FB3E6B"/>
    <w:rsid w:val="00FB721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www.triglyf.se/branschanalys/branschanalys-e-learning-sverige-2015/" TargetMode="Externa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FCE7E4-6690-324A-A973-6DE5496C7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11187</TotalTime>
  <Pages>28</Pages>
  <Words>7053</Words>
  <Characters>37383</Characters>
  <Application>Microsoft Macintosh Word</Application>
  <DocSecurity>0</DocSecurity>
  <Lines>311</Lines>
  <Paragraphs>88</Paragraphs>
  <ScaleCrop>false</ScaleCrop>
  <Company>Stockholms universitetsbibliotek</Company>
  <LinksUpToDate>false</LinksUpToDate>
  <CharactersWithSpaces>44348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291</cp:revision>
  <cp:lastPrinted>2010-07-05T09:46:00Z</cp:lastPrinted>
  <dcterms:created xsi:type="dcterms:W3CDTF">2018-05-01T11:24:00Z</dcterms:created>
  <dcterms:modified xsi:type="dcterms:W3CDTF">2018-10-07T17:39:00Z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id="w39y7Wb9"/&gt;&lt;style id="http://www.zotero.org/styles/elsevier-harvard"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