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82DDB" w:rsidRDefault="00C82DDB">
                            <w:pPr>
                              <w:pStyle w:val="Frontpagetext"/>
                              <w:rPr>
                                <w:sz w:val="28"/>
                                <w:szCs w:val="28"/>
                              </w:rPr>
                            </w:pPr>
                            <w:r>
                              <w:rPr>
                                <w:sz w:val="28"/>
                                <w:szCs w:val="28"/>
                              </w:rPr>
                              <w:t xml:space="preserve">Institutionen för data- </w:t>
                            </w:r>
                            <w:r>
                              <w:rPr>
                                <w:sz w:val="28"/>
                                <w:szCs w:val="28"/>
                              </w:rPr>
                              <w:br/>
                              <w:t>och systemvetenskap</w:t>
                            </w:r>
                          </w:p>
                          <w:p w14:paraId="0DD0DA7D" w14:textId="77777777" w:rsidR="00C82DDB" w:rsidRDefault="00C82DDB">
                            <w:pPr>
                              <w:pStyle w:val="TextBox"/>
                            </w:pPr>
                            <w:r>
                              <w:t xml:space="preserve">Examensarbete 15 </w:t>
                            </w:r>
                            <w:proofErr w:type="spellStart"/>
                            <w:r>
                              <w:t>hp</w:t>
                            </w:r>
                            <w:proofErr w:type="spellEnd"/>
                          </w:p>
                          <w:p w14:paraId="205AAAC7" w14:textId="77777777" w:rsidR="00C82DDB" w:rsidRDefault="00C82DDB">
                            <w:pPr>
                              <w:pStyle w:val="TextBox"/>
                            </w:pPr>
                            <w:r>
                              <w:t>Data- och systemvetenskap</w:t>
                            </w:r>
                          </w:p>
                          <w:p w14:paraId="51566511" w14:textId="77777777" w:rsidR="00C82DDB" w:rsidRDefault="00C82DDB">
                            <w:pPr>
                              <w:pStyle w:val="Textruta"/>
                            </w:pPr>
                            <w:r>
                              <w:t xml:space="preserve">Kurs- eller utbildningsprogram (180 </w:t>
                            </w:r>
                            <w:proofErr w:type="spellStart"/>
                            <w:r>
                              <w:t>hp</w:t>
                            </w:r>
                            <w:proofErr w:type="spellEnd"/>
                            <w:r>
                              <w:t xml:space="preserve">) </w:t>
                            </w:r>
                          </w:p>
                          <w:p w14:paraId="7A700FAB" w14:textId="05793D08" w:rsidR="00C82DDB" w:rsidRDefault="00C82DDB">
                            <w:pPr>
                              <w:pStyle w:val="Textruta"/>
                            </w:pPr>
                            <w:r>
                              <w:t>Höstterminen 2018</w:t>
                            </w:r>
                          </w:p>
                          <w:p w14:paraId="381612CD" w14:textId="77777777" w:rsidR="00C82DDB" w:rsidRDefault="00C82DDB">
                            <w:pPr>
                              <w:pStyle w:val="Textruta"/>
                            </w:pPr>
                            <w:r>
                              <w:t>Handledare: Robert Ramberg</w:t>
                            </w:r>
                          </w:p>
                          <w:p w14:paraId="41DC09BB" w14:textId="77777777" w:rsidR="00C82DDB" w:rsidRDefault="00C82DDB">
                            <w:pPr>
                              <w:pStyle w:val="Textruta"/>
                            </w:pPr>
                            <w:r>
                              <w:t>Granskare: Förnamn Efternamn</w:t>
                            </w:r>
                          </w:p>
                          <w:p w14:paraId="316E1ACF" w14:textId="77777777" w:rsidR="00C82DDB" w:rsidRDefault="00C82DDB">
                            <w:pPr>
                              <w:pStyle w:val="Textruta"/>
                              <w:rPr>
                                <w:lang w:val="en-US"/>
                              </w:rPr>
                            </w:pPr>
                            <w:r>
                              <w:rPr>
                                <w:lang w:val="en-US"/>
                              </w:rPr>
                              <w:t>English title: Evaluation of pedagogical models as a platform for the refinement of courses at the e-learning company Grade</w:t>
                            </w:r>
                          </w:p>
                          <w:p w14:paraId="680742CD" w14:textId="77777777" w:rsidR="00C82DDB" w:rsidRDefault="00C82DD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77B2D" w:rsidRDefault="00C77B2D">
                      <w:pPr>
                        <w:pStyle w:val="Frontpagetext"/>
                        <w:rPr>
                          <w:sz w:val="28"/>
                          <w:szCs w:val="28"/>
                        </w:rPr>
                      </w:pPr>
                      <w:r>
                        <w:rPr>
                          <w:sz w:val="28"/>
                          <w:szCs w:val="28"/>
                        </w:rPr>
                        <w:t xml:space="preserve">Institutionen för data- </w:t>
                      </w:r>
                      <w:r>
                        <w:rPr>
                          <w:sz w:val="28"/>
                          <w:szCs w:val="28"/>
                        </w:rPr>
                        <w:br/>
                        <w:t>och systemvetenskap</w:t>
                      </w:r>
                    </w:p>
                    <w:p w14:paraId="0DD0DA7D" w14:textId="77777777" w:rsidR="00C77B2D" w:rsidRDefault="00C77B2D">
                      <w:pPr>
                        <w:pStyle w:val="TextBox"/>
                      </w:pPr>
                      <w:r>
                        <w:t xml:space="preserve">Examensarbete 15 </w:t>
                      </w:r>
                      <w:proofErr w:type="spellStart"/>
                      <w:r>
                        <w:t>hp</w:t>
                      </w:r>
                      <w:proofErr w:type="spellEnd"/>
                    </w:p>
                    <w:p w14:paraId="205AAAC7" w14:textId="77777777" w:rsidR="00C77B2D" w:rsidRDefault="00C77B2D">
                      <w:pPr>
                        <w:pStyle w:val="TextBox"/>
                      </w:pPr>
                      <w:r>
                        <w:t>Data- och systemvetenskap</w:t>
                      </w:r>
                    </w:p>
                    <w:p w14:paraId="51566511" w14:textId="77777777" w:rsidR="00C77B2D" w:rsidRDefault="00C77B2D">
                      <w:pPr>
                        <w:pStyle w:val="Textruta"/>
                      </w:pPr>
                      <w:r>
                        <w:t xml:space="preserve">Kurs- eller utbildningsprogram (180 </w:t>
                      </w:r>
                      <w:proofErr w:type="spellStart"/>
                      <w:r>
                        <w:t>hp</w:t>
                      </w:r>
                      <w:proofErr w:type="spellEnd"/>
                      <w:r>
                        <w:t xml:space="preserve">) </w:t>
                      </w:r>
                    </w:p>
                    <w:p w14:paraId="7A700FAB" w14:textId="05793D08" w:rsidR="00C77B2D" w:rsidRDefault="00C77B2D">
                      <w:pPr>
                        <w:pStyle w:val="Textruta"/>
                      </w:pPr>
                      <w:r>
                        <w:t>Höstterminen 2018</w:t>
                      </w:r>
                    </w:p>
                    <w:p w14:paraId="381612CD" w14:textId="77777777" w:rsidR="00C77B2D" w:rsidRDefault="00C77B2D">
                      <w:pPr>
                        <w:pStyle w:val="Textruta"/>
                      </w:pPr>
                      <w:r>
                        <w:t>Handledare: Robert Ramberg</w:t>
                      </w:r>
                    </w:p>
                    <w:p w14:paraId="41DC09BB" w14:textId="77777777" w:rsidR="00C77B2D" w:rsidRDefault="00C77B2D">
                      <w:pPr>
                        <w:pStyle w:val="Textruta"/>
                      </w:pPr>
                      <w:r>
                        <w:t>Granskare: Förnamn Efternamn</w:t>
                      </w:r>
                    </w:p>
                    <w:p w14:paraId="316E1ACF" w14:textId="77777777" w:rsidR="00C77B2D" w:rsidRDefault="00C77B2D">
                      <w:pPr>
                        <w:pStyle w:val="Textruta"/>
                        <w:rPr>
                          <w:lang w:val="en-US"/>
                        </w:rPr>
                      </w:pPr>
                      <w:r>
                        <w:rPr>
                          <w:lang w:val="en-US"/>
                        </w:rPr>
                        <w:t>English title: Evaluation of pedagogical models as a platform for the refinement of courses at the e-learning company Grade</w:t>
                      </w:r>
                    </w:p>
                    <w:p w14:paraId="680742CD" w14:textId="77777777" w:rsidR="00C77B2D" w:rsidRDefault="00C77B2D">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r>
        <w:lastRenderedPageBreak/>
        <w:t>Synopsis</w:t>
      </w:r>
      <w:bookmarkEnd w:id="1"/>
    </w:p>
    <w:p w14:paraId="39A5FC8A" w14:textId="675FE01E" w:rsidR="00882B2F" w:rsidRDefault="00882B2F" w:rsidP="00865EB8">
      <w:pPr>
        <w:pStyle w:val="Brdtext"/>
        <w:spacing w:line="600" w:lineRule="auto"/>
      </w:pPr>
      <w:r>
        <w:t>I takt med ökad användning av e-lärande har forskning kring pedagogiska modeller börjat a</w:t>
      </w:r>
      <w:r w:rsidR="00713E7C">
        <w:t xml:space="preserve">nvändas inom e-lärande. Hos ELF </w:t>
      </w:r>
      <w:r>
        <w:t xml:space="preserve">Grade har arbetet kring pedagogiken förekommit och det finns ett antal riktlinjer som följs, </w:t>
      </w:r>
      <w:r w:rsidR="00C82DDB">
        <w:t>men</w:t>
      </w:r>
      <w:r>
        <w:t xml:space="preserve"> utgår inte Grade </w:t>
      </w:r>
      <w:r w:rsidR="00713E7C">
        <w:t xml:space="preserve">från </w:t>
      </w:r>
      <w:r>
        <w:t xml:space="preserve">någon pedagogisk ansats i dagsläget. </w:t>
      </w:r>
      <w:r w:rsidR="00C82DDB">
        <w:t xml:space="preserve">I denna studie kommer vi ta reda på om </w:t>
      </w:r>
      <w:r w:rsidR="00713E7C">
        <w:t xml:space="preserve">det </w:t>
      </w:r>
      <w:r w:rsidR="00C82DDB">
        <w:t xml:space="preserve">är </w:t>
      </w:r>
      <w:r w:rsidR="00713E7C">
        <w:t xml:space="preserve">fördelaktigt att </w:t>
      </w:r>
      <w:r w:rsidR="00C82DDB">
        <w:t>Grade använder</w:t>
      </w:r>
      <w:r w:rsidR="00713E7C">
        <w:t xml:space="preserve"> en pedagogisk modell för att s</w:t>
      </w:r>
      <w:r w:rsidR="00C82DDB">
        <w:t xml:space="preserve">tärka sin pedagogik ytterligare och bli mer strukturerade för att lättare kunna utvärdera hur deras produkt levereras till EIF. Vi åtgår från att </w:t>
      </w:r>
      <w:r>
        <w:t xml:space="preserve"> </w:t>
      </w:r>
    </w:p>
    <w:p w14:paraId="0C0C0639" w14:textId="3634E1DF" w:rsidR="004862A6" w:rsidRDefault="00713E7C" w:rsidP="00865EB8">
      <w:pPr>
        <w:pStyle w:val="Brdtext"/>
        <w:spacing w:line="600" w:lineRule="auto"/>
      </w:pPr>
      <w:r>
        <w:rPr>
          <w:szCs w:val="22"/>
        </w:rPr>
        <w:t>Eftersom Grade aldrig 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som vanligtvis används inom e-lärande.</w:t>
      </w:r>
    </w:p>
    <w:p w14:paraId="45599B24" w14:textId="23D3EC68" w:rsidR="00C77B2D" w:rsidRDefault="00286276" w:rsidP="00865EB8">
      <w:pPr>
        <w:pStyle w:val="Brdtext"/>
        <w:spacing w:line="600" w:lineRule="auto"/>
      </w:pPr>
      <w:commentRangeStart w:id="2"/>
      <w:r>
        <w:t>Syftet med studien var</w:t>
      </w:r>
      <w:r w:rsidR="0074168A">
        <w:t xml:space="preserve"> att </w:t>
      </w:r>
      <w:r w:rsidR="00257CB5">
        <w:t>analysera</w:t>
      </w:r>
      <w:r w:rsidR="0074168A">
        <w:t xml:space="preserve"> vilken pe</w:t>
      </w:r>
      <w:r w:rsidR="00F4438A">
        <w:t>dagogisk ansats Grade har</w:t>
      </w:r>
      <w:r w:rsidR="0074168A">
        <w:t xml:space="preserve"> </w:t>
      </w:r>
      <w:r w:rsidR="00257CB5">
        <w:t xml:space="preserve">i dagsläget </w:t>
      </w:r>
      <w:commentRangeEnd w:id="2"/>
      <w:r w:rsidR="000C56DF">
        <w:rPr>
          <w:rStyle w:val="Kommentarsreferens"/>
          <w:rFonts w:eastAsiaTheme="minorHAnsi" w:cstheme="minorBidi"/>
          <w:lang w:eastAsia="en-US"/>
        </w:rPr>
        <w:commentReference w:id="2"/>
      </w:r>
      <w:r w:rsidR="0074168A">
        <w:t xml:space="preserve">och </w:t>
      </w:r>
      <w:commentRangeStart w:id="3"/>
      <w:r w:rsidR="0074168A">
        <w:t>utvärdera om det kan vara gynnsamt att arbeta med en pedagogisk modell i</w:t>
      </w:r>
      <w:r w:rsidR="00041A1C">
        <w:t>genom</w:t>
      </w:r>
      <w:r w:rsidR="0074168A">
        <w:t xml:space="preserve"> kurserna</w:t>
      </w:r>
      <w:commentRangeEnd w:id="3"/>
      <w:r w:rsidR="000C56DF">
        <w:rPr>
          <w:rStyle w:val="Kommentarsreferens"/>
          <w:rFonts w:eastAsiaTheme="minorHAnsi" w:cstheme="minorBidi"/>
          <w:lang w:eastAsia="en-US"/>
        </w:rPr>
        <w:commentReference w:id="3"/>
      </w:r>
      <w:r w:rsidR="0074168A">
        <w:t xml:space="preserve">. </w:t>
      </w:r>
      <w:r w:rsidR="0074168A" w:rsidRPr="000C56DF">
        <w:rPr>
          <w:strike/>
        </w:rPr>
        <w:t>Det ska få Grade att ytterligare b</w:t>
      </w:r>
      <w:r w:rsidR="00041A1C" w:rsidRPr="000C56DF">
        <w:rPr>
          <w:strike/>
        </w:rPr>
        <w:t>li pedagogisk strukturerade och ge de riktlinjer för att arbeta mer med pedagogiken.</w:t>
      </w:r>
      <w:r w:rsidR="00041A1C">
        <w:t xml:space="preserve"> Studien utfördes med hjälp av en intervju </w:t>
      </w:r>
      <w:r w:rsidR="000A2894">
        <w:t xml:space="preserve">av Grades </w:t>
      </w:r>
      <w:r w:rsidR="00257CB5">
        <w:t>pedagogisk</w:t>
      </w:r>
      <w:r w:rsidR="000A2894">
        <w:t>a</w:t>
      </w:r>
      <w:r w:rsidR="00257CB5">
        <w:t xml:space="preserve"> ansvarig </w:t>
      </w:r>
      <w:r w:rsidR="000A2894">
        <w:t xml:space="preserve">för att </w:t>
      </w:r>
      <w:commentRangeStart w:id="4"/>
      <w:r w:rsidR="000A2894">
        <w:t>få grunden i hur Grade arbetar</w:t>
      </w:r>
      <w:commentRangeEnd w:id="4"/>
      <w:r w:rsidR="000C56DF">
        <w:rPr>
          <w:rStyle w:val="Kommentarsreferens"/>
          <w:rFonts w:eastAsiaTheme="minorHAnsi" w:cstheme="minorBidi"/>
          <w:lang w:eastAsia="en-US"/>
        </w:rPr>
        <w:commentReference w:id="4"/>
      </w:r>
      <w:r w:rsidR="000A2894">
        <w:t xml:space="preserve"> </w:t>
      </w:r>
      <w:r w:rsidR="00041A1C">
        <w:t xml:space="preserve">och en </w:t>
      </w:r>
      <w:commentRangeStart w:id="5"/>
      <w:r w:rsidR="00041A1C">
        <w:t xml:space="preserve">evaluering av </w:t>
      </w:r>
      <w:r w:rsidR="00257CB5">
        <w:t xml:space="preserve">fyra </w:t>
      </w:r>
      <w:r w:rsidR="00041A1C">
        <w:t>kurser</w:t>
      </w:r>
      <w:r w:rsidR="000A2894">
        <w:t xml:space="preserve"> för att ta reda på om en pedagogisk modell skulle kunna passa in med tidigare kurser</w:t>
      </w:r>
      <w:commentRangeEnd w:id="5"/>
      <w:r w:rsidR="000C56DF">
        <w:rPr>
          <w:rStyle w:val="Kommentarsreferens"/>
          <w:rFonts w:eastAsiaTheme="minorHAnsi" w:cstheme="minorBidi"/>
          <w:lang w:eastAsia="en-US"/>
        </w:rPr>
        <w:commentReference w:id="5"/>
      </w:r>
      <w:r w:rsidR="000A2894">
        <w:t xml:space="preserve">. </w:t>
      </w:r>
      <w:r w:rsidR="00041A1C">
        <w:t>Resultatet visade att det Associativa perspektivet passade in på Grade</w:t>
      </w:r>
      <w:ins w:id="6" w:author="Jason Serviss" w:date="2018-10-09T15:55:00Z">
        <w:r w:rsidR="000C56DF">
          <w:t>s nuvarande</w:t>
        </w:r>
      </w:ins>
      <w:r w:rsidR="00041A1C">
        <w:t xml:space="preserve"> p</w:t>
      </w:r>
      <w:r w:rsidR="000A2894">
        <w:t xml:space="preserve">edagogisk ansats och </w:t>
      </w:r>
      <w:r w:rsidR="00235307">
        <w:t xml:space="preserve">som </w:t>
      </w:r>
      <w:commentRangeStart w:id="7"/>
      <w:r w:rsidR="00235307">
        <w:t xml:space="preserve">resulterade i </w:t>
      </w:r>
      <w:r w:rsidR="000A2894">
        <w:t xml:space="preserve">att en evaluering gjordes </w:t>
      </w:r>
      <w:r w:rsidR="00041A1C">
        <w:t>med hjälp av DIM</w:t>
      </w:r>
      <w:commentRangeEnd w:id="7"/>
      <w:r w:rsidR="000C56DF">
        <w:rPr>
          <w:rStyle w:val="Kommentarsreferens"/>
          <w:rFonts w:eastAsiaTheme="minorHAnsi" w:cstheme="minorBidi"/>
          <w:lang w:eastAsia="en-US"/>
        </w:rPr>
        <w:commentReference w:id="7"/>
      </w:r>
      <w:r w:rsidR="00235307">
        <w:t xml:space="preserve">. </w:t>
      </w:r>
      <w:commentRangeStart w:id="8"/>
      <w:r w:rsidR="00235307">
        <w:t>Evaluering genomfördes för att bedöma</w:t>
      </w:r>
      <w:r w:rsidR="00041A1C">
        <w:t xml:space="preserve"> om DIM kunde vara lämplig att implementera i </w:t>
      </w:r>
      <w:r w:rsidR="00041A1C">
        <w:lastRenderedPageBreak/>
        <w:t>framtiden</w:t>
      </w:r>
      <w:commentRangeEnd w:id="8"/>
      <w:r w:rsidR="00F36A1A">
        <w:rPr>
          <w:rStyle w:val="Kommentarsreferens"/>
          <w:rFonts w:eastAsiaTheme="minorHAnsi" w:cstheme="minorBidi"/>
          <w:lang w:eastAsia="en-US"/>
        </w:rPr>
        <w:commentReference w:id="8"/>
      </w:r>
      <w:r w:rsidR="00041A1C">
        <w:t xml:space="preserve">. </w:t>
      </w:r>
      <w:commentRangeStart w:id="9"/>
      <w:r w:rsidR="00041A1C">
        <w:t xml:space="preserve">Slutligen </w:t>
      </w:r>
      <w:commentRangeEnd w:id="9"/>
      <w:r w:rsidR="00F36A1A">
        <w:rPr>
          <w:rStyle w:val="Kommentarsreferens"/>
          <w:rFonts w:eastAsiaTheme="minorHAnsi" w:cstheme="minorBidi"/>
          <w:lang w:eastAsia="en-US"/>
        </w:rPr>
        <w:commentReference w:id="9"/>
      </w:r>
      <w:r w:rsidR="00041A1C">
        <w:t xml:space="preserve">kan vi </w:t>
      </w:r>
      <w:r w:rsidR="00C77B2D">
        <w:t xml:space="preserve">summera att </w:t>
      </w:r>
      <w:r w:rsidR="00DA1B11">
        <w:t xml:space="preserve">denna studie skulle bli en anvisning för hur Grade kan </w:t>
      </w:r>
      <w:r w:rsidR="00DA1B11" w:rsidRPr="00F36A1A">
        <w:rPr>
          <w:strike/>
          <w:rPrChange w:id="10" w:author="Jason Serviss" w:date="2018-10-09T15:59:00Z">
            <w:rPr/>
          </w:rPrChange>
        </w:rPr>
        <w:t>preliminärt</w:t>
      </w:r>
      <w:r w:rsidR="00DA1B11">
        <w:t xml:space="preserve"> implementera en övergång till en modellbaserad strategi. Dessutom kartläggs det en forskningsstrategi för hur pedagogiska modeller kan evalueras hos ELF. </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11" w:name="_Toc391456179"/>
      <w:bookmarkStart w:id="12" w:name="_Toc394248553"/>
      <w:bookmarkEnd w:id="11"/>
      <w:r>
        <w:lastRenderedPageBreak/>
        <w:t>Introduktion</w:t>
      </w:r>
      <w:bookmarkEnd w:id="12"/>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13" w:name="_Toc391456180"/>
      <w:bookmarkStart w:id="14" w:name="_Toc394248554"/>
      <w:r>
        <w:t>Syfte</w:t>
      </w:r>
      <w:bookmarkEnd w:id="13"/>
      <w:bookmarkEnd w:id="14"/>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0DEEA400" w14:textId="3BB9936B" w:rsidR="00C82DDB" w:rsidRPr="00C82DDB"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 xml:space="preserve">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C82DDB">
        <w:rPr>
          <w:rStyle w:val="Kommentarsreferens"/>
        </w:rPr>
        <w:commentReference w:id="15"/>
      </w:r>
    </w:p>
    <w:p w14:paraId="3EC0EA8E" w14:textId="1FF4D07A" w:rsidR="00D45847" w:rsidRPr="00C82DDB" w:rsidRDefault="00850895" w:rsidP="00C82DDB">
      <w:pPr>
        <w:spacing w:line="600" w:lineRule="auto"/>
        <w:rPr>
          <w:rFonts w:cs="Times New Roman"/>
        </w:rPr>
      </w:pPr>
      <w:r w:rsidRPr="00C82DDB">
        <w:rPr>
          <w:rFonts w:cs="Times New Roman"/>
        </w:rPr>
        <w:br w:type="page"/>
      </w:r>
    </w:p>
    <w:p w14:paraId="09F31FFB" w14:textId="77777777" w:rsidR="00D45847" w:rsidRDefault="00850895" w:rsidP="009F3187">
      <w:pPr>
        <w:pStyle w:val="Heading11"/>
      </w:pPr>
      <w:bookmarkStart w:id="17" w:name="_Toc391456181"/>
      <w:bookmarkStart w:id="18" w:name="_Toc394248555"/>
      <w:bookmarkEnd w:id="17"/>
      <w:r>
        <w:lastRenderedPageBreak/>
        <w:t>Metod</w:t>
      </w:r>
      <w:bookmarkEnd w:id="18"/>
    </w:p>
    <w:p w14:paraId="4F1EA438" w14:textId="77777777" w:rsidR="00D45847" w:rsidRPr="004E58AD" w:rsidRDefault="00850895" w:rsidP="009F3187">
      <w:pPr>
        <w:pStyle w:val="Heading31"/>
        <w:numPr>
          <w:ilvl w:val="0"/>
          <w:numId w:val="0"/>
        </w:numPr>
      </w:pPr>
      <w:bookmarkStart w:id="19" w:name="_Toc391456182"/>
      <w:bookmarkStart w:id="20" w:name="_Toc394248556"/>
      <w:bookmarkEnd w:id="19"/>
      <w:r w:rsidRPr="004E58AD">
        <w:t>Intervjun</w:t>
      </w:r>
      <w:bookmarkEnd w:id="2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1" w:name="_Toc391456183"/>
      <w:bookmarkStart w:id="22" w:name="_Toc394248557"/>
      <w:r w:rsidRPr="004E58AD">
        <w:t>Utvärdering</w:t>
      </w:r>
      <w:bookmarkEnd w:id="21"/>
      <w:bookmarkEnd w:id="22"/>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23" w:name="_Toc391456184"/>
      <w:bookmarkStart w:id="24" w:name="_Toc394248558"/>
      <w:bookmarkEnd w:id="23"/>
      <w:commentRangeStart w:id="25"/>
      <w:r>
        <w:lastRenderedPageBreak/>
        <w:t>Resultat</w:t>
      </w:r>
      <w:bookmarkEnd w:id="24"/>
      <w:commentRangeEnd w:id="25"/>
      <w:r w:rsidR="00E04FD4">
        <w:rPr>
          <w:rStyle w:val="Kommentarsreferens"/>
          <w:rFonts w:ascii="Times New Roman" w:eastAsiaTheme="minorHAnsi" w:hAnsi="Times New Roman" w:cstheme="minorBidi"/>
          <w:bCs w:val="0"/>
          <w:color w:val="auto"/>
        </w:rPr>
        <w:commentReference w:id="25"/>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1DAD5EFD"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brukar </w:t>
      </w:r>
      <w:proofErr w:type="gramStart"/>
      <w:r w:rsidR="00E8369E">
        <w:rPr>
          <w:color w:val="353535"/>
          <w:szCs w:val="22"/>
        </w:rPr>
        <w:t>oftast</w:t>
      </w:r>
      <w:proofErr w:type="gramEnd"/>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6"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28C20106" w:rsidR="00BA62A8" w:rsidRDefault="00CB4C73">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Kommentarsreferens"/>
          <w:rFonts w:eastAsiaTheme="minorHAnsi" w:cstheme="minorBidi"/>
          <w:lang w:eastAsia="en-US"/>
        </w:rPr>
        <w:commentReference w:id="27"/>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458A1EF7"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8" w:author="Jason Serviss" w:date="2018-09-15T15:43:00Z">
        <w:r w:rsidR="00227C61">
          <w:t xml:space="preserve"> </w:t>
        </w:r>
      </w:ins>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rdtext"/>
        <w:spacing w:line="600" w:lineRule="auto"/>
        <w:rPr>
          <w:b/>
        </w:rPr>
      </w:pPr>
    </w:p>
    <w:p w14:paraId="489580C5" w14:textId="77777777" w:rsidR="00E8369E" w:rsidRDefault="00E8369E">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8BA17DA" w:rsidR="007E24A5" w:rsidRPr="004E58AD" w:rsidRDefault="00130629" w:rsidP="004E58AD">
      <w:pPr>
        <w:pStyle w:val="Brdtext"/>
        <w:spacing w:line="600" w:lineRule="auto"/>
        <w:rPr>
          <w:ins w:id="29"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0" w:name="_Toc489811950"/>
      <w:bookmarkStart w:id="31"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0"/>
      <w:bookmarkEnd w:id="31"/>
      <w:r>
        <w:rPr>
          <w:i w:val="0"/>
        </w:rPr>
        <w:t xml:space="preserve">Poäng per kurs och respektive DIM fas. </w:t>
      </w:r>
    </w:p>
    <w:p w14:paraId="7D33B8EE" w14:textId="295BC3BB" w:rsidR="000C1D43" w:rsidRDefault="00850895" w:rsidP="000C1D43">
      <w:pPr>
        <w:pStyle w:val="Heading11"/>
      </w:pPr>
      <w:bookmarkStart w:id="32" w:name="_Toc391456185"/>
      <w:bookmarkStart w:id="33" w:name="_Toc394248559"/>
      <w:bookmarkEnd w:id="32"/>
      <w:r w:rsidRPr="004E58AD">
        <w:t>Diskussion</w:t>
      </w:r>
      <w:bookmarkEnd w:id="33"/>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2EC39829"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4"/>
      <w:r w:rsidR="00457C43">
        <w:t>.</w:t>
      </w:r>
      <w:commentRangeEnd w:id="34"/>
      <w:r w:rsidR="00457C43">
        <w:rPr>
          <w:rStyle w:val="Kommentarsreferens"/>
          <w:rFonts w:eastAsiaTheme="minorHAnsi" w:cstheme="minorBidi"/>
          <w:lang w:eastAsia="en-US"/>
        </w:rPr>
        <w:commentReference w:id="34"/>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commentRangeStart w:id="35"/>
      <w:r w:rsidR="006A08E7">
        <w:t xml:space="preserve">bedömningen </w:t>
      </w:r>
      <w:commentRangeEnd w:id="35"/>
      <w:r w:rsidR="00075949">
        <w:rPr>
          <w:rStyle w:val="Kommentarsreferens"/>
          <w:rFonts w:eastAsiaTheme="minorHAnsi" w:cstheme="minorBidi"/>
          <w:lang w:eastAsia="en-US"/>
        </w:rPr>
        <w:commentReference w:id="35"/>
      </w:r>
      <w:r w:rsidR="006A08E7">
        <w:t>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commentRangeStart w:id="36"/>
      <w:r w:rsidR="00110DB4">
        <w:t xml:space="preserve"> </w:t>
      </w:r>
      <w:commentRangeEnd w:id="36"/>
      <w:r w:rsidR="00075949">
        <w:rPr>
          <w:rStyle w:val="Kommentarsreferens"/>
          <w:rFonts w:eastAsiaTheme="minorHAnsi" w:cstheme="minorBidi"/>
          <w:lang w:eastAsia="en-US"/>
        </w:rPr>
        <w:commentReference w:id="36"/>
      </w:r>
      <w:commentRangeStart w:id="37"/>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commentRangeEnd w:id="37"/>
      <w:r w:rsidR="00075949">
        <w:rPr>
          <w:rStyle w:val="Kommentarsreferens"/>
          <w:rFonts w:eastAsiaTheme="minorHAnsi" w:cstheme="minorBidi"/>
          <w:lang w:eastAsia="en-US"/>
        </w:rPr>
        <w:commentReference w:id="37"/>
      </w:r>
    </w:p>
    <w:p w14:paraId="40E50DF1" w14:textId="77777777" w:rsidR="00590E58" w:rsidRDefault="00590E58">
      <w:pPr>
        <w:pStyle w:val="Brdtext"/>
        <w:spacing w:line="600" w:lineRule="auto"/>
      </w:pPr>
    </w:p>
    <w:p w14:paraId="04042C3D" w14:textId="05E6118C" w:rsidR="003475EE" w:rsidRDefault="00667FC8">
      <w:pPr>
        <w:pStyle w:val="Brd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Pr="00DE1A92" w:rsidRDefault="0023519E" w:rsidP="00D877C8">
      <w:pPr>
        <w:pStyle w:val="Brd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052DFC8" w:rsidR="0023519E" w:rsidRDefault="00E97FC1" w:rsidP="00BE4185">
      <w:pPr>
        <w:pStyle w:val="Brdtext"/>
        <w:spacing w:line="600" w:lineRule="auto"/>
        <w:rPr>
          <w:lang w:eastAsia="en-US"/>
        </w:rPr>
      </w:pPr>
      <w:r>
        <w:rPr>
          <w:lang w:eastAsia="en-US"/>
        </w:rPr>
        <w:t>Jag tackar Jason Serviss för att ha bidragit till examensarbetet med din kunskap och tid</w:t>
      </w:r>
      <w:commentRangeStart w:id="38"/>
      <w:r>
        <w:rPr>
          <w:lang w:eastAsia="en-US"/>
        </w:rPr>
        <w:t>.</w:t>
      </w:r>
      <w:commentRangeEnd w:id="38"/>
      <w:r w:rsidR="00BC2203">
        <w:rPr>
          <w:rStyle w:val="Kommentarsreferens"/>
          <w:rFonts w:eastAsiaTheme="minorHAnsi" w:cstheme="minorBidi"/>
          <w:lang w:eastAsia="en-US"/>
        </w:rPr>
        <w:commentReference w:id="38"/>
      </w:r>
    </w:p>
    <w:p w14:paraId="56103D24" w14:textId="77777777" w:rsidR="00E97FC1" w:rsidRDefault="00E97FC1" w:rsidP="00BE4185">
      <w:pPr>
        <w:pStyle w:val="Brdtext"/>
        <w:spacing w:line="600" w:lineRule="auto"/>
        <w:rPr>
          <w:lang w:eastAsia="en-US"/>
        </w:rPr>
      </w:pPr>
    </w:p>
    <w:p w14:paraId="7E252132" w14:textId="77777777" w:rsidR="00E97FC1" w:rsidRDefault="00E97FC1" w:rsidP="00BE4185">
      <w:pPr>
        <w:pStyle w:val="Brdtext"/>
        <w:spacing w:line="600" w:lineRule="auto"/>
        <w:rPr>
          <w:lang w:eastAsia="en-US"/>
        </w:rPr>
      </w:pPr>
    </w:p>
    <w:p w14:paraId="601CB46A" w14:textId="77777777" w:rsidR="00865EB8" w:rsidRDefault="00865EB8" w:rsidP="00BE4185">
      <w:pPr>
        <w:pStyle w:val="Brdtext"/>
        <w:spacing w:line="600" w:lineRule="auto"/>
        <w:rPr>
          <w:lang w:eastAsia="en-US"/>
        </w:rPr>
      </w:pPr>
    </w:p>
    <w:p w14:paraId="3FBCD31E" w14:textId="77777777" w:rsidR="00865EB8" w:rsidRDefault="00865EB8" w:rsidP="00BE4185">
      <w:pPr>
        <w:pStyle w:val="Brdtext"/>
        <w:spacing w:line="600" w:lineRule="auto"/>
        <w:rPr>
          <w:lang w:eastAsia="en-US"/>
        </w:rPr>
      </w:pPr>
    </w:p>
    <w:p w14:paraId="22452D54" w14:textId="0FE380E1" w:rsidR="00865EB8" w:rsidRPr="004E58AD" w:rsidRDefault="00850895" w:rsidP="00865EB8">
      <w:pPr>
        <w:pStyle w:val="Heading11"/>
      </w:pPr>
      <w:bookmarkStart w:id="39" w:name="_Toc391456186"/>
      <w:bookmarkStart w:id="40" w:name="_Toc394248560"/>
      <w:bookmarkEnd w:id="39"/>
      <w:r w:rsidRPr="004E58AD">
        <w:lastRenderedPageBreak/>
        <w:t>Referenser</w:t>
      </w:r>
      <w:bookmarkEnd w:id="40"/>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41"/>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42" w:name="__Fieldmark__1067_823957682"/>
      <w:bookmarkStart w:id="43" w:name="__Fieldmark__744_3764101930"/>
      <w:bookmarkStart w:id="44" w:name="__Fieldmark__1179_1934263386"/>
      <w:bookmarkEnd w:id="42"/>
      <w:bookmarkEnd w:id="43"/>
      <w:bookmarkEnd w:id="44"/>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5" w:name="_Toc391456187"/>
      <w:bookmarkStart w:id="46" w:name="_Toc394248561"/>
      <w:bookmarkEnd w:id="45"/>
      <w:r w:rsidRPr="009F3187">
        <w:lastRenderedPageBreak/>
        <w:t>Bilagor</w:t>
      </w:r>
      <w:bookmarkEnd w:id="46"/>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w:t>
      </w:r>
      <w:commentRangeStart w:id="47"/>
      <w:r w:rsidR="00305D18" w:rsidRPr="00004B10">
        <w:rPr>
          <w:rFonts w:ascii="Verdana" w:hAnsi="Verdana" w:cs="Times New Roman"/>
          <w:color w:val="000000" w:themeColor="text1"/>
          <w:sz w:val="16"/>
          <w:szCs w:val="16"/>
        </w:rPr>
        <w:t>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commentRangeEnd w:id="47"/>
      <w:r w:rsidR="00C770CB">
        <w:rPr>
          <w:rStyle w:val="Kommentarsreferens"/>
        </w:rPr>
        <w:commentReference w:id="47"/>
      </w:r>
      <w:commentRangeStart w:id="48"/>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49"/>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commentRangeEnd w:id="48"/>
      <w:r w:rsidR="00C770CB">
        <w:rPr>
          <w:rStyle w:val="Kommentarsreferens"/>
        </w:rPr>
        <w:commentReference w:id="48"/>
      </w:r>
    </w:p>
    <w:p w14:paraId="5082155C" w14:textId="622F7B28" w:rsidR="00D45847" w:rsidRPr="009F1170" w:rsidRDefault="00850895" w:rsidP="004E58AD">
      <w:pPr>
        <w:rPr>
          <w:b/>
          <w:bCs/>
          <w:iCs/>
          <w:color w:val="00000A"/>
        </w:rPr>
      </w:pPr>
      <w:bookmarkStart w:id="50" w:name="_Toc391456188"/>
      <w:bookmarkEnd w:id="50"/>
      <w:r w:rsidRPr="00D01DE3">
        <w:rPr>
          <w:rStyle w:val="Starkbetoning"/>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1"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82B2F">
        <w:rPr>
          <w:rStyle w:val="Fotnotsreferens"/>
          <w:rPrChange w:id="52" w:author="Olivia Imner" w:date="2018-10-09T16:42:00Z">
            <w:rPr>
              <w:rStyle w:val="FootnoteAnchor"/>
              <w:rFonts w:cs="Times New Roman"/>
            </w:rPr>
          </w:rPrChang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4"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5"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82B2F">
        <w:rPr>
          <w:rStyle w:val="Fotnotsreferens"/>
          <w:rPrChange w:id="56" w:author="Olivia Imner" w:date="2018-10-09T16:42:00Z">
            <w:rPr>
              <w:rStyle w:val="FootnoteAnchor"/>
              <w:rFonts w:cs="Times New Roman"/>
            </w:rPr>
          </w:rPrChang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58"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82B2F">
        <w:rPr>
          <w:rStyle w:val="Fotnotsreferens"/>
          <w:rPrChange w:id="59" w:author="Olivia Imner" w:date="2018-10-09T16:42:00Z">
            <w:rPr>
              <w:rStyle w:val="FootnoteAnchor"/>
              <w:rFonts w:eastAsia="Times New Roman" w:cs="Times New Roman"/>
              <w:color w:val="333333"/>
            </w:rPr>
          </w:rPrChange>
        </w:rPr>
        <w:footnoteReference w:id="3"/>
      </w:r>
      <w:r w:rsidR="00850895">
        <w:rPr>
          <w:rFonts w:eastAsia="Times New Roman" w:cs="Times New Roman"/>
          <w:color w:val="333333"/>
        </w:rPr>
        <w:t xml:space="preserve"> (kognitiva färdigheter) för att gestalta</w:t>
      </w:r>
      <w:r w:rsidR="00850895" w:rsidRPr="00882B2F">
        <w:rPr>
          <w:rStyle w:val="Fotnotsreferens"/>
          <w:rPrChange w:id="61" w:author="Olivia Imner" w:date="2018-10-09T16:42:00Z">
            <w:rPr>
              <w:rStyle w:val="FootnoteAnchor"/>
              <w:rFonts w:eastAsia="Times New Roman" w:cs="Times New Roman"/>
              <w:color w:val="333333"/>
            </w:rPr>
          </w:rPrChang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82B2F">
        <w:rPr>
          <w:rStyle w:val="Fotnotsreferens"/>
          <w:rPrChange w:id="63" w:author="Olivia Imner" w:date="2018-10-09T16:42:00Z">
            <w:rPr>
              <w:rStyle w:val="FootnoteAnchor"/>
              <w:rFonts w:cs="Times New Roman"/>
            </w:rPr>
          </w:rPrChange>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65"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66" w:author="Jason Serviss" w:date="2018-09-02T10:37:00Z"/>
          <w:rFonts w:cs="Times New Roman"/>
          <w:b/>
          <w:iCs/>
        </w:rPr>
      </w:pPr>
    </w:p>
    <w:p w14:paraId="17111BE6" w14:textId="2B2D1BFE" w:rsidR="00DD12F3" w:rsidRPr="00304D18" w:rsidRDefault="00F16CB6" w:rsidP="00DD12F3">
      <w:pPr>
        <w:rPr>
          <w:ins w:id="67"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82B2F">
        <w:rPr>
          <w:rStyle w:val="Fotnotsreferens"/>
          <w:rPrChange w:id="68" w:author="Olivia Imner" w:date="2018-10-09T16:42:00Z">
            <w:rPr>
              <w:rStyle w:val="FootnoteAnchor"/>
              <w:rFonts w:cs="Times New Roman"/>
            </w:rPr>
          </w:rPrChange>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70"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71" w:author="Jason Serviss" w:date="2018-09-02T10:37:00Z"/>
          <w:rFonts w:cs="Times New Roman"/>
          <w:b/>
          <w:iCs/>
        </w:rPr>
      </w:pPr>
    </w:p>
    <w:p w14:paraId="63D46551" w14:textId="027FFB2A" w:rsidR="00DD12F3" w:rsidRPr="00304D18" w:rsidRDefault="00F16CB6" w:rsidP="00DD12F3">
      <w:pPr>
        <w:rPr>
          <w:ins w:id="72"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73"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4" w:name="_Toc391456189"/>
      <w:bookmarkEnd w:id="74"/>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75"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ason Serviss" w:date="2018-10-09T15:53:00Z" w:initials="JS">
    <w:p w14:paraId="04E2DB2A" w14:textId="46FA0426" w:rsidR="00C82DDB" w:rsidRDefault="00C82DDB">
      <w:pPr>
        <w:pStyle w:val="Kommentarer"/>
      </w:pPr>
      <w:r>
        <w:rPr>
          <w:rStyle w:val="Kommentarsreferens"/>
        </w:rPr>
        <w:annotationRef/>
      </w:r>
      <w:proofErr w:type="spellStart"/>
      <w:r>
        <w:t>Incorrect</w:t>
      </w:r>
      <w:proofErr w:type="spellEnd"/>
      <w:r>
        <w:t xml:space="preserve">. </w:t>
      </w:r>
      <w:proofErr w:type="spellStart"/>
      <w:r>
        <w:t>We</w:t>
      </w:r>
      <w:proofErr w:type="spellEnd"/>
      <w:r>
        <w:t xml:space="preserve"> never do </w:t>
      </w:r>
      <w:proofErr w:type="spellStart"/>
      <w:r>
        <w:t>this</w:t>
      </w:r>
      <w:proofErr w:type="spellEnd"/>
      <w:r>
        <w:t>.</w:t>
      </w:r>
    </w:p>
  </w:comment>
  <w:comment w:id="3" w:author="Jason Serviss" w:date="2018-10-09T15:53:00Z" w:initials="JS">
    <w:p w14:paraId="70D74E58" w14:textId="1DE0A20E" w:rsidR="00C82DDB" w:rsidRDefault="00C82DDB">
      <w:pPr>
        <w:pStyle w:val="Kommentarer"/>
      </w:pPr>
      <w:r>
        <w:rPr>
          <w:rStyle w:val="Kommentarsreferens"/>
        </w:rPr>
        <w:annotationRef/>
      </w:r>
      <w:proofErr w:type="spellStart"/>
      <w:r>
        <w:t>Incorrect</w:t>
      </w:r>
      <w:proofErr w:type="spellEnd"/>
      <w:r>
        <w:t xml:space="preserve">. </w:t>
      </w:r>
      <w:proofErr w:type="spellStart"/>
      <w:r>
        <w:t>We</w:t>
      </w:r>
      <w:proofErr w:type="spellEnd"/>
      <w:r>
        <w:t xml:space="preserve"> never do </w:t>
      </w:r>
      <w:proofErr w:type="spellStart"/>
      <w:r>
        <w:t>this</w:t>
      </w:r>
      <w:proofErr w:type="spellEnd"/>
      <w:r>
        <w:t xml:space="preserve"> </w:t>
      </w:r>
      <w:proofErr w:type="spellStart"/>
      <w:r>
        <w:t>either</w:t>
      </w:r>
      <w:proofErr w:type="spellEnd"/>
      <w:r>
        <w:t>.</w:t>
      </w:r>
    </w:p>
  </w:comment>
  <w:comment w:id="4" w:author="Jason Serviss" w:date="2018-10-09T15:55:00Z" w:initials="JS">
    <w:p w14:paraId="61D6B15B" w14:textId="33893365" w:rsidR="00C82DDB" w:rsidRDefault="00C82DDB">
      <w:pPr>
        <w:pStyle w:val="Kommentarer"/>
      </w:pPr>
      <w:r>
        <w:rPr>
          <w:rStyle w:val="Kommentarsreferens"/>
        </w:rPr>
        <w:annotationRef/>
      </w:r>
      <w:proofErr w:type="spellStart"/>
      <w:r>
        <w:t>This</w:t>
      </w:r>
      <w:proofErr w:type="spellEnd"/>
      <w:r>
        <w:t xml:space="preserve"> </w:t>
      </w:r>
      <w:proofErr w:type="spellStart"/>
      <w:r>
        <w:t>was</w:t>
      </w:r>
      <w:proofErr w:type="spellEnd"/>
      <w:r>
        <w:t xml:space="preserve"> not the </w:t>
      </w:r>
      <w:proofErr w:type="spellStart"/>
      <w:r>
        <w:t>purpose</w:t>
      </w:r>
      <w:proofErr w:type="spellEnd"/>
      <w:r>
        <w:t xml:space="preserve"> </w:t>
      </w:r>
      <w:proofErr w:type="spellStart"/>
      <w:r>
        <w:t>of</w:t>
      </w:r>
      <w:proofErr w:type="spellEnd"/>
      <w:r>
        <w:t xml:space="preserve"> the </w:t>
      </w:r>
      <w:proofErr w:type="spellStart"/>
      <w:r>
        <w:t>interview</w:t>
      </w:r>
      <w:proofErr w:type="spellEnd"/>
    </w:p>
  </w:comment>
  <w:comment w:id="5" w:author="Jason Serviss" w:date="2018-10-09T15:55:00Z" w:initials="JS">
    <w:p w14:paraId="0481030A" w14:textId="5577A822" w:rsidR="00C82DDB" w:rsidRDefault="00C82DDB">
      <w:pPr>
        <w:pStyle w:val="Kommentarer"/>
      </w:pPr>
      <w:r>
        <w:rPr>
          <w:rStyle w:val="Kommentarsreferens"/>
        </w:rPr>
        <w:annotationRef/>
      </w:r>
      <w:proofErr w:type="spellStart"/>
      <w:r>
        <w:t>This</w:t>
      </w:r>
      <w:proofErr w:type="spellEnd"/>
      <w:r>
        <w:t xml:space="preserve"> </w:t>
      </w:r>
      <w:proofErr w:type="spellStart"/>
      <w:r>
        <w:t>was</w:t>
      </w:r>
      <w:proofErr w:type="spellEnd"/>
      <w:r>
        <w:t xml:space="preserve"> not the </w:t>
      </w:r>
      <w:proofErr w:type="spellStart"/>
      <w:r>
        <w:t>purpose</w:t>
      </w:r>
      <w:proofErr w:type="spellEnd"/>
      <w:r>
        <w:t xml:space="preserve"> </w:t>
      </w:r>
      <w:proofErr w:type="spellStart"/>
      <w:r>
        <w:t>of</w:t>
      </w:r>
      <w:proofErr w:type="spellEnd"/>
      <w:r>
        <w:t xml:space="preserve"> the </w:t>
      </w:r>
      <w:proofErr w:type="spellStart"/>
      <w:r>
        <w:t>evaluation</w:t>
      </w:r>
      <w:proofErr w:type="spellEnd"/>
    </w:p>
  </w:comment>
  <w:comment w:id="7" w:author="Jason Serviss" w:date="2018-10-09T15:56:00Z" w:initials="JS">
    <w:p w14:paraId="7FF1C453" w14:textId="1C05F0CF" w:rsidR="00C82DDB" w:rsidRDefault="00C82DDB">
      <w:pPr>
        <w:pStyle w:val="Kommentarer"/>
      </w:pPr>
      <w:r>
        <w:rPr>
          <w:rStyle w:val="Kommentarsreferens"/>
        </w:rPr>
        <w:annotationRef/>
      </w:r>
      <w:r>
        <w:t xml:space="preserve">Makes no sense </w:t>
      </w:r>
      <w:proofErr w:type="spellStart"/>
      <w:r>
        <w:t>to</w:t>
      </w:r>
      <w:proofErr w:type="spellEnd"/>
      <w:r>
        <w:t xml:space="preserve"> the </w:t>
      </w:r>
      <w:proofErr w:type="spellStart"/>
      <w:r>
        <w:t>reader</w:t>
      </w:r>
      <w:proofErr w:type="spellEnd"/>
      <w:r>
        <w:t xml:space="preserve"> </w:t>
      </w:r>
      <w:proofErr w:type="spellStart"/>
      <w:r>
        <w:t>without</w:t>
      </w:r>
      <w:proofErr w:type="spellEnd"/>
      <w:r>
        <w:t xml:space="preserve"> </w:t>
      </w:r>
      <w:proofErr w:type="spellStart"/>
      <w:r>
        <w:t>knowing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picked</w:t>
      </w:r>
      <w:proofErr w:type="spellEnd"/>
      <w:r>
        <w:t xml:space="preserve"> </w:t>
      </w:r>
      <w:proofErr w:type="spellStart"/>
      <w:r>
        <w:t>representitive</w:t>
      </w:r>
      <w:proofErr w:type="spellEnd"/>
      <w:r>
        <w:t xml:space="preserve"> </w:t>
      </w:r>
      <w:proofErr w:type="spellStart"/>
      <w:r>
        <w:t>models</w:t>
      </w:r>
      <w:proofErr w:type="spellEnd"/>
      <w:r>
        <w:t xml:space="preserve"> from </w:t>
      </w:r>
      <w:proofErr w:type="spellStart"/>
      <w:r>
        <w:t>each</w:t>
      </w:r>
      <w:proofErr w:type="spellEnd"/>
      <w:r>
        <w:t xml:space="preserve"> </w:t>
      </w:r>
      <w:proofErr w:type="spellStart"/>
      <w:r>
        <w:t>perspective</w:t>
      </w:r>
      <w:proofErr w:type="spellEnd"/>
    </w:p>
  </w:comment>
  <w:comment w:id="8" w:author="Jason Serviss" w:date="2018-10-09T15:57:00Z" w:initials="JS">
    <w:p w14:paraId="1C1685FF" w14:textId="73A0EA54" w:rsidR="00C82DDB" w:rsidRDefault="00C82DDB">
      <w:pPr>
        <w:pStyle w:val="Kommentarer"/>
      </w:pPr>
      <w:r>
        <w:rPr>
          <w:rStyle w:val="Kommentarsreferens"/>
        </w:rPr>
        <w:annotationRef/>
      </w:r>
      <w:proofErr w:type="spellStart"/>
      <w:r>
        <w:t>Incorrect</w:t>
      </w:r>
      <w:proofErr w:type="spellEnd"/>
      <w:r>
        <w:t xml:space="preserve">. </w:t>
      </w:r>
      <w:proofErr w:type="spellStart"/>
      <w:r>
        <w:t>This</w:t>
      </w:r>
      <w:proofErr w:type="spellEnd"/>
      <w:r>
        <w:t xml:space="preserve"> is not </w:t>
      </w:r>
      <w:proofErr w:type="spellStart"/>
      <w:r>
        <w:t>why</w:t>
      </w:r>
      <w:proofErr w:type="spellEnd"/>
      <w:r>
        <w:t xml:space="preserve"> </w:t>
      </w:r>
      <w:proofErr w:type="spellStart"/>
      <w:r>
        <w:t>we</w:t>
      </w:r>
      <w:proofErr w:type="spellEnd"/>
      <w:r>
        <w:t xml:space="preserve"> </w:t>
      </w:r>
      <w:proofErr w:type="spellStart"/>
      <w:r>
        <w:t>did</w:t>
      </w:r>
      <w:proofErr w:type="spellEnd"/>
      <w:r>
        <w:t xml:space="preserve"> the </w:t>
      </w:r>
      <w:proofErr w:type="spellStart"/>
      <w:r>
        <w:t>evaluation</w:t>
      </w:r>
      <w:proofErr w:type="spellEnd"/>
      <w:r>
        <w:t>.</w:t>
      </w:r>
    </w:p>
  </w:comment>
  <w:comment w:id="9" w:author="Jason Serviss" w:date="2018-10-09T15:59:00Z" w:initials="JS">
    <w:p w14:paraId="3125121F" w14:textId="18A68B32" w:rsidR="00C82DDB" w:rsidRDefault="00C82DDB">
      <w:pPr>
        <w:pStyle w:val="Kommentarer"/>
      </w:pPr>
      <w:r>
        <w:rPr>
          <w:rStyle w:val="Kommentarsreferens"/>
        </w:rPr>
        <w:annotationRef/>
      </w:r>
      <w:r>
        <w:t xml:space="preserve">It is </w:t>
      </w:r>
      <w:proofErr w:type="spellStart"/>
      <w:r>
        <w:t>great</w:t>
      </w:r>
      <w:proofErr w:type="spellEnd"/>
      <w:r>
        <w:t xml:space="preserve"> </w:t>
      </w:r>
      <w:proofErr w:type="spellStart"/>
      <w:r>
        <w:t>that</w:t>
      </w:r>
      <w:proofErr w:type="spellEnd"/>
      <w:r>
        <w:t xml:space="preserve"> </w:t>
      </w:r>
      <w:proofErr w:type="spellStart"/>
      <w:r>
        <w:t>you</w:t>
      </w:r>
      <w:proofErr w:type="spellEnd"/>
      <w:r>
        <w:t xml:space="preserve"> </w:t>
      </w:r>
      <w:proofErr w:type="spellStart"/>
      <w:r>
        <w:t>are</w:t>
      </w:r>
      <w:proofErr w:type="spellEnd"/>
      <w:r>
        <w:t xml:space="preserve"> </w:t>
      </w:r>
      <w:proofErr w:type="spellStart"/>
      <w:r>
        <w:t>starting</w:t>
      </w:r>
      <w:proofErr w:type="spellEnd"/>
      <w:r>
        <w:t xml:space="preserve"> </w:t>
      </w:r>
      <w:proofErr w:type="spellStart"/>
      <w:r>
        <w:t>to</w:t>
      </w:r>
      <w:proofErr w:type="spellEnd"/>
      <w:r>
        <w:t xml:space="preserve"> </w:t>
      </w:r>
      <w:proofErr w:type="spellStart"/>
      <w:r>
        <w:t>use</w:t>
      </w:r>
      <w:proofErr w:type="spellEnd"/>
      <w:r>
        <w:t xml:space="preserve"> </w:t>
      </w:r>
      <w:proofErr w:type="spellStart"/>
      <w:r>
        <w:t>these</w:t>
      </w:r>
      <w:proofErr w:type="spellEnd"/>
      <w:r>
        <w:t xml:space="preserve"> </w:t>
      </w:r>
      <w:proofErr w:type="spellStart"/>
      <w:r>
        <w:t>words</w:t>
      </w:r>
      <w:proofErr w:type="spellEnd"/>
      <w:r>
        <w:t xml:space="preserve"> </w:t>
      </w:r>
      <w:proofErr w:type="spellStart"/>
      <w:r>
        <w:t>but</w:t>
      </w:r>
      <w:proofErr w:type="spellEnd"/>
      <w:r>
        <w:t xml:space="preserve">, </w:t>
      </w:r>
      <w:proofErr w:type="spellStart"/>
      <w:r>
        <w:t>here</w:t>
      </w:r>
      <w:proofErr w:type="spellEnd"/>
      <w:r>
        <w:t xml:space="preserve">, </w:t>
      </w:r>
      <w:proofErr w:type="spellStart"/>
      <w:r>
        <w:t>you</w:t>
      </w:r>
      <w:proofErr w:type="spellEnd"/>
      <w:r>
        <w:t xml:space="preserve"> </w:t>
      </w:r>
      <w:proofErr w:type="spellStart"/>
      <w:r>
        <w:t>have</w:t>
      </w:r>
      <w:proofErr w:type="spellEnd"/>
      <w:r>
        <w:t xml:space="preserve"> </w:t>
      </w:r>
      <w:proofErr w:type="spellStart"/>
      <w:r>
        <w:t>used</w:t>
      </w:r>
      <w:proofErr w:type="spellEnd"/>
      <w:r>
        <w:t xml:space="preserve"> it </w:t>
      </w:r>
      <w:proofErr w:type="spellStart"/>
      <w:r>
        <w:t>wrong</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w:t>
      </w:r>
      <w:proofErr w:type="spellStart"/>
      <w:r>
        <w:t>First</w:t>
      </w:r>
      <w:proofErr w:type="spellEnd"/>
      <w:r>
        <w:t xml:space="preserve">, I </w:t>
      </w:r>
      <w:proofErr w:type="spellStart"/>
      <w:r>
        <w:t>did</w:t>
      </w:r>
      <w:proofErr w:type="spellEnd"/>
      <w:r>
        <w:t xml:space="preserve"> </w:t>
      </w:r>
      <w:proofErr w:type="spellStart"/>
      <w:r>
        <w:t>this</w:t>
      </w:r>
      <w:proofErr w:type="spellEnd"/>
      <w:r>
        <w:t xml:space="preserve">. </w:t>
      </w:r>
      <w:proofErr w:type="spellStart"/>
      <w:r>
        <w:t>Then</w:t>
      </w:r>
      <w:proofErr w:type="spellEnd"/>
      <w:r>
        <w:t xml:space="preserve">, I </w:t>
      </w:r>
      <w:proofErr w:type="spellStart"/>
      <w:r>
        <w:t>did</w:t>
      </w:r>
      <w:proofErr w:type="spellEnd"/>
      <w:r>
        <w:t xml:space="preserve"> </w:t>
      </w:r>
      <w:proofErr w:type="spellStart"/>
      <w:r>
        <w:t>that</w:t>
      </w:r>
      <w:proofErr w:type="spellEnd"/>
      <w:r>
        <w:t xml:space="preserve">. Slutligen, the sky is </w:t>
      </w:r>
      <w:proofErr w:type="spellStart"/>
      <w:r>
        <w:t>blue</w:t>
      </w:r>
      <w:proofErr w:type="spellEnd"/>
      <w:r>
        <w:t>”</w:t>
      </w:r>
    </w:p>
  </w:comment>
  <w:comment w:id="15" w:author="Olivia Imner" w:date="2018-10-09T17:30:00Z" w:initials="OI">
    <w:p w14:paraId="23162EB9" w14:textId="06A3750A" w:rsidR="00C82DDB" w:rsidRDefault="00C82DDB">
      <w:pPr>
        <w:pStyle w:val="Kommentarer"/>
      </w:pPr>
      <w:r>
        <w:rPr>
          <w:rStyle w:val="Kommentarsreferens"/>
        </w:rPr>
        <w:annotationRef/>
      </w:r>
      <w:proofErr w:type="spellStart"/>
      <w:r>
        <w:t>LÄgg</w:t>
      </w:r>
      <w:proofErr w:type="spellEnd"/>
      <w:r>
        <w:t xml:space="preserve"> till 2-3 meningar om</w:t>
      </w:r>
      <w:bookmarkStart w:id="16" w:name="_GoBack"/>
      <w:bookmarkEnd w:id="16"/>
      <w:r>
        <w:t xml:space="preserve"> figur 3a</w:t>
      </w:r>
    </w:p>
  </w:comment>
  <w:comment w:id="25" w:author="Jason Serviss" w:date="2018-09-15T17:08:00Z" w:initials="JS">
    <w:p w14:paraId="77369648" w14:textId="008532B0" w:rsidR="00C82DDB" w:rsidRDefault="00C82DDB">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27" w:author="Jason Serviss" w:date="2018-10-09T15:50:00Z" w:initials="JS">
    <w:p w14:paraId="0A682B11" w14:textId="042FB179" w:rsidR="00C82DDB" w:rsidRDefault="00C82DDB">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C82DDB" w:rsidRDefault="00C82DDB">
      <w:pPr>
        <w:pStyle w:val="Kommentarer"/>
      </w:pPr>
    </w:p>
    <w:p w14:paraId="450C2837" w14:textId="65B98596" w:rsidR="00C82DDB" w:rsidRDefault="00C82DDB">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C82DDB" w:rsidRDefault="00C82DDB">
      <w:pPr>
        <w:pStyle w:val="Kommentarer"/>
        <w:rPr>
          <w:color w:val="FFFFFF" w:themeColor="background1"/>
        </w:rPr>
      </w:pPr>
    </w:p>
    <w:p w14:paraId="17C50BBA" w14:textId="5466F844" w:rsidR="00C82DDB" w:rsidRDefault="00C82DDB">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303DF82F" w14:textId="77777777" w:rsidR="00C82DDB" w:rsidRDefault="00C82DDB">
      <w:pPr>
        <w:pStyle w:val="Kommentarer"/>
        <w:rPr>
          <w:color w:val="FFFFFF" w:themeColor="background1"/>
        </w:rPr>
      </w:pPr>
    </w:p>
    <w:p w14:paraId="6AB7BD70" w14:textId="5FFB56F7" w:rsidR="00C82DDB" w:rsidRPr="00CB4C73" w:rsidRDefault="00C82DDB">
      <w:pPr>
        <w:pStyle w:val="Kommentarer"/>
        <w:rPr>
          <w:color w:val="FFFFFF" w:themeColor="background1"/>
        </w:rPr>
      </w:pPr>
      <w:proofErr w:type="spellStart"/>
      <w:r>
        <w:rPr>
          <w:color w:val="FFFFFF" w:themeColor="background1"/>
        </w:rPr>
        <w:t>Next</w:t>
      </w:r>
      <w:proofErr w:type="spellEnd"/>
      <w:r>
        <w:rPr>
          <w:color w:val="FFFFFF" w:themeColor="background1"/>
        </w:rPr>
        <w:t xml:space="preserve"> </w:t>
      </w:r>
      <w:proofErr w:type="spellStart"/>
      <w:r>
        <w:rPr>
          <w:color w:val="FFFFFF" w:themeColor="background1"/>
        </w:rPr>
        <w:t>sentance</w:t>
      </w:r>
      <w:proofErr w:type="spellEnd"/>
      <w:r>
        <w:rPr>
          <w:color w:val="FFFFFF" w:themeColor="background1"/>
        </w:rPr>
        <w:t xml:space="preserve"> ”</w:t>
      </w:r>
      <w:r w:rsidRPr="000C56DF">
        <w:t xml:space="preserve"> </w:t>
      </w:r>
      <w:r>
        <w:t>DIM kan fördelas in i faser med omfattande element för att klara av att använda modellen inom lärandet.</w:t>
      </w:r>
      <w:r>
        <w:rPr>
          <w:color w:val="FFFFFF" w:themeColor="background1"/>
        </w:rPr>
        <w:t xml:space="preserve">” </w:t>
      </w:r>
      <w:proofErr w:type="spellStart"/>
      <w:r>
        <w:rPr>
          <w:color w:val="FFFFFF" w:themeColor="background1"/>
        </w:rPr>
        <w:t>Why</w:t>
      </w:r>
      <w:proofErr w:type="spellEnd"/>
      <w:r>
        <w:rPr>
          <w:color w:val="FFFFFF" w:themeColor="background1"/>
        </w:rPr>
        <w:t xml:space="preserve"> is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here</w:t>
      </w:r>
      <w:proofErr w:type="spellEnd"/>
      <w:r>
        <w:rPr>
          <w:color w:val="FFFFFF" w:themeColor="background1"/>
        </w:rPr>
        <w:t xml:space="preserve">? </w:t>
      </w:r>
    </w:p>
  </w:comment>
  <w:comment w:id="34" w:author="Olivia Imner" w:date="2018-10-06T17:31:00Z" w:initials="OI">
    <w:p w14:paraId="2143F210" w14:textId="57DFB87F" w:rsidR="00C82DDB" w:rsidRDefault="00C82DDB">
      <w:pPr>
        <w:pStyle w:val="Kommentarer"/>
      </w:pPr>
      <w:r>
        <w:rPr>
          <w:rStyle w:val="Kommentarsreferens"/>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35" w:author="Jason Serviss" w:date="2018-10-09T16:02:00Z" w:initials="JS">
    <w:p w14:paraId="4B5AA6DE" w14:textId="02FAC068" w:rsidR="00C82DDB" w:rsidRDefault="00C82DDB">
      <w:pPr>
        <w:pStyle w:val="Kommentarer"/>
      </w:pPr>
      <w:r>
        <w:rPr>
          <w:rStyle w:val="Kommentarsreferens"/>
        </w:rPr>
        <w:annotationRef/>
      </w:r>
      <w:r>
        <w:t>resultatet</w:t>
      </w:r>
    </w:p>
  </w:comment>
  <w:comment w:id="36" w:author="Jason Serviss" w:date="2018-10-09T16:02:00Z" w:initials="JS">
    <w:p w14:paraId="452CD47D" w14:textId="503D05D0" w:rsidR="00C82DDB" w:rsidRDefault="00C82DDB">
      <w:pPr>
        <w:pStyle w:val="Kommentare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w:t>
      </w:r>
    </w:p>
  </w:comment>
  <w:comment w:id="37" w:author="Jason Serviss" w:date="2018-10-09T16:06:00Z" w:initials="JS">
    <w:p w14:paraId="02F489E3" w14:textId="3008DDE8" w:rsidR="00C82DDB" w:rsidRDefault="00C82DDB">
      <w:pPr>
        <w:pStyle w:val="Kommentare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w:t>
      </w:r>
    </w:p>
  </w:comment>
  <w:comment w:id="38" w:author="Jason Serviss" w:date="2018-10-09T16:07:00Z" w:initials="JS">
    <w:p w14:paraId="49EF92AD" w14:textId="0E3916E4" w:rsidR="00C82DDB" w:rsidRDefault="00C82DDB">
      <w:pPr>
        <w:pStyle w:val="Kommentarer"/>
      </w:pPr>
      <w:r>
        <w:rPr>
          <w:rStyle w:val="Kommentarsreferens"/>
        </w:rPr>
        <w:annotationRef/>
      </w:r>
      <w:proofErr w:type="spellStart"/>
      <w:r>
        <w:t>You</w:t>
      </w:r>
      <w:proofErr w:type="spellEnd"/>
      <w:r>
        <w:t xml:space="preserve"> </w:t>
      </w:r>
      <w:proofErr w:type="spellStart"/>
      <w:r>
        <w:t>have</w:t>
      </w:r>
      <w:proofErr w:type="spellEnd"/>
      <w:r>
        <w:t xml:space="preserve"> </w:t>
      </w:r>
      <w:proofErr w:type="spellStart"/>
      <w:r>
        <w:t>better</w:t>
      </w:r>
      <w:proofErr w:type="spellEnd"/>
      <w:r>
        <w:t xml:space="preserve"> </w:t>
      </w:r>
      <w:proofErr w:type="spellStart"/>
      <w:r>
        <w:t>thank</w:t>
      </w:r>
      <w:proofErr w:type="spellEnd"/>
      <w:r>
        <w:t xml:space="preserve"> </w:t>
      </w:r>
      <w:proofErr w:type="spellStart"/>
      <w:r>
        <w:t>your</w:t>
      </w:r>
      <w:proofErr w:type="spellEnd"/>
      <w:r>
        <w:t xml:space="preserve"> </w:t>
      </w:r>
      <w:proofErr w:type="spellStart"/>
      <w:r>
        <w:t>brother</w:t>
      </w:r>
      <w:proofErr w:type="spellEnd"/>
      <w:r>
        <w:t xml:space="preserve"> </w:t>
      </w:r>
      <w:proofErr w:type="spellStart"/>
      <w:r>
        <w:t>here</w:t>
      </w:r>
      <w:proofErr w:type="spellEnd"/>
      <w:r>
        <w:t xml:space="preserve"> as </w:t>
      </w:r>
      <w:proofErr w:type="spellStart"/>
      <w:r>
        <w:t>well</w:t>
      </w:r>
      <w:proofErr w:type="spellEnd"/>
      <w:r>
        <w:t xml:space="preserve"> </w:t>
      </w:r>
      <w:proofErr w:type="spellStart"/>
      <w:r>
        <w:t>if</w:t>
      </w:r>
      <w:proofErr w:type="spellEnd"/>
      <w:r>
        <w:t xml:space="preserve"> </w:t>
      </w:r>
      <w:proofErr w:type="spellStart"/>
      <w:r>
        <w:t>hw</w:t>
      </w:r>
      <w:proofErr w:type="spellEnd"/>
      <w:r>
        <w:t xml:space="preserve"> is going </w:t>
      </w:r>
      <w:proofErr w:type="spellStart"/>
      <w:r>
        <w:t>to</w:t>
      </w:r>
      <w:proofErr w:type="spellEnd"/>
      <w:r>
        <w:t xml:space="preserve"> check </w:t>
      </w:r>
      <w:proofErr w:type="spellStart"/>
      <w:r>
        <w:t>your</w:t>
      </w:r>
      <w:proofErr w:type="spellEnd"/>
      <w:r>
        <w:t xml:space="preserve"> </w:t>
      </w:r>
      <w:proofErr w:type="spellStart"/>
      <w:r>
        <w:t>grammar</w:t>
      </w:r>
      <w:proofErr w:type="spellEnd"/>
    </w:p>
  </w:comment>
  <w:comment w:id="41" w:author="Olivia Imner" w:date="2018-10-09T13:34:00Z" w:initials="OI">
    <w:p w14:paraId="3E872A37" w14:textId="01BB328B" w:rsidR="00C82DDB" w:rsidRDefault="00C82DDB">
      <w:pPr>
        <w:pStyle w:val="Kommentarer"/>
      </w:pPr>
      <w:r>
        <w:rPr>
          <w:rStyle w:val="Kommentarsreferens"/>
        </w:rPr>
        <w:annotationRef/>
      </w:r>
      <w:r>
        <w:t>Visa källor blir inte bra, ska fixas igen</w:t>
      </w:r>
    </w:p>
    <w:p w14:paraId="51F368D9" w14:textId="77777777" w:rsidR="00C82DDB" w:rsidRDefault="00C82DDB">
      <w:pPr>
        <w:pStyle w:val="Kommentarer"/>
      </w:pPr>
    </w:p>
  </w:comment>
  <w:comment w:id="47" w:author="Jason Serviss" w:date="2018-10-09T16:09:00Z" w:initials="JS">
    <w:p w14:paraId="24A59A83" w14:textId="1C5FE549" w:rsidR="00C82DDB" w:rsidRDefault="00C82DDB">
      <w:pPr>
        <w:pStyle w:val="Kommentarer"/>
      </w:pPr>
      <w:r>
        <w:rPr>
          <w:rStyle w:val="Kommentarsreferens"/>
        </w:rPr>
        <w:annotationRef/>
      </w:r>
      <w:proofErr w:type="spellStart"/>
      <w:r>
        <w:t>There</w:t>
      </w:r>
      <w:proofErr w:type="spellEnd"/>
      <w:r>
        <w:t xml:space="preserve"> is no </w:t>
      </w:r>
      <w:proofErr w:type="spellStart"/>
      <w:r>
        <w:t>need</w:t>
      </w:r>
      <w:proofErr w:type="spellEnd"/>
      <w:r>
        <w:t xml:space="preserve"> </w:t>
      </w:r>
      <w:proofErr w:type="spellStart"/>
      <w:r>
        <w:t>to</w:t>
      </w:r>
      <w:proofErr w:type="spellEnd"/>
      <w:r>
        <w:t xml:space="preserve"> </w:t>
      </w:r>
      <w:proofErr w:type="spellStart"/>
      <w:r>
        <w:t>put</w:t>
      </w:r>
      <w:proofErr w:type="spellEnd"/>
      <w:r>
        <w:t xml:space="preserve"> </w:t>
      </w:r>
      <w:proofErr w:type="spellStart"/>
      <w:r>
        <w:t>this</w:t>
      </w:r>
      <w:proofErr w:type="spellEnd"/>
      <w:r>
        <w:t xml:space="preserve"> </w:t>
      </w:r>
      <w:proofErr w:type="spellStart"/>
      <w:r>
        <w:t>here</w:t>
      </w:r>
      <w:proofErr w:type="spellEnd"/>
      <w:r>
        <w:t xml:space="preserve">. </w:t>
      </w:r>
      <w:proofErr w:type="spellStart"/>
      <w:r>
        <w:t>You</w:t>
      </w:r>
      <w:proofErr w:type="spellEnd"/>
      <w:r>
        <w:t xml:space="preserve"> just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proofErr w:type="gramStart"/>
      <w:r>
        <w:t>that</w:t>
      </w:r>
      <w:proofErr w:type="spellEnd"/>
      <w:r>
        <w:t xml:space="preserve">  </w:t>
      </w:r>
      <w:proofErr w:type="spellStart"/>
      <w:r>
        <w:t>each</w:t>
      </w:r>
      <w:proofErr w:type="spellEnd"/>
      <w:proofErr w:type="gramEnd"/>
      <w:r>
        <w:t xml:space="preserve"> </w:t>
      </w:r>
      <w:proofErr w:type="spellStart"/>
      <w:r>
        <w:t>of</w:t>
      </w:r>
      <w:proofErr w:type="spellEnd"/>
      <w:r>
        <w:t xml:space="preserve"> the  </w:t>
      </w:r>
      <w:proofErr w:type="spellStart"/>
      <w:r>
        <w:t>models</w:t>
      </w:r>
      <w:proofErr w:type="spellEnd"/>
      <w:r>
        <w:t xml:space="preserve"> is </w:t>
      </w:r>
      <w:proofErr w:type="spellStart"/>
      <w:r>
        <w:t>divided</w:t>
      </w:r>
      <w:proofErr w:type="spellEnd"/>
      <w:r>
        <w:t xml:space="preserve"> by </w:t>
      </w:r>
      <w:proofErr w:type="spellStart"/>
      <w:r>
        <w:t>its</w:t>
      </w:r>
      <w:proofErr w:type="spellEnd"/>
      <w:r>
        <w:t xml:space="preserve"> elements or </w:t>
      </w:r>
      <w:proofErr w:type="spellStart"/>
      <w:r>
        <w:t>similar</w:t>
      </w:r>
      <w:proofErr w:type="spellEnd"/>
      <w:r>
        <w:t>.</w:t>
      </w:r>
    </w:p>
  </w:comment>
  <w:comment w:id="49" w:author="Unknown Author" w:date="2018-09-09T08:01:00Z" w:initials="">
    <w:p w14:paraId="4778FD34" w14:textId="1B8703F5" w:rsidR="00C82DDB" w:rsidRDefault="00C82DDB">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48" w:author="Jason Serviss" w:date="2018-10-09T16:10:00Z" w:initials="JS">
    <w:p w14:paraId="3A32EA04" w14:textId="5B5762D1" w:rsidR="00C82DDB" w:rsidRDefault="00C82DDB">
      <w:pPr>
        <w:pStyle w:val="Kommentare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”NA betecknas ingen korresponderande element” or similar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82DDB" w:rsidRDefault="00C82DDB">
      <w:r>
        <w:separator/>
      </w:r>
    </w:p>
  </w:endnote>
  <w:endnote w:type="continuationSeparator" w:id="0">
    <w:p w14:paraId="4F768654" w14:textId="77777777" w:rsidR="00C82DDB" w:rsidRDefault="00C82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82DDB" w:rsidRDefault="00C82DD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82DDB" w:rsidRDefault="00C82DD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C82DDB" w:rsidRDefault="00C82DDB">
        <w:pPr>
          <w:pStyle w:val="Footer1"/>
          <w:jc w:val="center"/>
        </w:pPr>
        <w:r>
          <w:fldChar w:fldCharType="begin"/>
        </w:r>
        <w:r>
          <w:instrText>PAGE</w:instrText>
        </w:r>
        <w:r>
          <w:fldChar w:fldCharType="separate"/>
        </w:r>
        <w:r w:rsidR="00CD3BE4">
          <w:rPr>
            <w:noProof/>
          </w:rPr>
          <w:t>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C82DDB" w:rsidRDefault="00C82DDB">
        <w:pPr>
          <w:pStyle w:val="Footer1"/>
          <w:jc w:val="center"/>
        </w:pPr>
        <w:r>
          <w:fldChar w:fldCharType="begin"/>
        </w:r>
        <w:r>
          <w:instrText>PAGE</w:instrText>
        </w:r>
        <w:r>
          <w:fldChar w:fldCharType="separate"/>
        </w:r>
        <w:r w:rsidR="00CD3BE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82DDB" w:rsidRDefault="00C82DDB">
      <w:r>
        <w:separator/>
      </w:r>
    </w:p>
  </w:footnote>
  <w:footnote w:type="continuationSeparator" w:id="0">
    <w:p w14:paraId="71DB8F98" w14:textId="77777777" w:rsidR="00C82DDB" w:rsidRDefault="00C82DDB">
      <w:r>
        <w:continuationSeparator/>
      </w:r>
    </w:p>
  </w:footnote>
  <w:footnote w:id="1">
    <w:p w14:paraId="5824ECF3" w14:textId="3C586678" w:rsidR="00C82DDB" w:rsidRPr="00B93DE6" w:rsidRDefault="00C82DDB" w:rsidP="00CF61C4">
      <w:pPr>
        <w:pStyle w:val="Fotnotstext"/>
        <w:jc w:val="both"/>
        <w:rPr>
          <w:sz w:val="14"/>
          <w:szCs w:val="14"/>
        </w:rPr>
      </w:pPr>
      <w:r w:rsidRPr="00882B2F">
        <w:rPr>
          <w:rStyle w:val="Fotnotsreferens"/>
          <w:rPrChange w:id="53"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C82DDB" w:rsidRPr="00B93DE6" w:rsidRDefault="00C82DDB" w:rsidP="00CF61C4">
      <w:pPr>
        <w:pStyle w:val="Fotnotstext"/>
        <w:jc w:val="both"/>
        <w:rPr>
          <w:sz w:val="14"/>
          <w:szCs w:val="14"/>
        </w:rPr>
      </w:pPr>
      <w:r w:rsidRPr="00882B2F">
        <w:rPr>
          <w:rStyle w:val="Fotnotsreferens"/>
          <w:rPrChange w:id="57"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C82DDB" w:rsidRPr="00B93DE6" w:rsidRDefault="00C82DDB" w:rsidP="00CF61C4">
      <w:pPr>
        <w:pStyle w:val="Fotnotstext"/>
        <w:jc w:val="both"/>
        <w:rPr>
          <w:sz w:val="14"/>
          <w:szCs w:val="14"/>
        </w:rPr>
      </w:pPr>
      <w:r w:rsidRPr="00882B2F">
        <w:rPr>
          <w:rStyle w:val="Fotnotsreferens"/>
          <w:rPrChange w:id="60"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C82DDB" w:rsidRPr="00B93DE6" w:rsidRDefault="00C82DDB" w:rsidP="00CF61C4">
      <w:pPr>
        <w:pStyle w:val="Fotnotstext"/>
        <w:jc w:val="both"/>
        <w:rPr>
          <w:sz w:val="14"/>
          <w:szCs w:val="14"/>
        </w:rPr>
      </w:pPr>
      <w:r w:rsidRPr="00882B2F">
        <w:rPr>
          <w:rStyle w:val="Fotnotsreferens"/>
          <w:rPrChange w:id="62"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C82DDB" w:rsidRPr="00B93DE6" w:rsidRDefault="00C82DDB" w:rsidP="00CF61C4">
      <w:pPr>
        <w:pStyle w:val="Fotnotstext"/>
        <w:jc w:val="both"/>
        <w:rPr>
          <w:sz w:val="14"/>
          <w:szCs w:val="14"/>
        </w:rPr>
      </w:pPr>
      <w:r w:rsidRPr="00882B2F">
        <w:rPr>
          <w:rStyle w:val="Fotnotsreferens"/>
          <w:rPrChange w:id="64"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C82DDB" w:rsidRDefault="00C82DDB" w:rsidP="00CF61C4">
      <w:pPr>
        <w:pStyle w:val="Fotnotstext"/>
        <w:jc w:val="both"/>
      </w:pPr>
      <w:r w:rsidRPr="00882B2F">
        <w:rPr>
          <w:rStyle w:val="Fotnotsreferens"/>
          <w:rPrChange w:id="69"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4B10"/>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13C1"/>
    <w:rsid w:val="000C1C09"/>
    <w:rsid w:val="000C1D43"/>
    <w:rsid w:val="000C29D9"/>
    <w:rsid w:val="000C56DF"/>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7B30"/>
    <w:rsid w:val="0016757F"/>
    <w:rsid w:val="001701BE"/>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A2763"/>
    <w:rsid w:val="003A2801"/>
    <w:rsid w:val="003A3342"/>
    <w:rsid w:val="003B23C6"/>
    <w:rsid w:val="003B5EB1"/>
    <w:rsid w:val="003C06CF"/>
    <w:rsid w:val="003C4177"/>
    <w:rsid w:val="003D1A09"/>
    <w:rsid w:val="003D2164"/>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7C43"/>
    <w:rsid w:val="00460759"/>
    <w:rsid w:val="004609DA"/>
    <w:rsid w:val="00463CEE"/>
    <w:rsid w:val="004642EB"/>
    <w:rsid w:val="0047515C"/>
    <w:rsid w:val="0047588C"/>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221"/>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6AE3"/>
    <w:rsid w:val="006E30FA"/>
    <w:rsid w:val="006E59A9"/>
    <w:rsid w:val="006F1A69"/>
    <w:rsid w:val="006F6C67"/>
    <w:rsid w:val="00701155"/>
    <w:rsid w:val="0070291E"/>
    <w:rsid w:val="00710303"/>
    <w:rsid w:val="00713E7C"/>
    <w:rsid w:val="00715462"/>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5594"/>
    <w:rsid w:val="007F5A31"/>
    <w:rsid w:val="007F6CEC"/>
    <w:rsid w:val="00806CE6"/>
    <w:rsid w:val="00811153"/>
    <w:rsid w:val="00814553"/>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2B2F"/>
    <w:rsid w:val="0088501B"/>
    <w:rsid w:val="00890D21"/>
    <w:rsid w:val="00891246"/>
    <w:rsid w:val="00891A2E"/>
    <w:rsid w:val="00891BF2"/>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770CB"/>
    <w:rsid w:val="00C77B2D"/>
    <w:rsid w:val="00C82DDB"/>
    <w:rsid w:val="00C869D0"/>
    <w:rsid w:val="00C9446B"/>
    <w:rsid w:val="00C944C6"/>
    <w:rsid w:val="00CA160B"/>
    <w:rsid w:val="00CA2D4A"/>
    <w:rsid w:val="00CB107E"/>
    <w:rsid w:val="00CB3D1B"/>
    <w:rsid w:val="00CB4A5E"/>
    <w:rsid w:val="00CB4C73"/>
    <w:rsid w:val="00CB6D9D"/>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4A19"/>
    <w:rsid w:val="00F36A1A"/>
    <w:rsid w:val="00F36D89"/>
    <w:rsid w:val="00F400E0"/>
    <w:rsid w:val="00F43731"/>
    <w:rsid w:val="00F4438A"/>
    <w:rsid w:val="00F5225C"/>
    <w:rsid w:val="00F57D86"/>
    <w:rsid w:val="00F611BE"/>
    <w:rsid w:val="00F628A3"/>
    <w:rsid w:val="00F67766"/>
    <w:rsid w:val="00F7572C"/>
    <w:rsid w:val="00F85236"/>
    <w:rsid w:val="00F87E43"/>
    <w:rsid w:val="00F87E50"/>
    <w:rsid w:val="00F9332B"/>
    <w:rsid w:val="00F95006"/>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7AA90AB-9129-9A4C-AF1D-433995310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11443</TotalTime>
  <Pages>27</Pages>
  <Words>11222</Words>
  <Characters>59480</Characters>
  <Application>Microsoft Macintosh Word</Application>
  <DocSecurity>0</DocSecurity>
  <Lines>495</Lines>
  <Paragraphs>141</Paragraphs>
  <ScaleCrop>false</ScaleCrop>
  <Company>Stockholms universitetsbibliotek</Company>
  <LinksUpToDate>false</LinksUpToDate>
  <CharactersWithSpaces>70561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304</cp:revision>
  <cp:lastPrinted>2010-07-05T09:46:00Z</cp:lastPrinted>
  <dcterms:created xsi:type="dcterms:W3CDTF">2018-05-01T11:24:00Z</dcterms:created>
  <dcterms:modified xsi:type="dcterms:W3CDTF">2018-10-09T15:33:00Z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