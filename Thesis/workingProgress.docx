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Pr="00547B0E" w:rsidRDefault="00850895" w:rsidP="00214F7B">
      <w:pPr>
        <w:pStyle w:val="Titleofthesis"/>
        <w:jc w:val="both"/>
        <w:rPr>
          <w:sz w:val="46"/>
          <w:szCs w:val="46"/>
          <w:rPrChange w:id="2" w:author="Jason Serviss" w:date="2018-10-18T19:29:00Z">
            <w:rPr/>
          </w:rPrChange>
        </w:rPr>
      </w:pPr>
      <w:commentRangeStart w:id="3"/>
      <w:r w:rsidRPr="00547B0E">
        <w:rPr>
          <w:sz w:val="46"/>
          <w:szCs w:val="46"/>
          <w:rPrChange w:id="4" w:author="Jason Serviss" w:date="2018-10-18T19:29:00Z">
            <w:rPr/>
          </w:rPrChange>
        </w:rPr>
        <w:t>Utvärdering av pedagogiska modeller som en plattform för förädling av kurser inom e-lärande företaget Grade</w:t>
      </w:r>
      <w:commentRangeEnd w:id="3"/>
      <w:r w:rsidR="001E5D4E" w:rsidRPr="00547B0E">
        <w:rPr>
          <w:rStyle w:val="Kommentarsreferens"/>
          <w:color w:val="auto"/>
          <w:sz w:val="46"/>
          <w:szCs w:val="46"/>
          <w:rPrChange w:id="5" w:author="Jason Serviss" w:date="2018-10-18T19:29:00Z">
            <w:rPr>
              <w:rStyle w:val="Kommentarsreferens"/>
              <w:rFonts w:ascii="Times New Roman" w:hAnsi="Times New Roman"/>
              <w:color w:val="auto"/>
            </w:rPr>
          </w:rPrChange>
        </w:rPr>
        <w:commentReference w:id="3"/>
      </w:r>
    </w:p>
    <w:p w14:paraId="3F0CB308" w14:textId="6231EEED" w:rsidR="00D45847" w:rsidRDefault="000B36E3">
      <w:pPr>
        <w:pStyle w:val="Subtitlefrontpage"/>
      </w:pPr>
      <w:r>
        <w:t xml:space="preserve">Kan pedagogiken i Grade </w:t>
      </w:r>
      <w:r w:rsidR="00CA3E3D">
        <w:t>fastställas</w:t>
      </w:r>
      <w:commentRangeStart w:id="6"/>
      <w:r w:rsidR="00850895">
        <w:t>?</w:t>
      </w:r>
      <w:commentRangeEnd w:id="6"/>
      <w:r w:rsidR="008D24BF">
        <w:rPr>
          <w:rStyle w:val="Kommentarsreferens"/>
          <w:rFonts w:ascii="Times New Roman" w:hAnsi="Times New Roman"/>
          <w:color w:val="auto"/>
        </w:rPr>
        <w:commentReference w:id="6"/>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B3CC8" w:rsidRDefault="00DB3CC8">
                            <w:pPr>
                              <w:pStyle w:val="Frontpagetext"/>
                              <w:rPr>
                                <w:sz w:val="28"/>
                                <w:szCs w:val="28"/>
                              </w:rPr>
                            </w:pPr>
                            <w:r>
                              <w:rPr>
                                <w:sz w:val="28"/>
                                <w:szCs w:val="28"/>
                              </w:rPr>
                              <w:t xml:space="preserve">Institutionen för data- </w:t>
                            </w:r>
                            <w:r>
                              <w:rPr>
                                <w:sz w:val="28"/>
                                <w:szCs w:val="28"/>
                              </w:rPr>
                              <w:br/>
                              <w:t>och systemvetenskap</w:t>
                            </w:r>
                          </w:p>
                          <w:p w14:paraId="0DD0DA7D" w14:textId="77777777" w:rsidR="00DB3CC8" w:rsidRDefault="00DB3CC8">
                            <w:pPr>
                              <w:pStyle w:val="TextBox"/>
                            </w:pPr>
                            <w:r>
                              <w:t xml:space="preserve">Examensarbete 15 </w:t>
                            </w:r>
                            <w:proofErr w:type="spellStart"/>
                            <w:r>
                              <w:t>hp</w:t>
                            </w:r>
                            <w:proofErr w:type="spellEnd"/>
                          </w:p>
                          <w:p w14:paraId="205AAAC7" w14:textId="77777777" w:rsidR="00DB3CC8" w:rsidRDefault="00DB3CC8">
                            <w:pPr>
                              <w:pStyle w:val="TextBox"/>
                            </w:pPr>
                            <w:r>
                              <w:t>Data- och systemvetenskap</w:t>
                            </w:r>
                          </w:p>
                          <w:p w14:paraId="51566511" w14:textId="77777777" w:rsidR="00DB3CC8" w:rsidRDefault="00DB3CC8">
                            <w:pPr>
                              <w:pStyle w:val="Textruta"/>
                            </w:pPr>
                            <w:r>
                              <w:t xml:space="preserve">Kurs- eller utbildningsprogram (180 </w:t>
                            </w:r>
                            <w:proofErr w:type="spellStart"/>
                            <w:r>
                              <w:t>hp</w:t>
                            </w:r>
                            <w:proofErr w:type="spellEnd"/>
                            <w:r>
                              <w:t xml:space="preserve">) </w:t>
                            </w:r>
                          </w:p>
                          <w:p w14:paraId="7A700FAB" w14:textId="05793D08" w:rsidR="00DB3CC8" w:rsidRDefault="00DB3CC8">
                            <w:pPr>
                              <w:pStyle w:val="Textruta"/>
                            </w:pPr>
                            <w:r>
                              <w:t>Höstterminen 2018</w:t>
                            </w:r>
                          </w:p>
                          <w:p w14:paraId="381612CD" w14:textId="77777777" w:rsidR="00DB3CC8" w:rsidRDefault="00DB3CC8">
                            <w:pPr>
                              <w:pStyle w:val="Textruta"/>
                            </w:pPr>
                            <w:r>
                              <w:t>Handledare: Robert Ramberg</w:t>
                            </w:r>
                          </w:p>
                          <w:p w14:paraId="41DC09BB" w14:textId="77777777" w:rsidR="00DB3CC8" w:rsidRDefault="00DB3CC8">
                            <w:pPr>
                              <w:pStyle w:val="Textruta"/>
                            </w:pPr>
                            <w:r>
                              <w:t>Granskare: Förnamn Efternamn</w:t>
                            </w:r>
                          </w:p>
                          <w:p w14:paraId="316E1ACF" w14:textId="77777777" w:rsidR="00DB3CC8" w:rsidRDefault="00DB3CC8">
                            <w:pPr>
                              <w:pStyle w:val="Textruta"/>
                              <w:rPr>
                                <w:lang w:val="en-US"/>
                              </w:rPr>
                            </w:pPr>
                            <w:r>
                              <w:rPr>
                                <w:lang w:val="en-US"/>
                              </w:rPr>
                              <w:t>English title: Evaluation of pedagogical models as a platform for the refinement of courses at the e-learning company Grade</w:t>
                            </w:r>
                          </w:p>
                          <w:p w14:paraId="680742CD" w14:textId="77777777" w:rsidR="00DB3CC8" w:rsidRDefault="00DB3CC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547B0E" w:rsidRDefault="00547B0E">
                      <w:pPr>
                        <w:pStyle w:val="Frontpagetext"/>
                        <w:rPr>
                          <w:sz w:val="28"/>
                          <w:szCs w:val="28"/>
                        </w:rPr>
                      </w:pPr>
                      <w:r>
                        <w:rPr>
                          <w:sz w:val="28"/>
                          <w:szCs w:val="28"/>
                        </w:rPr>
                        <w:t xml:space="preserve">Institutionen för data- </w:t>
                      </w:r>
                      <w:r>
                        <w:rPr>
                          <w:sz w:val="28"/>
                          <w:szCs w:val="28"/>
                        </w:rPr>
                        <w:br/>
                        <w:t>och systemvetenskap</w:t>
                      </w:r>
                    </w:p>
                    <w:p w14:paraId="0DD0DA7D" w14:textId="77777777" w:rsidR="00547B0E" w:rsidRDefault="00547B0E">
                      <w:pPr>
                        <w:pStyle w:val="TextBox"/>
                      </w:pPr>
                      <w:r>
                        <w:t xml:space="preserve">Examensarbete 15 </w:t>
                      </w:r>
                      <w:proofErr w:type="spellStart"/>
                      <w:r>
                        <w:t>hp</w:t>
                      </w:r>
                      <w:proofErr w:type="spellEnd"/>
                    </w:p>
                    <w:p w14:paraId="205AAAC7" w14:textId="77777777" w:rsidR="00547B0E" w:rsidRDefault="00547B0E">
                      <w:pPr>
                        <w:pStyle w:val="TextBox"/>
                      </w:pPr>
                      <w:r>
                        <w:t>Data- och systemvetenskap</w:t>
                      </w:r>
                    </w:p>
                    <w:p w14:paraId="51566511" w14:textId="77777777" w:rsidR="00547B0E" w:rsidRDefault="00547B0E">
                      <w:pPr>
                        <w:pStyle w:val="Textruta"/>
                      </w:pPr>
                      <w:r>
                        <w:t xml:space="preserve">Kurs- eller utbildningsprogram (180 </w:t>
                      </w:r>
                      <w:proofErr w:type="spellStart"/>
                      <w:r>
                        <w:t>hp</w:t>
                      </w:r>
                      <w:proofErr w:type="spellEnd"/>
                      <w:r>
                        <w:t xml:space="preserve">) </w:t>
                      </w:r>
                    </w:p>
                    <w:p w14:paraId="7A700FAB" w14:textId="05793D08" w:rsidR="00547B0E" w:rsidRDefault="00547B0E">
                      <w:pPr>
                        <w:pStyle w:val="Textruta"/>
                      </w:pPr>
                      <w:r>
                        <w:t>Höstterminen 2018</w:t>
                      </w:r>
                    </w:p>
                    <w:p w14:paraId="381612CD" w14:textId="77777777" w:rsidR="00547B0E" w:rsidRDefault="00547B0E">
                      <w:pPr>
                        <w:pStyle w:val="Textruta"/>
                      </w:pPr>
                      <w:r>
                        <w:t>Handledare: Robert Ramberg</w:t>
                      </w:r>
                    </w:p>
                    <w:p w14:paraId="41DC09BB" w14:textId="77777777" w:rsidR="00547B0E" w:rsidRDefault="00547B0E">
                      <w:pPr>
                        <w:pStyle w:val="Textruta"/>
                      </w:pPr>
                      <w:r>
                        <w:t>Granskare: Förnamn Efternamn</w:t>
                      </w:r>
                    </w:p>
                    <w:p w14:paraId="316E1ACF" w14:textId="77777777" w:rsidR="00547B0E" w:rsidRDefault="00547B0E">
                      <w:pPr>
                        <w:pStyle w:val="Textruta"/>
                        <w:rPr>
                          <w:lang w:val="en-US"/>
                        </w:rPr>
                      </w:pPr>
                      <w:r>
                        <w:rPr>
                          <w:lang w:val="en-US"/>
                        </w:rPr>
                        <w:t>English title: Evaluation of pedagogical models as a platform for the refinement of courses at the e-learning company Grade</w:t>
                      </w:r>
                    </w:p>
                    <w:p w14:paraId="680742CD" w14:textId="77777777" w:rsidR="00547B0E" w:rsidRDefault="00547B0E">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179123B0"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7" w:author="Jason Serviss" w:date="2018-10-18T19:24:00Z">
        <w:r w:rsidR="00214F7B">
          <w:rPr>
            <w:noProof/>
          </w:rPr>
          <w:t>I</w:t>
        </w:r>
      </w:ins>
      <w:del w:id="8" w:author="Jason Serviss" w:date="2018-10-18T19:24:00Z">
        <w:r w:rsidR="00424655" w:rsidDel="00214F7B">
          <w:rPr>
            <w:noProof/>
          </w:rPr>
          <w:delText>1</w:delText>
        </w:r>
      </w:del>
      <w:r w:rsidR="00424655">
        <w:rPr>
          <w:rFonts w:eastAsiaTheme="minorEastAsia"/>
          <w:noProof/>
          <w:lang w:eastAsia="ja-JP"/>
        </w:rPr>
        <w:tab/>
      </w:r>
      <w:ins w:id="9"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3612C3E5" w:rsidR="00424655" w:rsidRDefault="00214F7B">
      <w:pPr>
        <w:pStyle w:val="Innehll1"/>
        <w:tabs>
          <w:tab w:val="left" w:pos="350"/>
          <w:tab w:val="right" w:leader="dot" w:pos="9062"/>
        </w:tabs>
        <w:rPr>
          <w:rFonts w:eastAsiaTheme="minorEastAsia"/>
          <w:noProof/>
          <w:lang w:eastAsia="ja-JP"/>
        </w:rPr>
      </w:pPr>
      <w:ins w:id="10" w:author="Jason Serviss" w:date="2018-10-18T19:24:00Z">
        <w:r>
          <w:rPr>
            <w:noProof/>
          </w:rPr>
          <w:t>II</w:t>
        </w:r>
      </w:ins>
      <w:del w:id="11" w:author="Jason Serviss" w:date="2018-10-18T19:24:00Z">
        <w:r w:rsidR="00424655" w:rsidDel="00214F7B">
          <w:rPr>
            <w:noProof/>
          </w:rPr>
          <w:delText>2</w:delText>
        </w:r>
      </w:del>
      <w:r w:rsidR="00424655">
        <w:rPr>
          <w:rFonts w:eastAsiaTheme="minorEastAsia"/>
          <w:noProof/>
          <w:lang w:eastAsia="ja-JP"/>
        </w:rPr>
        <w:tab/>
      </w:r>
      <w:ins w:id="12"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6EBBB2FD" w14:textId="2A813A67" w:rsidR="00424655" w:rsidDel="00677224" w:rsidRDefault="00424655">
      <w:pPr>
        <w:pStyle w:val="Innehll3"/>
        <w:tabs>
          <w:tab w:val="right" w:leader="dot" w:pos="9062"/>
        </w:tabs>
        <w:rPr>
          <w:del w:id="13" w:author="Jason Serviss" w:date="2018-10-18T19:46:00Z"/>
          <w:rFonts w:eastAsiaTheme="minorEastAsia"/>
          <w:noProof/>
          <w:sz w:val="24"/>
          <w:szCs w:val="24"/>
          <w:lang w:eastAsia="ja-JP"/>
        </w:rPr>
      </w:pPr>
      <w:del w:id="14" w:author="Jason Serviss" w:date="2018-10-18T19:46:00Z">
        <w:r w:rsidDel="00677224">
          <w:rPr>
            <w:noProof/>
          </w:rPr>
          <w:delText>Syfte</w:delText>
        </w:r>
        <w:r w:rsidDel="00677224">
          <w:rPr>
            <w:noProof/>
          </w:rPr>
          <w:tab/>
        </w:r>
        <w:r w:rsidDel="00677224">
          <w:rPr>
            <w:noProof/>
          </w:rPr>
          <w:fldChar w:fldCharType="begin"/>
        </w:r>
        <w:r w:rsidDel="00677224">
          <w:rPr>
            <w:noProof/>
          </w:rPr>
          <w:delInstrText xml:space="preserve"> PAGEREF _Toc401327936 \h </w:delInstrText>
        </w:r>
        <w:r w:rsidDel="00677224">
          <w:rPr>
            <w:noProof/>
          </w:rPr>
        </w:r>
        <w:r w:rsidDel="00677224">
          <w:rPr>
            <w:noProof/>
          </w:rPr>
          <w:fldChar w:fldCharType="separate"/>
        </w:r>
      </w:del>
      <w:ins w:id="15" w:author="Jason Serviss" w:date="2018-10-18T19:49:00Z">
        <w:r w:rsidR="0047590E">
          <w:rPr>
            <w:noProof/>
          </w:rPr>
          <w:t>4</w:t>
        </w:r>
      </w:ins>
      <w:del w:id="16" w:author="Jason Serviss" w:date="2018-10-18T19:46:00Z">
        <w:r w:rsidR="00547B0E" w:rsidDel="00677224">
          <w:rPr>
            <w:noProof/>
          </w:rPr>
          <w:delText>5</w:delText>
        </w:r>
        <w:r w:rsidDel="00677224">
          <w:rPr>
            <w:noProof/>
          </w:rPr>
          <w:fldChar w:fldCharType="end"/>
        </w:r>
      </w:del>
    </w:p>
    <w:p w14:paraId="31CE9324" w14:textId="472DBF9D" w:rsidR="00424655" w:rsidRDefault="00214F7B">
      <w:pPr>
        <w:pStyle w:val="Innehll1"/>
        <w:tabs>
          <w:tab w:val="left" w:pos="350"/>
          <w:tab w:val="right" w:leader="dot" w:pos="9062"/>
        </w:tabs>
        <w:rPr>
          <w:rFonts w:eastAsiaTheme="minorEastAsia"/>
          <w:noProof/>
          <w:lang w:eastAsia="ja-JP"/>
        </w:rPr>
      </w:pPr>
      <w:ins w:id="17" w:author="Jason Serviss" w:date="2018-10-18T19:24:00Z">
        <w:r>
          <w:rPr>
            <w:noProof/>
          </w:rPr>
          <w:t>III</w:t>
        </w:r>
      </w:ins>
      <w:del w:id="18" w:author="Jason Serviss" w:date="2018-10-18T19:24:00Z">
        <w:r w:rsidR="00424655" w:rsidDel="00214F7B">
          <w:rPr>
            <w:noProof/>
          </w:rPr>
          <w:delText>3</w:delText>
        </w:r>
      </w:del>
      <w:r w:rsidR="00424655">
        <w:rPr>
          <w:rFonts w:eastAsiaTheme="minorEastAsia"/>
          <w:noProof/>
          <w:lang w:eastAsia="ja-JP"/>
        </w:rPr>
        <w:tab/>
      </w:r>
      <w:ins w:id="19"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20" w:author="Jason Serviss" w:date="2018-10-18T19:49:00Z">
        <w:r w:rsidR="0047590E">
          <w:rPr>
            <w:noProof/>
          </w:rPr>
          <w:t>6</w:t>
        </w:r>
      </w:ins>
      <w:del w:id="21" w:author="Jason Serviss" w:date="2018-10-18T19:31:00Z">
        <w:r w:rsidR="00424655" w:rsidDel="00547B0E">
          <w:rPr>
            <w:noProof/>
          </w:rPr>
          <w:delText>7</w:delText>
        </w:r>
      </w:del>
      <w:r w:rsidR="00424655">
        <w:rPr>
          <w:noProof/>
        </w:rPr>
        <w:fldChar w:fldCharType="end"/>
      </w:r>
    </w:p>
    <w:p w14:paraId="5CEF9009" w14:textId="688EC871" w:rsidR="00424655" w:rsidDel="00677224" w:rsidRDefault="00424655">
      <w:pPr>
        <w:pStyle w:val="Innehll3"/>
        <w:tabs>
          <w:tab w:val="right" w:leader="dot" w:pos="9062"/>
        </w:tabs>
        <w:rPr>
          <w:del w:id="22" w:author="Jason Serviss" w:date="2018-10-18T19:46:00Z"/>
          <w:rFonts w:eastAsiaTheme="minorEastAsia"/>
          <w:noProof/>
          <w:sz w:val="24"/>
          <w:szCs w:val="24"/>
          <w:lang w:eastAsia="ja-JP"/>
        </w:rPr>
      </w:pPr>
      <w:del w:id="23" w:author="Jason Serviss" w:date="2018-10-18T19:46:00Z">
        <w:r w:rsidDel="00677224">
          <w:rPr>
            <w:noProof/>
          </w:rPr>
          <w:delText>Intervjun</w:delText>
        </w:r>
        <w:r w:rsidDel="00677224">
          <w:rPr>
            <w:noProof/>
          </w:rPr>
          <w:tab/>
        </w:r>
        <w:r w:rsidDel="00677224">
          <w:rPr>
            <w:noProof/>
          </w:rPr>
          <w:fldChar w:fldCharType="begin"/>
        </w:r>
        <w:r w:rsidDel="00677224">
          <w:rPr>
            <w:noProof/>
          </w:rPr>
          <w:delInstrText xml:space="preserve"> PAGEREF _Toc401327938 \h </w:delInstrText>
        </w:r>
        <w:r w:rsidDel="00677224">
          <w:rPr>
            <w:noProof/>
          </w:rPr>
        </w:r>
        <w:r w:rsidDel="00677224">
          <w:rPr>
            <w:noProof/>
          </w:rPr>
          <w:fldChar w:fldCharType="separate"/>
        </w:r>
      </w:del>
      <w:ins w:id="24" w:author="Jason Serviss" w:date="2018-10-18T19:49:00Z">
        <w:r w:rsidR="0047590E">
          <w:rPr>
            <w:noProof/>
          </w:rPr>
          <w:t>6</w:t>
        </w:r>
      </w:ins>
      <w:del w:id="25" w:author="Jason Serviss" w:date="2018-10-18T19:31:00Z">
        <w:r w:rsidDel="00547B0E">
          <w:rPr>
            <w:noProof/>
          </w:rPr>
          <w:delText>7</w:delText>
        </w:r>
      </w:del>
      <w:del w:id="26" w:author="Jason Serviss" w:date="2018-10-18T19:46:00Z">
        <w:r w:rsidDel="00677224">
          <w:rPr>
            <w:noProof/>
          </w:rPr>
          <w:fldChar w:fldCharType="end"/>
        </w:r>
      </w:del>
    </w:p>
    <w:p w14:paraId="6D759FCE" w14:textId="6F39FD4C" w:rsidR="00424655" w:rsidDel="00677224" w:rsidRDefault="00424655">
      <w:pPr>
        <w:pStyle w:val="Innehll3"/>
        <w:tabs>
          <w:tab w:val="right" w:leader="dot" w:pos="9062"/>
        </w:tabs>
        <w:rPr>
          <w:del w:id="27" w:author="Jason Serviss" w:date="2018-10-18T19:46:00Z"/>
          <w:rFonts w:eastAsiaTheme="minorEastAsia"/>
          <w:noProof/>
          <w:sz w:val="24"/>
          <w:szCs w:val="24"/>
          <w:lang w:eastAsia="ja-JP"/>
        </w:rPr>
      </w:pPr>
      <w:del w:id="28" w:author="Jason Serviss" w:date="2018-10-18T19:46:00Z">
        <w:r w:rsidDel="00677224">
          <w:rPr>
            <w:noProof/>
          </w:rPr>
          <w:delText>Utvärdering</w:delText>
        </w:r>
        <w:r w:rsidDel="00677224">
          <w:rPr>
            <w:noProof/>
          </w:rPr>
          <w:tab/>
        </w:r>
        <w:r w:rsidDel="00677224">
          <w:rPr>
            <w:noProof/>
          </w:rPr>
          <w:fldChar w:fldCharType="begin"/>
        </w:r>
        <w:r w:rsidDel="00677224">
          <w:rPr>
            <w:noProof/>
          </w:rPr>
          <w:delInstrText xml:space="preserve"> PAGEREF _Toc401327939 \h </w:delInstrText>
        </w:r>
        <w:r w:rsidDel="00677224">
          <w:rPr>
            <w:noProof/>
          </w:rPr>
        </w:r>
        <w:r w:rsidDel="00677224">
          <w:rPr>
            <w:noProof/>
          </w:rPr>
          <w:fldChar w:fldCharType="separate"/>
        </w:r>
      </w:del>
      <w:ins w:id="29" w:author="Jason Serviss" w:date="2018-10-18T19:49:00Z">
        <w:r w:rsidR="0047590E">
          <w:rPr>
            <w:noProof/>
          </w:rPr>
          <w:t>7</w:t>
        </w:r>
      </w:ins>
      <w:del w:id="30" w:author="Jason Serviss" w:date="2018-10-18T19:31:00Z">
        <w:r w:rsidDel="00547B0E">
          <w:rPr>
            <w:noProof/>
          </w:rPr>
          <w:delText>8</w:delText>
        </w:r>
      </w:del>
      <w:del w:id="31" w:author="Jason Serviss" w:date="2018-10-18T19:46:00Z">
        <w:r w:rsidDel="00677224">
          <w:rPr>
            <w:noProof/>
          </w:rPr>
          <w:fldChar w:fldCharType="end"/>
        </w:r>
      </w:del>
    </w:p>
    <w:p w14:paraId="54808950" w14:textId="1CB27448" w:rsidR="00424655" w:rsidRDefault="00214F7B">
      <w:pPr>
        <w:pStyle w:val="Innehll1"/>
        <w:tabs>
          <w:tab w:val="left" w:pos="350"/>
          <w:tab w:val="right" w:leader="dot" w:pos="9062"/>
        </w:tabs>
        <w:rPr>
          <w:rFonts w:eastAsiaTheme="minorEastAsia"/>
          <w:noProof/>
          <w:lang w:eastAsia="ja-JP"/>
        </w:rPr>
      </w:pPr>
      <w:ins w:id="32" w:author="Jason Serviss" w:date="2018-10-18T19:24:00Z">
        <w:r>
          <w:rPr>
            <w:noProof/>
          </w:rPr>
          <w:t>IV</w:t>
        </w:r>
      </w:ins>
      <w:del w:id="33" w:author="Jason Serviss" w:date="2018-10-18T19:24:00Z">
        <w:r w:rsidR="00424655" w:rsidDel="00214F7B">
          <w:rPr>
            <w:noProof/>
          </w:rPr>
          <w:delText>4</w:delText>
        </w:r>
      </w:del>
      <w:r w:rsidR="00424655">
        <w:rPr>
          <w:rFonts w:eastAsiaTheme="minorEastAsia"/>
          <w:noProof/>
          <w:lang w:eastAsia="ja-JP"/>
        </w:rPr>
        <w:tab/>
      </w:r>
      <w:ins w:id="34"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35" w:author="Jason Serviss" w:date="2018-10-18T19:49:00Z">
        <w:r w:rsidR="0047590E">
          <w:rPr>
            <w:noProof/>
          </w:rPr>
          <w:t>7</w:t>
        </w:r>
      </w:ins>
      <w:del w:id="36" w:author="Jason Serviss" w:date="2018-10-18T19:31:00Z">
        <w:r w:rsidR="00424655" w:rsidDel="00547B0E">
          <w:rPr>
            <w:noProof/>
          </w:rPr>
          <w:delText>9</w:delText>
        </w:r>
      </w:del>
      <w:r w:rsidR="00424655">
        <w:rPr>
          <w:noProof/>
        </w:rPr>
        <w:fldChar w:fldCharType="end"/>
      </w:r>
    </w:p>
    <w:p w14:paraId="6220960E" w14:textId="05239F2A" w:rsidR="00424655" w:rsidRDefault="00214F7B">
      <w:pPr>
        <w:pStyle w:val="Innehll1"/>
        <w:tabs>
          <w:tab w:val="left" w:pos="350"/>
          <w:tab w:val="right" w:leader="dot" w:pos="9062"/>
        </w:tabs>
        <w:rPr>
          <w:rFonts w:eastAsiaTheme="minorEastAsia"/>
          <w:noProof/>
          <w:lang w:eastAsia="ja-JP"/>
        </w:rPr>
      </w:pPr>
      <w:ins w:id="37" w:author="Jason Serviss" w:date="2018-10-18T19:24:00Z">
        <w:r>
          <w:rPr>
            <w:noProof/>
          </w:rPr>
          <w:t>V</w:t>
        </w:r>
      </w:ins>
      <w:del w:id="38" w:author="Jason Serviss" w:date="2018-10-18T19:24:00Z">
        <w:r w:rsidR="00424655" w:rsidDel="00214F7B">
          <w:rPr>
            <w:noProof/>
          </w:rPr>
          <w:delText>5</w:delText>
        </w:r>
      </w:del>
      <w:r w:rsidR="00424655">
        <w:rPr>
          <w:rFonts w:eastAsiaTheme="minorEastAsia"/>
          <w:noProof/>
          <w:lang w:eastAsia="ja-JP"/>
        </w:rPr>
        <w:tab/>
      </w:r>
      <w:ins w:id="39"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ins w:id="40" w:author="Jason Serviss" w:date="2018-10-18T19:49:00Z">
        <w:r w:rsidR="0047590E">
          <w:rPr>
            <w:noProof/>
          </w:rPr>
          <w:t>12</w:t>
        </w:r>
      </w:ins>
      <w:del w:id="41" w:author="Jason Serviss" w:date="2018-10-18T19:31:00Z">
        <w:r w:rsidR="00424655" w:rsidDel="00547B0E">
          <w:rPr>
            <w:noProof/>
          </w:rPr>
          <w:delText>14</w:delText>
        </w:r>
      </w:del>
      <w:r w:rsidR="00424655">
        <w:rPr>
          <w:noProof/>
        </w:rPr>
        <w:fldChar w:fldCharType="end"/>
      </w:r>
    </w:p>
    <w:p w14:paraId="172988AE" w14:textId="429DB9CB" w:rsidR="00424655" w:rsidRDefault="00214F7B">
      <w:pPr>
        <w:pStyle w:val="Innehll1"/>
        <w:tabs>
          <w:tab w:val="left" w:pos="350"/>
          <w:tab w:val="right" w:leader="dot" w:pos="9062"/>
        </w:tabs>
        <w:rPr>
          <w:rFonts w:eastAsiaTheme="minorEastAsia"/>
          <w:noProof/>
          <w:lang w:eastAsia="ja-JP"/>
        </w:rPr>
      </w:pPr>
      <w:ins w:id="42" w:author="Jason Serviss" w:date="2018-10-18T19:24:00Z">
        <w:r>
          <w:rPr>
            <w:noProof/>
          </w:rPr>
          <w:t>VI</w:t>
        </w:r>
      </w:ins>
      <w:del w:id="43" w:author="Jason Serviss" w:date="2018-10-18T19:24:00Z">
        <w:r w:rsidR="00424655" w:rsidDel="00214F7B">
          <w:rPr>
            <w:noProof/>
          </w:rPr>
          <w:delText>6</w:delText>
        </w:r>
      </w:del>
      <w:r w:rsidR="00424655">
        <w:rPr>
          <w:rFonts w:eastAsiaTheme="minorEastAsia"/>
          <w:noProof/>
          <w:lang w:eastAsia="ja-JP"/>
        </w:rPr>
        <w:tab/>
      </w:r>
      <w:ins w:id="44"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ins w:id="45" w:author="Jason Serviss" w:date="2018-10-18T19:49:00Z">
        <w:r w:rsidR="0047590E">
          <w:rPr>
            <w:noProof/>
          </w:rPr>
          <w:t>15</w:t>
        </w:r>
      </w:ins>
      <w:del w:id="46" w:author="Jason Serviss" w:date="2018-10-18T19:31:00Z">
        <w:r w:rsidR="00424655" w:rsidDel="00547B0E">
          <w:rPr>
            <w:noProof/>
          </w:rPr>
          <w:delText>17</w:delText>
        </w:r>
      </w:del>
      <w:r w:rsidR="00424655">
        <w:rPr>
          <w:noProof/>
        </w:rPr>
        <w:fldChar w:fldCharType="end"/>
      </w:r>
    </w:p>
    <w:p w14:paraId="2F6D3CC6" w14:textId="37ED68AE" w:rsidR="00424655" w:rsidRDefault="00214F7B">
      <w:pPr>
        <w:pStyle w:val="Innehll1"/>
        <w:tabs>
          <w:tab w:val="left" w:pos="350"/>
          <w:tab w:val="right" w:leader="dot" w:pos="9062"/>
        </w:tabs>
        <w:rPr>
          <w:rFonts w:eastAsiaTheme="minorEastAsia"/>
          <w:noProof/>
          <w:lang w:eastAsia="ja-JP"/>
        </w:rPr>
      </w:pPr>
      <w:ins w:id="47" w:author="Jason Serviss" w:date="2018-10-18T19:24:00Z">
        <w:r>
          <w:rPr>
            <w:noProof/>
          </w:rPr>
          <w:t>VII</w:t>
        </w:r>
      </w:ins>
      <w:del w:id="48" w:author="Jason Serviss" w:date="2018-10-18T19:24:00Z">
        <w:r w:rsidR="00424655" w:rsidDel="00214F7B">
          <w:rPr>
            <w:noProof/>
          </w:rPr>
          <w:delText>7</w:delText>
        </w:r>
      </w:del>
      <w:r w:rsidR="00424655">
        <w:rPr>
          <w:rFonts w:eastAsiaTheme="minorEastAsia"/>
          <w:noProof/>
          <w:lang w:eastAsia="ja-JP"/>
        </w:rPr>
        <w:tab/>
      </w:r>
      <w:ins w:id="49"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ins w:id="50" w:author="Jason Serviss" w:date="2018-10-18T19:49:00Z">
        <w:r w:rsidR="0047590E">
          <w:rPr>
            <w:noProof/>
          </w:rPr>
          <w:t>15</w:t>
        </w:r>
      </w:ins>
      <w:del w:id="51" w:author="Jason Serviss" w:date="2018-10-18T19:31:00Z">
        <w:r w:rsidR="00424655" w:rsidDel="00547B0E">
          <w:rPr>
            <w:noProof/>
          </w:rPr>
          <w:delText>18</w:delText>
        </w:r>
      </w:del>
      <w:r w:rsidR="00424655">
        <w:rPr>
          <w:noProof/>
        </w:rPr>
        <w:fldChar w:fldCharType="end"/>
      </w:r>
    </w:p>
    <w:p w14:paraId="0CC14F4D" w14:textId="29D59D13" w:rsidR="00424655" w:rsidRDefault="00214F7B">
      <w:pPr>
        <w:pStyle w:val="Innehll1"/>
        <w:tabs>
          <w:tab w:val="left" w:pos="350"/>
          <w:tab w:val="right" w:leader="dot" w:pos="9062"/>
        </w:tabs>
        <w:rPr>
          <w:rFonts w:eastAsiaTheme="minorEastAsia"/>
          <w:noProof/>
          <w:lang w:eastAsia="ja-JP"/>
        </w:rPr>
      </w:pPr>
      <w:ins w:id="52" w:author="Jason Serviss" w:date="2018-10-18T19:24:00Z">
        <w:r>
          <w:rPr>
            <w:noProof/>
          </w:rPr>
          <w:t>VIII</w:t>
        </w:r>
      </w:ins>
      <w:del w:id="53" w:author="Jason Serviss" w:date="2018-10-18T19:24:00Z">
        <w:r w:rsidR="00424655" w:rsidDel="00214F7B">
          <w:rPr>
            <w:noProof/>
          </w:rPr>
          <w:delText>8</w:delText>
        </w:r>
      </w:del>
      <w:r w:rsidR="00424655">
        <w:rPr>
          <w:rFonts w:eastAsiaTheme="minorEastAsia"/>
          <w:noProof/>
          <w:lang w:eastAsia="ja-JP"/>
        </w:rPr>
        <w:tab/>
      </w:r>
      <w:ins w:id="54"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ins w:id="55" w:author="Jason Serviss" w:date="2018-10-18T19:49:00Z">
        <w:r w:rsidR="0047590E">
          <w:rPr>
            <w:noProof/>
          </w:rPr>
          <w:t>17</w:t>
        </w:r>
      </w:ins>
      <w:del w:id="56" w:author="Jason Serviss" w:date="2018-10-18T19:31:00Z">
        <w:r w:rsidR="00424655" w:rsidDel="00547B0E">
          <w:rPr>
            <w:noProof/>
          </w:rPr>
          <w:delText>20</w:delText>
        </w:r>
      </w:del>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57" w:name="_Toc391456178"/>
      <w:bookmarkStart w:id="58" w:name="_Toc401327934"/>
      <w:bookmarkEnd w:id="57"/>
      <w:r>
        <w:lastRenderedPageBreak/>
        <w:t>Synopsis</w:t>
      </w:r>
      <w:bookmarkEnd w:id="58"/>
    </w:p>
    <w:p w14:paraId="45599B24" w14:textId="122DC7D8" w:rsidR="00C77B2D" w:rsidRDefault="00265FDF" w:rsidP="00A04460">
      <w:pPr>
        <w:pStyle w:val="Brdtext"/>
        <w:spacing w:line="480" w:lineRule="auto"/>
        <w:jc w:val="both"/>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Fördelar med att använda en pedagogisk modell inkluderar</w:t>
      </w:r>
      <w:r w:rsidR="001E5D4E">
        <w:rPr>
          <w:szCs w:val="22"/>
        </w:rPr>
        <w:t xml:space="preserve"> e.g.</w:t>
      </w:r>
      <w:r w:rsidR="00D46833">
        <w:rPr>
          <w:szCs w:val="22"/>
        </w:rPr>
        <w:t xml:space="preserve"> </w:t>
      </w:r>
      <w:r w:rsidR="00035BFB">
        <w:rPr>
          <w:szCs w:val="22"/>
        </w:rPr>
        <w:t>lättare identifiering av</w:t>
      </w:r>
      <w:r w:rsidR="009411BD">
        <w:rPr>
          <w:szCs w:val="22"/>
        </w:rPr>
        <w:t xml:space="preserve"> </w:t>
      </w:r>
      <w:r w:rsidR="002125BE">
        <w:rPr>
          <w:szCs w:val="22"/>
        </w:rPr>
        <w:t>vilka krav som finns</w:t>
      </w:r>
      <w:r w:rsidR="009411BD">
        <w:rPr>
          <w:szCs w:val="22"/>
        </w:rPr>
        <w:t xml:space="preserve"> i E-lärande företagens</w:t>
      </w:r>
      <w:r w:rsidR="00C27B26">
        <w:rPr>
          <w:szCs w:val="22"/>
        </w:rPr>
        <w:t xml:space="preserve"> kurser, </w:t>
      </w:r>
      <w:r w:rsidR="00035BFB">
        <w:rPr>
          <w:szCs w:val="22"/>
        </w:rPr>
        <w:t>ökad struktur i</w:t>
      </w:r>
      <w:r w:rsidR="009411BD">
        <w:rPr>
          <w:szCs w:val="22"/>
        </w:rPr>
        <w:t xml:space="preserve"> kursinnehållet, </w:t>
      </w:r>
      <w:r w:rsidR="00C27B26">
        <w:rPr>
          <w:szCs w:val="22"/>
        </w:rPr>
        <w:t xml:space="preserve">och </w:t>
      </w:r>
      <w:r w:rsidR="00035BFB">
        <w:rPr>
          <w:szCs w:val="22"/>
        </w:rPr>
        <w:t>möjlighet att</w:t>
      </w:r>
      <w:r w:rsidR="00815EFC">
        <w:rPr>
          <w:szCs w:val="22"/>
        </w:rPr>
        <w:t xml:space="preserve"> kunna </w:t>
      </w:r>
      <w:r w:rsidR="00A04460">
        <w:rPr>
          <w:szCs w:val="22"/>
        </w:rPr>
        <w:t>följa</w:t>
      </w:r>
      <w:commentRangeStart w:id="59"/>
      <w:r w:rsidR="00815EFC">
        <w:rPr>
          <w:szCs w:val="22"/>
        </w:rPr>
        <w:t xml:space="preserve"> </w:t>
      </w:r>
      <w:commentRangeEnd w:id="59"/>
      <w:r w:rsidR="001E5D4E">
        <w:rPr>
          <w:rStyle w:val="Kommentarsreferens"/>
          <w:rFonts w:eastAsiaTheme="minorHAnsi" w:cstheme="minorBidi"/>
          <w:lang w:eastAsia="en-US"/>
        </w:rPr>
        <w:commentReference w:id="59"/>
      </w:r>
      <w:r w:rsidR="00815EFC">
        <w:rPr>
          <w:szCs w:val="22"/>
        </w:rPr>
        <w:t>hur pedagogiken tillhandahålls i kurser</w:t>
      </w:r>
      <w:r w:rsidR="00815EFC">
        <w:t xml:space="preserve">. </w:t>
      </w:r>
      <w:r w:rsidR="009411BD">
        <w:t>E-lärande</w:t>
      </w:r>
      <w:r>
        <w:t xml:space="preserve"> företag som inte utgår från en </w:t>
      </w:r>
      <w:r w:rsidR="004B2F3D">
        <w:t>pedagogisk modell har visat att ofta ha</w:t>
      </w:r>
      <w:r>
        <w:t xml:space="preserve"> brister i </w:t>
      </w:r>
      <w:r w:rsidR="009411BD">
        <w:t xml:space="preserve">lärandestrategier, kursinnehållet, </w:t>
      </w:r>
      <w:r w:rsidR="000B1921">
        <w:t>hur</w:t>
      </w:r>
      <w:r w:rsidR="009411BD">
        <w:t xml:space="preserve"> hantering av kursen</w:t>
      </w:r>
      <w:r w:rsidR="000B1921">
        <w:t xml:space="preserve"> fördelas tidsmässigt</w:t>
      </w:r>
      <w:r w:rsidR="009411BD">
        <w:t xml:space="preserve">, gränssnittdesignen, och </w:t>
      </w:r>
      <w:r w:rsidR="004B2F3D">
        <w:t xml:space="preserve">att </w:t>
      </w:r>
      <w:commentRangeStart w:id="60"/>
      <w:r w:rsidR="009411BD">
        <w:t>studentens fokus</w:t>
      </w:r>
      <w:r w:rsidR="004B2F3D">
        <w:t xml:space="preserve"> avtar</w:t>
      </w:r>
      <w:r w:rsidR="001D68A2">
        <w:t xml:space="preserve"> </w:t>
      </w:r>
      <w:commentRangeEnd w:id="60"/>
      <w:r w:rsidR="001E5D4E">
        <w:rPr>
          <w:rStyle w:val="Kommentarsreferens"/>
          <w:rFonts w:eastAsiaTheme="minorHAnsi" w:cstheme="minorBidi"/>
          <w:lang w:eastAsia="en-US"/>
        </w:rPr>
        <w:commentReference w:id="60"/>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rPr>
          <w:ins w:id="61" w:author="Jason Serviss" w:date="2018-10-18T19:07:00Z"/>
        </w:rPr>
      </w:pPr>
      <w:bookmarkStart w:id="62" w:name="_Toc391456179"/>
      <w:bookmarkStart w:id="63" w:name="_Toc401327935"/>
      <w:bookmarkEnd w:id="62"/>
      <w:r>
        <w:lastRenderedPageBreak/>
        <w:t>Introduktion</w:t>
      </w:r>
      <w:bookmarkEnd w:id="63"/>
    </w:p>
    <w:p w14:paraId="5BB8FF23" w14:textId="2E611019" w:rsidR="00D45847" w:rsidRDefault="00850895" w:rsidP="000B1921">
      <w:pPr>
        <w:spacing w:line="480" w:lineRule="auto"/>
        <w:jc w:val="both"/>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C67983">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rsidP="000B1921">
      <w:pPr>
        <w:spacing w:line="480" w:lineRule="auto"/>
        <w:jc w:val="both"/>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w:t>
      </w:r>
      <w:r w:rsidR="00DB4ED3">
        <w:rPr>
          <w:rFonts w:cs="Times New Roman"/>
        </w:rPr>
        <w:lastRenderedPageBreak/>
        <w:t xml:space="preserve">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rsidP="000B1921">
      <w:pPr>
        <w:spacing w:line="480" w:lineRule="auto"/>
        <w:jc w:val="both"/>
        <w:rPr>
          <w:rFonts w:cs="Times New Roman"/>
        </w:rPr>
      </w:pPr>
    </w:p>
    <w:p w14:paraId="612AFE05" w14:textId="5DC03A52" w:rsidR="00547B0E" w:rsidRDefault="00840367" w:rsidP="000B1921">
      <w:pPr>
        <w:pStyle w:val="Brdtext"/>
        <w:spacing w:line="480" w:lineRule="auto"/>
        <w:jc w:val="both"/>
        <w:rPr>
          <w:ins w:id="64" w:author="Jason Serviss" w:date="2018-10-18T19:33: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rPr>
          <w:szCs w:val="22"/>
        </w:rPr>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C67983" w:rsidRPr="00C67983">
        <w:t>(Gráinne Conole, 2010)</w:t>
      </w:r>
      <w:r w:rsidR="00322DBF">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fldChar w:fldCharType="begin"/>
      </w:r>
      <w:r w:rsidR="00C67983">
        <w:rPr>
          <w:szCs w:val="22"/>
        </w:rPr>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szCs w:val="22"/>
        </w:rPr>
        <w:t>(Clark &amp; Mayer, 2012)</w:t>
      </w:r>
      <w:r w:rsidR="00147B30">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fldChar w:fldCharType="begin"/>
      </w:r>
      <w:r w:rsidR="00C67983">
        <w:rPr>
          <w:szCs w:val="22"/>
        </w:rPr>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szCs w:val="22"/>
        </w:rPr>
        <w:t>(Clark &amp; Mayer, 2012)</w:t>
      </w:r>
      <w:r w:rsidR="00147B30">
        <w:fldChar w:fldCharType="end"/>
      </w:r>
      <w:r w:rsidR="00147B30">
        <w:rPr>
          <w:szCs w:val="22"/>
        </w:rPr>
        <w:t>.</w:t>
      </w:r>
      <w:r w:rsidR="004862A6">
        <w:rPr>
          <w:szCs w:val="22"/>
        </w:rPr>
        <w:t xml:space="preserve"> </w:t>
      </w:r>
    </w:p>
    <w:p w14:paraId="495FF9BB" w14:textId="77777777" w:rsidR="00547B0E" w:rsidRDefault="00547B0E" w:rsidP="000B1921">
      <w:pPr>
        <w:pStyle w:val="Brdtext"/>
        <w:spacing w:line="480" w:lineRule="auto"/>
        <w:jc w:val="both"/>
        <w:rPr>
          <w:ins w:id="65" w:author="Jason Serviss" w:date="2018-10-18T19:33:00Z"/>
          <w:szCs w:val="22"/>
        </w:rPr>
      </w:pPr>
    </w:p>
    <w:p w14:paraId="59212457" w14:textId="206EBF9F" w:rsidR="00984248" w:rsidRDefault="00850895" w:rsidP="000B1921">
      <w:pPr>
        <w:pStyle w:val="Brdtext"/>
        <w:spacing w:line="480" w:lineRule="auto"/>
        <w:jc w:val="both"/>
        <w:rPr>
          <w:ins w:id="66" w:author="Jason Serviss" w:date="2018-10-18T18:55:00Z"/>
        </w:rPr>
      </w:pPr>
      <w:r>
        <w:rPr>
          <w:szCs w:val="22"/>
        </w:rPr>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0B1921">
      <w:pPr>
        <w:pStyle w:val="Brdtext"/>
        <w:spacing w:line="480" w:lineRule="auto"/>
        <w:jc w:val="both"/>
      </w:pPr>
    </w:p>
    <w:p w14:paraId="0291948F" w14:textId="1EB74EE9" w:rsidR="00A2390B" w:rsidRPr="00A65FFF" w:rsidRDefault="009B5FD4" w:rsidP="000B1921">
      <w:pPr>
        <w:pStyle w:val="Brdtext"/>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C67983" w:rsidRPr="00C67983">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C67983">
        <w:rPr>
          <w:noProof/>
        </w:rPr>
        <w:t>(G. Conole, Dyke, Oliver, &amp; Seale,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C67983" w:rsidRPr="00C67983">
        <w:t>(Gráinne 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48718676" w14:textId="7D885884" w:rsidR="00D45847" w:rsidRDefault="00850895" w:rsidP="000B1921">
      <w:pPr>
        <w:pStyle w:val="Normalwebb"/>
        <w:spacing w:line="360" w:lineRule="auto"/>
      </w:pPr>
      <w:bookmarkStart w:id="67" w:name="_Toc391456180"/>
      <w:bookmarkStart w:id="68" w:name="_Toc401327936"/>
      <w:r w:rsidRPr="000B1921">
        <w:rPr>
          <w:b/>
          <w:sz w:val="24"/>
          <w:szCs w:val="24"/>
        </w:rPr>
        <w:t>Syfte</w:t>
      </w:r>
      <w:bookmarkEnd w:id="67"/>
      <w:bookmarkEnd w:id="68"/>
      <w:r w:rsidRPr="000B1921">
        <w:rPr>
          <w:b/>
          <w:sz w:val="24"/>
          <w:szCs w:val="24"/>
        </w:rPr>
        <w:t xml:space="preserve"> </w:t>
      </w:r>
    </w:p>
    <w:p w14:paraId="3EC0EA8E" w14:textId="33E19997" w:rsidR="00D45847" w:rsidRPr="003B34BD" w:rsidRDefault="00A2390B" w:rsidP="000B1921">
      <w:pPr>
        <w:spacing w:line="480" w:lineRule="auto"/>
        <w:jc w:val="both"/>
        <w:rPr>
          <w:lang w:eastAsia="sv-SE"/>
        </w:rPr>
      </w:pPr>
      <w: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w:t>
      </w:r>
      <w:r w:rsidR="003B34BD">
        <w:rPr>
          <w:lang w:eastAsia="sv-SE"/>
        </w:rPr>
        <w:lastRenderedPageBreak/>
        <w:t>och tyder på att det inte är nödvändigt att utvärdera en anpassad pedagogisk strategi/modell för varje kurs.</w:t>
      </w:r>
    </w:p>
    <w:p w14:paraId="1897F9F4" w14:textId="70CE0C18" w:rsidR="00582DFC" w:rsidRDefault="00850895" w:rsidP="00547B0E">
      <w:pPr>
        <w:pStyle w:val="Heading11"/>
        <w:spacing w:line="276" w:lineRule="auto"/>
        <w:rPr>
          <w:ins w:id="69" w:author="Jason Serviss" w:date="2018-10-18T19:10:00Z"/>
        </w:rPr>
      </w:pPr>
      <w:bookmarkStart w:id="70" w:name="_Toc391456181"/>
      <w:bookmarkStart w:id="71" w:name="_Toc401327937"/>
      <w:bookmarkEnd w:id="70"/>
      <w:r>
        <w:t>Metod</w:t>
      </w:r>
      <w:bookmarkStart w:id="72" w:name="_Toc391456182"/>
      <w:bookmarkStart w:id="73" w:name="_Toc401327938"/>
      <w:bookmarkEnd w:id="71"/>
      <w:bookmarkEnd w:id="72"/>
    </w:p>
    <w:p w14:paraId="4F1EA438" w14:textId="77777777" w:rsidR="00D45847" w:rsidRPr="000B1921" w:rsidRDefault="00850895" w:rsidP="00677224">
      <w:pPr>
        <w:pStyle w:val="Heading31"/>
        <w:numPr>
          <w:ilvl w:val="0"/>
          <w:numId w:val="0"/>
        </w:numPr>
        <w:spacing w:line="360" w:lineRule="auto"/>
        <w:rPr>
          <w:rFonts w:ascii="Times New Roman" w:hAnsi="Times New Roman" w:cs="Times New Roman"/>
          <w:sz w:val="24"/>
          <w:szCs w:val="24"/>
        </w:rPr>
      </w:pPr>
      <w:r w:rsidRPr="000B1921">
        <w:rPr>
          <w:rFonts w:ascii="Times New Roman" w:hAnsi="Times New Roman" w:cs="Times New Roman"/>
          <w:sz w:val="24"/>
          <w:szCs w:val="24"/>
        </w:rPr>
        <w:t>Intervjun</w:t>
      </w:r>
      <w:bookmarkEnd w:id="73"/>
    </w:p>
    <w:p w14:paraId="32BAAB67" w14:textId="0BCF6F08" w:rsidR="00D45847" w:rsidRDefault="00850895" w:rsidP="000B1921">
      <w:pPr>
        <w:tabs>
          <w:tab w:val="left" w:pos="1134"/>
        </w:tabs>
        <w:spacing w:line="480" w:lineRule="auto"/>
        <w:jc w:val="both"/>
        <w:rPr>
          <w:ins w:id="74" w:author="Jason Serviss" w:date="2018-10-18T19:07:00Z"/>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lastRenderedPageBreak/>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75" w:name="_Toc391456183"/>
      <w:bookmarkStart w:id="76" w:name="_Toc401327939"/>
      <w:r w:rsidRPr="000B1921">
        <w:rPr>
          <w:rFonts w:cs="Times New Roman"/>
          <w:b/>
          <w:sz w:val="24"/>
          <w:szCs w:val="24"/>
        </w:rPr>
        <w:t>Utvärdering</w:t>
      </w:r>
      <w:bookmarkEnd w:id="75"/>
      <w:bookmarkEnd w:id="76"/>
    </w:p>
    <w:p w14:paraId="7C00EFC0" w14:textId="24841D41" w:rsidR="004A6D58" w:rsidRPr="004A6D58" w:rsidRDefault="000E3605" w:rsidP="000B1921">
      <w:pPr>
        <w:tabs>
          <w:tab w:val="left" w:pos="1134"/>
        </w:tabs>
        <w:spacing w:line="480" w:lineRule="auto"/>
        <w:jc w:val="both"/>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ins w:id="77" w:author="Jason Serviss" w:date="2018-10-18T19:08:00Z"/>
          <w:b/>
        </w:rPr>
      </w:pPr>
      <w:bookmarkStart w:id="78" w:name="_Toc391456184"/>
      <w:bookmarkStart w:id="79" w:name="_Toc401327940"/>
      <w:bookmarkEnd w:id="78"/>
      <w:r>
        <w:t>Resultat</w:t>
      </w:r>
      <w:bookmarkEnd w:id="79"/>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24231C5A" w:rsidR="00D45847" w:rsidRDefault="00850895" w:rsidP="000B1921">
      <w:pPr>
        <w:pStyle w:val="Brdtext"/>
        <w:spacing w:line="480" w:lineRule="auto"/>
        <w:jc w:val="both"/>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 xml:space="preserve">påståenden </w:t>
      </w:r>
      <w:r w:rsidR="000E3605">
        <w:rPr>
          <w:color w:val="353535"/>
          <w:szCs w:val="22"/>
        </w:rPr>
        <w:lastRenderedPageBreak/>
        <w:t>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Pr="000B1921" w:rsidRDefault="00850895" w:rsidP="000B1921">
      <w:pPr>
        <w:pStyle w:val="Brdtext"/>
        <w:spacing w:line="360" w:lineRule="auto"/>
        <w:rPr>
          <w:b/>
          <w:sz w:val="24"/>
        </w:rPr>
      </w:pPr>
      <w:r w:rsidRPr="000B1921">
        <w:rPr>
          <w:b/>
          <w:sz w:val="24"/>
        </w:rPr>
        <w:lastRenderedPageBreak/>
        <w:t>DIM utvärdering resulterar i att Presentations fasen presteras främst i Grades tidigare kurser</w:t>
      </w:r>
    </w:p>
    <w:p w14:paraId="29EBCC13" w14:textId="440AB781" w:rsidR="00E91509" w:rsidRDefault="00D85EB9" w:rsidP="000B1921">
      <w:pPr>
        <w:pStyle w:val="Brdtext"/>
        <w:spacing w:line="480" w:lineRule="auto"/>
        <w:jc w:val="both"/>
      </w:pPr>
      <w:r w:rsidRPr="00560AA3">
        <w:rPr>
          <w:color w:val="353535"/>
          <w:szCs w:val="22"/>
        </w:rPr>
        <w:t>För att</w:t>
      </w:r>
      <w:r w:rsidR="00560AA3">
        <w:rPr>
          <w:color w:val="353535"/>
          <w:szCs w:val="22"/>
        </w:rPr>
        <w:t xml:space="preserve"> få en </w:t>
      </w:r>
      <w:r w:rsidR="00F94C95">
        <w:rPr>
          <w:color w:val="353535"/>
          <w:szCs w:val="22"/>
        </w:rPr>
        <w:t>uppfattning av hur kvalitén är i Grades pedagogik enligt</w:t>
      </w:r>
      <w:r w:rsidR="00560AA3">
        <w:rPr>
          <w:color w:val="353535"/>
          <w:szCs w:val="22"/>
        </w:rPr>
        <w:t xml:space="preserve"> DIM</w:t>
      </w:r>
      <w:r w:rsidR="0088278F">
        <w:rPr>
          <w:color w:val="353535"/>
          <w:szCs w:val="22"/>
        </w:rPr>
        <w:t>’s</w:t>
      </w:r>
      <w:r w:rsidRPr="00560AA3">
        <w:rPr>
          <w:color w:val="353535"/>
          <w:szCs w:val="22"/>
        </w:rPr>
        <w:t xml:space="preserve"> </w:t>
      </w:r>
      <w:r w:rsidR="0088278F">
        <w:rPr>
          <w:color w:val="353535"/>
          <w:szCs w:val="22"/>
        </w:rPr>
        <w:t xml:space="preserve">riktlinjer, </w:t>
      </w:r>
      <w:r w:rsidR="00F94C95">
        <w:rPr>
          <w:color w:val="353535"/>
          <w:szCs w:val="22"/>
        </w:rPr>
        <w:t>valde vi att</w:t>
      </w:r>
      <w:r w:rsidRPr="00560AA3">
        <w:rPr>
          <w:color w:val="353535"/>
          <w:szCs w:val="22"/>
        </w:rPr>
        <w:t xml:space="preserve"> evaluera</w:t>
      </w:r>
      <w:r w:rsidR="00F94C95">
        <w:rPr>
          <w:color w:val="353535"/>
          <w:szCs w:val="22"/>
        </w:rPr>
        <w:t xml:space="preserve"> </w:t>
      </w:r>
      <w:r w:rsidR="00A835E8" w:rsidRPr="00560AA3">
        <w:rPr>
          <w:color w:val="353535"/>
          <w:szCs w:val="22"/>
        </w:rPr>
        <w:t>fyra av Grades nyligen designade kurser under 2017 (KS Strålskydd, PT Strålsäkerhet, RCC, Tel</w:t>
      </w:r>
      <w:r w:rsidR="00E35816" w:rsidRPr="00560AA3">
        <w:rPr>
          <w:color w:val="353535"/>
          <w:szCs w:val="22"/>
        </w:rPr>
        <w:t>ia GDPR)</w:t>
      </w:r>
      <w:r w:rsidR="00CB4C73" w:rsidRPr="00560AA3">
        <w:rPr>
          <w:szCs w:val="22"/>
        </w:rPr>
        <w:t>.</w:t>
      </w:r>
      <w:r w:rsidR="00790CF0">
        <w:t xml:space="preserve"> </w:t>
      </w:r>
      <w:r>
        <w:t xml:space="preserve">För att fullfölja evalueringen gjorde vi </w:t>
      </w:r>
      <w:r w:rsidR="00F94C95">
        <w:t>först</w:t>
      </w:r>
      <w:r w:rsidR="005E1416">
        <w:t xml:space="preserve"> </w:t>
      </w:r>
      <w:r>
        <w:t>en</w:t>
      </w:r>
      <w:r w:rsidR="00CB4C73">
        <w:t xml:space="preserve"> </w:t>
      </w:r>
      <w:r w:rsidR="00C44EB7">
        <w:rPr>
          <w:rStyle w:val="Kommentarsreferens"/>
          <w:rFonts w:eastAsiaTheme="minorHAnsi" w:cstheme="minorBidi"/>
          <w:lang w:eastAsia="en-US"/>
        </w:rPr>
        <w:commentReference w:id="80"/>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0B1921">
      <w:pPr>
        <w:pStyle w:val="Brdtext"/>
        <w:spacing w:line="480" w:lineRule="auto"/>
        <w:jc w:val="both"/>
      </w:pPr>
    </w:p>
    <w:p w14:paraId="5D4A30B3" w14:textId="59E16488" w:rsidR="00D45847" w:rsidRDefault="00E91509" w:rsidP="000B1921">
      <w:pPr>
        <w:pStyle w:val="Brdtext"/>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w:t>
      </w:r>
      <w:r w:rsidR="00971948" w:rsidRPr="00971948">
        <w:lastRenderedPageBreak/>
        <w:t xml:space="preserve">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1073ED1E" w14:textId="3C76B050" w:rsidR="00582DFC" w:rsidRDefault="00850895" w:rsidP="000B1921">
      <w:pPr>
        <w:rPr>
          <w:ins w:id="81" w:author="Jason Serviss" w:date="2018-10-18T19:12:00Z"/>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ins w:id="82" w:author="Jason Serviss" w:date="2018-10-18T19:12:00Z"/>
          <w:b/>
        </w:rPr>
      </w:pPr>
    </w:p>
    <w:p w14:paraId="6AA358B4" w14:textId="09E6D017" w:rsidR="00D45847" w:rsidRPr="000B1921" w:rsidRDefault="00D90862" w:rsidP="000B1921">
      <w:pPr>
        <w:pStyle w:val="Brdtext"/>
        <w:spacing w:line="360" w:lineRule="auto"/>
        <w:jc w:val="both"/>
        <w:rPr>
          <w:b/>
          <w:sz w:val="24"/>
        </w:rPr>
      </w:pPr>
      <w:r w:rsidRPr="000B1921">
        <w:rPr>
          <w:b/>
          <w:sz w:val="24"/>
        </w:rPr>
        <w:t>Nära</w:t>
      </w:r>
      <w:r w:rsidR="00850895" w:rsidRPr="000B1921">
        <w:rPr>
          <w:b/>
          <w:sz w:val="24"/>
        </w:rPr>
        <w:t xml:space="preserve"> medelpoäng igenom alla Grades tidigare kurser ger utslag till vidare förbättring </w:t>
      </w:r>
    </w:p>
    <w:p w14:paraId="10B83308" w14:textId="1DAF50AC" w:rsidR="00E2013D" w:rsidRDefault="005D0C05" w:rsidP="000B1921">
      <w:pPr>
        <w:pStyle w:val="Brdtext"/>
        <w:spacing w:line="480" w:lineRule="auto"/>
        <w:jc w:val="both"/>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lastRenderedPageBreak/>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0B1921">
      <w:pPr>
        <w:pStyle w:val="Brdtext"/>
        <w:spacing w:line="480" w:lineRule="auto"/>
      </w:pPr>
    </w:p>
    <w:p w14:paraId="1B208012" w14:textId="523381A8" w:rsidR="007E24A5" w:rsidRPr="004E58AD" w:rsidRDefault="00130629" w:rsidP="000B1921">
      <w:pPr>
        <w:pStyle w:val="Brdtext"/>
        <w:spacing w:line="480" w:lineRule="auto"/>
        <w:jc w:val="both"/>
        <w:rPr>
          <w:ins w:id="83"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84" w:name="_Toc489811950"/>
      <w:bookmarkStart w:id="85"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ns w:id="86"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84"/>
      <w:bookmarkEnd w:id="85"/>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87" w:name="_Toc391456185"/>
      <w:bookmarkStart w:id="88" w:name="_Toc401327941"/>
      <w:bookmarkEnd w:id="87"/>
      <w:r w:rsidRPr="004E58AD">
        <w:t>Diskussion</w:t>
      </w:r>
      <w:bookmarkEnd w:id="88"/>
    </w:p>
    <w:p w14:paraId="6D0F922C" w14:textId="1103469A" w:rsidR="00482F2B" w:rsidRDefault="000C1D43" w:rsidP="000B1921">
      <w:pPr>
        <w:pStyle w:val="Brdtext"/>
        <w:spacing w:line="480" w:lineRule="auto"/>
        <w:jc w:val="both"/>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w:t>
      </w:r>
      <w:r>
        <w:lastRenderedPageBreak/>
        <w:t>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B1921">
      <w:pPr>
        <w:pStyle w:val="Brdtext"/>
        <w:spacing w:line="480" w:lineRule="auto"/>
        <w:jc w:val="both"/>
      </w:pPr>
    </w:p>
    <w:p w14:paraId="23819B53" w14:textId="212BC5FF" w:rsidR="00AC7484" w:rsidRDefault="008227FA" w:rsidP="000B1921">
      <w:pPr>
        <w:pStyle w:val="Brdtext"/>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 samt ett flertal personer som utvecklar frågarna tillsammans.</w:t>
      </w:r>
    </w:p>
    <w:p w14:paraId="0D3BB99D" w14:textId="77777777" w:rsidR="00482F2B" w:rsidRPr="00D970EE" w:rsidRDefault="00482F2B" w:rsidP="000B1921">
      <w:pPr>
        <w:pStyle w:val="Brdtext"/>
        <w:spacing w:line="480" w:lineRule="auto"/>
        <w:jc w:val="both"/>
      </w:pPr>
    </w:p>
    <w:p w14:paraId="40E50DF1" w14:textId="12BF6302" w:rsidR="00590E58" w:rsidRDefault="00710303" w:rsidP="000B1921">
      <w:pPr>
        <w:pStyle w:val="Brdtext"/>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w:t>
      </w:r>
      <w:r w:rsidR="00457C43">
        <w:lastRenderedPageBreak/>
        <w:t>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sakna precision</w:t>
      </w:r>
      <w:r w:rsidR="001E5D4E">
        <w:rPr>
          <w:rStyle w:val="Kommentarsreferens"/>
          <w:rFonts w:eastAsiaTheme="minorHAnsi" w:cstheme="minorBidi"/>
          <w:lang w:eastAsia="en-US"/>
        </w:rPr>
        <w:commentReference w:id="89"/>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w:t>
      </w:r>
      <w:r w:rsidR="00756CE8">
        <w:t>etta fall skulle kursstudenter</w:t>
      </w:r>
      <w:r w:rsidR="006D458A">
        <w:t xml:space="preserve"> vara ett alternativ för att få ett utökat resultat</w:t>
      </w:r>
      <w:r w:rsidR="00790CF0">
        <w:t xml:space="preserve"> och </w:t>
      </w:r>
      <w:commentRangeStart w:id="90"/>
      <w:r w:rsidR="00790CF0">
        <w:t xml:space="preserve">ge Grade </w:t>
      </w:r>
      <w:r w:rsidR="002E64C7">
        <w:t>tillskott</w:t>
      </w:r>
      <w:r w:rsidR="00790CF0">
        <w:t xml:space="preserve"> till hur kurserna kan</w:t>
      </w:r>
      <w:r w:rsidR="00756CE8">
        <w:t xml:space="preserve"> förbättras, som</w:t>
      </w:r>
      <w:r w:rsidR="002E64C7">
        <w:t xml:space="preserve"> till exempel med kursdesignen och vilka positiva och negativa uppfattningar </w:t>
      </w:r>
      <w:r w:rsidR="00756CE8">
        <w:t xml:space="preserve">hur </w:t>
      </w:r>
      <w:r w:rsidR="00B1197D">
        <w:t>pedagogiken framstår i kurerna</w:t>
      </w:r>
      <w:commentRangeEnd w:id="90"/>
      <w:r w:rsidR="001E5D4E">
        <w:rPr>
          <w:rStyle w:val="Kommentarsreferens"/>
          <w:rFonts w:eastAsiaTheme="minorHAnsi" w:cstheme="minorBidi"/>
          <w:lang w:eastAsia="en-US"/>
        </w:rPr>
        <w:commentReference w:id="90"/>
      </w:r>
      <w:r w:rsidR="006D458A">
        <w:t>.</w:t>
      </w:r>
      <w:r w:rsidR="00110DB4">
        <w:t xml:space="preserve"> </w:t>
      </w:r>
      <w:r w:rsidR="00C67B0B">
        <w:t xml:space="preserve"> </w:t>
      </w:r>
      <w:commentRangeStart w:id="91"/>
      <w:r w:rsidR="0010000F">
        <w:t xml:space="preserve"> </w:t>
      </w:r>
      <w:commentRangeEnd w:id="91"/>
      <w:r w:rsidR="0010000F">
        <w:rPr>
          <w:rStyle w:val="Kommentarsreferens"/>
          <w:rFonts w:eastAsiaTheme="minorHAnsi" w:cstheme="minorBidi"/>
          <w:lang w:eastAsia="en-US"/>
        </w:rPr>
        <w:commentReference w:id="91"/>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frågekonstruktionerna</w:t>
      </w:r>
      <w:r w:rsidR="00C67B0B">
        <w:t xml:space="preserve">. </w:t>
      </w:r>
    </w:p>
    <w:p w14:paraId="211E84E5" w14:textId="77777777" w:rsidR="00C67B0B" w:rsidRDefault="00C67B0B" w:rsidP="000B1921">
      <w:pPr>
        <w:pStyle w:val="Brdtext"/>
        <w:spacing w:line="480" w:lineRule="auto"/>
        <w:jc w:val="both"/>
      </w:pPr>
    </w:p>
    <w:p w14:paraId="04042C3D" w14:textId="05E6118C" w:rsidR="003475EE" w:rsidRDefault="00667FC8" w:rsidP="000B1921">
      <w:pPr>
        <w:pStyle w:val="Brdtext"/>
        <w:spacing w:line="480" w:lineRule="auto"/>
        <w:jc w:val="both"/>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0B1921">
      <w:pPr>
        <w:pStyle w:val="Brdtext"/>
        <w:spacing w:line="480" w:lineRule="auto"/>
        <w:jc w:val="both"/>
        <w:rPr>
          <w:b/>
        </w:rPr>
      </w:pPr>
    </w:p>
    <w:p w14:paraId="731E0824" w14:textId="6D8AD330" w:rsidR="00035BFB" w:rsidRPr="00035BFB" w:rsidRDefault="0023519E" w:rsidP="000B1921">
      <w:pPr>
        <w:pStyle w:val="Brdtext"/>
        <w:spacing w:line="480" w:lineRule="auto"/>
        <w:jc w:val="both"/>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w:t>
      </w:r>
      <w:ins w:id="92" w:author="Jason Serviss" w:date="2018-10-18T19:15:00Z">
        <w:r w:rsidR="00582DFC">
          <w:br w:type="page"/>
        </w:r>
      </w:ins>
    </w:p>
    <w:p w14:paraId="1EFE6459" w14:textId="77777777" w:rsidR="00E97FC1" w:rsidRPr="004E58AD" w:rsidRDefault="00E97FC1" w:rsidP="000B1921">
      <w:pPr>
        <w:pStyle w:val="Heading11"/>
        <w:spacing w:line="276" w:lineRule="auto"/>
      </w:pPr>
      <w:bookmarkStart w:id="93" w:name="_Toc401327942"/>
      <w:r w:rsidRPr="004E58AD">
        <w:lastRenderedPageBreak/>
        <w:t>Tack</w:t>
      </w:r>
      <w:bookmarkEnd w:id="93"/>
    </w:p>
    <w:p w14:paraId="7A2E72DB" w14:textId="03D70029" w:rsidR="00424655" w:rsidRDefault="00E97FC1" w:rsidP="000B1921">
      <w:pPr>
        <w:pStyle w:val="Brdtext"/>
        <w:spacing w:line="480" w:lineRule="auto"/>
        <w:jc w:val="both"/>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r w:rsidR="00582DFC">
        <w:rPr>
          <w:rStyle w:val="Kommentarsreferens"/>
          <w:rFonts w:eastAsiaTheme="minorHAnsi" w:cstheme="minorBidi"/>
          <w:lang w:eastAsia="en-US"/>
        </w:rPr>
        <w:commentReference w:id="94"/>
      </w:r>
      <w:r w:rsidR="00DB3CC8">
        <w:rPr>
          <w:lang w:eastAsia="en-US"/>
        </w:rPr>
        <w:t xml:space="preserve">Slut till vill jag även tacka Grade som ställde upp som medverkande </w:t>
      </w:r>
      <w:r w:rsidR="0056741C">
        <w:rPr>
          <w:lang w:eastAsia="en-US"/>
        </w:rPr>
        <w:t xml:space="preserve">med ett öppet sinne för innovation </w:t>
      </w:r>
      <w:r w:rsidR="00DB3CC8">
        <w:rPr>
          <w:lang w:eastAsia="en-US"/>
        </w:rPr>
        <w:t xml:space="preserve">i denna </w:t>
      </w:r>
      <w:r w:rsidR="0056741C">
        <w:rPr>
          <w:lang w:eastAsia="en-US"/>
        </w:rPr>
        <w:t>studie</w:t>
      </w:r>
      <w:r w:rsidR="00DB3CC8">
        <w:rPr>
          <w:lang w:eastAsia="en-US"/>
        </w:rPr>
        <w:t>.</w:t>
      </w:r>
    </w:p>
    <w:p w14:paraId="22452D54" w14:textId="0FE380E1" w:rsidR="00865EB8" w:rsidRPr="004E58AD" w:rsidRDefault="00850895" w:rsidP="000B1921">
      <w:pPr>
        <w:pStyle w:val="Heading11"/>
        <w:spacing w:line="360" w:lineRule="auto"/>
      </w:pPr>
      <w:bookmarkStart w:id="95" w:name="_Toc391456186"/>
      <w:bookmarkStart w:id="96" w:name="_Toc401327943"/>
      <w:bookmarkEnd w:id="95"/>
      <w:r w:rsidRPr="004E58AD">
        <w:t>Refer</w:t>
      </w:r>
      <w:bookmarkStart w:id="97" w:name="_GoBack"/>
      <w:bookmarkEnd w:id="97"/>
      <w:r w:rsidRPr="004E58AD">
        <w:t>enser</w:t>
      </w:r>
      <w:bookmarkEnd w:id="96"/>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00C67983" w:rsidRPr="00C67983">
        <w:rPr>
          <w:rFonts w:cs="Times New Roman"/>
          <w:color w:val="000000"/>
          <w:szCs w:val="24"/>
        </w:rPr>
        <w:t>Brodie</w:t>
      </w:r>
      <w:proofErr w:type="spellEnd"/>
      <w:r w:rsidR="00C67983" w:rsidRPr="00C67983">
        <w:rPr>
          <w:rFonts w:cs="Times New Roman"/>
          <w:color w:val="000000"/>
          <w:szCs w:val="24"/>
        </w:rPr>
        <w:t xml:space="preserv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pPr>
        <w:pStyle w:val="Heading11"/>
        <w:spacing w:line="276" w:lineRule="auto"/>
        <w:pPrChange w:id="98" w:author="Jason Serviss" w:date="2018-10-18T19:43:00Z">
          <w:pPr>
            <w:pStyle w:val="Heading11"/>
            <w:spacing w:line="360" w:lineRule="auto"/>
          </w:pPr>
        </w:pPrChange>
      </w:pPr>
      <w:bookmarkStart w:id="99" w:name="_Toc391456187"/>
      <w:bookmarkStart w:id="100" w:name="_Toc401327944"/>
      <w:bookmarkEnd w:id="99"/>
      <w:r w:rsidRPr="009F3187">
        <w:lastRenderedPageBreak/>
        <w:t>Bilagor</w:t>
      </w:r>
      <w:bookmarkEnd w:id="10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pPr>
        <w:widowControl w:val="0"/>
        <w:autoSpaceDE w:val="0"/>
        <w:autoSpaceDN w:val="0"/>
        <w:adjustRightInd w:val="0"/>
        <w:jc w:val="both"/>
        <w:rPr>
          <w:rFonts w:ascii="Verdana" w:hAnsi="Verdana" w:cs="Times New Roman"/>
          <w:i/>
          <w:color w:val="000000" w:themeColor="text1"/>
          <w:sz w:val="16"/>
          <w:szCs w:val="16"/>
        </w:rPr>
        <w:pPrChange w:id="101" w:author="Jason Serviss" w:date="2018-10-18T19:17:00Z">
          <w:pPr>
            <w:widowControl w:val="0"/>
            <w:autoSpaceDE w:val="0"/>
            <w:autoSpaceDN w:val="0"/>
            <w:adjustRightInd w:val="0"/>
          </w:pPr>
        </w:pPrChange>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102" w:name="_Toc391456188"/>
      <w:bookmarkEnd w:id="102"/>
      <w:r w:rsidRPr="00D01DE3">
        <w:rPr>
          <w:rStyle w:val="Starkbetoning"/>
          <w:color w:val="00000A"/>
        </w:rPr>
        <w:lastRenderedPageBreak/>
        <w:t xml:space="preserve">Inledning </w:t>
      </w:r>
    </w:p>
    <w:p w14:paraId="2356165B" w14:textId="69280F18" w:rsidR="00F16CB6" w:rsidDel="001E5D4E" w:rsidRDefault="00F16CB6" w:rsidP="004E58AD">
      <w:pPr>
        <w:rPr>
          <w:del w:id="103"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7754155" w14:textId="77777777" w:rsidR="001E5D4E" w:rsidRDefault="001E5D4E" w:rsidP="004E58AD">
      <w:pPr>
        <w:rPr>
          <w:ins w:id="104" w:author="Jason Serviss" w:date="2018-10-18T18:42:00Z"/>
          <w:rFonts w:cs="Times New Roman"/>
        </w:rPr>
      </w:pPr>
    </w:p>
    <w:p w14:paraId="6BCB57F9" w14:textId="77777777" w:rsidR="00B93DE6" w:rsidRDefault="00B93DE6" w:rsidP="004E58AD">
      <w:pPr>
        <w:rPr>
          <w:ins w:id="105"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108"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109"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110"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113"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114" w:author="Jason Serviss" w:date="2018-09-02T10:37:00Z"/>
          <w:rFonts w:cs="Times New Roman"/>
          <w:b/>
          <w:iCs/>
        </w:rPr>
      </w:pPr>
    </w:p>
    <w:p w14:paraId="17111BE6" w14:textId="2B2D1BFE" w:rsidR="00DD12F3" w:rsidRPr="00304D18" w:rsidRDefault="00F16CB6" w:rsidP="00DD12F3">
      <w:pPr>
        <w:rPr>
          <w:ins w:id="115"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116"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117" w:author="Jason Serviss" w:date="2018-09-02T10:37:00Z"/>
          <w:rFonts w:cs="Times New Roman"/>
          <w:b/>
          <w:iCs/>
        </w:rPr>
      </w:pPr>
    </w:p>
    <w:p w14:paraId="63D46551" w14:textId="027FFB2A" w:rsidR="00DD12F3" w:rsidRPr="00304D18" w:rsidRDefault="00F16CB6" w:rsidP="00DD12F3">
      <w:pPr>
        <w:rPr>
          <w:ins w:id="118"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119"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pPr>
        <w:tabs>
          <w:tab w:val="left" w:pos="3690"/>
        </w:tabs>
        <w:rPr>
          <w:rStyle w:val="Starkbetoning"/>
          <w:color w:val="00000A"/>
        </w:rPr>
        <w:pPrChange w:id="120" w:author="Jason Serviss" w:date="2018-10-18T18:42:00Z">
          <w:pPr/>
        </w:pPrChange>
      </w:pPr>
      <w:ins w:id="121" w:author="Jason Serviss" w:date="2018-10-18T18:42:00Z">
        <w:r>
          <w:rPr>
            <w:rStyle w:val="Starkbetoning"/>
            <w:color w:val="00000A"/>
          </w:rPr>
          <w:tab/>
        </w:r>
      </w:ins>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jc w:val="both"/>
        <w:rPr>
          <w:rFonts w:ascii="Verdana" w:hAnsi="Verdana"/>
          <w:sz w:val="16"/>
          <w:szCs w:val="16"/>
        </w:rPr>
        <w:pPrChange w:id="122" w:author="Jason Serviss" w:date="2018-10-18T19:17:00Z">
          <w:pPr/>
        </w:pPrChange>
      </w:pPr>
      <w:commentRangeStart w:id="123"/>
      <w:r w:rsidRPr="000427E4">
        <w:rPr>
          <w:rFonts w:ascii="Verdana" w:eastAsia="Times New Roman" w:hAnsi="Verdana" w:cs="Times New Roman"/>
          <w:b/>
          <w:color w:val="333333"/>
          <w:sz w:val="16"/>
          <w:szCs w:val="16"/>
        </w:rPr>
        <w:t xml:space="preserve">Bilaga </w:t>
      </w:r>
      <w:commentRangeEnd w:id="123"/>
      <w:r w:rsidR="001E5D4E">
        <w:rPr>
          <w:rStyle w:val="Kommentarsreferens"/>
        </w:rPr>
        <w:commentReference w:id="123"/>
      </w:r>
      <w:r w:rsidRPr="000427E4">
        <w:rPr>
          <w:rFonts w:ascii="Verdana" w:eastAsia="Times New Roman" w:hAnsi="Verdana" w:cs="Times New Roman"/>
          <w:b/>
          <w:color w:val="333333"/>
          <w:sz w:val="16"/>
          <w:szCs w:val="16"/>
        </w:rPr>
        <w:t>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24" w:name="_Toc391456189"/>
      <w:bookmarkEnd w:id="124"/>
    </w:p>
    <w:p w14:paraId="2A952B0D" w14:textId="77777777" w:rsidR="009804A0" w:rsidRDefault="009804A0">
      <w:pPr>
        <w:rPr>
          <w:ins w:id="125" w:author="Olivia Imner" w:date="2018-10-19T07:08:00Z"/>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26"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0-18T18:44:00Z" w:initials="JS">
    <w:p w14:paraId="23B67A80" w14:textId="11AA1EEA" w:rsidR="00DB3CC8" w:rsidRDefault="00DB3CC8">
      <w:pPr>
        <w:pStyle w:val="Kommentarer"/>
      </w:pPr>
      <w:r>
        <w:rPr>
          <w:rStyle w:val="Kommentarsreferens"/>
        </w:rPr>
        <w:annotationRef/>
      </w:r>
      <w:proofErr w:type="spellStart"/>
      <w:r>
        <w:t>What</w:t>
      </w:r>
      <w:proofErr w:type="spellEnd"/>
      <w:r>
        <w:t xml:space="preserve"> has </w:t>
      </w:r>
      <w:proofErr w:type="spellStart"/>
      <w:r>
        <w:t>happened</w:t>
      </w:r>
      <w:proofErr w:type="spellEnd"/>
      <w:r>
        <w:t xml:space="preserve"> </w:t>
      </w:r>
      <w:proofErr w:type="spellStart"/>
      <w:r>
        <w:t>with</w:t>
      </w:r>
      <w:proofErr w:type="spellEnd"/>
      <w:r>
        <w:t xml:space="preserve"> bilaga 2 and 3? The formatting is all </w:t>
      </w:r>
      <w:proofErr w:type="spellStart"/>
      <w:r>
        <w:t>fucked</w:t>
      </w:r>
      <w:proofErr w:type="spellEnd"/>
      <w:r>
        <w:t xml:space="preserve"> </w:t>
      </w:r>
      <w:proofErr w:type="spellStart"/>
      <w:r>
        <w:t>up</w:t>
      </w:r>
      <w:proofErr w:type="spellEnd"/>
      <w:r>
        <w:t>…</w:t>
      </w:r>
    </w:p>
  </w:comment>
  <w:comment w:id="6" w:author="Jason Serviss" w:date="2018-10-18T18:44:00Z" w:initials="JS">
    <w:p w14:paraId="2941C0B9" w14:textId="77777777" w:rsidR="00DB3CC8" w:rsidRDefault="00DB3CC8">
      <w:pPr>
        <w:pStyle w:val="Kommentarer"/>
        <w:rPr>
          <w:color w:val="FFFFFF" w:themeColor="background1"/>
        </w:rPr>
      </w:pPr>
      <w:r>
        <w:rPr>
          <w:rStyle w:val="Kommentarsreferens"/>
        </w:rPr>
        <w:annotationRef/>
      </w:r>
      <w:r>
        <w:t xml:space="preserve">Change </w:t>
      </w:r>
      <w:proofErr w:type="spellStart"/>
      <w:r>
        <w:t>this</w:t>
      </w:r>
      <w:proofErr w:type="spellEnd"/>
      <w:r>
        <w:t xml:space="preserve"> </w:t>
      </w:r>
      <w:proofErr w:type="spellStart"/>
      <w:r>
        <w:t>to</w:t>
      </w:r>
      <w:proofErr w:type="spellEnd"/>
      <w:r>
        <w:t xml:space="preserve"> </w:t>
      </w:r>
      <w:proofErr w:type="spellStart"/>
      <w:r>
        <w:t>something</w:t>
      </w:r>
      <w:proofErr w:type="spellEnd"/>
      <w:r>
        <w:t xml:space="preserve"> </w:t>
      </w:r>
      <w:proofErr w:type="spellStart"/>
      <w:r>
        <w:t>better</w:t>
      </w:r>
      <w:proofErr w:type="spellEnd"/>
      <w:r>
        <w:t>.</w:t>
      </w:r>
      <w:r>
        <w:rPr>
          <w:color w:val="E5B8B7" w:themeColor="accent2" w:themeTint="66"/>
        </w:rPr>
        <w:t xml:space="preserve"> </w:t>
      </w:r>
      <w:proofErr w:type="spellStart"/>
      <w:r>
        <w:rPr>
          <w:color w:val="FFFFFF" w:themeColor="background1"/>
        </w:rPr>
        <w:t>Fi</w:t>
      </w:r>
      <w:r w:rsidRPr="00CA3E3D">
        <w:rPr>
          <w:color w:val="FFFFFF" w:themeColor="background1"/>
        </w:rPr>
        <w:t>xed</w:t>
      </w:r>
      <w:proofErr w:type="spellEnd"/>
      <w:r>
        <w:rPr>
          <w:color w:val="FFFFFF" w:themeColor="background1"/>
        </w:rPr>
        <w:t xml:space="preserve">. </w:t>
      </w:r>
    </w:p>
    <w:p w14:paraId="28F03F3B" w14:textId="77777777" w:rsidR="00DB3CC8" w:rsidRDefault="00DB3CC8">
      <w:pPr>
        <w:pStyle w:val="Kommentarer"/>
        <w:rPr>
          <w:color w:val="FFFFFF" w:themeColor="background1"/>
        </w:rPr>
      </w:pPr>
    </w:p>
    <w:p w14:paraId="42074024" w14:textId="5A8B3154" w:rsidR="00DB3CC8" w:rsidRPr="00CA3E3D" w:rsidRDefault="00DB3CC8">
      <w:pPr>
        <w:pStyle w:val="Kommentarer"/>
        <w:rPr>
          <w:color w:val="E5B8B7" w:themeColor="accent2" w:themeTint="66"/>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w:t>
      </w:r>
    </w:p>
  </w:comment>
  <w:comment w:id="59" w:author="Jason Serviss" w:date="2018-10-19T07:18:00Z" w:initials="JS">
    <w:p w14:paraId="7C62E790" w14:textId="5DA4F4B1" w:rsidR="00DB3CC8" w:rsidRPr="00A04460" w:rsidRDefault="00DB3CC8">
      <w:pPr>
        <w:pStyle w:val="Kommentarer"/>
        <w:rPr>
          <w:color w:val="FFFFFF" w:themeColor="background1"/>
        </w:rPr>
      </w:pPr>
      <w:r>
        <w:rPr>
          <w:rStyle w:val="Kommentarsreferens"/>
        </w:rPr>
        <w:annotationRef/>
      </w:r>
      <w:r>
        <w:t xml:space="preserve">Bedöma </w:t>
      </w:r>
      <w:proofErr w:type="spellStart"/>
      <w:r>
        <w:t>what</w:t>
      </w:r>
      <w:proofErr w:type="spellEnd"/>
      <w:r>
        <w:t xml:space="preserve">? </w:t>
      </w:r>
      <w:proofErr w:type="spellStart"/>
      <w:r>
        <w:rPr>
          <w:color w:val="FFFFFF" w:themeColor="background1"/>
        </w:rPr>
        <w:t>Fixed</w:t>
      </w:r>
      <w:proofErr w:type="spellEnd"/>
    </w:p>
  </w:comment>
  <w:comment w:id="60" w:author="Jason Serviss" w:date="2018-10-19T07:34:00Z" w:initials="JS">
    <w:p w14:paraId="7C01205F" w14:textId="14287099" w:rsidR="00DB3CC8" w:rsidRDefault="00DB3CC8">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reformulated</w:t>
      </w:r>
      <w:proofErr w:type="spellEnd"/>
      <w:r>
        <w:t xml:space="preserve">. </w:t>
      </w:r>
      <w:proofErr w:type="spellStart"/>
      <w:r>
        <w:t>This</w:t>
      </w:r>
      <w:proofErr w:type="spellEnd"/>
      <w:r>
        <w:t xml:space="preserve"> is the same </w:t>
      </w:r>
      <w:proofErr w:type="spellStart"/>
      <w:r>
        <w:t>comment</w:t>
      </w:r>
      <w:proofErr w:type="spellEnd"/>
      <w:r>
        <w:t xml:space="preserve"> as </w:t>
      </w:r>
      <w:proofErr w:type="spellStart"/>
      <w:r>
        <w:t>many</w:t>
      </w:r>
      <w:proofErr w:type="spellEnd"/>
      <w:r>
        <w:t xml:space="preserve"> </w:t>
      </w:r>
      <w:proofErr w:type="spellStart"/>
      <w:r>
        <w:t>previous</w:t>
      </w:r>
      <w:proofErr w:type="spellEnd"/>
      <w:r>
        <w:t xml:space="preserve">. </w:t>
      </w:r>
      <w:proofErr w:type="spellStart"/>
      <w:r>
        <w:t>You</w:t>
      </w:r>
      <w:proofErr w:type="spellEnd"/>
      <w:r>
        <w:t xml:space="preserve"> must be </w:t>
      </w:r>
      <w:proofErr w:type="spellStart"/>
      <w:r>
        <w:t>able</w:t>
      </w:r>
      <w:proofErr w:type="spellEnd"/>
      <w:r>
        <w:t xml:space="preserve"> </w:t>
      </w:r>
      <w:proofErr w:type="spellStart"/>
      <w:r>
        <w:t>to</w:t>
      </w:r>
      <w:proofErr w:type="spellEnd"/>
      <w:r>
        <w:t xml:space="preserve"> read the </w:t>
      </w:r>
      <w:proofErr w:type="spellStart"/>
      <w:r>
        <w:t>sentance</w:t>
      </w:r>
      <w:proofErr w:type="spellEnd"/>
      <w:r>
        <w:t xml:space="preserve"> as </w:t>
      </w:r>
      <w:proofErr w:type="spellStart"/>
      <w:r>
        <w:t>follows</w:t>
      </w:r>
      <w:proofErr w:type="spellEnd"/>
      <w:r>
        <w:t>:</w:t>
      </w:r>
    </w:p>
    <w:p w14:paraId="34935B75" w14:textId="77777777" w:rsidR="00DB3CC8" w:rsidRDefault="00DB3CC8">
      <w:pPr>
        <w:pStyle w:val="Kommentarer"/>
      </w:pPr>
    </w:p>
    <w:p w14:paraId="2FADB5CC" w14:textId="6A403E62" w:rsidR="00DB3CC8" w:rsidRDefault="00DB3CC8" w:rsidP="001E5D4E">
      <w:pPr>
        <w:pStyle w:val="Kommentarer"/>
        <w:numPr>
          <w:ilvl w:val="0"/>
          <w:numId w:val="11"/>
        </w:numPr>
      </w:pPr>
      <w:r>
        <w:t>E-lärande företag som inte utgår från en pedagogisk modell har visat ofta har brister i lärandestrategier.</w:t>
      </w:r>
    </w:p>
    <w:p w14:paraId="68766F92" w14:textId="13F9B86F" w:rsidR="00DB3CC8" w:rsidRDefault="00DB3CC8" w:rsidP="001E5D4E">
      <w:pPr>
        <w:pStyle w:val="Kommentarer"/>
        <w:numPr>
          <w:ilvl w:val="0"/>
          <w:numId w:val="11"/>
        </w:numPr>
      </w:pPr>
      <w:r>
        <w:t xml:space="preserve"> E-lärande företag som inte utgår från en pedagogisk modell har visat ofta har brister i kursinnehållet.</w:t>
      </w:r>
    </w:p>
    <w:p w14:paraId="039F5E85" w14:textId="36BC330A" w:rsidR="00DB3CC8" w:rsidRDefault="00DB3CC8" w:rsidP="001E5D4E">
      <w:pPr>
        <w:pStyle w:val="Kommentarer"/>
        <w:numPr>
          <w:ilvl w:val="0"/>
          <w:numId w:val="11"/>
        </w:numPr>
      </w:pPr>
      <w:r>
        <w:t xml:space="preserve"> E-lärande företag som inte utgår från en pedagogisk modell har visat ofta har brister i tid och takt angående hantering av kursen.</w:t>
      </w:r>
    </w:p>
    <w:p w14:paraId="5E74826B" w14:textId="32CDC9BB" w:rsidR="00DB3CC8" w:rsidRDefault="00DB3CC8" w:rsidP="001E5D4E">
      <w:pPr>
        <w:pStyle w:val="Kommentarer"/>
        <w:numPr>
          <w:ilvl w:val="0"/>
          <w:numId w:val="11"/>
        </w:numPr>
      </w:pPr>
      <w:r>
        <w:t xml:space="preserve"> E-lärande företag som inte utgår från en pedagogisk modell har visat ofta har brister i gränssnittdesignen.</w:t>
      </w:r>
    </w:p>
    <w:p w14:paraId="6F372D32" w14:textId="27B5E1FA" w:rsidR="00DB3CC8" w:rsidRDefault="00DB3CC8" w:rsidP="001E5D4E">
      <w:pPr>
        <w:pStyle w:val="Kommentarer"/>
        <w:numPr>
          <w:ilvl w:val="0"/>
          <w:numId w:val="11"/>
        </w:numPr>
      </w:pPr>
      <w:r>
        <w:t xml:space="preserve"> E-lärande företag som inte utgår från en pedagogisk modell har visat ofta har brister i att det försämrar studentens fokus </w:t>
      </w:r>
      <w:r>
        <w:rPr>
          <w:rStyle w:val="Kommentarsreferens"/>
        </w:rPr>
        <w:annotationRef/>
      </w:r>
      <w:r>
        <w:t>.</w:t>
      </w:r>
    </w:p>
    <w:p w14:paraId="7055D413" w14:textId="77777777" w:rsidR="00DB3CC8" w:rsidRDefault="00DB3CC8" w:rsidP="001E5D4E">
      <w:pPr>
        <w:pStyle w:val="Kommentarer"/>
      </w:pPr>
    </w:p>
    <w:p w14:paraId="5E3687EB" w14:textId="36F25614" w:rsidR="00DB3CC8" w:rsidRPr="000B1921" w:rsidRDefault="00DB3CC8" w:rsidP="001E5D4E">
      <w:pPr>
        <w:pStyle w:val="Kommentarer"/>
        <w:rPr>
          <w:color w:val="FFFFFF" w:themeColor="background1"/>
        </w:rPr>
      </w:pPr>
      <w:proofErr w:type="spellStart"/>
      <w:r>
        <w:t>Which</w:t>
      </w:r>
      <w:proofErr w:type="spellEnd"/>
      <w:r>
        <w:t xml:space="preserve"> </w:t>
      </w:r>
      <w:proofErr w:type="spellStart"/>
      <w:r>
        <w:t>of</w:t>
      </w:r>
      <w:proofErr w:type="spellEnd"/>
      <w:r>
        <w:t xml:space="preserve"> </w:t>
      </w:r>
      <w:proofErr w:type="spellStart"/>
      <w:r>
        <w:t>these</w:t>
      </w:r>
      <w:proofErr w:type="spellEnd"/>
      <w:r>
        <w:t xml:space="preserve"> is </w:t>
      </w:r>
      <w:proofErr w:type="spellStart"/>
      <w:r>
        <w:t>grammatically</w:t>
      </w:r>
      <w:proofErr w:type="spellEnd"/>
      <w:r>
        <w:t xml:space="preserve"> </w:t>
      </w:r>
      <w:proofErr w:type="spellStart"/>
      <w:r>
        <w:t>incorrect</w:t>
      </w:r>
      <w:proofErr w:type="spellEnd"/>
      <w:r>
        <w:t xml:space="preserve">? Fix the </w:t>
      </w:r>
      <w:proofErr w:type="spellStart"/>
      <w:r>
        <w:t>grammar</w:t>
      </w:r>
      <w:proofErr w:type="spellEnd"/>
      <w:r>
        <w:t xml:space="preserve"> </w:t>
      </w:r>
      <w:proofErr w:type="spellStart"/>
      <w:r>
        <w:t>there</w:t>
      </w:r>
      <w:proofErr w:type="spellEnd"/>
      <w:r>
        <w:t xml:space="preserve">. </w:t>
      </w:r>
      <w:proofErr w:type="spellStart"/>
      <w:r>
        <w:rPr>
          <w:color w:val="FFFFFF" w:themeColor="background1"/>
        </w:rPr>
        <w:t>Fixed</w:t>
      </w:r>
      <w:proofErr w:type="spellEnd"/>
    </w:p>
  </w:comment>
  <w:comment w:id="80" w:author="Jason Serviss" w:date="2018-10-19T07:55:00Z" w:initials="JS">
    <w:p w14:paraId="0A682B11" w14:textId="042FB179" w:rsidR="00DB3CC8" w:rsidRDefault="00DB3CC8">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DB3CC8" w:rsidRDefault="00DB3CC8">
      <w:pPr>
        <w:pStyle w:val="Kommentarer"/>
      </w:pPr>
    </w:p>
    <w:p w14:paraId="450C2837" w14:textId="65B98596" w:rsidR="00DB3CC8" w:rsidRDefault="00DB3CC8">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DB3CC8" w:rsidRDefault="00DB3CC8">
      <w:pPr>
        <w:pStyle w:val="Kommentarer"/>
        <w:rPr>
          <w:color w:val="FFFFFF" w:themeColor="background1"/>
        </w:rPr>
      </w:pPr>
    </w:p>
    <w:p w14:paraId="6AB7BD70" w14:textId="1A28B93D" w:rsidR="00DB3CC8" w:rsidRDefault="00DB3CC8">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DB3CC8" w:rsidRDefault="00DB3CC8">
      <w:pPr>
        <w:pStyle w:val="Kommentarer"/>
        <w:rPr>
          <w:color w:val="FFFFFF" w:themeColor="background1"/>
        </w:rPr>
      </w:pPr>
    </w:p>
    <w:p w14:paraId="1A2D20F7" w14:textId="520924CD" w:rsidR="00DB3CC8" w:rsidRDefault="00DB3CC8">
      <w:pPr>
        <w:pStyle w:val="Kommentarer"/>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MODEL.</w:t>
      </w:r>
    </w:p>
    <w:p w14:paraId="255DAEEA" w14:textId="5A7D4EBA" w:rsidR="00DB3CC8" w:rsidRDefault="00DB3CC8">
      <w:pPr>
        <w:pStyle w:val="Kommentarer"/>
        <w:rPr>
          <w:color w:val="E5B8B7" w:themeColor="accent2" w:themeTint="66"/>
        </w:rPr>
      </w:pPr>
      <w:r>
        <w:rPr>
          <w:color w:val="E5B8B7" w:themeColor="accent2" w:themeTint="66"/>
        </w:rPr>
        <w:t xml:space="preserve">Bättre? </w:t>
      </w:r>
    </w:p>
    <w:p w14:paraId="782C6721" w14:textId="77777777" w:rsidR="00DB3CC8" w:rsidRDefault="00DB3CC8">
      <w:pPr>
        <w:pStyle w:val="Kommentarer"/>
        <w:rPr>
          <w:color w:val="E5B8B7" w:themeColor="accent2" w:themeTint="66"/>
        </w:rPr>
      </w:pPr>
    </w:p>
    <w:p w14:paraId="1BCC7556" w14:textId="6CF71845" w:rsidR="00DB3CC8" w:rsidRDefault="00DB3CC8" w:rsidP="00F94C95">
      <w:pPr>
        <w:pStyle w:val="Kommentarer"/>
      </w:pPr>
      <w:r w:rsidRPr="001E5D4E">
        <w:t>NO</w:t>
      </w:r>
      <w:r>
        <w:t xml:space="preserve">, </w:t>
      </w:r>
      <w:proofErr w:type="spellStart"/>
      <w:r>
        <w:t>its</w:t>
      </w:r>
      <w:proofErr w:type="spellEnd"/>
      <w:r>
        <w:t xml:space="preserve"> not ok. The </w:t>
      </w:r>
      <w:proofErr w:type="spellStart"/>
      <w:r>
        <w:t>grammar</w:t>
      </w:r>
      <w:proofErr w:type="spellEnd"/>
      <w:r>
        <w:t xml:space="preserve"> is STILL </w:t>
      </w:r>
      <w:proofErr w:type="spellStart"/>
      <w:r>
        <w:t>wrong</w:t>
      </w:r>
      <w:proofErr w:type="spellEnd"/>
      <w:r>
        <w:t xml:space="preserve"> (”</w:t>
      </w:r>
      <w:r>
        <w:rPr>
          <w:color w:val="353535"/>
        </w:rPr>
        <w:t>För att kunna evaluera av</w:t>
      </w:r>
      <w:r w:rsidRPr="00790CF0">
        <w:rPr>
          <w:color w:val="353535"/>
        </w:rPr>
        <w:t xml:space="preserve"> fyra av</w:t>
      </w:r>
      <w:r>
        <w:rPr>
          <w:color w:val="353535"/>
        </w:rPr>
        <w:t xml:space="preserve">…”).  As </w:t>
      </w:r>
      <w:proofErr w:type="spellStart"/>
      <w:r>
        <w:rPr>
          <w:color w:val="353535"/>
        </w:rPr>
        <w:t>well</w:t>
      </w:r>
      <w:proofErr w:type="spellEnd"/>
      <w:r>
        <w:rPr>
          <w:color w:val="353535"/>
        </w:rPr>
        <w:t xml:space="preserve">, the </w:t>
      </w:r>
      <w:proofErr w:type="spellStart"/>
      <w:r>
        <w:rPr>
          <w:color w:val="353535"/>
        </w:rPr>
        <w:t>description</w:t>
      </w:r>
      <w:proofErr w:type="spellEnd"/>
      <w:r>
        <w:rPr>
          <w:color w:val="353535"/>
        </w:rPr>
        <w:t xml:space="preserve"> is not </w:t>
      </w:r>
      <w:proofErr w:type="spellStart"/>
      <w:r>
        <w:rPr>
          <w:color w:val="353535"/>
        </w:rPr>
        <w:t>sufficient</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LOOK AT THE FIRST SENTANCES WHERE WE INTRODUCE THE FIRST ANALYSIS</w:t>
      </w:r>
      <w:proofErr w:type="gramStart"/>
      <w:r>
        <w:rPr>
          <w:color w:val="353535"/>
        </w:rPr>
        <w:t>!!!</w:t>
      </w:r>
      <w:proofErr w:type="gram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read </w:t>
      </w:r>
      <w:proofErr w:type="spellStart"/>
      <w:r>
        <w:rPr>
          <w:color w:val="353535"/>
        </w:rPr>
        <w:t>each</w:t>
      </w:r>
      <w:proofErr w:type="spellEnd"/>
      <w:r>
        <w:rPr>
          <w:color w:val="353535"/>
        </w:rPr>
        <w:t xml:space="preserve"> </w:t>
      </w:r>
      <w:proofErr w:type="spellStart"/>
      <w:r>
        <w:rPr>
          <w:color w:val="353535"/>
        </w:rPr>
        <w:t>sentance</w:t>
      </w:r>
      <w:proofErr w:type="spellEnd"/>
      <w:r>
        <w:rPr>
          <w:color w:val="353535"/>
        </w:rPr>
        <w:t xml:space="preserve"> and ask </w:t>
      </w:r>
      <w:proofErr w:type="spellStart"/>
      <w:r>
        <w:rPr>
          <w:color w:val="353535"/>
        </w:rPr>
        <w:t>yourself</w:t>
      </w:r>
      <w:proofErr w:type="spellEnd"/>
      <w:r>
        <w:rPr>
          <w:color w:val="353535"/>
        </w:rPr>
        <w:t xml:space="preserve"> ”</w:t>
      </w:r>
      <w:proofErr w:type="spellStart"/>
      <w:r>
        <w:rPr>
          <w:color w:val="353535"/>
        </w:rPr>
        <w:t>What</w:t>
      </w:r>
      <w:proofErr w:type="spellEnd"/>
      <w:r>
        <w:rPr>
          <w:color w:val="353535"/>
        </w:rPr>
        <w:t xml:space="preserve"> </w:t>
      </w:r>
      <w:proofErr w:type="spellStart"/>
      <w:r>
        <w:rPr>
          <w:color w:val="353535"/>
        </w:rPr>
        <w:t>are</w:t>
      </w:r>
      <w:proofErr w:type="spellEnd"/>
      <w:r>
        <w:rPr>
          <w:color w:val="353535"/>
        </w:rPr>
        <w:t xml:space="preserve"> </w:t>
      </w:r>
      <w:proofErr w:type="spellStart"/>
      <w:r>
        <w:rPr>
          <w:color w:val="353535"/>
        </w:rPr>
        <w:t>we</w:t>
      </w:r>
      <w:proofErr w:type="spellEnd"/>
      <w:r>
        <w:rPr>
          <w:color w:val="353535"/>
        </w:rPr>
        <w:t xml:space="preserve"> </w:t>
      </w:r>
      <w:proofErr w:type="spellStart"/>
      <w:r>
        <w:rPr>
          <w:color w:val="353535"/>
        </w:rPr>
        <w:t>telling</w:t>
      </w:r>
      <w:proofErr w:type="spellEnd"/>
      <w:r>
        <w:rPr>
          <w:color w:val="353535"/>
        </w:rPr>
        <w:t xml:space="preserve"> the </w:t>
      </w:r>
      <w:proofErr w:type="spellStart"/>
      <w:r>
        <w:rPr>
          <w:color w:val="353535"/>
        </w:rPr>
        <w:t>reader</w:t>
      </w:r>
      <w:proofErr w:type="spellEnd"/>
      <w:r>
        <w:rPr>
          <w:color w:val="353535"/>
        </w:rPr>
        <w:t xml:space="preserve"> in </w:t>
      </w:r>
      <w:proofErr w:type="spellStart"/>
      <w:r>
        <w:rPr>
          <w:color w:val="353535"/>
        </w:rPr>
        <w:t>this</w:t>
      </w:r>
      <w:proofErr w:type="spellEnd"/>
      <w:r>
        <w:rPr>
          <w:color w:val="353535"/>
        </w:rPr>
        <w:t xml:space="preserve"> </w:t>
      </w:r>
      <w:proofErr w:type="spellStart"/>
      <w:r>
        <w:rPr>
          <w:color w:val="353535"/>
        </w:rPr>
        <w:t>sentance</w:t>
      </w:r>
      <w:proofErr w:type="spellEnd"/>
      <w:r>
        <w:rPr>
          <w:color w:val="353535"/>
        </w:rPr>
        <w:t xml:space="preserve">”. </w:t>
      </w:r>
      <w:proofErr w:type="spellStart"/>
      <w:r>
        <w:rPr>
          <w:color w:val="353535"/>
        </w:rPr>
        <w:t>Then</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w:t>
      </w:r>
      <w:proofErr w:type="spellStart"/>
      <w:r>
        <w:rPr>
          <w:color w:val="353535"/>
        </w:rPr>
        <w:t>tell</w:t>
      </w:r>
      <w:proofErr w:type="spellEnd"/>
      <w:r>
        <w:rPr>
          <w:color w:val="353535"/>
        </w:rPr>
        <w:t xml:space="preserve"> the </w:t>
      </w:r>
      <w:proofErr w:type="spellStart"/>
      <w:r>
        <w:rPr>
          <w:color w:val="353535"/>
        </w:rPr>
        <w:t>reader</w:t>
      </w:r>
      <w:proofErr w:type="spellEnd"/>
      <w:r>
        <w:rPr>
          <w:color w:val="353535"/>
        </w:rPr>
        <w:t xml:space="preserve"> the same </w:t>
      </w:r>
      <w:proofErr w:type="spellStart"/>
      <w:r>
        <w:rPr>
          <w:color w:val="353535"/>
        </w:rPr>
        <w:t>thing</w:t>
      </w:r>
      <w:proofErr w:type="spellEnd"/>
      <w:r>
        <w:rPr>
          <w:color w:val="353535"/>
        </w:rPr>
        <w:t xml:space="preserve"> in the same order </w:t>
      </w:r>
      <w:proofErr w:type="spellStart"/>
      <w:r>
        <w:rPr>
          <w:color w:val="353535"/>
        </w:rPr>
        <w:t>here</w:t>
      </w:r>
      <w:proofErr w:type="spellEnd"/>
      <w:r>
        <w:rPr>
          <w:color w:val="353535"/>
        </w:rPr>
        <w:t xml:space="preserve"> EXCEPT it </w:t>
      </w:r>
      <w:proofErr w:type="spellStart"/>
      <w:r>
        <w:rPr>
          <w:color w:val="353535"/>
        </w:rPr>
        <w:t>needs</w:t>
      </w:r>
      <w:proofErr w:type="spellEnd"/>
      <w:r>
        <w:rPr>
          <w:color w:val="353535"/>
        </w:rPr>
        <w:t xml:space="preserve"> </w:t>
      </w:r>
      <w:proofErr w:type="spellStart"/>
      <w:r>
        <w:rPr>
          <w:color w:val="353535"/>
        </w:rPr>
        <w:t>to</w:t>
      </w:r>
      <w:proofErr w:type="spellEnd"/>
      <w:r>
        <w:rPr>
          <w:color w:val="353535"/>
        </w:rPr>
        <w:t xml:space="preserve"> be </w:t>
      </w:r>
      <w:proofErr w:type="spellStart"/>
      <w:r>
        <w:rPr>
          <w:color w:val="353535"/>
        </w:rPr>
        <w:t>about</w:t>
      </w:r>
      <w:proofErr w:type="spellEnd"/>
      <w:r>
        <w:rPr>
          <w:color w:val="353535"/>
        </w:rPr>
        <w:t xml:space="preserve"> the second </w:t>
      </w:r>
      <w:proofErr w:type="spellStart"/>
      <w:r>
        <w:rPr>
          <w:color w:val="353535"/>
        </w:rPr>
        <w:t>analysis</w:t>
      </w:r>
      <w:proofErr w:type="spellEnd"/>
      <w:r>
        <w:rPr>
          <w:color w:val="353535"/>
        </w:rPr>
        <w:t xml:space="preserve">, i.e. the </w:t>
      </w:r>
      <w:proofErr w:type="spellStart"/>
      <w:r>
        <w:rPr>
          <w:color w:val="353535"/>
        </w:rPr>
        <w:t>evaluation</w:t>
      </w:r>
      <w:proofErr w:type="spellEnd"/>
      <w:r>
        <w:rPr>
          <w:color w:val="353535"/>
        </w:rPr>
        <w:t xml:space="preserve">. </w:t>
      </w:r>
      <w:proofErr w:type="spellStart"/>
      <w:r>
        <w:rPr>
          <w:color w:val="353535"/>
        </w:rPr>
        <w:t>You</w:t>
      </w:r>
      <w:proofErr w:type="spellEnd"/>
      <w:r>
        <w:rPr>
          <w:color w:val="353535"/>
        </w:rPr>
        <w:t xml:space="preserve"> NEED </w:t>
      </w:r>
      <w:proofErr w:type="spellStart"/>
      <w:r>
        <w:rPr>
          <w:color w:val="353535"/>
        </w:rPr>
        <w:t>to</w:t>
      </w:r>
      <w:proofErr w:type="spellEnd"/>
      <w:r>
        <w:rPr>
          <w:color w:val="353535"/>
        </w:rPr>
        <w:t xml:space="preserve"> get </w:t>
      </w:r>
      <w:proofErr w:type="spellStart"/>
      <w:r>
        <w:rPr>
          <w:color w:val="353535"/>
        </w:rPr>
        <w:t>this</w:t>
      </w:r>
      <w:proofErr w:type="spellEnd"/>
      <w:r>
        <w:rPr>
          <w:color w:val="353535"/>
        </w:rPr>
        <w:t xml:space="preserve"> right. I </w:t>
      </w:r>
      <w:proofErr w:type="spellStart"/>
      <w:r>
        <w:rPr>
          <w:color w:val="353535"/>
        </w:rPr>
        <w:t>am</w:t>
      </w:r>
      <w:proofErr w:type="spellEnd"/>
      <w:r>
        <w:rPr>
          <w:color w:val="353535"/>
        </w:rPr>
        <w:t xml:space="preserve"> not </w:t>
      </w:r>
      <w:proofErr w:type="spellStart"/>
      <w:r>
        <w:rPr>
          <w:color w:val="353535"/>
        </w:rPr>
        <w:t>writing</w:t>
      </w:r>
      <w:proofErr w:type="spellEnd"/>
      <w:r>
        <w:rPr>
          <w:color w:val="353535"/>
        </w:rPr>
        <w:t xml:space="preserve"> </w:t>
      </w:r>
      <w:proofErr w:type="spellStart"/>
      <w:r>
        <w:rPr>
          <w:color w:val="353535"/>
        </w:rPr>
        <w:t>these</w:t>
      </w:r>
      <w:proofErr w:type="spellEnd"/>
      <w:r>
        <w:rPr>
          <w:color w:val="353535"/>
        </w:rPr>
        <w:t xml:space="preserve"> </w:t>
      </w:r>
      <w:proofErr w:type="spellStart"/>
      <w:r>
        <w:rPr>
          <w:color w:val="353535"/>
        </w:rPr>
        <w:t>sentances</w:t>
      </w:r>
      <w:proofErr w:type="spellEnd"/>
      <w:r>
        <w:rPr>
          <w:color w:val="353535"/>
        </w:rPr>
        <w:t xml:space="preserve"> for </w:t>
      </w:r>
      <w:proofErr w:type="spellStart"/>
      <w:r>
        <w:rPr>
          <w:color w:val="353535"/>
        </w:rPr>
        <w:t>you</w:t>
      </w:r>
      <w:proofErr w:type="spellEnd"/>
      <w:r>
        <w:rPr>
          <w:color w:val="353535"/>
        </w:rPr>
        <w:t>!</w:t>
      </w:r>
    </w:p>
    <w:p w14:paraId="684705CF" w14:textId="1AA0D052" w:rsidR="00DB3CC8" w:rsidRPr="00CB4C73" w:rsidRDefault="00DB3CC8">
      <w:pPr>
        <w:pStyle w:val="Kommentarer"/>
        <w:rPr>
          <w:color w:val="FFFFFF" w:themeColor="background1"/>
        </w:rPr>
      </w:pPr>
    </w:p>
  </w:comment>
  <w:comment w:id="89" w:author="Jason Serviss" w:date="2018-10-19T08:16:00Z" w:initials="JS">
    <w:p w14:paraId="2B5429AA" w14:textId="039EA3AA" w:rsidR="00DB3CC8" w:rsidRPr="00DB3CC8" w:rsidRDefault="00DB3CC8">
      <w:pPr>
        <w:pStyle w:val="Kommentarer"/>
        <w:rPr>
          <w:color w:val="FFFFFF" w:themeColor="background1"/>
        </w:rPr>
      </w:pPr>
      <w:r>
        <w:rPr>
          <w:rStyle w:val="Kommentarsreferens"/>
        </w:rPr>
        <w:annotationRef/>
      </w:r>
      <w:proofErr w:type="spellStart"/>
      <w:r>
        <w:t>Too</w:t>
      </w:r>
      <w:proofErr w:type="spellEnd"/>
      <w:r>
        <w:t xml:space="preserve"> general. The </w:t>
      </w:r>
      <w:proofErr w:type="spellStart"/>
      <w:r>
        <w:t>result</w:t>
      </w:r>
      <w:proofErr w:type="spellEnd"/>
      <w:r>
        <w:t xml:space="preserve"> </w:t>
      </w:r>
      <w:proofErr w:type="spellStart"/>
      <w:r>
        <w:t>can</w:t>
      </w:r>
      <w:proofErr w:type="spellEnd"/>
      <w:r>
        <w:t xml:space="preserve"> lack </w:t>
      </w:r>
      <w:proofErr w:type="spellStart"/>
      <w:r>
        <w:t>accuracy</w:t>
      </w:r>
      <w:proofErr w:type="gramStart"/>
      <w:r>
        <w:t>.</w:t>
      </w:r>
      <w:r>
        <w:rPr>
          <w:color w:val="FFFFFF" w:themeColor="background1"/>
        </w:rPr>
        <w:t>Fixed</w:t>
      </w:r>
      <w:proofErr w:type="spellEnd"/>
      <w:proofErr w:type="gramEnd"/>
      <w:r>
        <w:rPr>
          <w:color w:val="FFFFFF" w:themeColor="background1"/>
        </w:rPr>
        <w:t>.</w:t>
      </w:r>
    </w:p>
  </w:comment>
  <w:comment w:id="90" w:author="Jason Serviss" w:date="2018-10-18T18:38:00Z" w:initials="JS">
    <w:p w14:paraId="5E696719" w14:textId="50FAE2E8" w:rsidR="00DB3CC8" w:rsidRDefault="00DB3CC8">
      <w:pPr>
        <w:pStyle w:val="Kommentarer"/>
      </w:pPr>
      <w:r>
        <w:rPr>
          <w:rStyle w:val="Kommentarsreferens"/>
        </w:rPr>
        <w:annotationRef/>
      </w:r>
      <w:r>
        <w:t xml:space="preserve">NO. </w:t>
      </w:r>
      <w:proofErr w:type="spellStart"/>
      <w:r>
        <w:t>What</w:t>
      </w:r>
      <w:proofErr w:type="spellEnd"/>
      <w:r>
        <w:t xml:space="preserve"> is the </w:t>
      </w:r>
      <w:proofErr w:type="spellStart"/>
      <w:r>
        <w:t>benifit</w:t>
      </w:r>
      <w:proofErr w:type="spellEnd"/>
      <w:r>
        <w:t xml:space="preserve"> </w:t>
      </w:r>
      <w:proofErr w:type="spellStart"/>
      <w:r>
        <w:t>of</w:t>
      </w:r>
      <w:proofErr w:type="spellEnd"/>
      <w:r>
        <w:t xml:space="preserve"> </w:t>
      </w:r>
      <w:proofErr w:type="spellStart"/>
      <w:r>
        <w:t>using</w:t>
      </w:r>
      <w:proofErr w:type="spellEnd"/>
      <w:r>
        <w:t xml:space="preserve"> the students </w:t>
      </w:r>
      <w:proofErr w:type="spellStart"/>
      <w:r>
        <w:t>to</w:t>
      </w:r>
      <w:proofErr w:type="spellEnd"/>
      <w:r>
        <w:t xml:space="preserve"> </w:t>
      </w:r>
      <w:proofErr w:type="spellStart"/>
      <w:r>
        <w:t>understand</w:t>
      </w:r>
      <w:proofErr w:type="spellEnd"/>
      <w:r>
        <w:t xml:space="preserve"> the </w:t>
      </w:r>
      <w:proofErr w:type="spellStart"/>
      <w:r>
        <w:t>quality</w:t>
      </w:r>
      <w:proofErr w:type="spellEnd"/>
      <w:r>
        <w:t xml:space="preserve"> </w:t>
      </w:r>
      <w:proofErr w:type="spellStart"/>
      <w:r>
        <w:t>of</w:t>
      </w:r>
      <w:proofErr w:type="spellEnd"/>
      <w:r>
        <w:t xml:space="preserve"> the </w:t>
      </w:r>
      <w:proofErr w:type="spellStart"/>
      <w:r>
        <w:t>course</w:t>
      </w:r>
      <w:proofErr w:type="spellEnd"/>
      <w:r>
        <w:t xml:space="preserve"> pedagogik </w:t>
      </w:r>
      <w:proofErr w:type="spellStart"/>
      <w:r>
        <w:t>instead</w:t>
      </w:r>
      <w:proofErr w:type="spellEnd"/>
      <w:r>
        <w:t xml:space="preserve"> </w:t>
      </w:r>
      <w:proofErr w:type="spellStart"/>
      <w:r>
        <w:t>of</w:t>
      </w:r>
      <w:proofErr w:type="spellEnd"/>
      <w:r>
        <w:t xml:space="preserve"> </w:t>
      </w:r>
      <w:proofErr w:type="spellStart"/>
      <w:r>
        <w:t>some</w:t>
      </w:r>
      <w:proofErr w:type="spellEnd"/>
      <w:r>
        <w:t xml:space="preserve"> </w:t>
      </w:r>
      <w:proofErr w:type="spellStart"/>
      <w:r>
        <w:t>random</w:t>
      </w:r>
      <w:proofErr w:type="spellEnd"/>
      <w:r>
        <w:t xml:space="preserve"> kursgranskare</w:t>
      </w:r>
      <w:proofErr w:type="gramStart"/>
      <w:r>
        <w:t>?!?</w:t>
      </w:r>
      <w:proofErr w:type="gramEnd"/>
      <w:r>
        <w:t xml:space="preserve"> </w:t>
      </w:r>
      <w:proofErr w:type="spellStart"/>
      <w:r>
        <w:t>Write</w:t>
      </w:r>
      <w:proofErr w:type="spellEnd"/>
      <w:r>
        <w:t xml:space="preserve"> </w:t>
      </w:r>
      <w:proofErr w:type="spellStart"/>
      <w:r>
        <w:t>that</w:t>
      </w:r>
      <w:proofErr w:type="spellEnd"/>
      <w:r>
        <w:t xml:space="preserve"> </w:t>
      </w:r>
      <w:proofErr w:type="spellStart"/>
      <w:r>
        <w:t>reason</w:t>
      </w:r>
      <w:proofErr w:type="spellEnd"/>
      <w:r>
        <w:t xml:space="preserve"> </w:t>
      </w:r>
      <w:proofErr w:type="spellStart"/>
      <w:r>
        <w:t>here</w:t>
      </w:r>
      <w:proofErr w:type="spellEnd"/>
      <w:r>
        <w:t>!</w:t>
      </w:r>
    </w:p>
  </w:comment>
  <w:comment w:id="91" w:author="Jason Serviss" w:date="2018-10-17T18:10:00Z" w:initials="JS">
    <w:p w14:paraId="7E607289" w14:textId="56F38257" w:rsidR="00DB3CC8" w:rsidRPr="00C67B0B" w:rsidRDefault="00DB3CC8"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sidRPr="005E1416">
        <w:rPr>
          <w:color w:val="FFFFFF" w:themeColor="background1"/>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94" w:author="Jason Serviss" w:date="2018-10-18T19:16:00Z" w:initials="JS">
    <w:p w14:paraId="264D7DD5" w14:textId="26951B9C" w:rsidR="00DB3CC8" w:rsidRDefault="00DB3CC8">
      <w:pPr>
        <w:pStyle w:val="Kommentarer"/>
      </w:pPr>
      <w:r>
        <w:rPr>
          <w:rStyle w:val="Kommentarsreferens"/>
        </w:rPr>
        <w:annotationRef/>
      </w:r>
      <w:proofErr w:type="spellStart"/>
      <w:r>
        <w:t>Thank</w:t>
      </w:r>
      <w:proofErr w:type="spellEnd"/>
      <w:r>
        <w:t xml:space="preserve"> Grade as </w:t>
      </w:r>
      <w:proofErr w:type="spellStart"/>
      <w:r>
        <w:t>well</w:t>
      </w:r>
      <w:proofErr w:type="spellEnd"/>
    </w:p>
  </w:comment>
  <w:comment w:id="123" w:author="Jason Serviss" w:date="2018-10-18T18:45:00Z" w:initials="JS">
    <w:p w14:paraId="3AA0D347" w14:textId="7BF3F10A" w:rsidR="00DB3CC8" w:rsidRDefault="00DB3CC8">
      <w:pPr>
        <w:pStyle w:val="Kommentarer"/>
      </w:pPr>
      <w:r>
        <w:rPr>
          <w:rStyle w:val="Kommentarsreferens"/>
        </w:rPr>
        <w:annotationRef/>
      </w:r>
      <w:r>
        <w:t xml:space="preserve">Check </w:t>
      </w:r>
      <w:proofErr w:type="spellStart"/>
      <w:r>
        <w:t>spelling</w:t>
      </w:r>
      <w:proofErr w:type="spellEnd"/>
      <w:r>
        <w:t xml:space="preserve"> </w:t>
      </w:r>
      <w:proofErr w:type="spellStart"/>
      <w:r>
        <w:t>of</w:t>
      </w:r>
      <w:proofErr w:type="spellEnd"/>
      <w:r>
        <w:t xml:space="preserve"> ”outtalade” in </w:t>
      </w:r>
      <w:proofErr w:type="spellStart"/>
      <w:r>
        <w:t>footnote</w:t>
      </w:r>
      <w:proofErr w:type="spellEnd"/>
      <w:r>
        <w:t xml:space="preserve"> 5</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B3CC8" w:rsidRDefault="00DB3CC8">
      <w:r>
        <w:separator/>
      </w:r>
    </w:p>
  </w:endnote>
  <w:endnote w:type="continuationSeparator" w:id="0">
    <w:p w14:paraId="4F768654" w14:textId="77777777" w:rsidR="00DB3CC8" w:rsidRDefault="00DB3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B3CC8" w:rsidRDefault="00DB3CC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DB3CC8" w:rsidRDefault="00DB3CC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829606"/>
      <w:docPartObj>
        <w:docPartGallery w:val="Page Numbers (Bottom of Page)"/>
        <w:docPartUnique/>
      </w:docPartObj>
    </w:sdtPr>
    <w:sdtContent>
      <w:p w14:paraId="403C7186" w14:textId="77777777" w:rsidR="00DB3CC8" w:rsidRDefault="00DB3CC8">
        <w:pPr>
          <w:pStyle w:val="Footer1"/>
          <w:jc w:val="center"/>
        </w:pPr>
        <w:r>
          <w:fldChar w:fldCharType="begin"/>
        </w:r>
        <w:r>
          <w:instrText>PAGE</w:instrText>
        </w:r>
        <w:r>
          <w:fldChar w:fldCharType="separate"/>
        </w:r>
        <w:r w:rsidR="0056741C">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427002"/>
      <w:docPartObj>
        <w:docPartGallery w:val="Page Numbers (Bottom of Page)"/>
        <w:docPartUnique/>
      </w:docPartObj>
    </w:sdtPr>
    <w:sdtContent>
      <w:p w14:paraId="3915FA6D" w14:textId="77777777" w:rsidR="00DB3CC8" w:rsidRDefault="00DB3CC8">
        <w:pPr>
          <w:pStyle w:val="Footer1"/>
          <w:jc w:val="center"/>
        </w:pPr>
        <w:r>
          <w:fldChar w:fldCharType="begin"/>
        </w:r>
        <w:r>
          <w:instrText>PAGE</w:instrText>
        </w:r>
        <w:r>
          <w:fldChar w:fldCharType="separate"/>
        </w:r>
        <w:r w:rsidR="0056741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B3CC8" w:rsidRDefault="00DB3CC8">
      <w:r>
        <w:separator/>
      </w:r>
    </w:p>
  </w:footnote>
  <w:footnote w:type="continuationSeparator" w:id="0">
    <w:p w14:paraId="71DB8F98" w14:textId="77777777" w:rsidR="00DB3CC8" w:rsidRDefault="00DB3CC8">
      <w:r>
        <w:continuationSeparator/>
      </w:r>
    </w:p>
  </w:footnote>
  <w:footnote w:id="1">
    <w:p w14:paraId="5824ECF3" w14:textId="644E8182" w:rsidR="00DB3CC8" w:rsidRPr="00B93DE6" w:rsidRDefault="00DB3CC8"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I intervjun förklarades det vad användargrupp är och att det </w:t>
      </w:r>
      <w:del w:id="106" w:author="Jason Serviss" w:date="2018-10-18T18:40:00Z">
        <w:r w:rsidRPr="00B93DE6" w:rsidDel="001E5D4E">
          <w:rPr>
            <w:sz w:val="14"/>
            <w:szCs w:val="14"/>
          </w:rPr>
          <w:delText xml:space="preserve">innefattar </w:delText>
        </w:r>
      </w:del>
      <w:ins w:id="107" w:author="Jason Serviss" w:date="2018-10-18T18:40:00Z">
        <w:r>
          <w:rPr>
            <w:sz w:val="14"/>
            <w:szCs w:val="14"/>
          </w:rPr>
          <w:t>motsvarar</w:t>
        </w:r>
        <w:r w:rsidRPr="00B93DE6">
          <w:rPr>
            <w:sz w:val="14"/>
            <w:szCs w:val="14"/>
          </w:rPr>
          <w:t xml:space="preserve"> </w:t>
        </w:r>
      </w:ins>
      <w:r w:rsidRPr="00B93DE6">
        <w:rPr>
          <w:sz w:val="14"/>
          <w:szCs w:val="14"/>
        </w:rPr>
        <w:t>Grades förklaring av målgrupp.</w:t>
      </w:r>
    </w:p>
  </w:footnote>
  <w:footnote w:id="2">
    <w:p w14:paraId="1BA30943" w14:textId="09D063F6" w:rsidR="00DB3CC8" w:rsidRPr="00B93DE6" w:rsidRDefault="00DB3CC8"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3707962" w:rsidR="00DB3CC8" w:rsidRPr="00B93DE6" w:rsidRDefault="00DB3CC8"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w:t>
      </w:r>
      <w:ins w:id="111" w:author="Jason Serviss" w:date="2018-10-18T18:41:00Z">
        <w:r>
          <w:rPr>
            <w:sz w:val="14"/>
            <w:szCs w:val="14"/>
          </w:rPr>
          <w:t>under intervjun</w:t>
        </w:r>
        <w:r w:rsidRPr="00B93DE6">
          <w:rPr>
            <w:sz w:val="14"/>
            <w:szCs w:val="14"/>
          </w:rPr>
          <w:t xml:space="preserve"> </w:t>
        </w:r>
      </w:ins>
      <w:r w:rsidRPr="00B93DE6">
        <w:rPr>
          <w:sz w:val="14"/>
          <w:szCs w:val="14"/>
        </w:rPr>
        <w:t xml:space="preserve">av ”aktivera sinnena” med: att studenten får möjlighet att arbete själv. </w:t>
      </w:r>
    </w:p>
  </w:footnote>
  <w:footnote w:id="4">
    <w:p w14:paraId="19D64118" w14:textId="3CC49460" w:rsidR="00DB3CC8" w:rsidRPr="00B93DE6" w:rsidRDefault="00DB3CC8"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Ordförklaring av ”gestalta”</w:t>
      </w:r>
      <w:ins w:id="112" w:author="Jason Serviss" w:date="2018-10-18T18:41:00Z">
        <w:r>
          <w:rPr>
            <w:sz w:val="14"/>
            <w:szCs w:val="14"/>
          </w:rPr>
          <w:t xml:space="preserve"> under intervjun</w:t>
        </w:r>
      </w:ins>
      <w:r w:rsidRPr="00B93DE6">
        <w:rPr>
          <w:sz w:val="14"/>
          <w:szCs w:val="14"/>
        </w:rPr>
        <w:t>: att det framställa och inlärda materialet ska fastna hos studenten.</w:t>
      </w:r>
    </w:p>
  </w:footnote>
  <w:footnote w:id="5">
    <w:p w14:paraId="4B8BE4EC" w14:textId="4EF66878" w:rsidR="00DB3CC8" w:rsidRPr="00B93DE6" w:rsidRDefault="00DB3CC8"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DB3CC8" w:rsidRDefault="00DB3CC8" w:rsidP="00CF61C4">
      <w:pPr>
        <w:pStyle w:val="Fotnotstext"/>
        <w:jc w:val="both"/>
      </w:pPr>
      <w:r w:rsidRPr="006F348F">
        <w:rPr>
          <w:rStyle w:val="Fotnotsreferens"/>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C5B3A"/>
    <w:rsid w:val="001C73C5"/>
    <w:rsid w:val="001D31E9"/>
    <w:rsid w:val="001D37D5"/>
    <w:rsid w:val="001D3A85"/>
    <w:rsid w:val="001D42D7"/>
    <w:rsid w:val="001D4C6E"/>
    <w:rsid w:val="001D68A2"/>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2F3D"/>
    <w:rsid w:val="004B4647"/>
    <w:rsid w:val="004C1522"/>
    <w:rsid w:val="004C23B4"/>
    <w:rsid w:val="004C23F2"/>
    <w:rsid w:val="004C595B"/>
    <w:rsid w:val="004D1F5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77224"/>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56CE8"/>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D2988"/>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4460"/>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983"/>
    <w:rsid w:val="00C67B0B"/>
    <w:rsid w:val="00C770CB"/>
    <w:rsid w:val="00C77B2D"/>
    <w:rsid w:val="00C82DDB"/>
    <w:rsid w:val="00C869D0"/>
    <w:rsid w:val="00C9446B"/>
    <w:rsid w:val="00C944C6"/>
    <w:rsid w:val="00CA160B"/>
    <w:rsid w:val="00CA2D4A"/>
    <w:rsid w:val="00CA3E3D"/>
    <w:rsid w:val="00CB107E"/>
    <w:rsid w:val="00CB3D1B"/>
    <w:rsid w:val="00CB4A5E"/>
    <w:rsid w:val="00CB4C73"/>
    <w:rsid w:val="00CB6D9D"/>
    <w:rsid w:val="00CC5E28"/>
    <w:rsid w:val="00CD3BE4"/>
    <w:rsid w:val="00CD3F49"/>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4C95"/>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Change w:id="0" w:author="Jason Serviss" w:date="2018-10-18T19:35:00Z">
        <w:pPr>
          <w:keepNext/>
          <w:keepLines/>
          <w:numPr>
            <w:numId w:val="1"/>
          </w:numPr>
          <w:spacing w:before="720" w:after="480" w:line="300" w:lineRule="atLeast"/>
          <w:ind w:left="360" w:hanging="360"/>
          <w:outlineLvl w:val="0"/>
        </w:pPr>
      </w:pPrChange>
    </w:pPr>
    <w:rPr>
      <w:rFonts w:ascii="Verdana" w:eastAsiaTheme="majorEastAsia" w:hAnsi="Verdana" w:cstheme="majorBidi"/>
      <w:bCs/>
      <w:color w:val="000000" w:themeColor="text1"/>
      <w:sz w:val="28"/>
      <w:szCs w:val="28"/>
      <w:rPrChange w:id="0" w:author="Jason Serviss" w:date="2018-10-18T19:35:00Z">
        <w:rPr>
          <w:rFonts w:ascii="Verdana" w:eastAsiaTheme="majorEastAsia" w:hAnsi="Verdana" w:cstheme="majorBidi"/>
          <w:bCs/>
          <w:color w:val="000000" w:themeColor="text1"/>
          <w:sz w:val="28"/>
          <w:szCs w:val="28"/>
          <w:lang w:val="sv-SE" w:eastAsia="en-US" w:bidi="ar-SA"/>
        </w:rPr>
      </w:rPrChange>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Change w:id="1" w:author="Jason Serviss" w:date="2018-10-18T19:35:00Z">
        <w:pPr>
          <w:keepNext/>
          <w:keepLines/>
          <w:numPr>
            <w:numId w:val="1"/>
          </w:numPr>
          <w:spacing w:before="720" w:after="480" w:line="300" w:lineRule="atLeast"/>
          <w:ind w:left="360" w:hanging="360"/>
          <w:outlineLvl w:val="0"/>
        </w:pPr>
      </w:pPrChange>
    </w:pPr>
    <w:rPr>
      <w:rFonts w:ascii="Verdana" w:eastAsiaTheme="majorEastAsia" w:hAnsi="Verdana" w:cstheme="majorBidi"/>
      <w:bCs/>
      <w:color w:val="000000" w:themeColor="text1"/>
      <w:sz w:val="28"/>
      <w:szCs w:val="28"/>
      <w:rPrChange w:id="1" w:author="Jason Serviss" w:date="2018-10-18T19:35:00Z">
        <w:rPr>
          <w:rFonts w:ascii="Verdana" w:eastAsiaTheme="majorEastAsia" w:hAnsi="Verdana" w:cstheme="majorBidi"/>
          <w:bCs/>
          <w:color w:val="000000" w:themeColor="text1"/>
          <w:sz w:val="28"/>
          <w:szCs w:val="28"/>
          <w:lang w:val="sv-SE" w:eastAsia="en-US" w:bidi="ar-SA"/>
        </w:rPr>
      </w:rPrChange>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D4F64F0-D3DA-A548-A975-DD87D1254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11559</Words>
  <Characters>61264</Characters>
  <Application>Microsoft Macintosh Word</Application>
  <DocSecurity>0</DocSecurity>
  <Lines>510</Lines>
  <Paragraphs>145</Paragraphs>
  <ScaleCrop>false</ScaleCrop>
  <Company>Stockholms universitetsbibliotek</Company>
  <LinksUpToDate>false</LinksUpToDate>
  <CharactersWithSpaces>72678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6</cp:revision>
  <cp:lastPrinted>2018-10-18T17:49:00Z</cp:lastPrinted>
  <dcterms:created xsi:type="dcterms:W3CDTF">2018-10-18T17:49:00Z</dcterms:created>
  <dcterms:modified xsi:type="dcterms:W3CDTF">2018-10-19T06:20:00Z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