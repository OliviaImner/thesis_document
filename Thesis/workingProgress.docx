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77B2D" w:rsidRDefault="00C77B2D">
                            <w:pPr>
                              <w:pStyle w:val="Frontpagetext"/>
                              <w:rPr>
                                <w:sz w:val="28"/>
                                <w:szCs w:val="28"/>
                              </w:rPr>
                            </w:pPr>
                            <w:r>
                              <w:rPr>
                                <w:sz w:val="28"/>
                                <w:szCs w:val="28"/>
                              </w:rPr>
                              <w:t xml:space="preserve">Institutionen för data- </w:t>
                            </w:r>
                            <w:r>
                              <w:rPr>
                                <w:sz w:val="28"/>
                                <w:szCs w:val="28"/>
                              </w:rPr>
                              <w:br/>
                              <w:t>och systemvetenskap</w:t>
                            </w:r>
                          </w:p>
                          <w:p w14:paraId="0DD0DA7D" w14:textId="77777777" w:rsidR="00C77B2D" w:rsidRDefault="00C77B2D">
                            <w:pPr>
                              <w:pStyle w:val="TextBox"/>
                            </w:pPr>
                            <w:r>
                              <w:t xml:space="preserve">Examensarbete 15 </w:t>
                            </w:r>
                            <w:proofErr w:type="spellStart"/>
                            <w:r>
                              <w:t>hp</w:t>
                            </w:r>
                            <w:proofErr w:type="spellEnd"/>
                          </w:p>
                          <w:p w14:paraId="205AAAC7" w14:textId="77777777" w:rsidR="00C77B2D" w:rsidRDefault="00C77B2D">
                            <w:pPr>
                              <w:pStyle w:val="TextBox"/>
                            </w:pPr>
                            <w:r>
                              <w:t>Data- och systemvetenskap</w:t>
                            </w:r>
                          </w:p>
                          <w:p w14:paraId="51566511" w14:textId="77777777" w:rsidR="00C77B2D" w:rsidRDefault="00C77B2D">
                            <w:pPr>
                              <w:pStyle w:val="Textruta"/>
                            </w:pPr>
                            <w:r>
                              <w:t xml:space="preserve">Kurs- eller utbildningsprogram (180 </w:t>
                            </w:r>
                            <w:proofErr w:type="spellStart"/>
                            <w:r>
                              <w:t>hp</w:t>
                            </w:r>
                            <w:proofErr w:type="spellEnd"/>
                            <w:r>
                              <w:t xml:space="preserve">) </w:t>
                            </w:r>
                          </w:p>
                          <w:p w14:paraId="7A700FAB" w14:textId="05793D08" w:rsidR="00C77B2D" w:rsidRDefault="00C77B2D">
                            <w:pPr>
                              <w:pStyle w:val="Textruta"/>
                            </w:pPr>
                            <w:r>
                              <w:t>Höstterminen 2018</w:t>
                            </w:r>
                          </w:p>
                          <w:p w14:paraId="381612CD" w14:textId="77777777" w:rsidR="00C77B2D" w:rsidRDefault="00C77B2D">
                            <w:pPr>
                              <w:pStyle w:val="Textruta"/>
                            </w:pPr>
                            <w:r>
                              <w:t>Handledare: Robert Ramberg</w:t>
                            </w:r>
                          </w:p>
                          <w:p w14:paraId="41DC09BB" w14:textId="77777777" w:rsidR="00C77B2D" w:rsidRDefault="00C77B2D">
                            <w:pPr>
                              <w:pStyle w:val="Textruta"/>
                            </w:pPr>
                            <w:r>
                              <w:t>Granskare: Förnamn Efternamn</w:t>
                            </w:r>
                          </w:p>
                          <w:p w14:paraId="316E1ACF" w14:textId="77777777" w:rsidR="00C77B2D" w:rsidRDefault="00C77B2D">
                            <w:pPr>
                              <w:pStyle w:val="Textruta"/>
                              <w:rPr>
                                <w:lang w:val="en-US"/>
                              </w:rPr>
                            </w:pPr>
                            <w:r>
                              <w:rPr>
                                <w:lang w:val="en-US"/>
                              </w:rPr>
                              <w:t>English title: Evaluation of pedagogical models as a platform for the refinement of courses at the e-learning company Grade</w:t>
                            </w:r>
                          </w:p>
                          <w:p w14:paraId="680742CD" w14:textId="77777777" w:rsidR="00C77B2D" w:rsidRDefault="00C77B2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77B2D" w:rsidRDefault="00C77B2D">
                      <w:pPr>
                        <w:pStyle w:val="Frontpagetext"/>
                        <w:rPr>
                          <w:sz w:val="28"/>
                          <w:szCs w:val="28"/>
                        </w:rPr>
                      </w:pPr>
                      <w:r>
                        <w:rPr>
                          <w:sz w:val="28"/>
                          <w:szCs w:val="28"/>
                        </w:rPr>
                        <w:t xml:space="preserve">Institutionen för data- </w:t>
                      </w:r>
                      <w:r>
                        <w:rPr>
                          <w:sz w:val="28"/>
                          <w:szCs w:val="28"/>
                        </w:rPr>
                        <w:br/>
                        <w:t>och systemvetenskap</w:t>
                      </w:r>
                    </w:p>
                    <w:p w14:paraId="0DD0DA7D" w14:textId="77777777" w:rsidR="00C77B2D" w:rsidRDefault="00C77B2D">
                      <w:pPr>
                        <w:pStyle w:val="TextBox"/>
                      </w:pPr>
                      <w:r>
                        <w:t xml:space="preserve">Examensarbete 15 </w:t>
                      </w:r>
                      <w:proofErr w:type="spellStart"/>
                      <w:r>
                        <w:t>hp</w:t>
                      </w:r>
                      <w:proofErr w:type="spellEnd"/>
                    </w:p>
                    <w:p w14:paraId="205AAAC7" w14:textId="77777777" w:rsidR="00C77B2D" w:rsidRDefault="00C77B2D">
                      <w:pPr>
                        <w:pStyle w:val="TextBox"/>
                      </w:pPr>
                      <w:r>
                        <w:t>Data- och systemvetenskap</w:t>
                      </w:r>
                    </w:p>
                    <w:p w14:paraId="51566511" w14:textId="77777777" w:rsidR="00C77B2D" w:rsidRDefault="00C77B2D">
                      <w:pPr>
                        <w:pStyle w:val="Textruta"/>
                      </w:pPr>
                      <w:r>
                        <w:t xml:space="preserve">Kurs- eller utbildningsprogram (180 </w:t>
                      </w:r>
                      <w:proofErr w:type="spellStart"/>
                      <w:r>
                        <w:t>hp</w:t>
                      </w:r>
                      <w:proofErr w:type="spellEnd"/>
                      <w:r>
                        <w:t xml:space="preserve">) </w:t>
                      </w:r>
                    </w:p>
                    <w:p w14:paraId="7A700FAB" w14:textId="05793D08" w:rsidR="00C77B2D" w:rsidRDefault="00C77B2D">
                      <w:pPr>
                        <w:pStyle w:val="Textruta"/>
                      </w:pPr>
                      <w:r>
                        <w:t>Höstterminen 2018</w:t>
                      </w:r>
                    </w:p>
                    <w:p w14:paraId="381612CD" w14:textId="77777777" w:rsidR="00C77B2D" w:rsidRDefault="00C77B2D">
                      <w:pPr>
                        <w:pStyle w:val="Textruta"/>
                      </w:pPr>
                      <w:r>
                        <w:t>Handledare: Robert Ramberg</w:t>
                      </w:r>
                    </w:p>
                    <w:p w14:paraId="41DC09BB" w14:textId="77777777" w:rsidR="00C77B2D" w:rsidRDefault="00C77B2D">
                      <w:pPr>
                        <w:pStyle w:val="Textruta"/>
                      </w:pPr>
                      <w:r>
                        <w:t>Granskare: Förnamn Efternamn</w:t>
                      </w:r>
                    </w:p>
                    <w:p w14:paraId="316E1ACF" w14:textId="77777777" w:rsidR="00C77B2D" w:rsidRDefault="00C77B2D">
                      <w:pPr>
                        <w:pStyle w:val="Textruta"/>
                        <w:rPr>
                          <w:lang w:val="en-US"/>
                        </w:rPr>
                      </w:pPr>
                      <w:r>
                        <w:rPr>
                          <w:lang w:val="en-US"/>
                        </w:rPr>
                        <w:t>English title: Evaluation of pedagogical models as a platform for the refinement of courses at the e-learning company Grade</w:t>
                      </w:r>
                    </w:p>
                    <w:p w14:paraId="680742CD" w14:textId="77777777" w:rsidR="00C77B2D" w:rsidRDefault="00C77B2D">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bookmarkStart w:id="0" w:name="_GoBack"/>
      <w:bookmarkEnd w:id="0"/>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1D8AA99F" w14:textId="2945CF7A" w:rsidR="0074168A" w:rsidRDefault="004E58AD" w:rsidP="00865EB8">
      <w:pPr>
        <w:pStyle w:val="Brdtext"/>
        <w:spacing w:line="600" w:lineRule="auto"/>
      </w:pPr>
      <w:r>
        <w:t xml:space="preserve">I takt med att ökad användning av e-lärande har forskning av pedagogiska modeller anpassade för e-kurser utvecklats och börjats användas ofta hos EIF som en plattform för att bygga kurspedagogik på. </w:t>
      </w:r>
      <w:r w:rsidR="0085546B">
        <w:t>Om ELF</w:t>
      </w:r>
      <w:r>
        <w:t xml:space="preserve"> arbeta</w:t>
      </w:r>
      <w:r w:rsidR="0085546B">
        <w:t>r</w:t>
      </w:r>
      <w:r>
        <w:t xml:space="preserve"> från en pedagogisk modell, speciellt designad för</w:t>
      </w:r>
      <w:r w:rsidR="0085546B">
        <w:t xml:space="preserve"> e-lärande erbjuder det en mall för </w:t>
      </w:r>
      <w:r w:rsidR="00F01E86">
        <w:t xml:space="preserve">att </w:t>
      </w:r>
      <w:r>
        <w:t>vidare utveckla e-kurser enligt det behov</w:t>
      </w:r>
      <w:r w:rsidR="0085546B">
        <w:t xml:space="preserve"> som EIF har</w:t>
      </w:r>
      <w:r>
        <w:t>. Dessutom ger det specifika mål som i efterhand kan utvärderas effektiv</w:t>
      </w:r>
      <w:r w:rsidR="0085546B">
        <w:t>t av ELF</w:t>
      </w:r>
      <w:r>
        <w:t xml:space="preserve"> för att kunna ge konkret information om kvalitén på den levererade pro</w:t>
      </w:r>
      <w:r w:rsidR="00F01E86">
        <w:t xml:space="preserve">dukten. </w:t>
      </w:r>
    </w:p>
    <w:p w14:paraId="0C0C0639" w14:textId="77777777" w:rsidR="004862A6" w:rsidRDefault="004862A6" w:rsidP="00865EB8">
      <w:pPr>
        <w:pStyle w:val="Brdtext"/>
        <w:spacing w:line="600" w:lineRule="auto"/>
      </w:pPr>
    </w:p>
    <w:p w14:paraId="45599B24" w14:textId="70459D43" w:rsidR="00C77B2D" w:rsidRDefault="00286276" w:rsidP="00865EB8">
      <w:pPr>
        <w:pStyle w:val="Brdtext"/>
        <w:spacing w:line="600" w:lineRule="auto"/>
      </w:pPr>
      <w:r>
        <w:t>Syftet med studien var</w:t>
      </w:r>
      <w:r w:rsidR="0074168A">
        <w:t xml:space="preserve"> att </w:t>
      </w:r>
      <w:r w:rsidR="00257CB5">
        <w:t>analysera</w:t>
      </w:r>
      <w:r w:rsidR="0074168A">
        <w:t xml:space="preserve"> vilken pe</w:t>
      </w:r>
      <w:r w:rsidR="00F4438A">
        <w:t>dagogisk ansats Grade har</w:t>
      </w:r>
      <w:r w:rsidR="0074168A">
        <w:t xml:space="preserve"> </w:t>
      </w:r>
      <w:r w:rsidR="00257CB5">
        <w:t xml:space="preserve">i dagsläget </w:t>
      </w:r>
      <w:r w:rsidR="0074168A">
        <w:t>och utvärdera om det kan vara gynnsamt att arbeta med en pedagogisk modell i</w:t>
      </w:r>
      <w:r w:rsidR="00041A1C">
        <w:t>genom</w:t>
      </w:r>
      <w:r w:rsidR="0074168A">
        <w:t xml:space="preserve"> kurserna. Det ska få Grade att ytterligare b</w:t>
      </w:r>
      <w:r w:rsidR="00041A1C">
        <w:t xml:space="preserve">li pedagogisk strukturerade och ge de riktlinjer för att arbeta mer med pedagogiken. Studien utfördes med hjälp av en intervju </w:t>
      </w:r>
      <w:r w:rsidR="000A2894">
        <w:t xml:space="preserve">av Grades </w:t>
      </w:r>
      <w:r w:rsidR="00257CB5">
        <w:t>pedagogisk</w:t>
      </w:r>
      <w:r w:rsidR="000A2894">
        <w:t>a</w:t>
      </w:r>
      <w:r w:rsidR="00257CB5">
        <w:t xml:space="preserve"> ansvarig </w:t>
      </w:r>
      <w:r w:rsidR="000A2894">
        <w:t xml:space="preserve">för att få grunden i hur Grade arbetar </w:t>
      </w:r>
      <w:r w:rsidR="00041A1C">
        <w:t xml:space="preserve">och en evaluering av </w:t>
      </w:r>
      <w:r w:rsidR="00257CB5">
        <w:t xml:space="preserve">fyra </w:t>
      </w:r>
      <w:r w:rsidR="00041A1C">
        <w:t>kurser</w:t>
      </w:r>
      <w:r w:rsidR="000A2894">
        <w:t xml:space="preserve"> för att ta reda på om en pedagogisk modell skulle kunna passa in med tidigare kurser. </w:t>
      </w:r>
      <w:r w:rsidR="00041A1C">
        <w:t>Resultatet visade att det Associativa perspektivet passade in på Grade p</w:t>
      </w:r>
      <w:r w:rsidR="000A2894">
        <w:t xml:space="preserve">edagogisk ansats och </w:t>
      </w:r>
      <w:r w:rsidR="00235307">
        <w:t xml:space="preserve">som resulterade i </w:t>
      </w:r>
      <w:r w:rsidR="000A2894">
        <w:t xml:space="preserve">att en evaluering gjordes </w:t>
      </w:r>
      <w:r w:rsidR="00041A1C">
        <w:t>med hjälp av DIM</w:t>
      </w:r>
      <w:r w:rsidR="00235307">
        <w:t>. Evaluering genomfördes för att bedöma</w:t>
      </w:r>
      <w:r w:rsidR="00041A1C">
        <w:t xml:space="preserve"> om DIM kunde vara lämplig att implementera i framtiden. Slutligen kan vi </w:t>
      </w:r>
      <w:r w:rsidR="00C77B2D">
        <w:t xml:space="preserve">summera att </w:t>
      </w:r>
      <w:r w:rsidR="00DA1B11">
        <w:t xml:space="preserve">denna studie skulle bli en anvisning för hur Grade kan preliminärt implementera en övergång till en modellbaserad strategi. Dessutom kartläggs det en forskningsstrategi för hur pedagogiska modeller kan evalueras hos ELF. </w:t>
      </w:r>
    </w:p>
    <w:p w14:paraId="0587F940" w14:textId="19A17CD6" w:rsidR="00D45847" w:rsidRDefault="00850895" w:rsidP="00865EB8">
      <w:pPr>
        <w:pStyle w:val="Brdtext"/>
        <w:spacing w:line="600" w:lineRule="auto"/>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06EFB64"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w:t>
      </w:r>
      <w:r w:rsidR="00850895">
        <w:lastRenderedPageBreak/>
        <w:t xml:space="preserve">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5" w:name="_Toc391456180"/>
      <w:bookmarkStart w:id="6" w:name="_Toc394248554"/>
      <w:r>
        <w:t>Syfte</w:t>
      </w:r>
      <w:bookmarkEnd w:id="5"/>
      <w:bookmarkEnd w:id="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287366B7" w:rsidR="00D45847" w:rsidRPr="004A6D58" w:rsidRDefault="00850895" w:rsidP="004A6D58">
      <w:pPr>
        <w:pStyle w:val="Brdtext"/>
        <w:spacing w:line="600" w:lineRule="auto"/>
        <w:rPr>
          <w:szCs w:val="22"/>
        </w:rPr>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7"/>
      <w:r>
        <w:rPr>
          <w:szCs w:val="22"/>
        </w:rPr>
        <w:t xml:space="preserve">Ytterligare analyserade vi hur väl fyra av Grades tidigare kurser följer riktlinjer för DIM och hittade </w:t>
      </w:r>
      <w:r w:rsidR="008D01A7">
        <w:rPr>
          <w:szCs w:val="22"/>
        </w:rPr>
        <w:t xml:space="preserve">att </w:t>
      </w:r>
      <w:r w:rsidR="00AA375E">
        <w:rPr>
          <w:szCs w:val="22"/>
        </w:rPr>
        <w:t xml:space="preserve">varje kurs fanns det en spridning i poäng genom de olika elementen. Orsaken kan vara att DIM’s element inte passar in tillräckligt bra med kurserna och att det behöver anpassas bättre, men det kan också betyda att Grade har en skiftande implementation av de pedagogiska principerna och att </w:t>
      </w:r>
      <w:r w:rsidR="004A6D58">
        <w:rPr>
          <w:szCs w:val="22"/>
        </w:rPr>
        <w:t>DIM elementen motsvarar otillräckligt</w:t>
      </w:r>
      <w:r>
        <w:rPr>
          <w:szCs w:val="22"/>
        </w:rPr>
        <w:t xml:space="preserve">. </w:t>
      </w:r>
      <w:commentRangeEnd w:id="7"/>
      <w:r w:rsidR="000A7DCF">
        <w:rPr>
          <w:rStyle w:val="Kommentarsreferens"/>
          <w:rFonts w:eastAsiaTheme="minorHAnsi" w:cstheme="minorBidi"/>
          <w:lang w:eastAsia="en-US"/>
        </w:rPr>
        <w:commentReference w:id="7"/>
      </w:r>
      <w:r w:rsidR="004A6D58" w:rsidRPr="00AA375E">
        <w:rPr>
          <w:szCs w:val="22"/>
        </w:rPr>
        <w:t xml:space="preserve"> </w:t>
      </w:r>
      <w:r>
        <w:br w:type="page"/>
      </w:r>
    </w:p>
    <w:p w14:paraId="09F31FFB" w14:textId="77777777" w:rsidR="00D45847" w:rsidRDefault="00850895" w:rsidP="009F3187">
      <w:pPr>
        <w:pStyle w:val="Heading11"/>
      </w:pPr>
      <w:bookmarkStart w:id="8" w:name="_Toc391456181"/>
      <w:bookmarkStart w:id="9" w:name="_Toc394248555"/>
      <w:bookmarkEnd w:id="8"/>
      <w:r>
        <w:lastRenderedPageBreak/>
        <w:t>Metod</w:t>
      </w:r>
      <w:bookmarkEnd w:id="9"/>
    </w:p>
    <w:p w14:paraId="4F1EA438" w14:textId="77777777" w:rsidR="00D45847" w:rsidRPr="004E58AD" w:rsidRDefault="00850895" w:rsidP="009F3187">
      <w:pPr>
        <w:pStyle w:val="Heading31"/>
        <w:numPr>
          <w:ilvl w:val="0"/>
          <w:numId w:val="0"/>
        </w:numPr>
      </w:pPr>
      <w:bookmarkStart w:id="10" w:name="_Toc391456182"/>
      <w:bookmarkStart w:id="11" w:name="_Toc394248556"/>
      <w:bookmarkEnd w:id="10"/>
      <w:r w:rsidRPr="004E58AD">
        <w:t>Intervjun</w:t>
      </w:r>
      <w:bookmarkEnd w:id="11"/>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commentRangeStart w:id="12"/>
      <w:r w:rsidR="00633E89">
        <w:t>.</w:t>
      </w:r>
      <w:commentRangeEnd w:id="12"/>
      <w:r w:rsidR="00673314">
        <w:rPr>
          <w:rStyle w:val="Kommentarsreferens"/>
        </w:rPr>
        <w:commentReference w:id="12"/>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3" w:name="_Toc391456183"/>
      <w:bookmarkStart w:id="14" w:name="_Toc394248557"/>
      <w:r w:rsidRPr="004E58AD">
        <w:t>Utvärdering</w:t>
      </w:r>
      <w:bookmarkEnd w:id="13"/>
      <w:bookmarkEnd w:id="14"/>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5" w:name="_Toc391456184"/>
      <w:bookmarkStart w:id="16" w:name="_Toc394248558"/>
      <w:bookmarkEnd w:id="15"/>
      <w:commentRangeStart w:id="17"/>
      <w:r>
        <w:lastRenderedPageBreak/>
        <w:t>Resultat</w:t>
      </w:r>
      <w:bookmarkEnd w:id="16"/>
      <w:commentRangeEnd w:id="17"/>
      <w:r w:rsidR="00E04FD4">
        <w:rPr>
          <w:rStyle w:val="Kommentarsreferens"/>
          <w:rFonts w:ascii="Times New Roman" w:eastAsiaTheme="minorHAnsi" w:hAnsi="Times New Roman" w:cstheme="minorBidi"/>
          <w:bCs w:val="0"/>
          <w:color w:val="auto"/>
        </w:rPr>
        <w:commentReference w:id="17"/>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5BA94BA5"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18"/>
      <w:r w:rsidR="00830D00">
        <w:rPr>
          <w:color w:val="353535"/>
          <w:szCs w:val="22"/>
        </w:rPr>
        <w:t xml:space="preserve"> </w:t>
      </w:r>
      <w:commentRangeEnd w:id="18"/>
      <w:r w:rsidR="00372DB4">
        <w:rPr>
          <w:rStyle w:val="Kommentarsreferens"/>
          <w:rFonts w:eastAsiaTheme="minorHAnsi" w:cstheme="minorBidi"/>
          <w:lang w:eastAsia="en-US"/>
        </w:rPr>
        <w:commentReference w:id="18"/>
      </w:r>
      <w:r w:rsidR="00E8369E">
        <w:rPr>
          <w:color w:val="353535"/>
          <w:szCs w:val="22"/>
        </w:rPr>
        <w:t xml:space="preserve">Pedagogiska modeller brukar oftast delas in i faser och element för </w:t>
      </w:r>
      <w:r w:rsidR="00796E42">
        <w:rPr>
          <w:color w:val="353535"/>
          <w:szCs w:val="22"/>
        </w:rPr>
        <w:t xml:space="preserve">att kartlägga hur lärandet ska utföras från grundperspektivet. </w:t>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19"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08135B0C"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28C20106" w:rsidR="00BA62A8" w:rsidRDefault="00CB4C73">
      <w:pPr>
        <w:pStyle w:val="Brd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t xml:space="preserve">följer modellen. </w:t>
      </w:r>
      <w:r w:rsidR="00C44EB7">
        <w:rPr>
          <w:rStyle w:val="Kommentarsreferens"/>
          <w:rFonts w:eastAsiaTheme="minorHAnsi" w:cstheme="minorBidi"/>
          <w:lang w:eastAsia="en-US"/>
        </w:rPr>
        <w:commentReference w:id="20"/>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0DAD3AFC"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21" w:author="Jason Serviss" w:date="2018-09-15T15:44:00Z">
        <w:r w:rsidR="00227C61">
          <w:rPr>
            <w:rStyle w:val="Kommentarsreferens"/>
            <w:rFonts w:eastAsiaTheme="minorHAnsi" w:cstheme="minorBidi"/>
            <w:lang w:eastAsia="en-US"/>
          </w:rPr>
          <w:commentReference w:id="22"/>
        </w:r>
      </w:ins>
      <w:ins w:id="24" w:author="Jason Serviss" w:date="2018-09-15T15:43:00Z">
        <w:r w:rsidR="00227C61">
          <w:t xml:space="preserve"> </w:t>
        </w:r>
      </w:ins>
      <w:r w:rsidR="00135C34">
        <w:t xml:space="preserve">Kurser kan kompletteras med övningsmoment för att ge studenten fler möjligheter att arbete med materialet och därpå få </w:t>
      </w:r>
      <w:r w:rsidR="0033419A">
        <w:t xml:space="preserve">en omedelbar respons över </w:t>
      </w:r>
      <w:r w:rsidR="00E8369E">
        <w:t>resultatet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commentRangeStart w:id="25"/>
      <w:r w:rsidR="000C13C1">
        <w:t>studenten</w:t>
      </w:r>
      <w:commentRangeEnd w:id="25"/>
      <w:r w:rsidR="007C75AC">
        <w:rPr>
          <w:rStyle w:val="Kommentarsreferens"/>
          <w:rFonts w:eastAsiaTheme="minorHAnsi" w:cstheme="minorBidi"/>
          <w:lang w:eastAsia="en-US"/>
        </w:rPr>
        <w:commentReference w:id="25"/>
      </w:r>
      <w:r w:rsidR="002435CA">
        <w:t xml:space="preserve"> ett helhetsresultat av prestationen och berätta vilka </w:t>
      </w:r>
      <w:r w:rsidR="002435CA">
        <w:lastRenderedPageBreak/>
        <w:t>kursdelar som de behöver lägga mer tid på.</w:t>
      </w:r>
      <w:commentRangeStart w:id="26"/>
      <w:r w:rsidR="00227C61">
        <w:t xml:space="preserve"> </w:t>
      </w:r>
      <w:commentRangeEnd w:id="26"/>
      <w:r w:rsidR="00227C61">
        <w:rPr>
          <w:rStyle w:val="Kommentarsreferens"/>
          <w:rFonts w:eastAsiaTheme="minorHAnsi" w:cstheme="minorBidi"/>
          <w:lang w:eastAsia="en-US"/>
        </w:rPr>
        <w:commentReference w:id="26"/>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pPr>
        <w:pStyle w:val="Brdtext"/>
        <w:spacing w:line="600" w:lineRule="auto"/>
        <w:rPr>
          <w:b/>
        </w:rPr>
      </w:pPr>
    </w:p>
    <w:p w14:paraId="489580C5" w14:textId="77777777" w:rsidR="00E8369E" w:rsidRDefault="00E8369E">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8BA17DA" w:rsidR="007E24A5" w:rsidRPr="004E58AD" w:rsidRDefault="00130629" w:rsidP="004E58AD">
      <w:pPr>
        <w:pStyle w:val="Brdtext"/>
        <w:spacing w:line="600" w:lineRule="auto"/>
        <w:rPr>
          <w:ins w:id="28"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29" w:name="_Toc489811950"/>
      <w:bookmarkStart w:id="30"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29"/>
      <w:bookmarkEnd w:id="30"/>
      <w:r>
        <w:rPr>
          <w:i w:val="0"/>
        </w:rPr>
        <w:t xml:space="preserve">Poäng per kurs och respektive DIM fas. </w:t>
      </w:r>
    </w:p>
    <w:p w14:paraId="7D33B8EE" w14:textId="295BC3BB" w:rsidR="000C1D43" w:rsidRDefault="00850895" w:rsidP="000C1D43">
      <w:pPr>
        <w:pStyle w:val="Heading11"/>
      </w:pPr>
      <w:bookmarkStart w:id="31" w:name="_Toc391456185"/>
      <w:bookmarkStart w:id="32" w:name="_Toc394248559"/>
      <w:bookmarkEnd w:id="31"/>
      <w:r w:rsidRPr="004E58AD">
        <w:t>Diskussion</w:t>
      </w:r>
      <w:bookmarkEnd w:id="32"/>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7C17E009" w14:textId="2EC39829" w:rsidR="00C46D9D"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commentRangeStart w:id="33"/>
      <w:r w:rsidR="00457C43">
        <w:t>.</w:t>
      </w:r>
      <w:commentRangeEnd w:id="33"/>
      <w:r w:rsidR="00457C43">
        <w:rPr>
          <w:rStyle w:val="Kommentarsreferens"/>
          <w:rFonts w:eastAsiaTheme="minorHAnsi" w:cstheme="minorBidi"/>
          <w:lang w:eastAsia="en-US"/>
        </w:rPr>
        <w:commentReference w:id="33"/>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 genomfördes av endast en person och det orsakar att bedömningen kan påver</w:t>
      </w:r>
      <w:r w:rsidR="00110DB4">
        <w:t>kas</w:t>
      </w:r>
      <w:r w:rsidR="006A08E7">
        <w:t xml:space="preserve">. </w:t>
      </w:r>
      <w:r w:rsidR="00110DB4">
        <w:t xml:space="preserve">Det skulle vara påtagligt att använda fler </w:t>
      </w:r>
      <w:r w:rsidR="006A08E7">
        <w:t xml:space="preserve">kursgranskare </w:t>
      </w:r>
      <w:r w:rsidR="00110DB4">
        <w:t xml:space="preserve">för att få möjligheten att få ett mer övertygande resultat. </w:t>
      </w:r>
      <w:r w:rsidR="001D42D7">
        <w:t xml:space="preserve">Utformningen av utvärderingen kan ha missat betydelsefulla sidor av DIM som </w:t>
      </w:r>
      <w:r w:rsidR="00F95006">
        <w:t>kan</w:t>
      </w:r>
      <w:r w:rsidR="001D42D7">
        <w:t xml:space="preserve"> </w:t>
      </w:r>
      <w:r w:rsidR="00F95006">
        <w:t>ha bidragit med värdefull</w:t>
      </w:r>
      <w:r w:rsidR="001D42D7">
        <w:t xml:space="preserve"> </w:t>
      </w:r>
      <w:r w:rsidR="00F95006">
        <w:t xml:space="preserve">information för att förstå DIM bättre och skulle säkerligen vara bra att genomgå ett flertal genomgående undersökningar för att få ännu mer kunskap om modellen. </w:t>
      </w:r>
    </w:p>
    <w:p w14:paraId="40E50DF1" w14:textId="77777777" w:rsidR="00590E58" w:rsidRDefault="00590E58">
      <w:pPr>
        <w:pStyle w:val="Brdtext"/>
        <w:spacing w:line="600" w:lineRule="auto"/>
      </w:pPr>
    </w:p>
    <w:p w14:paraId="04042C3D" w14:textId="05E6118C" w:rsidR="003475EE" w:rsidRDefault="00667FC8">
      <w:pPr>
        <w:pStyle w:val="Brdtext"/>
        <w:spacing w:line="600" w:lineRule="auto"/>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Pr="00DE1A92" w:rsidRDefault="0023519E" w:rsidP="00D877C8">
      <w:pPr>
        <w:pStyle w:val="Brdtext"/>
        <w:spacing w:line="600" w:lineRule="auto"/>
        <w:rPr>
          <w:strike/>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1EFE6459" w14:textId="77777777" w:rsidR="00E97FC1" w:rsidRPr="004E58AD" w:rsidRDefault="00E97FC1" w:rsidP="00E97FC1">
      <w:pPr>
        <w:pStyle w:val="Abstract"/>
        <w:rPr>
          <w:sz w:val="32"/>
          <w:szCs w:val="32"/>
        </w:rPr>
      </w:pPr>
      <w:r w:rsidRPr="004E58AD">
        <w:rPr>
          <w:sz w:val="32"/>
          <w:szCs w:val="32"/>
        </w:rPr>
        <w:t>Tack</w:t>
      </w:r>
    </w:p>
    <w:p w14:paraId="344B4495" w14:textId="5052DFC8" w:rsidR="0023519E" w:rsidRDefault="00E97FC1" w:rsidP="00BE4185">
      <w:pPr>
        <w:pStyle w:val="Brdtext"/>
        <w:spacing w:line="600" w:lineRule="auto"/>
        <w:rPr>
          <w:lang w:eastAsia="en-US"/>
        </w:rPr>
      </w:pPr>
      <w:r>
        <w:rPr>
          <w:lang w:eastAsia="en-US"/>
        </w:rPr>
        <w:t>Jag tackar Jason Serviss för att ha bidragit till examensarbetet med din kunskap och tid.</w:t>
      </w:r>
    </w:p>
    <w:p w14:paraId="56103D24" w14:textId="77777777" w:rsidR="00E97FC1" w:rsidRDefault="00E97FC1" w:rsidP="00BE4185">
      <w:pPr>
        <w:pStyle w:val="Brdtext"/>
        <w:spacing w:line="600" w:lineRule="auto"/>
        <w:rPr>
          <w:lang w:eastAsia="en-US"/>
        </w:rPr>
      </w:pPr>
    </w:p>
    <w:p w14:paraId="7E252132" w14:textId="77777777" w:rsidR="00E97FC1" w:rsidRDefault="00E97FC1" w:rsidP="00BE4185">
      <w:pPr>
        <w:pStyle w:val="Brdtext"/>
        <w:spacing w:line="600" w:lineRule="auto"/>
        <w:rPr>
          <w:lang w:eastAsia="en-US"/>
        </w:rPr>
      </w:pPr>
    </w:p>
    <w:p w14:paraId="601CB46A" w14:textId="77777777" w:rsidR="00865EB8" w:rsidRDefault="00865EB8" w:rsidP="00BE4185">
      <w:pPr>
        <w:pStyle w:val="Brdtext"/>
        <w:spacing w:line="600" w:lineRule="auto"/>
        <w:rPr>
          <w:lang w:eastAsia="en-US"/>
        </w:rPr>
      </w:pPr>
    </w:p>
    <w:p w14:paraId="3FBCD31E" w14:textId="77777777" w:rsidR="00865EB8" w:rsidRDefault="00865EB8" w:rsidP="00BE4185">
      <w:pPr>
        <w:pStyle w:val="Brdtext"/>
        <w:spacing w:line="600" w:lineRule="auto"/>
        <w:rPr>
          <w:lang w:eastAsia="en-US"/>
        </w:rPr>
      </w:pPr>
    </w:p>
    <w:p w14:paraId="22452D54" w14:textId="0FE380E1" w:rsidR="00865EB8" w:rsidRPr="004E58AD" w:rsidRDefault="00850895" w:rsidP="00865EB8">
      <w:pPr>
        <w:pStyle w:val="Heading11"/>
      </w:pPr>
      <w:bookmarkStart w:id="34" w:name="_Toc391456186"/>
      <w:bookmarkStart w:id="35" w:name="_Toc394248560"/>
      <w:bookmarkEnd w:id="34"/>
      <w:r w:rsidRPr="004E58AD">
        <w:lastRenderedPageBreak/>
        <w:t>Referenser</w:t>
      </w:r>
      <w:bookmarkEnd w:id="35"/>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proofErr w:type="spellStart"/>
      <w:r w:rsidRPr="00B67ECD">
        <w:rPr>
          <w:rFonts w:cs="Times New Roman"/>
          <w:color w:val="000000"/>
          <w:szCs w:val="24"/>
        </w:rPr>
        <w:t>Brodie</w:t>
      </w:r>
      <w:proofErr w:type="spellEnd"/>
      <w:r w:rsidRPr="00B67ECD">
        <w:rPr>
          <w:rFonts w:cs="Times New Roman"/>
          <w:color w:val="000000"/>
          <w:szCs w:val="24"/>
        </w:rPr>
        <w:t xml:space="preserve">, K., 2005. </w:t>
      </w:r>
      <w:proofErr w:type="spellStart"/>
      <w:r w:rsidRPr="00B67ECD">
        <w:rPr>
          <w:rFonts w:cs="Times New Roman"/>
          <w:color w:val="000000"/>
          <w:szCs w:val="24"/>
        </w:rPr>
        <w:t>Using</w:t>
      </w:r>
      <w:proofErr w:type="spellEnd"/>
      <w:r w:rsidRPr="00B67ECD">
        <w:rPr>
          <w:rFonts w:cs="Times New Roman"/>
          <w:color w:val="000000"/>
          <w:szCs w:val="24"/>
        </w:rPr>
        <w:t xml:space="preserve"> </w:t>
      </w:r>
      <w:proofErr w:type="spellStart"/>
      <w:r w:rsidRPr="00B67ECD">
        <w:rPr>
          <w:rFonts w:cs="Times New Roman"/>
          <w:color w:val="000000"/>
          <w:szCs w:val="24"/>
        </w:rPr>
        <w:t>Cognitive</w:t>
      </w:r>
      <w:proofErr w:type="spellEnd"/>
      <w:r w:rsidRPr="00B67ECD">
        <w:rPr>
          <w:rFonts w:cs="Times New Roman"/>
          <w:color w:val="000000"/>
          <w:szCs w:val="24"/>
        </w:rPr>
        <w:t xml:space="preserve"> and </w:t>
      </w:r>
      <w:proofErr w:type="spellStart"/>
      <w:r w:rsidRPr="00B67ECD">
        <w:rPr>
          <w:rFonts w:cs="Times New Roman"/>
          <w:color w:val="000000"/>
          <w:szCs w:val="24"/>
        </w:rPr>
        <w:t>Situative</w:t>
      </w:r>
      <w:proofErr w:type="spellEnd"/>
      <w:r w:rsidRPr="00B67ECD">
        <w:rPr>
          <w:rFonts w:cs="Times New Roman"/>
          <w:color w:val="000000"/>
          <w:szCs w:val="24"/>
        </w:rPr>
        <w:t xml:space="preserve"> </w:t>
      </w:r>
      <w:proofErr w:type="spellStart"/>
      <w:r w:rsidRPr="00B67ECD">
        <w:rPr>
          <w:rFonts w:cs="Times New Roman"/>
          <w:color w:val="000000"/>
          <w:szCs w:val="24"/>
        </w:rPr>
        <w:t>Perspectives</w:t>
      </w:r>
      <w:proofErr w:type="spellEnd"/>
      <w:r w:rsidRPr="00B67ECD">
        <w:rPr>
          <w:rFonts w:cs="Times New Roman"/>
          <w:color w:val="000000"/>
          <w:szCs w:val="24"/>
        </w:rPr>
        <w:t xml:space="preserve"> </w:t>
      </w:r>
      <w:proofErr w:type="spellStart"/>
      <w:r w:rsidRPr="00B67ECD">
        <w:rPr>
          <w:rFonts w:cs="Times New Roman"/>
          <w:color w:val="000000"/>
          <w:szCs w:val="24"/>
        </w:rPr>
        <w:t>to</w:t>
      </w:r>
      <w:proofErr w:type="spellEnd"/>
      <w:r w:rsidRPr="00B67ECD">
        <w:rPr>
          <w:rFonts w:cs="Times New Roman"/>
          <w:color w:val="000000"/>
          <w:szCs w:val="24"/>
        </w:rPr>
        <w:t xml:space="preserve"> </w:t>
      </w:r>
      <w:proofErr w:type="spellStart"/>
      <w:r w:rsidRPr="00B67ECD">
        <w:rPr>
          <w:rFonts w:cs="Times New Roman"/>
          <w:color w:val="000000"/>
          <w:szCs w:val="24"/>
        </w:rPr>
        <w:t>Understand</w:t>
      </w:r>
      <w:proofErr w:type="spellEnd"/>
      <w:r w:rsidRPr="00B67ECD">
        <w:rPr>
          <w:rFonts w:cs="Times New Roman"/>
          <w:color w:val="000000"/>
          <w:szCs w:val="24"/>
        </w:rPr>
        <w:t xml:space="preserve"> </w:t>
      </w:r>
      <w:proofErr w:type="spellStart"/>
      <w:r w:rsidRPr="00B67ECD">
        <w:rPr>
          <w:rFonts w:cs="Times New Roman"/>
          <w:color w:val="000000"/>
          <w:szCs w:val="24"/>
        </w:rPr>
        <w:t>Teacher</w:t>
      </w:r>
      <w:proofErr w:type="spellEnd"/>
      <w:r w:rsidRPr="00B67ECD">
        <w:rPr>
          <w:rFonts w:cs="Times New Roman"/>
          <w:color w:val="000000"/>
          <w:szCs w:val="24"/>
        </w:rPr>
        <w:t xml:space="preserve"> </w:t>
      </w:r>
      <w:proofErr w:type="spellStart"/>
      <w:r w:rsidRPr="00B67ECD">
        <w:rPr>
          <w:rFonts w:cs="Times New Roman"/>
          <w:color w:val="000000"/>
          <w:szCs w:val="24"/>
        </w:rPr>
        <w:t>Interactions</w:t>
      </w:r>
      <w:proofErr w:type="spellEnd"/>
      <w:r w:rsidRPr="00B67ECD">
        <w:rPr>
          <w:rFonts w:cs="Times New Roman"/>
          <w:color w:val="000000"/>
          <w:szCs w:val="24"/>
        </w:rPr>
        <w:t xml:space="preserve"> </w:t>
      </w:r>
      <w:proofErr w:type="spellStart"/>
      <w:r w:rsidRPr="00B67ECD">
        <w:rPr>
          <w:rFonts w:cs="Times New Roman"/>
          <w:color w:val="000000"/>
          <w:szCs w:val="24"/>
        </w:rPr>
        <w:t>with</w:t>
      </w:r>
      <w:proofErr w:type="spellEnd"/>
      <w:r w:rsidRPr="00B67ECD">
        <w:rPr>
          <w:rFonts w:cs="Times New Roman"/>
          <w:color w:val="000000"/>
          <w:szCs w:val="24"/>
        </w:rPr>
        <w:t xml:space="preserve"> </w:t>
      </w:r>
      <w:proofErr w:type="spellStart"/>
      <w:r w:rsidRPr="00B67ECD">
        <w:rPr>
          <w:rFonts w:cs="Times New Roman"/>
          <w:color w:val="000000"/>
          <w:szCs w:val="24"/>
        </w:rPr>
        <w:t>Learner</w:t>
      </w:r>
      <w:proofErr w:type="spellEnd"/>
      <w:r w:rsidRPr="00B67ECD">
        <w:rPr>
          <w:rFonts w:cs="Times New Roman"/>
          <w:color w:val="000000"/>
          <w:szCs w:val="24"/>
        </w:rPr>
        <w:t xml:space="preserve"> </w:t>
      </w:r>
      <w:proofErr w:type="spellStart"/>
      <w:r w:rsidRPr="00B67ECD">
        <w:rPr>
          <w:rFonts w:cs="Times New Roman"/>
          <w:color w:val="000000"/>
          <w:szCs w:val="24"/>
        </w:rPr>
        <w:t>Errors</w:t>
      </w:r>
      <w:proofErr w:type="spellEnd"/>
      <w:r w:rsidRPr="00B67ECD">
        <w:rPr>
          <w:rFonts w:cs="Times New Roman"/>
          <w:color w:val="000000"/>
          <w:szCs w:val="24"/>
        </w:rPr>
        <w:t xml:space="preserve">. </w:t>
      </w:r>
      <w:proofErr w:type="spellStart"/>
      <w:proofErr w:type="gramStart"/>
      <w:r w:rsidRPr="00B67ECD">
        <w:rPr>
          <w:rFonts w:cs="Times New Roman"/>
          <w:color w:val="000000"/>
          <w:szCs w:val="24"/>
        </w:rPr>
        <w:t>Int</w:t>
      </w:r>
      <w:proofErr w:type="spellEnd"/>
      <w:proofErr w:type="gramEnd"/>
      <w:r w:rsidRPr="00B67ECD">
        <w:rPr>
          <w:rFonts w:cs="Times New Roman"/>
          <w:color w:val="000000"/>
          <w:szCs w:val="24"/>
        </w:rPr>
        <w:t xml:space="preserve">. Group </w:t>
      </w:r>
      <w:proofErr w:type="spellStart"/>
      <w:r w:rsidRPr="00B67ECD">
        <w:rPr>
          <w:rFonts w:cs="Times New Roman"/>
          <w:color w:val="000000"/>
          <w:szCs w:val="24"/>
        </w:rPr>
        <w:t>Psychol</w:t>
      </w:r>
      <w:proofErr w:type="spellEnd"/>
      <w:r w:rsidRPr="00B67ECD">
        <w:rPr>
          <w:rFonts w:cs="Times New Roman"/>
          <w:color w:val="000000"/>
          <w:szCs w:val="24"/>
        </w:rPr>
        <w:t xml:space="preserve">. </w:t>
      </w:r>
      <w:proofErr w:type="spellStart"/>
      <w:r w:rsidRPr="00B67ECD">
        <w:rPr>
          <w:rFonts w:cs="Times New Roman"/>
          <w:color w:val="000000"/>
          <w:szCs w:val="24"/>
        </w:rPr>
        <w:t>Math</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Businessreflex, 2016. E-learning – mer lärande på effektivare sätt? </w:t>
      </w:r>
      <w:proofErr w:type="spellStart"/>
      <w:r w:rsidRPr="00B67ECD">
        <w:rPr>
          <w:rFonts w:cs="Times New Roman"/>
          <w:color w:val="000000"/>
          <w:szCs w:val="24"/>
        </w:rPr>
        <w:t>Tek</w:t>
      </w:r>
      <w:proofErr w:type="spellEnd"/>
      <w:r w:rsidRPr="00B67ECD">
        <w:rPr>
          <w:rFonts w:cs="Times New Roman"/>
          <w:color w:val="000000"/>
          <w:szCs w:val="24"/>
        </w:rPr>
        <w:t>.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Clark, </w:t>
      </w:r>
      <w:proofErr w:type="spellStart"/>
      <w:r w:rsidRPr="00B67ECD">
        <w:rPr>
          <w:rFonts w:cs="Times New Roman"/>
          <w:color w:val="000000"/>
          <w:szCs w:val="24"/>
        </w:rPr>
        <w:t>R.C</w:t>
      </w:r>
      <w:proofErr w:type="spellEnd"/>
      <w:r w:rsidRPr="00B67ECD">
        <w:rPr>
          <w:rFonts w:cs="Times New Roman"/>
          <w:color w:val="000000"/>
          <w:szCs w:val="24"/>
        </w:rPr>
        <w:t xml:space="preserve">., Mayer, </w:t>
      </w:r>
      <w:proofErr w:type="spellStart"/>
      <w:r w:rsidRPr="00B67ECD">
        <w:rPr>
          <w:rFonts w:cs="Times New Roman"/>
          <w:color w:val="000000"/>
          <w:szCs w:val="24"/>
        </w:rPr>
        <w:t>R.E</w:t>
      </w:r>
      <w:proofErr w:type="spellEnd"/>
      <w:r w:rsidRPr="00B67ECD">
        <w:rPr>
          <w:rFonts w:cs="Times New Roman"/>
          <w:color w:val="000000"/>
          <w:szCs w:val="24"/>
        </w:rPr>
        <w:t>., 2012. Scenario-</w:t>
      </w:r>
      <w:proofErr w:type="spellStart"/>
      <w:r w:rsidRPr="00B67ECD">
        <w:rPr>
          <w:rFonts w:cs="Times New Roman"/>
          <w:color w:val="000000"/>
          <w:szCs w:val="24"/>
        </w:rPr>
        <w:t>based</w:t>
      </w:r>
      <w:proofErr w:type="spellEnd"/>
      <w:r w:rsidRPr="00B67ECD">
        <w:rPr>
          <w:rFonts w:cs="Times New Roman"/>
          <w:color w:val="000000"/>
          <w:szCs w:val="24"/>
        </w:rPr>
        <w:t xml:space="preserve"> e-Learning: </w:t>
      </w:r>
      <w:proofErr w:type="spellStart"/>
      <w:r w:rsidRPr="00B67ECD">
        <w:rPr>
          <w:rFonts w:cs="Times New Roman"/>
          <w:color w:val="000000"/>
          <w:szCs w:val="24"/>
        </w:rPr>
        <w:t>Evidence-Based</w:t>
      </w:r>
      <w:proofErr w:type="spellEnd"/>
      <w:r w:rsidRPr="00B67ECD">
        <w:rPr>
          <w:rFonts w:cs="Times New Roman"/>
          <w:color w:val="000000"/>
          <w:szCs w:val="24"/>
        </w:rPr>
        <w:t xml:space="preserve"> </w:t>
      </w:r>
      <w:proofErr w:type="spellStart"/>
      <w:r w:rsidRPr="00B67ECD">
        <w:rPr>
          <w:rFonts w:cs="Times New Roman"/>
          <w:color w:val="000000"/>
          <w:szCs w:val="24"/>
        </w:rPr>
        <w:t>Guidelines</w:t>
      </w:r>
      <w:proofErr w:type="spellEnd"/>
      <w:r w:rsidRPr="00B67ECD">
        <w:rPr>
          <w:rFonts w:cs="Times New Roman"/>
          <w:color w:val="000000"/>
          <w:szCs w:val="24"/>
        </w:rPr>
        <w:t xml:space="preserve"> for Online </w:t>
      </w:r>
      <w:proofErr w:type="spellStart"/>
      <w:r w:rsidRPr="00B67ECD">
        <w:rPr>
          <w:rFonts w:cs="Times New Roman"/>
          <w:color w:val="000000"/>
          <w:szCs w:val="24"/>
        </w:rPr>
        <w:t>Workforce</w:t>
      </w:r>
      <w:proofErr w:type="spellEnd"/>
      <w:r w:rsidRPr="00B67ECD">
        <w:rPr>
          <w:rFonts w:cs="Times New Roman"/>
          <w:color w:val="000000"/>
          <w:szCs w:val="24"/>
        </w:rPr>
        <w:t xml:space="preserv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COTEC</w:t>
      </w:r>
      <w:proofErr w:type="spellEnd"/>
      <w:r w:rsidRPr="00B67ECD">
        <w:rPr>
          <w:rFonts w:cs="Times New Roman"/>
          <w:color w:val="000000"/>
          <w:szCs w:val="24"/>
        </w:rPr>
        <w:t xml:space="preserve">, 2001. eLearning : Designing </w:t>
      </w:r>
      <w:proofErr w:type="spellStart"/>
      <w:r w:rsidRPr="00B67ECD">
        <w:rPr>
          <w:rFonts w:cs="Times New Roman"/>
          <w:color w:val="000000"/>
          <w:szCs w:val="24"/>
        </w:rPr>
        <w:t>Tomorrow’s</w:t>
      </w:r>
      <w:proofErr w:type="spellEnd"/>
      <w:r w:rsidRPr="00B67ECD">
        <w:rPr>
          <w:rFonts w:cs="Times New Roman"/>
          <w:color w:val="000000"/>
          <w:szCs w:val="24"/>
        </w:rPr>
        <w:t xml:space="preserve"> </w:t>
      </w:r>
      <w:proofErr w:type="spellStart"/>
      <w:r w:rsidRPr="00B67ECD">
        <w:rPr>
          <w:rFonts w:cs="Times New Roman"/>
          <w:color w:val="000000"/>
          <w:szCs w:val="24"/>
        </w:rPr>
        <w:t>Education</w:t>
      </w:r>
      <w:proofErr w:type="spellEnd"/>
      <w:r w:rsidRPr="00B67ECD">
        <w:rPr>
          <w:rFonts w:cs="Times New Roman"/>
          <w:color w:val="000000"/>
          <w:szCs w:val="24"/>
        </w:rPr>
        <w:t xml:space="preserve"> An Interim </w:t>
      </w:r>
      <w:proofErr w:type="spellStart"/>
      <w:r w:rsidRPr="00B67ECD">
        <w:rPr>
          <w:rFonts w:cs="Times New Roman"/>
          <w:color w:val="000000"/>
          <w:szCs w:val="24"/>
        </w:rPr>
        <w:t>Report</w:t>
      </w:r>
      <w:proofErr w:type="spellEnd"/>
      <w:r w:rsidRPr="00B67ECD">
        <w:rPr>
          <w:rFonts w:cs="Times New Roman"/>
          <w:color w:val="000000"/>
          <w:szCs w:val="24"/>
        </w:rPr>
        <w:t xml:space="preserve">. Commission </w:t>
      </w:r>
      <w:proofErr w:type="spellStart"/>
      <w:r w:rsidRPr="00B67ECD">
        <w:rPr>
          <w:rFonts w:cs="Times New Roman"/>
          <w:color w:val="000000"/>
          <w:szCs w:val="24"/>
        </w:rPr>
        <w:t>Of</w:t>
      </w:r>
      <w:proofErr w:type="spellEnd"/>
      <w:r w:rsidRPr="00B67ECD">
        <w:rPr>
          <w:rFonts w:cs="Times New Roman"/>
          <w:color w:val="000000"/>
          <w:szCs w:val="24"/>
        </w:rPr>
        <w:t xml:space="preserve"> The </w:t>
      </w:r>
      <w:proofErr w:type="spellStart"/>
      <w:r w:rsidRPr="00B67ECD">
        <w:rPr>
          <w:rFonts w:cs="Times New Roman"/>
          <w:color w:val="000000"/>
          <w:szCs w:val="24"/>
        </w:rPr>
        <w:t>European</w:t>
      </w:r>
      <w:proofErr w:type="spellEnd"/>
      <w:r w:rsidRPr="00B67ECD">
        <w:rPr>
          <w:rFonts w:cs="Times New Roman"/>
          <w:color w:val="000000"/>
          <w:szCs w:val="24"/>
        </w:rPr>
        <w:t xml:space="preserve"> </w:t>
      </w:r>
      <w:proofErr w:type="spellStart"/>
      <w:r w:rsidRPr="00B67ECD">
        <w:rPr>
          <w:rFonts w:cs="Times New Roman"/>
          <w:color w:val="000000"/>
          <w:szCs w:val="24"/>
        </w:rPr>
        <w:t>Communities</w:t>
      </w:r>
      <w:proofErr w:type="spellEnd"/>
      <w:r w:rsidRPr="00B67ECD">
        <w:rPr>
          <w:rFonts w:cs="Times New Roman"/>
          <w:color w:val="000000"/>
          <w:szCs w:val="24"/>
        </w:rPr>
        <w:t>.</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Conole, G., 2010. Review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Pedagogical</w:t>
      </w:r>
      <w:proofErr w:type="spellEnd"/>
      <w:r w:rsidRPr="00B67ECD">
        <w:rPr>
          <w:rFonts w:cs="Times New Roman"/>
          <w:color w:val="000000"/>
          <w:szCs w:val="24"/>
        </w:rPr>
        <w:t xml:space="preserve"> </w:t>
      </w:r>
      <w:proofErr w:type="spellStart"/>
      <w:r w:rsidRPr="00B67ECD">
        <w:rPr>
          <w:rFonts w:cs="Times New Roman"/>
          <w:color w:val="000000"/>
          <w:szCs w:val="24"/>
        </w:rPr>
        <w:t>Models</w:t>
      </w:r>
      <w:proofErr w:type="spellEnd"/>
      <w:r w:rsidRPr="00B67ECD">
        <w:rPr>
          <w:rFonts w:cs="Times New Roman"/>
          <w:color w:val="000000"/>
          <w:szCs w:val="24"/>
        </w:rPr>
        <w:t xml:space="preserve"> and </w:t>
      </w:r>
      <w:proofErr w:type="spellStart"/>
      <w:r w:rsidRPr="00B67ECD">
        <w:rPr>
          <w:rFonts w:cs="Times New Roman"/>
          <w:color w:val="000000"/>
          <w:szCs w:val="24"/>
        </w:rPr>
        <w:t>their</w:t>
      </w:r>
      <w:proofErr w:type="spellEnd"/>
      <w:r w:rsidRPr="00B67ECD">
        <w:rPr>
          <w:rFonts w:cs="Times New Roman"/>
          <w:color w:val="000000"/>
          <w:szCs w:val="24"/>
        </w:rPr>
        <w:t xml:space="preserve"> </w:t>
      </w:r>
      <w:proofErr w:type="spellStart"/>
      <w:r w:rsidRPr="00B67ECD">
        <w:rPr>
          <w:rFonts w:cs="Times New Roman"/>
          <w:color w:val="000000"/>
          <w:szCs w:val="24"/>
        </w:rPr>
        <w:t>use</w:t>
      </w:r>
      <w:proofErr w:type="spellEnd"/>
      <w:r w:rsidRPr="00B67ECD">
        <w:rPr>
          <w:rFonts w:cs="Times New Roman"/>
          <w:color w:val="000000"/>
          <w:szCs w:val="24"/>
        </w:rPr>
        <w:t xml:space="preserve"> in e-learning. Milton Keynes: </w:t>
      </w:r>
      <w:proofErr w:type="spellStart"/>
      <w:r w:rsidRPr="00B67ECD">
        <w:rPr>
          <w:rFonts w:cs="Times New Roman"/>
          <w:color w:val="000000"/>
          <w:szCs w:val="24"/>
        </w:rPr>
        <w:t>Open</w:t>
      </w:r>
      <w:proofErr w:type="spellEnd"/>
      <w:r w:rsidRPr="00B67ECD">
        <w:rPr>
          <w:rFonts w:cs="Times New Roman"/>
          <w:color w:val="000000"/>
          <w:szCs w:val="24"/>
        </w:rPr>
        <w:t xml:space="preserve">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Conole, G., </w:t>
      </w:r>
      <w:proofErr w:type="spellStart"/>
      <w:r w:rsidRPr="00B67ECD">
        <w:rPr>
          <w:rFonts w:cs="Times New Roman"/>
          <w:color w:val="000000"/>
          <w:szCs w:val="24"/>
        </w:rPr>
        <w:t>Dyke</w:t>
      </w:r>
      <w:proofErr w:type="spellEnd"/>
      <w:r w:rsidRPr="00B67ECD">
        <w:rPr>
          <w:rFonts w:cs="Times New Roman"/>
          <w:color w:val="000000"/>
          <w:szCs w:val="24"/>
        </w:rPr>
        <w:t xml:space="preserve">, M., Oliver, M., </w:t>
      </w:r>
      <w:proofErr w:type="spellStart"/>
      <w:r w:rsidRPr="00B67ECD">
        <w:rPr>
          <w:rFonts w:cs="Times New Roman"/>
          <w:color w:val="000000"/>
          <w:szCs w:val="24"/>
        </w:rPr>
        <w:t>Seale</w:t>
      </w:r>
      <w:proofErr w:type="spellEnd"/>
      <w:r w:rsidRPr="00B67ECD">
        <w:rPr>
          <w:rFonts w:cs="Times New Roman"/>
          <w:color w:val="000000"/>
          <w:szCs w:val="24"/>
        </w:rPr>
        <w:t xml:space="preserve">, J., 2004. </w:t>
      </w:r>
      <w:proofErr w:type="spellStart"/>
      <w:r w:rsidRPr="00B67ECD">
        <w:rPr>
          <w:rFonts w:cs="Times New Roman"/>
          <w:color w:val="000000"/>
          <w:szCs w:val="24"/>
        </w:rPr>
        <w:t>Mapping</w:t>
      </w:r>
      <w:proofErr w:type="spellEnd"/>
      <w:r w:rsidRPr="00B67ECD">
        <w:rPr>
          <w:rFonts w:cs="Times New Roman"/>
          <w:color w:val="000000"/>
          <w:szCs w:val="24"/>
        </w:rPr>
        <w:t xml:space="preserve"> </w:t>
      </w:r>
      <w:proofErr w:type="spellStart"/>
      <w:r w:rsidRPr="00B67ECD">
        <w:rPr>
          <w:rFonts w:cs="Times New Roman"/>
          <w:color w:val="000000"/>
          <w:szCs w:val="24"/>
        </w:rPr>
        <w:t>pedagogy</w:t>
      </w:r>
      <w:proofErr w:type="spellEnd"/>
      <w:r w:rsidRPr="00B67ECD">
        <w:rPr>
          <w:rFonts w:cs="Times New Roman"/>
          <w:color w:val="000000"/>
          <w:szCs w:val="24"/>
        </w:rPr>
        <w:t xml:space="preserve"> and </w:t>
      </w:r>
      <w:proofErr w:type="spellStart"/>
      <w:r w:rsidRPr="00B67ECD">
        <w:rPr>
          <w:rFonts w:cs="Times New Roman"/>
          <w:color w:val="000000"/>
          <w:szCs w:val="24"/>
        </w:rPr>
        <w:t>tools</w:t>
      </w:r>
      <w:proofErr w:type="spellEnd"/>
      <w:r w:rsidRPr="00B67ECD">
        <w:rPr>
          <w:rFonts w:cs="Times New Roman"/>
          <w:color w:val="000000"/>
          <w:szCs w:val="24"/>
        </w:rPr>
        <w:t xml:space="preserve"> for </w:t>
      </w:r>
      <w:proofErr w:type="spellStart"/>
      <w:r w:rsidRPr="00B67ECD">
        <w:rPr>
          <w:rFonts w:cs="Times New Roman"/>
          <w:color w:val="000000"/>
          <w:szCs w:val="24"/>
        </w:rPr>
        <w:t>effective</w:t>
      </w:r>
      <w:proofErr w:type="spellEnd"/>
      <w:r w:rsidRPr="00B67ECD">
        <w:rPr>
          <w:rFonts w:cs="Times New Roman"/>
          <w:color w:val="000000"/>
          <w:szCs w:val="24"/>
        </w:rPr>
        <w:t xml:space="preserve"> learning design. </w:t>
      </w:r>
      <w:proofErr w:type="spellStart"/>
      <w:r w:rsidRPr="00B67ECD">
        <w:rPr>
          <w:rFonts w:cs="Times New Roman"/>
          <w:color w:val="000000"/>
          <w:szCs w:val="24"/>
        </w:rPr>
        <w:t>Comput</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43, 17–33. https</w:t>
      </w:r>
      <w:proofErr w:type="gramStart"/>
      <w:r w:rsidRPr="00B67ECD">
        <w:rPr>
          <w:rFonts w:cs="Times New Roman"/>
          <w:color w:val="000000"/>
          <w:szCs w:val="24"/>
        </w:rPr>
        <w:t>://</w:t>
      </w:r>
      <w:proofErr w:type="gramEnd"/>
      <w:r w:rsidRPr="00B67ECD">
        <w:rPr>
          <w:rFonts w:cs="Times New Roman"/>
          <w:color w:val="000000"/>
          <w:szCs w:val="24"/>
        </w:rPr>
        <w:t>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Dabbagh, N., 2005. </w:t>
      </w:r>
      <w:proofErr w:type="spellStart"/>
      <w:r w:rsidRPr="00B67ECD">
        <w:rPr>
          <w:rFonts w:cs="Times New Roman"/>
          <w:color w:val="000000"/>
          <w:szCs w:val="24"/>
        </w:rPr>
        <w:t>Pedagogical</w:t>
      </w:r>
      <w:proofErr w:type="spellEnd"/>
      <w:r w:rsidRPr="00B67ECD">
        <w:rPr>
          <w:rFonts w:cs="Times New Roman"/>
          <w:color w:val="000000"/>
          <w:szCs w:val="24"/>
        </w:rPr>
        <w:t xml:space="preserve"> </w:t>
      </w:r>
      <w:proofErr w:type="spellStart"/>
      <w:r w:rsidRPr="00B67ECD">
        <w:rPr>
          <w:rFonts w:cs="Times New Roman"/>
          <w:color w:val="000000"/>
          <w:szCs w:val="24"/>
        </w:rPr>
        <w:t>models</w:t>
      </w:r>
      <w:proofErr w:type="spellEnd"/>
      <w:r w:rsidRPr="00B67ECD">
        <w:rPr>
          <w:rFonts w:cs="Times New Roman"/>
          <w:color w:val="000000"/>
          <w:szCs w:val="24"/>
        </w:rPr>
        <w:t xml:space="preserve"> for E-Learning: A </w:t>
      </w:r>
      <w:proofErr w:type="spellStart"/>
      <w:r w:rsidRPr="00B67ECD">
        <w:rPr>
          <w:rFonts w:cs="Times New Roman"/>
          <w:color w:val="000000"/>
          <w:szCs w:val="24"/>
        </w:rPr>
        <w:t>theory-based</w:t>
      </w:r>
      <w:proofErr w:type="spellEnd"/>
      <w:r w:rsidRPr="00B67ECD">
        <w:rPr>
          <w:rFonts w:cs="Times New Roman"/>
          <w:color w:val="000000"/>
          <w:szCs w:val="24"/>
        </w:rPr>
        <w:t xml:space="preserve"> design </w:t>
      </w:r>
      <w:proofErr w:type="spellStart"/>
      <w:r w:rsidRPr="00B67ECD">
        <w:rPr>
          <w:rFonts w:cs="Times New Roman"/>
          <w:color w:val="000000"/>
          <w:szCs w:val="24"/>
        </w:rPr>
        <w:t>framework</w:t>
      </w:r>
      <w:proofErr w:type="spellEnd"/>
      <w:r w:rsidRPr="00B67ECD">
        <w:rPr>
          <w:rFonts w:cs="Times New Roman"/>
          <w:color w:val="000000"/>
          <w:szCs w:val="24"/>
        </w:rPr>
        <w:t xml:space="preserve">, in: In International Journal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Technology</w:t>
      </w:r>
      <w:proofErr w:type="spellEnd"/>
      <w:r w:rsidRPr="00B67ECD">
        <w:rPr>
          <w:rFonts w:cs="Times New Roman"/>
          <w:color w:val="000000"/>
          <w:szCs w:val="24"/>
        </w:rPr>
        <w:t xml:space="preserve"> in </w:t>
      </w:r>
      <w:proofErr w:type="spellStart"/>
      <w:r w:rsidRPr="00B67ECD">
        <w:rPr>
          <w:rFonts w:cs="Times New Roman"/>
          <w:color w:val="000000"/>
          <w:szCs w:val="24"/>
        </w:rPr>
        <w:t>Teaching</w:t>
      </w:r>
      <w:proofErr w:type="spellEnd"/>
      <w:r w:rsidRPr="00B67ECD">
        <w:rPr>
          <w:rFonts w:cs="Times New Roman"/>
          <w:color w:val="000000"/>
          <w:szCs w:val="24"/>
        </w:rPr>
        <w:t xml:space="preserve"> and Learning. </w:t>
      </w:r>
      <w:proofErr w:type="spellStart"/>
      <w:r w:rsidRPr="00B67ECD">
        <w:rPr>
          <w:rFonts w:cs="Times New Roman"/>
          <w:color w:val="000000"/>
          <w:szCs w:val="24"/>
        </w:rPr>
        <w:t>pp</w:t>
      </w:r>
      <w:proofErr w:type="spellEnd"/>
      <w:r w:rsidRPr="00B67ECD">
        <w:rPr>
          <w:rFonts w:cs="Times New Roman"/>
          <w:color w:val="000000"/>
          <w:szCs w:val="24"/>
        </w:rPr>
        <w:t>.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Kauchak</w:t>
      </w:r>
      <w:proofErr w:type="spellEnd"/>
      <w:r w:rsidRPr="00B67ECD">
        <w:rPr>
          <w:rFonts w:cs="Times New Roman"/>
          <w:color w:val="000000"/>
          <w:szCs w:val="24"/>
        </w:rPr>
        <w:t xml:space="preserve">, </w:t>
      </w:r>
      <w:proofErr w:type="spellStart"/>
      <w:r w:rsidRPr="00B67ECD">
        <w:rPr>
          <w:rFonts w:cs="Times New Roman"/>
          <w:color w:val="000000"/>
          <w:szCs w:val="24"/>
        </w:rPr>
        <w:t>D.P</w:t>
      </w:r>
      <w:proofErr w:type="spellEnd"/>
      <w:r w:rsidRPr="00B67ECD">
        <w:rPr>
          <w:rFonts w:cs="Times New Roman"/>
          <w:color w:val="000000"/>
          <w:szCs w:val="24"/>
        </w:rPr>
        <w:t xml:space="preserve">., Eggen, </w:t>
      </w:r>
      <w:proofErr w:type="spellStart"/>
      <w:r w:rsidRPr="00B67ECD">
        <w:rPr>
          <w:rFonts w:cs="Times New Roman"/>
          <w:color w:val="000000"/>
          <w:szCs w:val="24"/>
        </w:rPr>
        <w:t>P.D</w:t>
      </w:r>
      <w:proofErr w:type="spellEnd"/>
      <w:r w:rsidRPr="00B67ECD">
        <w:rPr>
          <w:rFonts w:cs="Times New Roman"/>
          <w:color w:val="000000"/>
          <w:szCs w:val="24"/>
        </w:rPr>
        <w:t xml:space="preserve">., 2011. Learning and </w:t>
      </w:r>
      <w:proofErr w:type="spellStart"/>
      <w:r w:rsidRPr="00B67ECD">
        <w:rPr>
          <w:rFonts w:cs="Times New Roman"/>
          <w:color w:val="000000"/>
          <w:szCs w:val="24"/>
        </w:rPr>
        <w:t>teaching</w:t>
      </w:r>
      <w:proofErr w:type="spellEnd"/>
      <w:r w:rsidRPr="00B67ECD">
        <w:rPr>
          <w:rFonts w:cs="Times New Roman"/>
          <w:color w:val="000000"/>
          <w:szCs w:val="24"/>
        </w:rPr>
        <w:t>: research-</w:t>
      </w:r>
      <w:proofErr w:type="spellStart"/>
      <w:r w:rsidRPr="00B67ECD">
        <w:rPr>
          <w:rFonts w:cs="Times New Roman"/>
          <w:color w:val="000000"/>
          <w:szCs w:val="24"/>
        </w:rPr>
        <w:t>based</w:t>
      </w:r>
      <w:proofErr w:type="spellEnd"/>
      <w:r w:rsidRPr="00B67ECD">
        <w:rPr>
          <w:rFonts w:cs="Times New Roman"/>
          <w:color w:val="000000"/>
          <w:szCs w:val="24"/>
        </w:rPr>
        <w:t xml:space="preserve"> </w:t>
      </w:r>
      <w:proofErr w:type="spellStart"/>
      <w:r w:rsidRPr="00B67ECD">
        <w:rPr>
          <w:rFonts w:cs="Times New Roman"/>
          <w:color w:val="000000"/>
          <w:szCs w:val="24"/>
        </w:rPr>
        <w:t>methods</w:t>
      </w:r>
      <w:proofErr w:type="spellEnd"/>
      <w:r w:rsidRPr="00B67ECD">
        <w:rPr>
          <w:rFonts w:cs="Times New Roman"/>
          <w:color w:val="000000"/>
          <w:szCs w:val="24"/>
        </w:rPr>
        <w:t>.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Magliaro</w:t>
      </w:r>
      <w:proofErr w:type="spellEnd"/>
      <w:r w:rsidRPr="00B67ECD">
        <w:rPr>
          <w:rFonts w:cs="Times New Roman"/>
          <w:color w:val="000000"/>
          <w:szCs w:val="24"/>
        </w:rPr>
        <w:t xml:space="preserve">, </w:t>
      </w:r>
      <w:proofErr w:type="spellStart"/>
      <w:r w:rsidRPr="00B67ECD">
        <w:rPr>
          <w:rFonts w:cs="Times New Roman"/>
          <w:color w:val="000000"/>
          <w:szCs w:val="24"/>
        </w:rPr>
        <w:t>S.G</w:t>
      </w:r>
      <w:proofErr w:type="spellEnd"/>
      <w:r w:rsidRPr="00B67ECD">
        <w:rPr>
          <w:rFonts w:cs="Times New Roman"/>
          <w:color w:val="000000"/>
          <w:szCs w:val="24"/>
        </w:rPr>
        <w:t xml:space="preserve">., </w:t>
      </w:r>
      <w:proofErr w:type="spellStart"/>
      <w:r w:rsidRPr="00B67ECD">
        <w:rPr>
          <w:rFonts w:cs="Times New Roman"/>
          <w:color w:val="000000"/>
          <w:szCs w:val="24"/>
        </w:rPr>
        <w:t>Lockee</w:t>
      </w:r>
      <w:proofErr w:type="spellEnd"/>
      <w:r w:rsidRPr="00B67ECD">
        <w:rPr>
          <w:rFonts w:cs="Times New Roman"/>
          <w:color w:val="000000"/>
          <w:szCs w:val="24"/>
        </w:rPr>
        <w:t xml:space="preserve">, </w:t>
      </w:r>
      <w:proofErr w:type="spellStart"/>
      <w:r w:rsidRPr="00B67ECD">
        <w:rPr>
          <w:rFonts w:cs="Times New Roman"/>
          <w:color w:val="000000"/>
          <w:szCs w:val="24"/>
        </w:rPr>
        <w:t>B.B</w:t>
      </w:r>
      <w:proofErr w:type="spellEnd"/>
      <w:r w:rsidRPr="00B67ECD">
        <w:rPr>
          <w:rFonts w:cs="Times New Roman"/>
          <w:color w:val="000000"/>
          <w:szCs w:val="24"/>
        </w:rPr>
        <w:t xml:space="preserve">., Burton, </w:t>
      </w:r>
      <w:proofErr w:type="spellStart"/>
      <w:r w:rsidRPr="00B67ECD">
        <w:rPr>
          <w:rFonts w:cs="Times New Roman"/>
          <w:color w:val="000000"/>
          <w:szCs w:val="24"/>
        </w:rPr>
        <w:t>J.K</w:t>
      </w:r>
      <w:proofErr w:type="spellEnd"/>
      <w:r w:rsidRPr="00B67ECD">
        <w:rPr>
          <w:rFonts w:cs="Times New Roman"/>
          <w:color w:val="000000"/>
          <w:szCs w:val="24"/>
        </w:rPr>
        <w:t xml:space="preserve">., 2005. </w:t>
      </w:r>
      <w:proofErr w:type="spellStart"/>
      <w:r w:rsidRPr="00B67ECD">
        <w:rPr>
          <w:rFonts w:cs="Times New Roman"/>
          <w:color w:val="000000"/>
          <w:szCs w:val="24"/>
        </w:rPr>
        <w:t>Direct</w:t>
      </w:r>
      <w:proofErr w:type="spellEnd"/>
      <w:r w:rsidRPr="00B67ECD">
        <w:rPr>
          <w:rFonts w:cs="Times New Roman"/>
          <w:color w:val="000000"/>
          <w:szCs w:val="24"/>
        </w:rPr>
        <w:t xml:space="preserve"> </w:t>
      </w:r>
      <w:proofErr w:type="spellStart"/>
      <w:r w:rsidRPr="00B67ECD">
        <w:rPr>
          <w:rFonts w:cs="Times New Roman"/>
          <w:color w:val="000000"/>
          <w:szCs w:val="24"/>
        </w:rPr>
        <w:t>instruction</w:t>
      </w:r>
      <w:proofErr w:type="spellEnd"/>
      <w:r w:rsidRPr="00B67ECD">
        <w:rPr>
          <w:rFonts w:cs="Times New Roman"/>
          <w:color w:val="000000"/>
          <w:szCs w:val="24"/>
        </w:rPr>
        <w:t xml:space="preserve"> </w:t>
      </w:r>
      <w:proofErr w:type="spellStart"/>
      <w:r w:rsidRPr="00B67ECD">
        <w:rPr>
          <w:rFonts w:cs="Times New Roman"/>
          <w:color w:val="000000"/>
          <w:szCs w:val="24"/>
        </w:rPr>
        <w:t>revisited</w:t>
      </w:r>
      <w:proofErr w:type="spellEnd"/>
      <w:r w:rsidRPr="00B67ECD">
        <w:rPr>
          <w:rFonts w:cs="Times New Roman"/>
          <w:color w:val="000000"/>
          <w:szCs w:val="24"/>
        </w:rPr>
        <w:t xml:space="preserve">: A </w:t>
      </w:r>
      <w:proofErr w:type="spellStart"/>
      <w:r w:rsidRPr="00B67ECD">
        <w:rPr>
          <w:rFonts w:cs="Times New Roman"/>
          <w:color w:val="000000"/>
          <w:szCs w:val="24"/>
        </w:rPr>
        <w:t>key</w:t>
      </w:r>
      <w:proofErr w:type="spellEnd"/>
      <w:r w:rsidRPr="00B67ECD">
        <w:rPr>
          <w:rFonts w:cs="Times New Roman"/>
          <w:color w:val="000000"/>
          <w:szCs w:val="24"/>
        </w:rPr>
        <w:t xml:space="preserve"> </w:t>
      </w:r>
      <w:proofErr w:type="spellStart"/>
      <w:r w:rsidRPr="00B67ECD">
        <w:rPr>
          <w:rFonts w:cs="Times New Roman"/>
          <w:color w:val="000000"/>
          <w:szCs w:val="24"/>
        </w:rPr>
        <w:t>model</w:t>
      </w:r>
      <w:proofErr w:type="spellEnd"/>
      <w:r w:rsidRPr="00B67ECD">
        <w:rPr>
          <w:rFonts w:cs="Times New Roman"/>
          <w:color w:val="000000"/>
          <w:szCs w:val="24"/>
        </w:rPr>
        <w:t xml:space="preserve"> for </w:t>
      </w:r>
      <w:proofErr w:type="spellStart"/>
      <w:r w:rsidRPr="00B67ECD">
        <w:rPr>
          <w:rFonts w:cs="Times New Roman"/>
          <w:color w:val="000000"/>
          <w:szCs w:val="24"/>
        </w:rPr>
        <w:t>instructional</w:t>
      </w:r>
      <w:proofErr w:type="spellEnd"/>
      <w:r w:rsidRPr="00B67ECD">
        <w:rPr>
          <w:rFonts w:cs="Times New Roman"/>
          <w:color w:val="000000"/>
          <w:szCs w:val="24"/>
        </w:rPr>
        <w:t xml:space="preserve"> </w:t>
      </w:r>
      <w:proofErr w:type="spellStart"/>
      <w:r w:rsidRPr="00B67ECD">
        <w:rPr>
          <w:rFonts w:cs="Times New Roman"/>
          <w:color w:val="000000"/>
          <w:szCs w:val="24"/>
        </w:rPr>
        <w:t>technology</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xml:space="preserve">. </w:t>
      </w:r>
      <w:proofErr w:type="spellStart"/>
      <w:r w:rsidRPr="00B67ECD">
        <w:rPr>
          <w:rFonts w:cs="Times New Roman"/>
          <w:color w:val="000000"/>
          <w:szCs w:val="24"/>
        </w:rPr>
        <w:t>Technol</w:t>
      </w:r>
      <w:proofErr w:type="spellEnd"/>
      <w:r w:rsidRPr="00B67ECD">
        <w:rPr>
          <w:rFonts w:cs="Times New Roman"/>
          <w:color w:val="000000"/>
          <w:szCs w:val="24"/>
        </w:rPr>
        <w:t xml:space="preserve">. Res. </w:t>
      </w:r>
      <w:proofErr w:type="spellStart"/>
      <w:r w:rsidRPr="00B67ECD">
        <w:rPr>
          <w:rFonts w:cs="Times New Roman"/>
          <w:color w:val="000000"/>
          <w:szCs w:val="24"/>
        </w:rPr>
        <w:t>Dev</w:t>
      </w:r>
      <w:proofErr w:type="spellEnd"/>
      <w:r w:rsidRPr="00B67ECD">
        <w:rPr>
          <w:rFonts w:cs="Times New Roman"/>
          <w:color w:val="000000"/>
          <w:szCs w:val="24"/>
        </w:rPr>
        <w:t>. 53, 41–55. https</w:t>
      </w:r>
      <w:proofErr w:type="gramStart"/>
      <w:r w:rsidRPr="00B67ECD">
        <w:rPr>
          <w:rFonts w:cs="Times New Roman"/>
          <w:color w:val="000000"/>
          <w:szCs w:val="24"/>
        </w:rPr>
        <w:t>://</w:t>
      </w:r>
      <w:proofErr w:type="gramEnd"/>
      <w:r w:rsidRPr="00B67ECD">
        <w:rPr>
          <w:rFonts w:cs="Times New Roman"/>
          <w:color w:val="000000"/>
          <w:szCs w:val="24"/>
        </w:rPr>
        <w:t>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Mayes, T., de Freitas, S., 2004. Review </w:t>
      </w:r>
      <w:proofErr w:type="spellStart"/>
      <w:r w:rsidRPr="00B67ECD">
        <w:rPr>
          <w:rFonts w:cs="Times New Roman"/>
          <w:color w:val="000000"/>
          <w:szCs w:val="24"/>
        </w:rPr>
        <w:t>of</w:t>
      </w:r>
      <w:proofErr w:type="spellEnd"/>
      <w:r w:rsidRPr="00B67ECD">
        <w:rPr>
          <w:rFonts w:cs="Times New Roman"/>
          <w:color w:val="000000"/>
          <w:szCs w:val="24"/>
        </w:rPr>
        <w:t xml:space="preserve"> e-learning </w:t>
      </w:r>
      <w:proofErr w:type="spellStart"/>
      <w:r w:rsidRPr="00B67ECD">
        <w:rPr>
          <w:rFonts w:cs="Times New Roman"/>
          <w:color w:val="000000"/>
          <w:szCs w:val="24"/>
        </w:rPr>
        <w:t>theories</w:t>
      </w:r>
      <w:proofErr w:type="spellEnd"/>
      <w:r w:rsidRPr="00B67ECD">
        <w:rPr>
          <w:rFonts w:cs="Times New Roman"/>
          <w:color w:val="000000"/>
          <w:szCs w:val="24"/>
        </w:rPr>
        <w:t xml:space="preserve">, </w:t>
      </w:r>
      <w:proofErr w:type="spellStart"/>
      <w:r w:rsidRPr="00B67ECD">
        <w:rPr>
          <w:rFonts w:cs="Times New Roman"/>
          <w:color w:val="000000"/>
          <w:szCs w:val="24"/>
        </w:rPr>
        <w:t>frameworks</w:t>
      </w:r>
      <w:proofErr w:type="spellEnd"/>
      <w:r w:rsidRPr="00B67ECD">
        <w:rPr>
          <w:rFonts w:cs="Times New Roman"/>
          <w:color w:val="000000"/>
          <w:szCs w:val="24"/>
        </w:rPr>
        <w:t xml:space="preserve"> and </w:t>
      </w:r>
      <w:proofErr w:type="spellStart"/>
      <w:r w:rsidRPr="00B67ECD">
        <w:rPr>
          <w:rFonts w:cs="Times New Roman"/>
          <w:color w:val="000000"/>
          <w:szCs w:val="24"/>
        </w:rPr>
        <w:t>models</w:t>
      </w:r>
      <w:proofErr w:type="spellEnd"/>
      <w:r w:rsidRPr="00B67ECD">
        <w:rPr>
          <w:rFonts w:cs="Times New Roman"/>
          <w:color w:val="000000"/>
          <w:szCs w:val="24"/>
        </w:rPr>
        <w:t xml:space="preserve">. </w:t>
      </w:r>
      <w:proofErr w:type="spellStart"/>
      <w:r w:rsidRPr="00B67ECD">
        <w:rPr>
          <w:rFonts w:cs="Times New Roman"/>
          <w:color w:val="000000"/>
          <w:szCs w:val="24"/>
        </w:rPr>
        <w:t>JI</w:t>
      </w:r>
      <w:r w:rsidR="00657871">
        <w:rPr>
          <w:rFonts w:cs="Times New Roman"/>
          <w:color w:val="000000"/>
          <w:szCs w:val="24"/>
        </w:rPr>
        <w:t>SC</w:t>
      </w:r>
      <w:proofErr w:type="spellEnd"/>
      <w:r w:rsidR="00657871">
        <w:rPr>
          <w:rFonts w:cs="Times New Roman"/>
          <w:color w:val="000000"/>
          <w:szCs w:val="24"/>
        </w:rPr>
        <w:t xml:space="preserve"> E-</w:t>
      </w:r>
      <w:proofErr w:type="spellStart"/>
      <w:r w:rsidR="00657871">
        <w:rPr>
          <w:rFonts w:cs="Times New Roman"/>
          <w:color w:val="000000"/>
          <w:szCs w:val="24"/>
        </w:rPr>
        <w:t>Learn</w:t>
      </w:r>
      <w:proofErr w:type="spellEnd"/>
      <w:r w:rsidR="00657871">
        <w:rPr>
          <w:rFonts w:cs="Times New Roman"/>
          <w:color w:val="000000"/>
          <w:szCs w:val="24"/>
        </w:rPr>
        <w:t xml:space="preserve">. </w:t>
      </w:r>
      <w:proofErr w:type="spellStart"/>
      <w:r w:rsidR="00657871">
        <w:rPr>
          <w:rFonts w:cs="Times New Roman"/>
          <w:color w:val="000000"/>
          <w:szCs w:val="24"/>
        </w:rPr>
        <w:t>Models</w:t>
      </w:r>
      <w:proofErr w:type="spellEnd"/>
      <w:r w:rsidR="00657871">
        <w:rPr>
          <w:rFonts w:cs="Times New Roman"/>
          <w:color w:val="000000"/>
          <w:szCs w:val="24"/>
        </w:rPr>
        <w:t xml:space="preserve"> Desk </w:t>
      </w:r>
      <w:proofErr w:type="spellStart"/>
      <w:r w:rsidR="00657871">
        <w:rPr>
          <w:rFonts w:cs="Times New Roman"/>
          <w:color w:val="000000"/>
          <w:szCs w:val="24"/>
        </w:rPr>
        <w:t>Study</w:t>
      </w:r>
      <w:proofErr w:type="spellEnd"/>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Olaniran</w:t>
      </w:r>
      <w:proofErr w:type="spellEnd"/>
      <w:r w:rsidRPr="00B67ECD">
        <w:rPr>
          <w:rFonts w:cs="Times New Roman"/>
          <w:color w:val="000000"/>
          <w:szCs w:val="24"/>
        </w:rPr>
        <w:t xml:space="preserve">, B.A. (Ed.), 2010. Cases on </w:t>
      </w:r>
      <w:proofErr w:type="spellStart"/>
      <w:r w:rsidRPr="00B67ECD">
        <w:rPr>
          <w:rFonts w:cs="Times New Roman"/>
          <w:color w:val="000000"/>
          <w:szCs w:val="24"/>
        </w:rPr>
        <w:t>Successful</w:t>
      </w:r>
      <w:proofErr w:type="spellEnd"/>
      <w:r w:rsidRPr="00B67ECD">
        <w:rPr>
          <w:rFonts w:cs="Times New Roman"/>
          <w:color w:val="000000"/>
          <w:szCs w:val="24"/>
        </w:rPr>
        <w:t xml:space="preserve"> E-Learning </w:t>
      </w:r>
      <w:proofErr w:type="spellStart"/>
      <w:r w:rsidRPr="00B67ECD">
        <w:rPr>
          <w:rFonts w:cs="Times New Roman"/>
          <w:color w:val="000000"/>
          <w:szCs w:val="24"/>
        </w:rPr>
        <w:t>Practices</w:t>
      </w:r>
      <w:proofErr w:type="spellEnd"/>
      <w:r w:rsidRPr="00B67ECD">
        <w:rPr>
          <w:rFonts w:cs="Times New Roman"/>
          <w:color w:val="000000"/>
          <w:szCs w:val="24"/>
        </w:rPr>
        <w:t xml:space="preserve"> in the </w:t>
      </w:r>
      <w:proofErr w:type="spellStart"/>
      <w:r w:rsidRPr="00B67ECD">
        <w:rPr>
          <w:rFonts w:cs="Times New Roman"/>
          <w:color w:val="000000"/>
          <w:szCs w:val="24"/>
        </w:rPr>
        <w:t>Developed</w:t>
      </w:r>
      <w:proofErr w:type="spellEnd"/>
      <w:r w:rsidRPr="00B67ECD">
        <w:rPr>
          <w:rFonts w:cs="Times New Roman"/>
          <w:color w:val="000000"/>
          <w:szCs w:val="24"/>
        </w:rPr>
        <w:t xml:space="preserve"> and Developing World: </w:t>
      </w:r>
      <w:proofErr w:type="spellStart"/>
      <w:r w:rsidRPr="00B67ECD">
        <w:rPr>
          <w:rFonts w:cs="Times New Roman"/>
          <w:color w:val="000000"/>
          <w:szCs w:val="24"/>
        </w:rPr>
        <w:t>Methods</w:t>
      </w:r>
      <w:proofErr w:type="spellEnd"/>
      <w:r w:rsidRPr="00B67ECD">
        <w:rPr>
          <w:rFonts w:cs="Times New Roman"/>
          <w:color w:val="000000"/>
          <w:szCs w:val="24"/>
        </w:rPr>
        <w:t xml:space="preserve"> for the Global Information </w:t>
      </w:r>
      <w:proofErr w:type="spellStart"/>
      <w:r w:rsidRPr="00B67ECD">
        <w:rPr>
          <w:rFonts w:cs="Times New Roman"/>
          <w:color w:val="000000"/>
          <w:szCs w:val="24"/>
        </w:rPr>
        <w:t>Economy</w:t>
      </w:r>
      <w:proofErr w:type="spellEnd"/>
      <w:r w:rsidRPr="00B67ECD">
        <w:rPr>
          <w:rFonts w:cs="Times New Roman"/>
          <w:color w:val="000000"/>
          <w:szCs w:val="24"/>
        </w:rPr>
        <w:t xml:space="preserve">. </w:t>
      </w:r>
      <w:proofErr w:type="spellStart"/>
      <w:r w:rsidRPr="00B67ECD">
        <w:rPr>
          <w:rFonts w:cs="Times New Roman"/>
          <w:color w:val="000000"/>
          <w:szCs w:val="24"/>
        </w:rPr>
        <w:t>IGI</w:t>
      </w:r>
      <w:proofErr w:type="spellEnd"/>
      <w:r w:rsidRPr="00B67ECD">
        <w:rPr>
          <w:rFonts w:cs="Times New Roman"/>
          <w:color w:val="000000"/>
          <w:szCs w:val="24"/>
        </w:rPr>
        <w:t xml:space="preserve"> Global. https</w:t>
      </w:r>
      <w:proofErr w:type="gramStart"/>
      <w:r w:rsidRPr="00B67ECD">
        <w:rPr>
          <w:rFonts w:cs="Times New Roman"/>
          <w:color w:val="000000"/>
          <w:szCs w:val="24"/>
        </w:rPr>
        <w:t>://</w:t>
      </w:r>
      <w:proofErr w:type="gramEnd"/>
      <w:r w:rsidRPr="00B67ECD">
        <w:rPr>
          <w:rFonts w:cs="Times New Roman"/>
          <w:color w:val="000000"/>
          <w:szCs w:val="24"/>
        </w:rPr>
        <w:t>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Pange</w:t>
      </w:r>
      <w:proofErr w:type="spellEnd"/>
      <w:r w:rsidRPr="00B67ECD">
        <w:rPr>
          <w:rFonts w:cs="Times New Roman"/>
          <w:color w:val="000000"/>
          <w:szCs w:val="24"/>
        </w:rPr>
        <w:t xml:space="preserve">, A., </w:t>
      </w:r>
      <w:proofErr w:type="spellStart"/>
      <w:r w:rsidRPr="00B67ECD">
        <w:rPr>
          <w:rFonts w:cs="Times New Roman"/>
          <w:color w:val="000000"/>
          <w:szCs w:val="24"/>
        </w:rPr>
        <w:t>Pange</w:t>
      </w:r>
      <w:proofErr w:type="spellEnd"/>
      <w:r w:rsidRPr="00B67ECD">
        <w:rPr>
          <w:rFonts w:cs="Times New Roman"/>
          <w:color w:val="000000"/>
          <w:szCs w:val="24"/>
        </w:rPr>
        <w:t xml:space="preserve">, J., 2011. Is E-learning </w:t>
      </w:r>
      <w:proofErr w:type="spellStart"/>
      <w:r w:rsidRPr="00B67ECD">
        <w:rPr>
          <w:rFonts w:cs="Times New Roman"/>
          <w:color w:val="000000"/>
          <w:szCs w:val="24"/>
        </w:rPr>
        <w:t>Based</w:t>
      </w:r>
      <w:proofErr w:type="spellEnd"/>
      <w:r w:rsidRPr="00B67ECD">
        <w:rPr>
          <w:rFonts w:cs="Times New Roman"/>
          <w:color w:val="000000"/>
          <w:szCs w:val="24"/>
        </w:rPr>
        <w:t xml:space="preserve"> On Learning </w:t>
      </w:r>
      <w:proofErr w:type="spellStart"/>
      <w:r w:rsidRPr="00B67ECD">
        <w:rPr>
          <w:rFonts w:cs="Times New Roman"/>
          <w:color w:val="000000"/>
          <w:szCs w:val="24"/>
        </w:rPr>
        <w:t>Theories</w:t>
      </w:r>
      <w:proofErr w:type="spellEnd"/>
      <w:r w:rsidRPr="00B67ECD">
        <w:rPr>
          <w:rFonts w:cs="Times New Roman"/>
          <w:color w:val="000000"/>
          <w:szCs w:val="24"/>
        </w:rPr>
        <w:t xml:space="preserve">? A </w:t>
      </w:r>
      <w:proofErr w:type="spellStart"/>
      <w:r w:rsidRPr="00B67ECD">
        <w:rPr>
          <w:rFonts w:cs="Times New Roman"/>
          <w:color w:val="000000"/>
          <w:szCs w:val="24"/>
        </w:rPr>
        <w:t>Literature</w:t>
      </w:r>
      <w:proofErr w:type="spellEnd"/>
      <w:r w:rsidRPr="00B67ECD">
        <w:rPr>
          <w:rFonts w:cs="Times New Roman"/>
          <w:color w:val="000000"/>
          <w:szCs w:val="24"/>
        </w:rPr>
        <w:t xml:space="preserve"> Review. World </w:t>
      </w:r>
      <w:proofErr w:type="spellStart"/>
      <w:r w:rsidRPr="00B67ECD">
        <w:rPr>
          <w:rFonts w:cs="Times New Roman"/>
          <w:color w:val="000000"/>
          <w:szCs w:val="24"/>
        </w:rPr>
        <w:t>Acad</w:t>
      </w:r>
      <w:proofErr w:type="spellEnd"/>
      <w:r w:rsidRPr="00B67ECD">
        <w:rPr>
          <w:rFonts w:cs="Times New Roman"/>
          <w:color w:val="000000"/>
          <w:szCs w:val="24"/>
        </w:rPr>
        <w:t xml:space="preserve">. </w:t>
      </w:r>
      <w:proofErr w:type="spellStart"/>
      <w:r w:rsidRPr="00B67ECD">
        <w:rPr>
          <w:rFonts w:cs="Times New Roman"/>
          <w:color w:val="000000"/>
          <w:szCs w:val="24"/>
        </w:rPr>
        <w:t>Sci</w:t>
      </w:r>
      <w:proofErr w:type="spellEnd"/>
      <w:r w:rsidRPr="00B67ECD">
        <w:rPr>
          <w:rFonts w:cs="Times New Roman"/>
          <w:color w:val="000000"/>
          <w:szCs w:val="24"/>
        </w:rPr>
        <w:t xml:space="preserve">. Eng. </w:t>
      </w:r>
      <w:proofErr w:type="spellStart"/>
      <w:r w:rsidRPr="00B67ECD">
        <w:rPr>
          <w:rFonts w:cs="Times New Roman"/>
          <w:color w:val="000000"/>
          <w:szCs w:val="24"/>
        </w:rPr>
        <w:t>Technol</w:t>
      </w:r>
      <w:proofErr w:type="spellEnd"/>
      <w:r w:rsidRPr="00B67ECD">
        <w:rPr>
          <w:rFonts w:cs="Times New Roman"/>
          <w:color w:val="000000"/>
          <w:szCs w:val="24"/>
        </w:rPr>
        <w:t>.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Siemens, G., 2014. </w:t>
      </w:r>
      <w:proofErr w:type="spellStart"/>
      <w:r w:rsidRPr="00B67ECD">
        <w:rPr>
          <w:rFonts w:cs="Times New Roman"/>
          <w:color w:val="000000"/>
          <w:szCs w:val="24"/>
        </w:rPr>
        <w:t>Connectivism</w:t>
      </w:r>
      <w:proofErr w:type="spellEnd"/>
      <w:r w:rsidRPr="00B67ECD">
        <w:rPr>
          <w:rFonts w:cs="Times New Roman"/>
          <w:color w:val="000000"/>
          <w:szCs w:val="24"/>
        </w:rPr>
        <w:t xml:space="preserve">: A Learning </w:t>
      </w:r>
      <w:proofErr w:type="spellStart"/>
      <w:r w:rsidRPr="00B67ECD">
        <w:rPr>
          <w:rFonts w:cs="Times New Roman"/>
          <w:color w:val="000000"/>
          <w:szCs w:val="24"/>
        </w:rPr>
        <w:t>Theory</w:t>
      </w:r>
      <w:proofErr w:type="spellEnd"/>
      <w:r w:rsidRPr="00B67ECD">
        <w:rPr>
          <w:rFonts w:cs="Times New Roman"/>
          <w:color w:val="000000"/>
          <w:szCs w:val="24"/>
        </w:rPr>
        <w:t xml:space="preserve">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Yeh</w:t>
      </w:r>
      <w:proofErr w:type="spellEnd"/>
      <w:r w:rsidRPr="00B67ECD">
        <w:rPr>
          <w:rFonts w:cs="Times New Roman"/>
          <w:color w:val="000000"/>
          <w:szCs w:val="24"/>
        </w:rPr>
        <w:t xml:space="preserve">, Y.-C., 2009. </w:t>
      </w:r>
      <w:proofErr w:type="spellStart"/>
      <w:r w:rsidRPr="00B67ECD">
        <w:rPr>
          <w:rFonts w:cs="Times New Roman"/>
          <w:color w:val="000000"/>
          <w:szCs w:val="24"/>
        </w:rPr>
        <w:t>Integrating</w:t>
      </w:r>
      <w:proofErr w:type="spellEnd"/>
      <w:r w:rsidRPr="00B67ECD">
        <w:rPr>
          <w:rFonts w:cs="Times New Roman"/>
          <w:color w:val="000000"/>
          <w:szCs w:val="24"/>
        </w:rPr>
        <w:t xml:space="preserve"> e-learning </w:t>
      </w:r>
      <w:proofErr w:type="spellStart"/>
      <w:r w:rsidRPr="00B67ECD">
        <w:rPr>
          <w:rFonts w:cs="Times New Roman"/>
          <w:color w:val="000000"/>
          <w:szCs w:val="24"/>
        </w:rPr>
        <w:t>into</w:t>
      </w:r>
      <w:proofErr w:type="spellEnd"/>
      <w:r w:rsidRPr="00B67ECD">
        <w:rPr>
          <w:rFonts w:cs="Times New Roman"/>
          <w:color w:val="000000"/>
          <w:szCs w:val="24"/>
        </w:rPr>
        <w:t xml:space="preserve"> the </w:t>
      </w:r>
      <w:proofErr w:type="spellStart"/>
      <w:r w:rsidRPr="00B67ECD">
        <w:rPr>
          <w:rFonts w:cs="Times New Roman"/>
          <w:color w:val="000000"/>
          <w:szCs w:val="24"/>
        </w:rPr>
        <w:t>Direct-instruction</w:t>
      </w:r>
      <w:proofErr w:type="spellEnd"/>
      <w:r w:rsidRPr="00B67ECD">
        <w:rPr>
          <w:rFonts w:cs="Times New Roman"/>
          <w:color w:val="000000"/>
          <w:szCs w:val="24"/>
        </w:rPr>
        <w:t xml:space="preserve"> </w:t>
      </w:r>
      <w:proofErr w:type="spellStart"/>
      <w:r w:rsidRPr="00B67ECD">
        <w:rPr>
          <w:rFonts w:cs="Times New Roman"/>
          <w:color w:val="000000"/>
          <w:szCs w:val="24"/>
        </w:rPr>
        <w:t>Model</w:t>
      </w:r>
      <w:proofErr w:type="spellEnd"/>
      <w:r w:rsidRPr="00B67ECD">
        <w:rPr>
          <w:rFonts w:cs="Times New Roman"/>
          <w:color w:val="000000"/>
          <w:szCs w:val="24"/>
        </w:rPr>
        <w:t xml:space="preserve"> </w:t>
      </w:r>
      <w:proofErr w:type="spellStart"/>
      <w:r w:rsidRPr="00B67ECD">
        <w:rPr>
          <w:rFonts w:cs="Times New Roman"/>
          <w:color w:val="000000"/>
          <w:szCs w:val="24"/>
        </w:rPr>
        <w:t>to</w:t>
      </w:r>
      <w:proofErr w:type="spellEnd"/>
      <w:r w:rsidRPr="00B67ECD">
        <w:rPr>
          <w:rFonts w:cs="Times New Roman"/>
          <w:color w:val="000000"/>
          <w:szCs w:val="24"/>
        </w:rPr>
        <w:t xml:space="preserve"> </w:t>
      </w:r>
      <w:proofErr w:type="spellStart"/>
      <w:r w:rsidRPr="00B67ECD">
        <w:rPr>
          <w:rFonts w:cs="Times New Roman"/>
          <w:color w:val="000000"/>
          <w:szCs w:val="24"/>
        </w:rPr>
        <w:t>enhance</w:t>
      </w:r>
      <w:proofErr w:type="spellEnd"/>
      <w:r w:rsidRPr="00B67ECD">
        <w:rPr>
          <w:rFonts w:cs="Times New Roman"/>
          <w:color w:val="000000"/>
          <w:szCs w:val="24"/>
        </w:rPr>
        <w:t xml:space="preserve"> the </w:t>
      </w:r>
      <w:proofErr w:type="spellStart"/>
      <w:r w:rsidRPr="00B67ECD">
        <w:rPr>
          <w:rFonts w:cs="Times New Roman"/>
          <w:color w:val="000000"/>
          <w:szCs w:val="24"/>
        </w:rPr>
        <w:t>effectiveness</w:t>
      </w:r>
      <w:proofErr w:type="spellEnd"/>
      <w:r w:rsidRPr="00B67ECD">
        <w:rPr>
          <w:rFonts w:cs="Times New Roman"/>
          <w:color w:val="000000"/>
          <w:szCs w:val="24"/>
        </w:rPr>
        <w:t xml:space="preserve">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critical-thinking</w:t>
      </w:r>
      <w:proofErr w:type="spellEnd"/>
      <w:r w:rsidRPr="00B67ECD">
        <w:rPr>
          <w:rFonts w:cs="Times New Roman"/>
          <w:color w:val="000000"/>
          <w:szCs w:val="24"/>
        </w:rPr>
        <w:t xml:space="preserve"> </w:t>
      </w:r>
      <w:proofErr w:type="spellStart"/>
      <w:r w:rsidRPr="00B67ECD">
        <w:rPr>
          <w:rFonts w:cs="Times New Roman"/>
          <w:color w:val="000000"/>
          <w:szCs w:val="24"/>
        </w:rPr>
        <w:t>instruction</w:t>
      </w:r>
      <w:proofErr w:type="spellEnd"/>
      <w:r w:rsidRPr="00B67ECD">
        <w:rPr>
          <w:rFonts w:cs="Times New Roman"/>
          <w:color w:val="000000"/>
          <w:szCs w:val="24"/>
        </w:rPr>
        <w:t xml:space="preserve">. Instr. </w:t>
      </w:r>
      <w:proofErr w:type="spellStart"/>
      <w:r w:rsidRPr="00B67ECD">
        <w:rPr>
          <w:rFonts w:cs="Times New Roman"/>
          <w:color w:val="000000"/>
          <w:szCs w:val="24"/>
        </w:rPr>
        <w:t>Sci</w:t>
      </w:r>
      <w:proofErr w:type="spellEnd"/>
      <w:r w:rsidRPr="00B67ECD">
        <w:rPr>
          <w:rFonts w:cs="Times New Roman"/>
          <w:color w:val="000000"/>
          <w:szCs w:val="24"/>
        </w:rPr>
        <w:t>.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36"/>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37" w:name="__Fieldmark__1067_823957682"/>
      <w:bookmarkStart w:id="38" w:name="__Fieldmark__744_3764101930"/>
      <w:bookmarkStart w:id="39" w:name="__Fieldmark__1179_1934263386"/>
      <w:bookmarkEnd w:id="37"/>
      <w:bookmarkEnd w:id="38"/>
      <w:bookmarkEnd w:id="39"/>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proofErr w:type="spellStart"/>
      <w:r>
        <w:rPr>
          <w:i/>
          <w:iCs/>
        </w:rPr>
        <w:t>JISC</w:t>
      </w:r>
      <w:proofErr w:type="spellEnd"/>
      <w:r>
        <w:rPr>
          <w:i/>
          <w:iCs/>
        </w:rPr>
        <w:t xml:space="preserve">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40" w:name="_Toc391456187"/>
      <w:bookmarkStart w:id="41" w:name="_Toc394248561"/>
      <w:bookmarkEnd w:id="40"/>
      <w:r w:rsidRPr="009F3187">
        <w:t>Bilagor</w:t>
      </w:r>
      <w:bookmarkEnd w:id="4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AAD066D" w:rsidR="00D45847" w:rsidRPr="00B93DE6" w:rsidRDefault="00F16CB6" w:rsidP="00657871">
      <w:pPr>
        <w:widowControl w:val="0"/>
        <w:autoSpaceDE w:val="0"/>
        <w:autoSpaceDN w:val="0"/>
        <w:adjustRightInd w:val="0"/>
        <w:rPr>
          <w:rFonts w:ascii="Verdana" w:hAnsi="Verdana" w:cs="Times New Roman"/>
          <w:b/>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 xml:space="preserve">Pedagogiska modellerna (DIM, KLM, och ATM) är indelade efter tre pedagogiska perspektiv (Associativt, Konstruktivist och Sociokulturellt). </w:t>
      </w:r>
      <w:r w:rsidR="00560FF4" w:rsidRPr="00004B10">
        <w:rPr>
          <w:rFonts w:ascii="Verdana" w:hAnsi="Verdana" w:cs="Times New Roman"/>
          <w:color w:val="000000" w:themeColor="text1"/>
          <w:sz w:val="16"/>
          <w:szCs w:val="16"/>
        </w:rPr>
        <w:t>Modellerna är sammanfattand</w:t>
      </w:r>
      <w:r w:rsidR="003B5EB1" w:rsidRPr="00004B10">
        <w:rPr>
          <w:rFonts w:ascii="Verdana" w:hAnsi="Verdana" w:cs="Times New Roman"/>
          <w:color w:val="000000" w:themeColor="text1"/>
          <w:sz w:val="16"/>
          <w:szCs w:val="16"/>
        </w:rPr>
        <w:t xml:space="preserve">e med </w:t>
      </w:r>
      <w:r w:rsidR="00905DB0" w:rsidRPr="00004B10">
        <w:rPr>
          <w:rFonts w:ascii="Verdana" w:hAnsi="Verdana" w:cs="Times New Roman"/>
          <w:color w:val="000000" w:themeColor="text1"/>
          <w:sz w:val="16"/>
          <w:szCs w:val="16"/>
        </w:rPr>
        <w:t>element</w:t>
      </w:r>
      <w:r w:rsidR="00560FF4" w:rsidRPr="00004B10">
        <w:rPr>
          <w:rFonts w:ascii="Verdana" w:hAnsi="Verdana" w:cs="Times New Roman"/>
          <w:color w:val="000000" w:themeColor="text1"/>
          <w:sz w:val="16"/>
          <w:szCs w:val="16"/>
        </w:rPr>
        <w:t>en</w:t>
      </w:r>
      <w:r w:rsidR="00305D18" w:rsidRPr="00004B10">
        <w:rPr>
          <w:rFonts w:ascii="Verdana" w:hAnsi="Verdana" w:cs="Times New Roman"/>
          <w:color w:val="000000" w:themeColor="text1"/>
          <w:sz w:val="16"/>
          <w:szCs w:val="16"/>
        </w:rPr>
        <w:t xml:space="preserve"> Inledning, Uppmuntra deltagare, Kontext och riktlinjer, Bedömning och Hjälp, Användarbarhet och feedback på prestation, Samarbete.</w:t>
      </w:r>
      <w:r w:rsidR="00850895"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Vid vissa</w:t>
      </w:r>
      <w:r w:rsidR="00560FF4" w:rsidRPr="00004B10">
        <w:rPr>
          <w:rFonts w:ascii="Verdana" w:hAnsi="Verdana" w:cs="Times New Roman"/>
          <w:color w:val="000000" w:themeColor="text1"/>
          <w:sz w:val="16"/>
          <w:szCs w:val="16"/>
        </w:rPr>
        <w:t xml:space="preserve"> tillfällen har inte modellen ett element och betecknas då med NA</w:t>
      </w:r>
      <w:r w:rsidR="00560FF4" w:rsidRPr="00B93DE6">
        <w:rPr>
          <w:rFonts w:ascii="Verdana" w:hAnsi="Verdana" w:cs="Times New Roman"/>
          <w:i/>
          <w:color w:val="000000" w:themeColor="text1"/>
          <w:sz w:val="16"/>
          <w:szCs w:val="16"/>
        </w:rPr>
        <w:t>.</w:t>
      </w:r>
      <w:r w:rsidR="00850895" w:rsidRPr="00B93DE6">
        <w:rPr>
          <w:rFonts w:ascii="Verdana" w:hAnsi="Verdana" w:cs="Times New Roman"/>
          <w:sz w:val="16"/>
          <w:szCs w:val="16"/>
        </w:rPr>
        <w:commentReference w:id="42"/>
      </w:r>
      <w:r w:rsidR="00850895" w:rsidRPr="00B93DE6">
        <w:rPr>
          <w:rFonts w:ascii="Verdana" w:hAnsi="Verdana" w:cs="Times New Roman"/>
          <w:b/>
          <w:color w:val="000000" w:themeColor="text1"/>
          <w:sz w:val="16"/>
          <w:szCs w:val="16"/>
        </w:rPr>
        <w:t xml:space="preserve"> </w:t>
      </w:r>
      <w:r w:rsidR="00850895" w:rsidRPr="00B93DE6">
        <w:rPr>
          <w:rFonts w:ascii="Verdana" w:hAnsi="Verdana" w:cs="Times New Roman"/>
          <w:sz w:val="16"/>
          <w:szCs w:val="16"/>
        </w:rPr>
        <w:br w:type="page"/>
      </w:r>
    </w:p>
    <w:p w14:paraId="5082155C" w14:textId="622F7B28" w:rsidR="00D45847" w:rsidRPr="009F1170" w:rsidRDefault="00850895" w:rsidP="004E58AD">
      <w:pPr>
        <w:rPr>
          <w:b/>
          <w:bCs/>
          <w:iCs/>
          <w:color w:val="00000A"/>
        </w:rPr>
      </w:pPr>
      <w:bookmarkStart w:id="43" w:name="_Toc391456188"/>
      <w:bookmarkEnd w:id="43"/>
      <w:r w:rsidRPr="00D01DE3">
        <w:rPr>
          <w:rStyle w:val="Starkbetoning"/>
          <w:color w:val="00000A"/>
        </w:rPr>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44"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45"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46"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47"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48"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49" w:author="Jason Serviss" w:date="2018-09-02T10:37:00Z"/>
          <w:rFonts w:cs="Times New Roman"/>
          <w:b/>
          <w:iCs/>
        </w:rPr>
      </w:pPr>
    </w:p>
    <w:p w14:paraId="17111BE6" w14:textId="2B2D1BFE" w:rsidR="00DD12F3" w:rsidRPr="00304D18" w:rsidRDefault="00F16CB6" w:rsidP="00DD12F3">
      <w:pPr>
        <w:rPr>
          <w:ins w:id="50"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51"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52" w:author="Jason Serviss" w:date="2018-09-02T10:37:00Z"/>
          <w:rFonts w:cs="Times New Roman"/>
          <w:b/>
          <w:iCs/>
        </w:rPr>
      </w:pPr>
    </w:p>
    <w:p w14:paraId="63D46551" w14:textId="027FFB2A" w:rsidR="00DD12F3" w:rsidRPr="00304D18" w:rsidRDefault="00F16CB6" w:rsidP="00DD12F3">
      <w:pPr>
        <w:rPr>
          <w:ins w:id="53"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54"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55" w:name="_Toc391456189"/>
      <w:bookmarkEnd w:id="5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56"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Jason Serviss" w:date="2018-10-06T09:05:00Z" w:initials="JS">
    <w:p w14:paraId="0F565309" w14:textId="2AC1331F" w:rsidR="00C77B2D" w:rsidRPr="004A6D58" w:rsidRDefault="00C77B2D">
      <w:pPr>
        <w:pStyle w:val="Kommentarer"/>
        <w:rPr>
          <w:color w:val="FFFFFF" w:themeColor="background1"/>
        </w:rP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 </w:t>
      </w:r>
      <w:proofErr w:type="spellStart"/>
      <w:r>
        <w:rPr>
          <w:color w:val="FFFFFF" w:themeColor="background1"/>
        </w:rPr>
        <w:t>Fixed</w:t>
      </w:r>
      <w:proofErr w:type="spellEnd"/>
    </w:p>
  </w:comment>
  <w:comment w:id="12" w:author="Jason Serviss" w:date="2018-10-06T10:26:00Z" w:initials="JS">
    <w:p w14:paraId="0EC8A166" w14:textId="6A612BDB" w:rsidR="00C77B2D" w:rsidRPr="00C05B0F" w:rsidRDefault="00C77B2D">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Pr>
          <w:color w:val="FFFFFF" w:themeColor="background1"/>
        </w:rPr>
        <w:t>Fixad.</w:t>
      </w:r>
      <w:r w:rsidRPr="00C05B0F">
        <w:rPr>
          <w:color w:val="FFFFFF" w:themeColor="background1"/>
        </w:rPr>
        <w:t xml:space="preserve"> </w:t>
      </w:r>
      <w:r>
        <w:rPr>
          <w:color w:val="FFFFFF" w:themeColor="background1"/>
        </w:rPr>
        <w:t>Fattar man?</w:t>
      </w:r>
    </w:p>
  </w:comment>
  <w:comment w:id="17" w:author="Jason Serviss" w:date="2018-09-15T17:08:00Z" w:initials="JS">
    <w:p w14:paraId="77369648" w14:textId="008532B0" w:rsidR="00C77B2D" w:rsidRDefault="00C77B2D">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18" w:author="Jason Serviss" w:date="2018-10-06T10:21:00Z" w:initials="JS">
    <w:p w14:paraId="0C8FE6A0" w14:textId="7912067E" w:rsidR="00C77B2D" w:rsidRPr="00796E42" w:rsidRDefault="00C77B2D">
      <w:pPr>
        <w:pStyle w:val="Kommentarer"/>
        <w:rPr>
          <w:color w:val="FFFFFF" w:themeColor="background1"/>
        </w:rP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 xml:space="preserve">. </w:t>
      </w:r>
      <w:r>
        <w:rPr>
          <w:color w:val="FFFFFF" w:themeColor="background1"/>
        </w:rPr>
        <w:t xml:space="preserve">Funkar det? </w:t>
      </w:r>
    </w:p>
  </w:comment>
  <w:comment w:id="20" w:author="Jason Serviss" w:date="2018-10-06T09:21:00Z" w:initials="JS">
    <w:p w14:paraId="0A682B11" w14:textId="042FB179" w:rsidR="00C77B2D" w:rsidRDefault="00C77B2D">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C77B2D" w:rsidRDefault="00C77B2D">
      <w:pPr>
        <w:pStyle w:val="Kommentarer"/>
      </w:pPr>
    </w:p>
    <w:p w14:paraId="450C2837" w14:textId="65B98596" w:rsidR="00C77B2D" w:rsidRPr="00CB4C73" w:rsidRDefault="00C77B2D">
      <w:pPr>
        <w:pStyle w:val="Kommentarer"/>
        <w:rPr>
          <w:color w:val="FFFFFF" w:themeColor="background1"/>
        </w:rPr>
      </w:pPr>
      <w:r>
        <w:t xml:space="preserve">NOT </w:t>
      </w:r>
      <w:proofErr w:type="spellStart"/>
      <w:r>
        <w:t>FIXED</w:t>
      </w:r>
      <w:proofErr w:type="spellEnd"/>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comment>
  <w:comment w:id="22" w:author="Jason Serviss" w:date="2018-10-06T09:46:00Z" w:initials="JS">
    <w:p w14:paraId="7B4E95E0" w14:textId="7A98CEA9" w:rsidR="00C77B2D" w:rsidRPr="0033419A" w:rsidRDefault="00C77B2D">
      <w:pPr>
        <w:pStyle w:val="Kommentarer"/>
        <w:rPr>
          <w:color w:val="FFFFFF" w:themeColor="background1"/>
        </w:rPr>
      </w:pPr>
      <w:ins w:id="23"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proofErr w:type="spellStart"/>
      <w:r>
        <w:rPr>
          <w:color w:val="FFFFFF" w:themeColor="background1"/>
        </w:rPr>
        <w:t>Fixed</w:t>
      </w:r>
      <w:proofErr w:type="spellEnd"/>
    </w:p>
  </w:comment>
  <w:comment w:id="25" w:author="Jason Serviss" w:date="2018-10-06T10:02:00Z" w:initials="JS">
    <w:p w14:paraId="726FA04D" w14:textId="2756AAA0" w:rsidR="00C77B2D" w:rsidRPr="002435CA" w:rsidRDefault="00C77B2D">
      <w:pPr>
        <w:pStyle w:val="Kommentarer"/>
        <w:rPr>
          <w:color w:val="FFFFFF" w:themeColor="background1"/>
        </w:rP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 xml:space="preserve">. </w:t>
      </w:r>
      <w:proofErr w:type="spellStart"/>
      <w:r>
        <w:rPr>
          <w:color w:val="FFFFFF" w:themeColor="background1"/>
        </w:rPr>
        <w:t>Fixed</w:t>
      </w:r>
      <w:proofErr w:type="spellEnd"/>
    </w:p>
  </w:comment>
  <w:comment w:id="26" w:author="Jason Serviss" w:date="2018-10-06T10:03:00Z" w:initials="JS">
    <w:p w14:paraId="44D5F7A2" w14:textId="334F00B9" w:rsidR="00C77B2D" w:rsidRDefault="00C77B2D">
      <w:pPr>
        <w:pStyle w:val="Kommentarer"/>
        <w:rPr>
          <w:color w:val="FFFFFF" w:themeColor="background1"/>
        </w:rPr>
      </w:pPr>
      <w:ins w:id="27"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
    <w:p w14:paraId="2846B7A1" w14:textId="77777777" w:rsidR="00C77B2D" w:rsidRDefault="00C77B2D">
      <w:pPr>
        <w:pStyle w:val="Kommentarer"/>
        <w:rPr>
          <w:color w:val="FFFFFF" w:themeColor="background1"/>
        </w:rPr>
      </w:pPr>
    </w:p>
    <w:p w14:paraId="2032BFF7" w14:textId="0C314EF5" w:rsidR="00C77B2D" w:rsidRPr="002435CA" w:rsidRDefault="00C77B2D">
      <w:pPr>
        <w:pStyle w:val="Kommentarer"/>
        <w:rPr>
          <w:color w:val="FFFFFF" w:themeColor="background1"/>
        </w:rP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r>
        <w:t xml:space="preserve"> </w:t>
      </w:r>
      <w:proofErr w:type="spellStart"/>
      <w:r>
        <w:rPr>
          <w:color w:val="FFFFFF" w:themeColor="background1"/>
        </w:rPr>
        <w:t>Fixed</w:t>
      </w:r>
      <w:proofErr w:type="spellEnd"/>
    </w:p>
  </w:comment>
  <w:comment w:id="33" w:author="Olivia Imner" w:date="2018-10-06T17:31:00Z" w:initials="OI">
    <w:p w14:paraId="2143F210" w14:textId="57DFB87F" w:rsidR="00C77B2D" w:rsidRDefault="00C77B2D">
      <w:pPr>
        <w:pStyle w:val="Kommentarer"/>
      </w:pPr>
      <w:r>
        <w:rPr>
          <w:rStyle w:val="Kommentarsreferens"/>
        </w:rPr>
        <w:annotationRef/>
      </w:r>
      <w:proofErr w:type="spellStart"/>
      <w:r>
        <w:t>Discuss</w:t>
      </w:r>
      <w:proofErr w:type="spellEnd"/>
      <w:r>
        <w:t xml:space="preserve"> ”brister” </w:t>
      </w:r>
      <w:proofErr w:type="spellStart"/>
      <w:r>
        <w:t>with</w:t>
      </w:r>
      <w:proofErr w:type="spellEnd"/>
      <w:r>
        <w:t xml:space="preserve"> the </w:t>
      </w:r>
      <w:proofErr w:type="spellStart"/>
      <w:r>
        <w:t>evaluation</w:t>
      </w:r>
      <w:proofErr w:type="spellEnd"/>
      <w:r>
        <w:t xml:space="preserve">. </w:t>
      </w:r>
      <w:proofErr w:type="spellStart"/>
      <w:r>
        <w:t>Use</w:t>
      </w:r>
      <w:proofErr w:type="spellEnd"/>
      <w:r>
        <w:t xml:space="preserve"> the format </w:t>
      </w:r>
      <w:proofErr w:type="spellStart"/>
      <w:r>
        <w:t>that</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used</w:t>
      </w:r>
      <w:proofErr w:type="spellEnd"/>
      <w:r>
        <w:t xml:space="preserve"> for the </w:t>
      </w:r>
      <w:proofErr w:type="spellStart"/>
      <w:r>
        <w:t>interview</w:t>
      </w:r>
      <w:proofErr w:type="spellEnd"/>
      <w:r>
        <w:t xml:space="preserve"> ”brister”, i.e. </w:t>
      </w:r>
      <w:proofErr w:type="spellStart"/>
      <w:r>
        <w:t>say</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and </w:t>
      </w:r>
      <w:proofErr w:type="spellStart"/>
      <w:r>
        <w:t>then</w:t>
      </w:r>
      <w:proofErr w:type="spellEnd"/>
      <w:r>
        <w:t xml:space="preserve"> </w:t>
      </w:r>
      <w:proofErr w:type="spellStart"/>
      <w:r>
        <w:t>how</w:t>
      </w:r>
      <w:proofErr w:type="spellEnd"/>
      <w:r>
        <w:t xml:space="preserve"> </w:t>
      </w:r>
      <w:proofErr w:type="spellStart"/>
      <w:r>
        <w:t>they</w:t>
      </w:r>
      <w:proofErr w:type="spellEnd"/>
      <w:r>
        <w:t xml:space="preserve"> </w:t>
      </w:r>
      <w:proofErr w:type="spellStart"/>
      <w:r>
        <w:t>could</w:t>
      </w:r>
      <w:proofErr w:type="spellEnd"/>
      <w:r>
        <w:t xml:space="preserve"> be </w:t>
      </w:r>
      <w:proofErr w:type="spellStart"/>
      <w:r>
        <w:t>avoided</w:t>
      </w:r>
      <w:proofErr w:type="spellEnd"/>
      <w:r>
        <w:t xml:space="preserve"> in </w:t>
      </w:r>
      <w:proofErr w:type="spellStart"/>
      <w:r>
        <w:t>future</w:t>
      </w:r>
      <w:proofErr w:type="spellEnd"/>
      <w:r>
        <w:t xml:space="preserve"> studies. </w:t>
      </w:r>
      <w:proofErr w:type="spellStart"/>
      <w:r w:rsidRPr="002A6EF3">
        <w:rPr>
          <w:color w:val="FFFFFF" w:themeColor="background1"/>
        </w:rPr>
        <w:t>Fixed</w:t>
      </w:r>
      <w:proofErr w:type="spellEnd"/>
    </w:p>
  </w:comment>
  <w:comment w:id="36" w:author="Olivia Imner" w:date="2018-10-09T13:34:00Z" w:initials="OI">
    <w:p w14:paraId="3E872A37" w14:textId="01BB328B" w:rsidR="00C77B2D" w:rsidRDefault="00C77B2D">
      <w:pPr>
        <w:pStyle w:val="Kommentarer"/>
      </w:pPr>
      <w:r>
        <w:rPr>
          <w:rStyle w:val="Kommentarsreferens"/>
        </w:rPr>
        <w:annotationRef/>
      </w:r>
      <w:r>
        <w:t>Visa källor blir inte bra, ska fixas igen</w:t>
      </w:r>
    </w:p>
    <w:p w14:paraId="51F368D9" w14:textId="77777777" w:rsidR="00C77B2D" w:rsidRDefault="00C77B2D">
      <w:pPr>
        <w:pStyle w:val="Kommentarer"/>
      </w:pPr>
    </w:p>
  </w:comment>
  <w:comment w:id="42" w:author="Unknown Author" w:date="2018-09-09T08:01:00Z" w:initials="">
    <w:p w14:paraId="4778FD34" w14:textId="1B8703F5" w:rsidR="00C77B2D" w:rsidRDefault="00C77B2D">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77B2D" w:rsidRDefault="00C77B2D">
      <w:r>
        <w:separator/>
      </w:r>
    </w:p>
  </w:endnote>
  <w:endnote w:type="continuationSeparator" w:id="0">
    <w:p w14:paraId="4F768654" w14:textId="77777777" w:rsidR="00C77B2D" w:rsidRDefault="00C77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77B2D" w:rsidRDefault="00C77B2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77B2D" w:rsidRDefault="00C77B2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C77B2D" w:rsidRDefault="00C77B2D">
        <w:pPr>
          <w:pStyle w:val="Footer1"/>
          <w:jc w:val="center"/>
        </w:pPr>
        <w:r>
          <w:fldChar w:fldCharType="begin"/>
        </w:r>
        <w:r>
          <w:instrText>PAGE</w:instrText>
        </w:r>
        <w:r>
          <w:fldChar w:fldCharType="separate"/>
        </w:r>
        <w:r w:rsidR="00DA1B11">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C77B2D" w:rsidRDefault="00C77B2D">
        <w:pPr>
          <w:pStyle w:val="Footer1"/>
          <w:jc w:val="center"/>
        </w:pPr>
        <w:r>
          <w:fldChar w:fldCharType="begin"/>
        </w:r>
        <w:r>
          <w:instrText>PAGE</w:instrText>
        </w:r>
        <w:r>
          <w:fldChar w:fldCharType="separate"/>
        </w:r>
        <w:r w:rsidR="00DA1B11">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77B2D" w:rsidRDefault="00C77B2D">
      <w:r>
        <w:separator/>
      </w:r>
    </w:p>
  </w:footnote>
  <w:footnote w:type="continuationSeparator" w:id="0">
    <w:p w14:paraId="71DB8F98" w14:textId="77777777" w:rsidR="00C77B2D" w:rsidRDefault="00C77B2D">
      <w:r>
        <w:continuationSeparator/>
      </w:r>
    </w:p>
  </w:footnote>
  <w:footnote w:id="1">
    <w:p w14:paraId="5824ECF3" w14:textId="3C586678" w:rsidR="00C77B2D" w:rsidRPr="00B93DE6" w:rsidRDefault="00C77B2D"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C77B2D" w:rsidRPr="00B93DE6" w:rsidRDefault="00C77B2D"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C77B2D" w:rsidRPr="00B93DE6" w:rsidRDefault="00C77B2D"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C77B2D" w:rsidRPr="00B93DE6" w:rsidRDefault="00C77B2D"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C77B2D" w:rsidRPr="00B93DE6" w:rsidRDefault="00C77B2D"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C77B2D" w:rsidRDefault="00C77B2D" w:rsidP="00CF61C4">
      <w:pPr>
        <w:pStyle w:val="Fotnotstext"/>
        <w:jc w:val="both"/>
      </w:pPr>
      <w:r w:rsidRPr="00B93DE6">
        <w:rPr>
          <w:rStyle w:val="Fotnotsreferens"/>
          <w:sz w:val="14"/>
          <w:szCs w:val="14"/>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4B10"/>
    <w:rsid w:val="000132C0"/>
    <w:rsid w:val="000152C2"/>
    <w:rsid w:val="00021305"/>
    <w:rsid w:val="00024931"/>
    <w:rsid w:val="000331BF"/>
    <w:rsid w:val="000359B7"/>
    <w:rsid w:val="000413AA"/>
    <w:rsid w:val="00041A1C"/>
    <w:rsid w:val="000427E4"/>
    <w:rsid w:val="00043579"/>
    <w:rsid w:val="00052213"/>
    <w:rsid w:val="000531A0"/>
    <w:rsid w:val="000539E0"/>
    <w:rsid w:val="00063F85"/>
    <w:rsid w:val="000663F2"/>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7B30"/>
    <w:rsid w:val="0016757F"/>
    <w:rsid w:val="001701BE"/>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5370A"/>
    <w:rsid w:val="003557DE"/>
    <w:rsid w:val="00355C23"/>
    <w:rsid w:val="00363562"/>
    <w:rsid w:val="003673BF"/>
    <w:rsid w:val="00372DB4"/>
    <w:rsid w:val="003757F9"/>
    <w:rsid w:val="00377747"/>
    <w:rsid w:val="00384E49"/>
    <w:rsid w:val="00385B71"/>
    <w:rsid w:val="00391CE8"/>
    <w:rsid w:val="003A2763"/>
    <w:rsid w:val="003A2801"/>
    <w:rsid w:val="003A3342"/>
    <w:rsid w:val="003B23C6"/>
    <w:rsid w:val="003B5EB1"/>
    <w:rsid w:val="003C06CF"/>
    <w:rsid w:val="003C4177"/>
    <w:rsid w:val="003D1A09"/>
    <w:rsid w:val="003D2164"/>
    <w:rsid w:val="003E2AEF"/>
    <w:rsid w:val="003E2B2E"/>
    <w:rsid w:val="003E735C"/>
    <w:rsid w:val="003E7604"/>
    <w:rsid w:val="003F3081"/>
    <w:rsid w:val="003F3E31"/>
    <w:rsid w:val="003F606D"/>
    <w:rsid w:val="003F797E"/>
    <w:rsid w:val="00401324"/>
    <w:rsid w:val="00403293"/>
    <w:rsid w:val="00411F1C"/>
    <w:rsid w:val="00413AFC"/>
    <w:rsid w:val="00424D19"/>
    <w:rsid w:val="00425275"/>
    <w:rsid w:val="0043087E"/>
    <w:rsid w:val="004317DB"/>
    <w:rsid w:val="0045054A"/>
    <w:rsid w:val="00451DEF"/>
    <w:rsid w:val="00457C43"/>
    <w:rsid w:val="00460759"/>
    <w:rsid w:val="004609DA"/>
    <w:rsid w:val="00463CEE"/>
    <w:rsid w:val="004642EB"/>
    <w:rsid w:val="0047515C"/>
    <w:rsid w:val="0047588C"/>
    <w:rsid w:val="00482617"/>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3716"/>
    <w:rsid w:val="00514027"/>
    <w:rsid w:val="00514B48"/>
    <w:rsid w:val="0051725C"/>
    <w:rsid w:val="00522279"/>
    <w:rsid w:val="00526AA1"/>
    <w:rsid w:val="005271EF"/>
    <w:rsid w:val="00535A60"/>
    <w:rsid w:val="00536530"/>
    <w:rsid w:val="00542B84"/>
    <w:rsid w:val="005432E1"/>
    <w:rsid w:val="00551BEB"/>
    <w:rsid w:val="00556D98"/>
    <w:rsid w:val="00560FF4"/>
    <w:rsid w:val="00561526"/>
    <w:rsid w:val="00567A32"/>
    <w:rsid w:val="00572832"/>
    <w:rsid w:val="00572E06"/>
    <w:rsid w:val="00575177"/>
    <w:rsid w:val="0058177A"/>
    <w:rsid w:val="00586C26"/>
    <w:rsid w:val="00590E58"/>
    <w:rsid w:val="0059226E"/>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C00DB"/>
    <w:rsid w:val="006C3FF0"/>
    <w:rsid w:val="006D25B0"/>
    <w:rsid w:val="006D6AE3"/>
    <w:rsid w:val="006E30FA"/>
    <w:rsid w:val="006E59A9"/>
    <w:rsid w:val="006F1A69"/>
    <w:rsid w:val="006F6C67"/>
    <w:rsid w:val="00701155"/>
    <w:rsid w:val="0070291E"/>
    <w:rsid w:val="00710303"/>
    <w:rsid w:val="00716679"/>
    <w:rsid w:val="00720757"/>
    <w:rsid w:val="0072154A"/>
    <w:rsid w:val="0072365C"/>
    <w:rsid w:val="00731293"/>
    <w:rsid w:val="00735C7B"/>
    <w:rsid w:val="0074168A"/>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5594"/>
    <w:rsid w:val="007F5A31"/>
    <w:rsid w:val="007F6CEC"/>
    <w:rsid w:val="00806CE6"/>
    <w:rsid w:val="00811153"/>
    <w:rsid w:val="00814553"/>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709DF"/>
    <w:rsid w:val="00874DE4"/>
    <w:rsid w:val="00875C23"/>
    <w:rsid w:val="00882763"/>
    <w:rsid w:val="0088501B"/>
    <w:rsid w:val="00890D21"/>
    <w:rsid w:val="00891246"/>
    <w:rsid w:val="00891A2E"/>
    <w:rsid w:val="00891BF2"/>
    <w:rsid w:val="008928B6"/>
    <w:rsid w:val="00893C8F"/>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418D"/>
    <w:rsid w:val="00BC47D8"/>
    <w:rsid w:val="00BC64A2"/>
    <w:rsid w:val="00BC681B"/>
    <w:rsid w:val="00BD5132"/>
    <w:rsid w:val="00BE2E0E"/>
    <w:rsid w:val="00BE4185"/>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77B2D"/>
    <w:rsid w:val="00C869D0"/>
    <w:rsid w:val="00C9446B"/>
    <w:rsid w:val="00CA160B"/>
    <w:rsid w:val="00CA2D4A"/>
    <w:rsid w:val="00CB107E"/>
    <w:rsid w:val="00CB3D1B"/>
    <w:rsid w:val="00CB4A5E"/>
    <w:rsid w:val="00CB4C73"/>
    <w:rsid w:val="00CB6D9D"/>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3553"/>
    <w:rsid w:val="00D43E6B"/>
    <w:rsid w:val="00D44F9D"/>
    <w:rsid w:val="00D45847"/>
    <w:rsid w:val="00D466C9"/>
    <w:rsid w:val="00D51C83"/>
    <w:rsid w:val="00D54FB0"/>
    <w:rsid w:val="00D65AF9"/>
    <w:rsid w:val="00D71CDE"/>
    <w:rsid w:val="00D73501"/>
    <w:rsid w:val="00D74144"/>
    <w:rsid w:val="00D74BFF"/>
    <w:rsid w:val="00D7649D"/>
    <w:rsid w:val="00D808DD"/>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3880"/>
    <w:rsid w:val="00E02ACD"/>
    <w:rsid w:val="00E040F7"/>
    <w:rsid w:val="00E048BB"/>
    <w:rsid w:val="00E04FD4"/>
    <w:rsid w:val="00E05F45"/>
    <w:rsid w:val="00E2013D"/>
    <w:rsid w:val="00E2103E"/>
    <w:rsid w:val="00E31E16"/>
    <w:rsid w:val="00E44B3C"/>
    <w:rsid w:val="00E44C61"/>
    <w:rsid w:val="00E4797E"/>
    <w:rsid w:val="00E53EBC"/>
    <w:rsid w:val="00E55F01"/>
    <w:rsid w:val="00E569AA"/>
    <w:rsid w:val="00E56D30"/>
    <w:rsid w:val="00E57FE7"/>
    <w:rsid w:val="00E604B2"/>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D3A56"/>
    <w:rsid w:val="00ED733F"/>
    <w:rsid w:val="00ED77BB"/>
    <w:rsid w:val="00EE3EDE"/>
    <w:rsid w:val="00EE7E1E"/>
    <w:rsid w:val="00EF56C7"/>
    <w:rsid w:val="00F01E86"/>
    <w:rsid w:val="00F10A47"/>
    <w:rsid w:val="00F1559D"/>
    <w:rsid w:val="00F16CB6"/>
    <w:rsid w:val="00F24A19"/>
    <w:rsid w:val="00F36D89"/>
    <w:rsid w:val="00F400E0"/>
    <w:rsid w:val="00F43731"/>
    <w:rsid w:val="00F4438A"/>
    <w:rsid w:val="00F5225C"/>
    <w:rsid w:val="00F57D86"/>
    <w:rsid w:val="00F611BE"/>
    <w:rsid w:val="00F628A3"/>
    <w:rsid w:val="00F67766"/>
    <w:rsid w:val="00F7572C"/>
    <w:rsid w:val="00F85236"/>
    <w:rsid w:val="00F87E43"/>
    <w:rsid w:val="00F87E50"/>
    <w:rsid w:val="00F9332B"/>
    <w:rsid w:val="00F95006"/>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D03FA8E2-3679-D847-AE8A-341CAEE4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11365</TotalTime>
  <Pages>27</Pages>
  <Words>11102</Words>
  <Characters>58846</Characters>
  <Application>Microsoft Macintosh Word</Application>
  <DocSecurity>0</DocSecurity>
  <Lines>490</Lines>
  <Paragraphs>139</Paragraphs>
  <ScaleCrop>false</ScaleCrop>
  <Company>Stockholms universitetsbibliotek</Company>
  <LinksUpToDate>false</LinksUpToDate>
  <CharactersWithSpaces>69809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298</cp:revision>
  <cp:lastPrinted>2010-07-05T09:46:00Z</cp:lastPrinted>
  <dcterms:created xsi:type="dcterms:W3CDTF">2018-05-01T11:24:00Z</dcterms:created>
  <dcterms:modified xsi:type="dcterms:W3CDTF">2018-10-09T11:57:00Z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