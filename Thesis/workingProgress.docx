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A95934" w:rsidRDefault="00A95934">
                            <w:pPr>
                              <w:pStyle w:val="Frontpagetext"/>
                              <w:rPr>
                                <w:sz w:val="28"/>
                                <w:szCs w:val="28"/>
                              </w:rPr>
                            </w:pPr>
                            <w:r>
                              <w:rPr>
                                <w:sz w:val="28"/>
                                <w:szCs w:val="28"/>
                              </w:rPr>
                              <w:t xml:space="preserve">Institutionen för data- </w:t>
                            </w:r>
                            <w:r>
                              <w:rPr>
                                <w:sz w:val="28"/>
                                <w:szCs w:val="28"/>
                              </w:rPr>
                              <w:br/>
                              <w:t>och systemvetenskap</w:t>
                            </w:r>
                          </w:p>
                          <w:p w14:paraId="0DD0DA7D" w14:textId="77777777" w:rsidR="00A95934" w:rsidRDefault="00A95934">
                            <w:pPr>
                              <w:pStyle w:val="TextBox"/>
                            </w:pPr>
                            <w:r>
                              <w:t xml:space="preserve">Examensarbete 15 </w:t>
                            </w:r>
                            <w:proofErr w:type="spellStart"/>
                            <w:r>
                              <w:t>hp</w:t>
                            </w:r>
                            <w:proofErr w:type="spellEnd"/>
                          </w:p>
                          <w:p w14:paraId="205AAAC7" w14:textId="77777777" w:rsidR="00A95934" w:rsidRDefault="00A95934">
                            <w:pPr>
                              <w:pStyle w:val="TextBox"/>
                            </w:pPr>
                            <w:r>
                              <w:t>Data- och systemvetenskap</w:t>
                            </w:r>
                          </w:p>
                          <w:p w14:paraId="51566511" w14:textId="77777777" w:rsidR="00A95934" w:rsidRDefault="00A95934">
                            <w:pPr>
                              <w:pStyle w:val="Textruta"/>
                            </w:pPr>
                            <w:r>
                              <w:t xml:space="preserve">Kurs- eller utbildningsprogram (180 </w:t>
                            </w:r>
                            <w:proofErr w:type="spellStart"/>
                            <w:r>
                              <w:t>hp</w:t>
                            </w:r>
                            <w:proofErr w:type="spellEnd"/>
                            <w:r>
                              <w:t xml:space="preserve">) </w:t>
                            </w:r>
                          </w:p>
                          <w:p w14:paraId="7A700FAB" w14:textId="77777777" w:rsidR="00A95934" w:rsidRDefault="00A95934">
                            <w:pPr>
                              <w:pStyle w:val="Textruta"/>
                            </w:pPr>
                            <w:r>
                              <w:t>Höst-/Vårterminen 2018</w:t>
                            </w:r>
                          </w:p>
                          <w:p w14:paraId="381612CD" w14:textId="77777777" w:rsidR="00A95934" w:rsidRDefault="00A95934">
                            <w:pPr>
                              <w:pStyle w:val="Textruta"/>
                            </w:pPr>
                            <w:r>
                              <w:t>Handledare: Robert Ramberg</w:t>
                            </w:r>
                          </w:p>
                          <w:p w14:paraId="41DC09BB" w14:textId="77777777" w:rsidR="00A95934" w:rsidRDefault="00A95934">
                            <w:pPr>
                              <w:pStyle w:val="Textruta"/>
                            </w:pPr>
                            <w:r>
                              <w:t>Granskare: Förnamn Efternamn</w:t>
                            </w:r>
                          </w:p>
                          <w:p w14:paraId="316E1ACF" w14:textId="77777777" w:rsidR="00A95934" w:rsidRDefault="00A95934">
                            <w:pPr>
                              <w:pStyle w:val="Textruta"/>
                              <w:rPr>
                                <w:lang w:val="en-US"/>
                              </w:rPr>
                            </w:pPr>
                            <w:r>
                              <w:rPr>
                                <w:lang w:val="en-US"/>
                              </w:rPr>
                              <w:t>English title: Evaluation of pedagogical models as a platform for the refinement of courses at the e-learning company Grade</w:t>
                            </w:r>
                          </w:p>
                          <w:p w14:paraId="680742CD" w14:textId="77777777" w:rsidR="00A95934" w:rsidRDefault="00A95934">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A95934" w:rsidRDefault="00A95934">
                      <w:pPr>
                        <w:pStyle w:val="Frontpagetext"/>
                        <w:rPr>
                          <w:sz w:val="28"/>
                          <w:szCs w:val="28"/>
                        </w:rPr>
                      </w:pPr>
                      <w:r>
                        <w:rPr>
                          <w:sz w:val="28"/>
                          <w:szCs w:val="28"/>
                        </w:rPr>
                        <w:t xml:space="preserve">Institutionen för data- </w:t>
                      </w:r>
                      <w:r>
                        <w:rPr>
                          <w:sz w:val="28"/>
                          <w:szCs w:val="28"/>
                        </w:rPr>
                        <w:br/>
                        <w:t>och systemvetenskap</w:t>
                      </w:r>
                    </w:p>
                    <w:p w14:paraId="0DD0DA7D" w14:textId="77777777" w:rsidR="00A95934" w:rsidRDefault="00A95934">
                      <w:pPr>
                        <w:pStyle w:val="TextBox"/>
                      </w:pPr>
                      <w:r>
                        <w:t xml:space="preserve">Examensarbete 15 </w:t>
                      </w:r>
                      <w:proofErr w:type="spellStart"/>
                      <w:r>
                        <w:t>hp</w:t>
                      </w:r>
                      <w:proofErr w:type="spellEnd"/>
                    </w:p>
                    <w:p w14:paraId="205AAAC7" w14:textId="77777777" w:rsidR="00A95934" w:rsidRDefault="00A95934">
                      <w:pPr>
                        <w:pStyle w:val="TextBox"/>
                      </w:pPr>
                      <w:r>
                        <w:t>Data- och systemvetenskap</w:t>
                      </w:r>
                    </w:p>
                    <w:p w14:paraId="51566511" w14:textId="77777777" w:rsidR="00A95934" w:rsidRDefault="00A95934">
                      <w:pPr>
                        <w:pStyle w:val="Textruta"/>
                      </w:pPr>
                      <w:r>
                        <w:t xml:space="preserve">Kurs- eller utbildningsprogram (180 </w:t>
                      </w:r>
                      <w:proofErr w:type="spellStart"/>
                      <w:r>
                        <w:t>hp</w:t>
                      </w:r>
                      <w:proofErr w:type="spellEnd"/>
                      <w:r>
                        <w:t xml:space="preserve">) </w:t>
                      </w:r>
                    </w:p>
                    <w:p w14:paraId="7A700FAB" w14:textId="77777777" w:rsidR="00A95934" w:rsidRDefault="00A95934">
                      <w:pPr>
                        <w:pStyle w:val="Textruta"/>
                      </w:pPr>
                      <w:r>
                        <w:t>Höst-/Vårterminen 2018</w:t>
                      </w:r>
                    </w:p>
                    <w:p w14:paraId="381612CD" w14:textId="77777777" w:rsidR="00A95934" w:rsidRDefault="00A95934">
                      <w:pPr>
                        <w:pStyle w:val="Textruta"/>
                      </w:pPr>
                      <w:r>
                        <w:t>Handledare: Robert Ramberg</w:t>
                      </w:r>
                    </w:p>
                    <w:p w14:paraId="41DC09BB" w14:textId="77777777" w:rsidR="00A95934" w:rsidRDefault="00A95934">
                      <w:pPr>
                        <w:pStyle w:val="Textruta"/>
                      </w:pPr>
                      <w:r>
                        <w:t>Granskare: Förnamn Efternamn</w:t>
                      </w:r>
                    </w:p>
                    <w:p w14:paraId="316E1ACF" w14:textId="77777777" w:rsidR="00A95934" w:rsidRDefault="00A95934">
                      <w:pPr>
                        <w:pStyle w:val="Textruta"/>
                        <w:rPr>
                          <w:lang w:val="en-US"/>
                        </w:rPr>
                      </w:pPr>
                      <w:r>
                        <w:rPr>
                          <w:lang w:val="en-US"/>
                        </w:rPr>
                        <w:t>English title: Evaluation of pedagogical models as a platform for the refinement of courses at the e-learning company Grade</w:t>
                      </w:r>
                    </w:p>
                    <w:p w14:paraId="680742CD" w14:textId="77777777" w:rsidR="00A95934" w:rsidRDefault="00A95934">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rd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4A919FFF" w14:textId="77777777" w:rsidR="00561526"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4FB3D114" w:rsidR="004E58AD" w:rsidRPr="000F453D" w:rsidRDefault="004E58AD" w:rsidP="004E58A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rd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3E208248"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026B626A" w14:textId="7C95A3A1" w:rsidR="000B42FE" w:rsidRDefault="00840367" w:rsidP="00384E49">
      <w:pPr>
        <w:pStyle w:val="Brdtext"/>
        <w:spacing w:line="600" w:lineRule="auto"/>
        <w:rPr>
          <w:ins w:id="5" w:author="Jason Serviss" w:date="2018-09-01T10:52:00Z"/>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r w:rsidR="000B42FE" w:rsidRPr="00A10B06">
        <w:rPr>
          <w:szCs w:val="22"/>
        </w:rPr>
        <w:t>Conole,</w:t>
      </w:r>
      <w:r w:rsidR="000B42FE">
        <w:rPr>
          <w:szCs w:val="22"/>
        </w:rPr>
        <w:t xml:space="preserve"> 2010</w:t>
      </w:r>
      <w:r w:rsidR="000B42FE" w:rsidRPr="00A10B06">
        <w:rPr>
          <w:szCs w:val="22"/>
        </w:rPr>
        <w:t>)</w:t>
      </w:r>
      <w:r w:rsidR="000B42FE">
        <w:rPr>
          <w:szCs w:val="22"/>
        </w:rPr>
        <w:t xml:space="preserve">.  </w:t>
      </w:r>
      <w:r>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(Clark and Mayer, 2012).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640B24">
        <w:rPr>
          <w:noProof/>
          <w:szCs w:val="22"/>
        </w:rPr>
        <w:t>(B</w:t>
      </w:r>
      <w:r w:rsidR="00E2103E">
        <w:rPr>
          <w:noProof/>
          <w:szCs w:val="22"/>
        </w:rPr>
        <w:t>usinessreflex, 2016)</w:t>
      </w:r>
      <w:r w:rsidR="008E34C7">
        <w:rPr>
          <w:szCs w:val="22"/>
        </w:rPr>
        <w:fldChar w:fldCharType="end"/>
      </w:r>
      <w:r w:rsidR="00850895">
        <w:rPr>
          <w:szCs w:val="22"/>
        </w:rPr>
        <w:t xml:space="preserve">. </w:t>
      </w:r>
    </w:p>
    <w:p w14:paraId="306ABDCA" w14:textId="77777777" w:rsidR="0074784D" w:rsidRDefault="0074784D" w:rsidP="000B42FE">
      <w:pPr>
        <w:pStyle w:val="Brdtext"/>
        <w:spacing w:line="600" w:lineRule="auto"/>
        <w:rPr>
          <w:szCs w:val="22"/>
        </w:rPr>
      </w:pPr>
    </w:p>
    <w:p w14:paraId="59212457" w14:textId="0032D801"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 kunskapsförvärv (Dabbagh, 2005).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t>Pange</w:t>
      </w:r>
      <w:proofErr w:type="spellEnd"/>
      <w:r>
        <w:t xml:space="preserve"> and </w:t>
      </w:r>
      <w:proofErr w:type="spellStart"/>
      <w:r>
        <w:t>Pange</w:t>
      </w:r>
      <w:proofErr w:type="spellEnd"/>
      <w:r>
        <w:t xml:space="preserve">, 2011).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1D054C09" w:rsidR="00D45847" w:rsidRPr="0058177A" w:rsidRDefault="009B5FD4" w:rsidP="0058177A">
      <w:pPr>
        <w:pStyle w:val="Brdtext"/>
        <w:spacing w:line="600" w:lineRule="auto"/>
        <w:rPr>
          <w:szCs w:val="22"/>
        </w:rPr>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850895">
        <w:t xml:space="preserve"> (Mayes and Freitas, 2004). </w:t>
      </w:r>
      <w:ins w:id="6" w:author="Jason Serviss" w:date="2018-10-02T13:30:00Z">
        <w:r w:rsidR="004C23F2">
          <w:t xml:space="preserve">Till </w:t>
        </w:r>
        <w:proofErr w:type="spellStart"/>
        <w:r w:rsidR="004C23F2">
          <w:t>exemple</w:t>
        </w:r>
        <w:proofErr w:type="spellEnd"/>
        <w:r w:rsidR="004C23F2">
          <w:t>,</w:t>
        </w:r>
      </w:ins>
      <w:del w:id="7" w:author="Jason Serviss" w:date="2018-10-02T13:30:00Z">
        <w:r w:rsidR="00850895" w:rsidDel="004C23F2">
          <w:delText xml:space="preserve">I </w:delText>
        </w:r>
      </w:del>
      <w:ins w:id="8" w:author="Jason Serviss" w:date="2018-10-02T13:30:00Z">
        <w:r w:rsidR="004C23F2">
          <w:t xml:space="preserve"> i </w:t>
        </w:r>
      </w:ins>
      <w:r w:rsidR="00850895">
        <w:t xml:space="preserve">det associativa perspektivet får studenten utföra aktiviteter i form av uppgifter, som </w:t>
      </w:r>
      <w:del w:id="9" w:author="Jason Serviss" w:date="2018-10-02T13:31:00Z">
        <w:r w:rsidR="00850895" w:rsidDel="004C23F2">
          <w:delText>till exempel</w:delText>
        </w:r>
      </w:del>
      <w:proofErr w:type="spellStart"/>
      <w:ins w:id="10" w:author="Jason Serviss" w:date="2018-10-02T13:31:00Z">
        <w:r w:rsidR="004C23F2">
          <w:t>e.g</w:t>
        </w:r>
        <w:proofErr w:type="spellEnd"/>
        <w:r w:rsidR="004C23F2">
          <w:t>.</w:t>
        </w:r>
      </w:ins>
      <w:r w:rsidR="00850895">
        <w:t xml:space="preserve"> läsa ett dokument och svara på tillhörande frågor (Conole, 2010). Aktiviteterna handlar om att förändra beteende genom att få en direkt återkoppling efter utförandet (Conole et.al, 2004).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850895">
        <w:t>(</w:t>
      </w:r>
      <w:proofErr w:type="spellStart"/>
      <w:r w:rsidR="00850895">
        <w:t>Yeh</w:t>
      </w:r>
      <w:proofErr w:type="spellEnd"/>
      <w:r w:rsidR="00850895">
        <w:t xml:space="preserve">, 2009; </w:t>
      </w:r>
      <w:proofErr w:type="spellStart"/>
      <w:r w:rsidR="00850895">
        <w:t>Kauchak</w:t>
      </w:r>
      <w:proofErr w:type="spellEnd"/>
      <w:r w:rsidR="00850895">
        <w:t xml:space="preserve"> and Eggen, 1993). Konstruktivistiskt perspektiv </w:t>
      </w:r>
      <w:r>
        <w:t>är</w:t>
      </w:r>
      <w:ins w:id="11" w:author="Jason Serviss" w:date="2018-10-02T13:31:00Z">
        <w:r w:rsidR="004C23F2">
          <w:t xml:space="preserve"> istället</w:t>
        </w:r>
      </w:ins>
      <w:r>
        <w:t xml:space="preserve">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w:t>
      </w:r>
      <w:r w:rsidR="00850895">
        <w:lastRenderedPageBreak/>
        <w:t xml:space="preserve">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interagerar med en miljö (</w:t>
      </w:r>
      <w:proofErr w:type="spellStart"/>
      <w:r w:rsidR="00850895">
        <w:t>Yeh</w:t>
      </w:r>
      <w:proofErr w:type="spellEnd"/>
      <w:r w:rsidR="00850895">
        <w:t xml:space="preserve">,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205671">
        <w:t>äcka lärandet (</w:t>
      </w:r>
      <w:proofErr w:type="spellStart"/>
      <w:r w:rsidR="00205671">
        <w:t>Yeh</w:t>
      </w:r>
      <w:proofErr w:type="spellEnd"/>
      <w:r w:rsidR="00205671">
        <w:t xml:space="preserve">, 2009). </w:t>
      </w:r>
      <w:ins w:id="12" w:author="Jason Serviss" w:date="2018-10-02T13:31:00Z">
        <w:r w:rsidR="004C23F2">
          <w:t>Slutligen, d</w:t>
        </w:r>
      </w:ins>
      <w:del w:id="13" w:author="Jason Serviss" w:date="2018-10-02T13:31:00Z">
        <w:r w:rsidR="00205671" w:rsidDel="004C23F2">
          <w:delText>D</w:delText>
        </w:r>
      </w:del>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Målet är att förstå hur meningsfullt innehållet är för lärandet (</w:t>
      </w:r>
      <w:proofErr w:type="spellStart"/>
      <w:r w:rsidR="00850895">
        <w:t>Brodie</w:t>
      </w:r>
      <w:proofErr w:type="spellEnd"/>
      <w:r w:rsidR="00850895">
        <w:t xml:space="preserve">, 2005). Det sociokulturella perspektivet </w:t>
      </w:r>
      <w:r w:rsidR="00744110">
        <w:t xml:space="preserve">inkluderar </w:t>
      </w:r>
      <w:r w:rsidR="009F664E">
        <w:t>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del w:id="14" w:author="Jason Serviss" w:date="2018-10-02T13:32:00Z">
        <w:r w:rsidR="000331BF" w:rsidDel="004C23F2">
          <w:delText xml:space="preserve"> Användningen av de tre pedagogiska modeller som nämns här behöver inte vara nödvändiga för alla ELF, utan det finns ett flertal modeller att utforska närmare</w:delText>
        </w:r>
        <w:r w:rsidR="00D71CDE" w:rsidDel="004C23F2">
          <w:rPr>
            <w:szCs w:val="22"/>
          </w:rPr>
          <w:delText>.</w:delText>
        </w:r>
      </w:del>
    </w:p>
    <w:p w14:paraId="3F9168E2" w14:textId="77777777" w:rsidR="00D45847" w:rsidRDefault="00850895" w:rsidP="009F3187">
      <w:pPr>
        <w:pStyle w:val="Heading31"/>
        <w:numPr>
          <w:ilvl w:val="0"/>
          <w:numId w:val="0"/>
        </w:numPr>
      </w:pPr>
      <w:bookmarkStart w:id="15" w:name="_Toc391456180"/>
      <w:bookmarkStart w:id="16" w:name="_Toc394248554"/>
      <w:r>
        <w:t>Syfte</w:t>
      </w:r>
      <w:bookmarkEnd w:id="15"/>
      <w:bookmarkEnd w:id="16"/>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6D83B830" w:rsidR="00D45847" w:rsidRDefault="00850895">
      <w:pPr>
        <w:pStyle w:val="Brdtext"/>
        <w:spacing w:line="600" w:lineRule="auto"/>
      </w:pPr>
      <w:r>
        <w:rPr>
          <w:szCs w:val="22"/>
        </w:rPr>
        <w:t xml:space="preserve">För nuvarande anpassar Grade sina e-kurser efter vad EIF kräver och arbetar genom att använda ett antal pedagogiska riktlinjer.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t xml:space="preserve">utvecklade pedagogisk modell </w:t>
      </w:r>
      <w:r w:rsidR="00116196">
        <w:rPr>
          <w:szCs w:val="22"/>
        </w:rPr>
        <w:t>och har utvecklats genom att använda v</w:t>
      </w:r>
      <w:r w:rsidR="00D7649D">
        <w:rPr>
          <w:szCs w:val="22"/>
        </w:rPr>
        <w:t>isa tekniker som till exempel, S</w:t>
      </w:r>
      <w:r w:rsidR="00116196">
        <w:rPr>
          <w:szCs w:val="22"/>
        </w:rPr>
        <w:t>toryline som utspe</w:t>
      </w:r>
      <w:r w:rsidR="00D7649D">
        <w:rPr>
          <w:szCs w:val="22"/>
        </w:rPr>
        <w:t xml:space="preserve">lar sig som en form av Powerpoint presentation. </w:t>
      </w:r>
      <w:r>
        <w:rPr>
          <w:szCs w:val="22"/>
        </w:rPr>
        <w:t xml:space="preserve">Eftersom Grade </w:t>
      </w:r>
      <w:r w:rsidR="00D83AD0">
        <w:rPr>
          <w:szCs w:val="22"/>
        </w:rPr>
        <w:t xml:space="preserve">aldrig </w:t>
      </w:r>
      <w:r>
        <w:rPr>
          <w:szCs w:val="22"/>
        </w:rPr>
        <w:t xml:space="preserve">utgår från </w:t>
      </w:r>
      <w:r>
        <w:rPr>
          <w:szCs w:val="22"/>
        </w:rPr>
        <w:lastRenderedPageBreak/>
        <w:t>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w:t>
      </w:r>
      <w:commentRangeStart w:id="17"/>
      <w:r>
        <w:rPr>
          <w:szCs w:val="22"/>
        </w:rPr>
        <w:t xml:space="preserve">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w:t>
      </w:r>
      <w:commentRangeEnd w:id="17"/>
      <w:r w:rsidR="000A7DCF">
        <w:rPr>
          <w:rStyle w:val="Kommentarsreferens"/>
          <w:rFonts w:eastAsiaTheme="minorHAnsi" w:cstheme="minorBidi"/>
          <w:lang w:eastAsia="en-US"/>
        </w:rPr>
        <w:commentReference w:id="17"/>
      </w:r>
      <w:r>
        <w:rPr>
          <w:szCs w:val="22"/>
        </w:rPr>
        <w:t xml:space="preserve">I sin helhet ger resultatet från denna analys en tydlig karta över vilken del av kursen som skulle kunna förbättras enligt DIM. </w:t>
      </w: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18" w:name="_Toc391456181"/>
      <w:bookmarkStart w:id="19" w:name="_Toc394248555"/>
      <w:bookmarkEnd w:id="18"/>
      <w:r>
        <w:lastRenderedPageBreak/>
        <w:t>Metod</w:t>
      </w:r>
      <w:bookmarkEnd w:id="19"/>
    </w:p>
    <w:p w14:paraId="4F1EA438" w14:textId="77777777" w:rsidR="00D45847" w:rsidRPr="004E58AD" w:rsidRDefault="00850895" w:rsidP="009F3187">
      <w:pPr>
        <w:pStyle w:val="Heading31"/>
        <w:numPr>
          <w:ilvl w:val="0"/>
          <w:numId w:val="0"/>
        </w:numPr>
      </w:pPr>
      <w:bookmarkStart w:id="20" w:name="_Toc391456182"/>
      <w:bookmarkStart w:id="21" w:name="_Toc394248556"/>
      <w:bookmarkEnd w:id="20"/>
      <w:r w:rsidRPr="004E58AD">
        <w:t>Intervjun</w:t>
      </w:r>
      <w:bookmarkEnd w:id="21"/>
    </w:p>
    <w:p w14:paraId="658ECF7C" w14:textId="77777777" w:rsidR="00D45847" w:rsidRDefault="00D45847">
      <w:pPr>
        <w:tabs>
          <w:tab w:val="left" w:pos="1134"/>
        </w:tabs>
        <w:spacing w:line="600" w:lineRule="auto"/>
        <w:rPr>
          <w:rFonts w:cs="Times New Roman"/>
        </w:rPr>
      </w:pPr>
    </w:p>
    <w:p w14:paraId="32BAAB67" w14:textId="4B18C515"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w:t>
      </w:r>
      <w:commentRangeStart w:id="22"/>
      <w:r>
        <w:t>m</w:t>
      </w:r>
      <w:r w:rsidR="003B5EB1">
        <w:t>odellernas</w:t>
      </w:r>
      <w:r>
        <w:t xml:space="preserve"> </w:t>
      </w:r>
      <w:r w:rsidR="006601B2">
        <w:t xml:space="preserve">faser och </w:t>
      </w:r>
      <w:r>
        <w:t xml:space="preserve">element </w:t>
      </w:r>
      <w:commentRangeEnd w:id="22"/>
      <w:r w:rsidR="00622CDA">
        <w:rPr>
          <w:rStyle w:val="Kommentarsreferens"/>
        </w:rPr>
        <w:commentReference w:id="22"/>
      </w:r>
      <w:r>
        <w:t xml:space="preserve">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ins w:id="23" w:author="Jason Serviss" w:date="2018-09-11T17:52:00Z">
        <w:r w:rsidR="00673314">
          <w:t xml:space="preserve"> </w:t>
        </w:r>
      </w:ins>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 xml:space="preserve">resulterade i ett ojämnt antal modellspecifika frågor per element. </w:t>
      </w:r>
      <w:commentRangeStart w:id="24"/>
      <w:r w:rsidR="00633E89">
        <w:t>.</w:t>
      </w:r>
      <w:commentRangeEnd w:id="24"/>
      <w:r w:rsidR="00673314">
        <w:rPr>
          <w:rStyle w:val="Kommentarsreferens"/>
        </w:rPr>
        <w:commentReference w:id="24"/>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25" w:name="_Toc391456183"/>
      <w:bookmarkStart w:id="26" w:name="_Toc394248557"/>
      <w:r w:rsidRPr="004E58AD">
        <w:t>Utvärdering</w:t>
      </w:r>
      <w:bookmarkEnd w:id="25"/>
      <w:bookmarkEnd w:id="26"/>
      <w:r w:rsidRPr="004E58AD">
        <w:t xml:space="preserve"> </w:t>
      </w:r>
    </w:p>
    <w:p w14:paraId="602DC738" w14:textId="77777777" w:rsidR="00D45847" w:rsidRDefault="00D45847">
      <w:pPr>
        <w:tabs>
          <w:tab w:val="left" w:pos="1134"/>
        </w:tabs>
        <w:spacing w:line="480" w:lineRule="auto"/>
        <w:rPr>
          <w:rFonts w:cs="Times New Roman"/>
        </w:rPr>
      </w:pPr>
    </w:p>
    <w:p w14:paraId="574086C9" w14:textId="0B5E5540" w:rsidR="00D45847" w:rsidRDefault="000E3605">
      <w:pPr>
        <w:tabs>
          <w:tab w:val="left" w:pos="1134"/>
        </w:tabs>
        <w:spacing w:line="600" w:lineRule="auto"/>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D5E4BB4" w14:textId="77777777" w:rsidR="00401324" w:rsidRDefault="00401324">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401324">
      <w:pPr>
        <w:pStyle w:val="Heading11"/>
      </w:pPr>
      <w:bookmarkStart w:id="27" w:name="_Toc391456184"/>
      <w:bookmarkStart w:id="28" w:name="_Toc394248558"/>
      <w:bookmarkEnd w:id="27"/>
      <w:commentRangeStart w:id="29"/>
      <w:r>
        <w:lastRenderedPageBreak/>
        <w:t>Resultat</w:t>
      </w:r>
      <w:bookmarkEnd w:id="28"/>
      <w:commentRangeEnd w:id="29"/>
      <w:r w:rsidR="00E04FD4">
        <w:rPr>
          <w:rStyle w:val="Kommentarsreferens"/>
          <w:rFonts w:ascii="Times New Roman" w:eastAsiaTheme="minorHAnsi" w:hAnsi="Times New Roman" w:cstheme="minorBidi"/>
          <w:bCs w:val="0"/>
          <w:color w:val="auto"/>
        </w:rPr>
        <w:commentReference w:id="29"/>
      </w:r>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1B59E9B3"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för den</w:t>
      </w:r>
      <w:r w:rsidR="00830D00">
        <w:rPr>
          <w:color w:val="353535"/>
          <w:szCs w:val="22"/>
        </w:rPr>
        <w:t xml:space="preserve"> </w:t>
      </w:r>
      <w:r w:rsidR="006601B2">
        <w:t>associativ</w:t>
      </w:r>
      <w:r w:rsidR="00A44A23">
        <w:t>t</w:t>
      </w:r>
      <w:r w:rsidR="006601B2">
        <w:t>-, konstruktivistiskt</w:t>
      </w:r>
      <w:r w:rsidR="00830D00">
        <w:t>-, och sociokulturellt-perspektiv, respektive.</w:t>
      </w:r>
      <w:commentRangeStart w:id="30"/>
      <w:r w:rsidR="00830D00">
        <w:rPr>
          <w:color w:val="353535"/>
          <w:szCs w:val="22"/>
        </w:rPr>
        <w:t xml:space="preserve"> </w:t>
      </w:r>
      <w:commentRangeEnd w:id="30"/>
      <w:r w:rsidR="00372DB4">
        <w:rPr>
          <w:rStyle w:val="Kommentarsreferens"/>
          <w:rFonts w:eastAsiaTheme="minorHAnsi" w:cstheme="minorBidi"/>
          <w:lang w:eastAsia="en-US"/>
        </w:rPr>
        <w:commentReference w:id="30"/>
      </w:r>
      <w:r w:rsidR="00830D00">
        <w:rPr>
          <w:color w:val="353535"/>
          <w:szCs w:val="22"/>
        </w:rPr>
        <w:t>Sedan</w:t>
      </w:r>
      <w:r w:rsidR="000E3605">
        <w:rPr>
          <w:color w:val="353535"/>
          <w:szCs w:val="22"/>
        </w:rPr>
        <w:t xml:space="preserve"> utvecklades</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frågekonstruktioner</w:t>
      </w:r>
      <w:del w:id="31" w:author="Jason Serviss" w:date="2018-10-02T13:34:00Z">
        <w:r w:rsidR="00401324" w:rsidDel="00024931">
          <w:delText xml:space="preserve"> </w:delText>
        </w:r>
        <w:r w:rsidR="000E3605" w:rsidDel="00024931">
          <w:rPr>
            <w:color w:val="353535"/>
            <w:szCs w:val="22"/>
          </w:rPr>
          <w:delText>av</w:delText>
        </w:r>
      </w:del>
      <w:r w:rsidR="000E3605">
        <w:rPr>
          <w:color w:val="353535"/>
          <w:szCs w:val="22"/>
        </w:rPr>
        <w:t xml:space="preserve"> </w:t>
      </w:r>
      <w:ins w:id="32" w:author="Jason Serviss" w:date="2018-10-02T13:34:00Z">
        <w:r w:rsidR="00024931">
          <w:rPr>
            <w:color w:val="353535"/>
            <w:szCs w:val="22"/>
          </w:rPr>
          <w:t xml:space="preserve">(en bländning av </w:t>
        </w:r>
      </w:ins>
      <w:r w:rsidR="000E3605">
        <w:rPr>
          <w:color w:val="353535"/>
          <w:szCs w:val="22"/>
        </w:rPr>
        <w:t>påståenden och frågor</w:t>
      </w:r>
      <w:ins w:id="33" w:author="Jason Serviss" w:date="2018-10-02T13:34:00Z">
        <w:r w:rsidR="00024931">
          <w:rPr>
            <w:color w:val="353535"/>
            <w:szCs w:val="22"/>
          </w:rPr>
          <w:t>,</w:t>
        </w:r>
      </w:ins>
      <w:r w:rsidR="000E3605">
        <w:rPr>
          <w:color w:val="353535"/>
          <w:szCs w:val="22"/>
        </w:rPr>
        <w:t xml:space="preserve"> </w:t>
      </w:r>
      <w:del w:id="34" w:author="Jason Serviss" w:date="2018-10-02T13:34:00Z">
        <w:r w:rsidR="000E3605" w:rsidDel="00024931">
          <w:rPr>
            <w:color w:val="353535"/>
            <w:szCs w:val="22"/>
          </w:rPr>
          <w:delText>(</w:delText>
        </w:r>
      </w:del>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35"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pedagogik och det innebär att </w:t>
      </w:r>
      <w:r w:rsidR="004A08DF">
        <w:rPr>
          <w:color w:val="353535"/>
          <w:szCs w:val="22"/>
        </w:rPr>
        <w:lastRenderedPageBreak/>
        <w:t xml:space="preserve">det associativa perspektivet representera en logisk utgångspunkt för evaluering av modeller som skulle lättare utnyttjas av Grade i framtiden. </w:t>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pPr>
        <w:pStyle w:val="Brdtext"/>
        <w:keepNext/>
        <w:spacing w:line="60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0B9A2407" w14:textId="6DE64EB3" w:rsidR="00D45847" w:rsidRDefault="00850895">
      <w:pPr>
        <w:pStyle w:val="Beskrivning"/>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ins w:id="36" w:author="Jason Serviss" w:date="2018-10-02T13:52:00Z">
        <w:r w:rsidR="00372DB4">
          <w:rPr>
            <w:i w:val="0"/>
          </w:rPr>
          <w:t xml:space="preserve"> uppdelade efter element</w:t>
        </w:r>
      </w:ins>
      <w:ins w:id="37" w:author="Jason Serviss" w:date="2018-09-11T17:58:00Z">
        <w:r w:rsidR="002B4A17">
          <w:rPr>
            <w:i w:val="0"/>
          </w:rPr>
          <w:t>.</w:t>
        </w:r>
      </w:ins>
      <w:r w:rsidR="00401324">
        <w:t xml:space="preserve"> </w:t>
      </w:r>
      <w:ins w:id="38" w:author="Jason Serviss" w:date="2018-09-11T17:58:00Z">
        <w:r w:rsidR="002B4A17">
          <w:rPr>
            <w:i w:val="0"/>
          </w:rPr>
          <w:t>I</w:t>
        </w:r>
      </w:ins>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4D37C28D" w:rsidR="00BA62A8" w:rsidRDefault="00D808DD">
      <w:pPr>
        <w:pStyle w:val="Brdtext"/>
        <w:spacing w:line="600" w:lineRule="auto"/>
      </w:pPr>
      <w:r>
        <w:t>För att få en förståelse av hur väl Grades tidigare kurser följer DIM gjordes e</w:t>
      </w:r>
      <w:r w:rsidR="00213FB2">
        <w:t>n evaluering på</w:t>
      </w:r>
      <w:r w:rsidR="00E31E16">
        <w:t xml:space="preserve"> </w:t>
      </w:r>
      <w:r w:rsidR="00C44EB7">
        <w:rPr>
          <w:rStyle w:val="Kommentarsreferens"/>
          <w:rFonts w:eastAsiaTheme="minorHAnsi" w:cstheme="minorBidi"/>
          <w:lang w:eastAsia="en-US"/>
        </w:rPr>
        <w:commentReference w:id="39"/>
      </w:r>
      <w:ins w:id="40" w:author="Jason Serviss" w:date="2018-10-02T13:53:00Z">
        <w:r w:rsidR="00372DB4">
          <w:t>fyra</w:t>
        </w:r>
      </w:ins>
      <w:del w:id="41" w:author="Jason Serviss" w:date="2018-10-02T13:53:00Z">
        <w:r w:rsidR="004A010C" w:rsidDel="00372DB4">
          <w:delText>4</w:delText>
        </w:r>
      </w:del>
      <w:r w:rsidR="004A010C">
        <w:t xml:space="preserve"> av </w:t>
      </w:r>
      <w:r w:rsidR="00213FB2">
        <w:t>Grades</w:t>
      </w:r>
      <w:r w:rsidR="004A010C">
        <w:t xml:space="preserve"> tidigare </w:t>
      </w:r>
      <w:r w:rsidR="00213FB2">
        <w:t>e-</w:t>
      </w:r>
      <w:r w:rsidR="004A010C">
        <w:t>kurser som var nyligen designade under 2017 (KS Strålskydd, PT Strålsäkerhet, RCC, Telia GDPR)</w:t>
      </w:r>
      <w:r w:rsidR="00850895">
        <w:t xml:space="preserve">. </w:t>
      </w:r>
      <w:r w:rsidR="007B22BB">
        <w:t xml:space="preserve">DIM kan fördelas in i faser </w:t>
      </w:r>
      <w:r w:rsidR="002717B1">
        <w:t xml:space="preserve">med </w:t>
      </w:r>
      <w:r w:rsidR="0047588C">
        <w:t>omfattande</w:t>
      </w:r>
      <w:r w:rsidR="002717B1">
        <w:t xml:space="preserve"> el</w:t>
      </w:r>
      <w:r w:rsidR="0047588C">
        <w:t xml:space="preserve">ement för att klara av att använda modellen </w:t>
      </w:r>
      <w:r w:rsidR="00874DE4">
        <w:t xml:space="preserve">inom </w:t>
      </w:r>
      <w:r w:rsidR="0047588C">
        <w:t xml:space="preserve">lärandet. </w:t>
      </w:r>
      <w:r w:rsidR="00874DE4">
        <w:t xml:space="preserve">Vi </w:t>
      </w:r>
      <w:r w:rsidR="00D000E0">
        <w:t xml:space="preserve">sammanfattade DIM’s faser och element </w:t>
      </w:r>
      <w:r w:rsidR="002717B1">
        <w:t>(Bilaga 1) för</w:t>
      </w:r>
      <w:r w:rsidR="0047588C">
        <w:t xml:space="preserve"> </w:t>
      </w:r>
      <w:r w:rsidR="00D000E0">
        <w:t xml:space="preserve">att sedan sammanställa </w:t>
      </w:r>
      <w:r w:rsidR="00874DE4">
        <w:t>frågekonstruktioner</w:t>
      </w:r>
      <w:r w:rsidR="00D000E0">
        <w:t xml:space="preserve"> (Bilaga 3)</w:t>
      </w:r>
      <w:r w:rsidR="00850895">
        <w:t xml:space="preserve"> som motsvarade modellens innehåll</w:t>
      </w:r>
      <w:r>
        <w:t xml:space="preserve"> för att</w:t>
      </w:r>
      <w:r w:rsidR="00850895">
        <w:t xml:space="preserve"> därefter kunna utvärdera kurserna. </w:t>
      </w:r>
    </w:p>
    <w:p w14:paraId="29EBCC13" w14:textId="2C30C7B4" w:rsidR="00E91509" w:rsidRDefault="00D808DD">
      <w:pPr>
        <w:pStyle w:val="Brdtext"/>
        <w:spacing w:line="600" w:lineRule="auto"/>
      </w:pPr>
      <w:r>
        <w:lastRenderedPageBreak/>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rdtext"/>
        <w:spacing w:line="600" w:lineRule="auto"/>
      </w:pPr>
    </w:p>
    <w:p w14:paraId="5D4A30B3" w14:textId="7F0E97E7" w:rsidR="00D45847" w:rsidRDefault="00E91509">
      <w:pPr>
        <w:pStyle w:val="Brdtext"/>
        <w:spacing w:line="600" w:lineRule="auto"/>
      </w:pPr>
      <w:r>
        <w:t xml:space="preserve">För att få en djupare blick inom Grades prestanda i varje fas, delade vi upp de erhållna poäng utefter varje </w:t>
      </w:r>
      <w:r w:rsidR="00575177">
        <w:t xml:space="preserve">fas element. </w:t>
      </w:r>
      <w:del w:id="42" w:author="Jason Serviss" w:date="2018-09-15T15:26:00Z">
        <w:r w:rsidR="005E268B" w:rsidDel="00E91509">
          <w:delText xml:space="preserve">Nästa </w:delText>
        </w:r>
      </w:del>
      <w:del w:id="43" w:author="Jason Serviss" w:date="2018-09-15T15:30:00Z">
        <w:r w:rsidR="005E268B" w:rsidDel="00575177">
          <w:delText>steg var att</w:delText>
        </w:r>
        <w:r w:rsidR="00213FB2" w:rsidDel="00575177">
          <w:delText xml:space="preserve"> få en bättre förståelse av</w:delText>
        </w:r>
        <w:r w:rsidR="009A0EF4" w:rsidDel="00575177">
          <w:delText xml:space="preserve"> </w:delText>
        </w:r>
        <w:r w:rsidR="00A63C4E" w:rsidDel="00575177">
          <w:delText>DIM</w:delText>
        </w:r>
        <w:r w:rsidR="00BA62A8" w:rsidDel="00575177">
          <w:delText xml:space="preserve">’s faser </w:delText>
        </w:r>
        <w:r w:rsidR="00A31199" w:rsidDel="00575177">
          <w:delText>och en analys gjordes av</w:delText>
        </w:r>
        <w:r w:rsidR="005E268B" w:rsidDel="00575177">
          <w:delText xml:space="preserve"> </w:delText>
        </w:r>
        <w:r w:rsidR="00213FB2" w:rsidDel="00575177">
          <w:delText>modellens</w:delText>
        </w:r>
        <w:r w:rsidR="00BA62A8" w:rsidDel="00575177">
          <w:delText xml:space="preserve"> underliggande element</w:delText>
        </w:r>
        <w:r w:rsidR="00A31199" w:rsidDel="00575177">
          <w:delText xml:space="preserve">. </w:delText>
        </w:r>
      </w:del>
      <w:del w:id="44" w:author="Jason Serviss" w:date="2018-09-15T15:31:00Z">
        <w:r w:rsidR="00A31199" w:rsidDel="00575177">
          <w:delText xml:space="preserve">Analysen resulterade i att DIM’s </w:delText>
        </w:r>
        <w:r w:rsidR="005E268B" w:rsidDel="00575177">
          <w:delText xml:space="preserve">bestämda instruktioner </w:delText>
        </w:r>
        <w:r w:rsidR="00A31199" w:rsidDel="00575177">
          <w:delText>gick att använda som en mall för att kunna evaluera Grade e-kurser. Vi bestämde att evalueringen</w:delText>
        </w:r>
        <w:r w:rsidR="005E268B" w:rsidDel="00575177">
          <w:delText xml:space="preserve"> skulle </w:delText>
        </w:r>
        <w:r w:rsidR="00A31199" w:rsidDel="00575177">
          <w:delText xml:space="preserve">bestå av att </w:delText>
        </w:r>
        <w:r w:rsidR="005E268B" w:rsidDel="00575177">
          <w:delText>v</w:delText>
        </w:r>
        <w:r w:rsidR="004C23B4" w:rsidDel="00575177">
          <w:delText>arje D</w:delText>
        </w:r>
        <w:r w:rsidR="00A31199" w:rsidDel="00575177">
          <w:delText xml:space="preserve">IM element blir </w:delText>
        </w:r>
        <w:r w:rsidR="004C23B4" w:rsidDel="00575177">
          <w:delText>tilldelad</w:delText>
        </w:r>
        <w:r w:rsidR="00764107" w:rsidDel="00575177">
          <w:delText xml:space="preserve"> poäng beroende på hur </w:delText>
        </w:r>
        <w:r w:rsidR="00572E06" w:rsidDel="00575177">
          <w:delText>stark</w:delText>
        </w:r>
        <w:r w:rsidR="00764107" w:rsidDel="00575177">
          <w:delText xml:space="preserve"> eller </w:delText>
        </w:r>
        <w:r w:rsidR="00572E06" w:rsidDel="00575177">
          <w:delText xml:space="preserve">svag </w:delText>
        </w:r>
        <w:r w:rsidR="00764107" w:rsidDel="00575177">
          <w:delText xml:space="preserve">den </w:delText>
        </w:r>
        <w:r w:rsidR="00BA62A8" w:rsidDel="00575177">
          <w:delText>uppvisade</w:delText>
        </w:r>
        <w:r w:rsidR="00764107" w:rsidDel="00575177">
          <w:delText xml:space="preserve"> att vara</w:delText>
        </w:r>
        <w:r w:rsidR="00BA62A8" w:rsidDel="00575177">
          <w:delText xml:space="preserve"> i Grades tidigare kurser</w:delText>
        </w:r>
        <w:r w:rsidR="00850895" w:rsidDel="00575177">
          <w:delText>.</w:delText>
        </w:r>
      </w:del>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ins w:id="45" w:author="Jason Serviss" w:date="2018-10-02T14:06:00Z">
        <w:r w:rsidR="005F76A4">
          <w:t xml:space="preserve"> enligt </w:t>
        </w:r>
      </w:ins>
      <w:ins w:id="46" w:author="Jason Serviss" w:date="2018-10-02T14:07:00Z">
        <w:r w:rsidR="005F76A4">
          <w:rPr>
            <w:color w:val="353535"/>
            <w:szCs w:val="22"/>
          </w:rPr>
          <w:t xml:space="preserve">intervju </w:t>
        </w:r>
      </w:ins>
      <w:ins w:id="47" w:author="Jason Serviss" w:date="2018-10-02T14:06:00Z">
        <w:r w:rsidR="005F76A4">
          <w:t>svar</w:t>
        </w:r>
      </w:ins>
      <w:r w:rsidR="00DC7A9B">
        <w:t>.</w:t>
      </w:r>
      <w:ins w:id="48" w:author="Jason Serviss" w:date="2018-09-15T15:44:00Z">
        <w:r w:rsidR="00227C61">
          <w:rPr>
            <w:rStyle w:val="Kommentarsreferens"/>
            <w:rFonts w:eastAsiaTheme="minorHAnsi" w:cstheme="minorBidi"/>
            <w:lang w:eastAsia="en-US"/>
          </w:rPr>
          <w:commentReference w:id="49"/>
        </w:r>
      </w:ins>
      <w:ins w:id="51" w:author="Jason Serviss" w:date="2018-09-15T15:43:00Z">
        <w:r w:rsidR="00227C61">
          <w:t xml:space="preserve"> </w:t>
        </w:r>
      </w:ins>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0C13C1">
        <w:t xml:space="preserve"> fler kurstester som hanterar </w:t>
      </w:r>
      <w:commentRangeStart w:id="52"/>
      <w:r w:rsidR="000C13C1">
        <w:t>hur kursen fungerar för studenten</w:t>
      </w:r>
      <w:commentRangeEnd w:id="52"/>
      <w:r w:rsidR="007C75AC">
        <w:rPr>
          <w:rStyle w:val="Kommentarsreferens"/>
          <w:rFonts w:eastAsiaTheme="minorHAnsi" w:cstheme="minorBidi"/>
          <w:lang w:eastAsia="en-US"/>
        </w:rPr>
        <w:commentReference w:id="52"/>
      </w:r>
      <w:r w:rsidR="000C13C1">
        <w:t xml:space="preserve"> </w:t>
      </w:r>
      <w:commentRangeStart w:id="53"/>
      <w:r w:rsidR="00227C61">
        <w:t>och</w:t>
      </w:r>
      <w:r w:rsidR="000C13C1">
        <w:t xml:space="preserve"> visar vad studenten är belägen av för tillfället</w:t>
      </w:r>
      <w:r w:rsidR="00227C61">
        <w:t xml:space="preserve"> </w:t>
      </w:r>
      <w:commentRangeEnd w:id="53"/>
      <w:r w:rsidR="00227C61">
        <w:rPr>
          <w:rStyle w:val="Kommentarsreferens"/>
          <w:rFonts w:eastAsiaTheme="minorHAnsi" w:cstheme="minorBidi"/>
          <w:lang w:eastAsia="en-US"/>
        </w:rPr>
        <w:commentReference w:id="53"/>
      </w:r>
      <w:r w:rsidR="00227C61">
        <w:t xml:space="preserve">skulle bidrag med den största möjliga förbättring i Grades kurser enligt DIM. </w:t>
      </w:r>
      <w:r w:rsidR="00850895">
        <w:rPr>
          <w:i/>
        </w:rPr>
        <w:t>Övervakning och Återkoppling</w:t>
      </w:r>
      <w:r w:rsidR="00850895">
        <w:t xml:space="preserve"> fasen innehåller elementet </w:t>
      </w:r>
      <w:r w:rsidR="00850895">
        <w:rPr>
          <w:i/>
        </w:rPr>
        <w:lastRenderedPageBreak/>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1C56A7C7" w14:textId="77777777" w:rsidR="00463CEE" w:rsidRDefault="00463CEE">
      <w:pPr>
        <w:pStyle w:val="Brdtext"/>
        <w:spacing w:line="600" w:lineRule="auto"/>
        <w:rPr>
          <w:ins w:id="55" w:author="Jason Serviss" w:date="2018-09-15T15:51:00Z"/>
          <w:b/>
        </w:rPr>
      </w:pPr>
    </w:p>
    <w:p w14:paraId="6AA358B4" w14:textId="77777777" w:rsidR="00D45847" w:rsidRDefault="00850895">
      <w:pPr>
        <w:pStyle w:val="Brdtext"/>
        <w:spacing w:line="600" w:lineRule="auto"/>
        <w:rPr>
          <w:b/>
        </w:rPr>
      </w:pPr>
      <w:r>
        <w:rPr>
          <w:b/>
        </w:rPr>
        <w:t xml:space="preserve">Likartat medelpoäng igenom alla Grades tidigare kurser ger utslag till vidare förbättring </w:t>
      </w:r>
    </w:p>
    <w:p w14:paraId="10B83308" w14:textId="4A3D0AC0" w:rsidR="00E2013D" w:rsidRDefault="005D0C05" w:rsidP="004E58AD">
      <w:pPr>
        <w:pStyle w:val="Brdtext"/>
        <w:spacing w:line="600" w:lineRule="auto"/>
        <w:rPr>
          <w:ins w:id="56" w:author="Jason Serviss" w:date="2018-09-15T16:56:00Z"/>
        </w:rPr>
      </w:pPr>
      <w:commentRangeStart w:id="57"/>
      <w:r>
        <w:t>Vi</w:t>
      </w:r>
      <w:commentRangeEnd w:id="57"/>
      <w:r w:rsidR="003E2AEF">
        <w:rPr>
          <w:rStyle w:val="Kommentarsreferens"/>
          <w:rFonts w:eastAsiaTheme="minorHAnsi" w:cstheme="minorBidi"/>
          <w:lang w:eastAsia="en-US"/>
        </w:rPr>
        <w:commentReference w:id="57"/>
      </w:r>
      <w:r>
        <w:t xml:space="preserve"> valde att </w:t>
      </w:r>
      <w:del w:id="58" w:author="Jason Serviss" w:date="2018-10-02T15:07:00Z">
        <w:r w:rsidDel="00DE1202">
          <w:delText xml:space="preserve">titta </w:delText>
        </w:r>
      </w:del>
      <w:ins w:id="59" w:author="Jason Serviss" w:date="2018-10-02T15:07:00Z">
        <w:r w:rsidR="00DE1202">
          <w:t>an</w:t>
        </w:r>
      </w:ins>
      <w:ins w:id="60" w:author="Jason Serviss" w:date="2018-10-02T15:12:00Z">
        <w:r w:rsidR="0051725C">
          <w:t>a</w:t>
        </w:r>
      </w:ins>
      <w:ins w:id="61" w:author="Jason Serviss" w:date="2018-10-02T15:07:00Z">
        <w:r w:rsidR="00DE1202">
          <w:t xml:space="preserve">lysera </w:t>
        </w:r>
      </w:ins>
      <w:r w:rsidR="00E2013D">
        <w:t>poängutdelningen för</w:t>
      </w:r>
      <w:r>
        <w:t xml:space="preserve"> varje </w:t>
      </w:r>
      <w:ins w:id="62" w:author="Jason Serviss" w:date="2018-10-02T15:07:00Z">
        <w:r w:rsidR="00DE1202">
          <w:t xml:space="preserve">av de </w:t>
        </w:r>
      </w:ins>
      <w:r>
        <w:t>individuell</w:t>
      </w:r>
      <w:ins w:id="63" w:author="Jason Serviss" w:date="2018-10-02T15:08:00Z">
        <w:r w:rsidR="00DE1202">
          <w:t>a slumpmässiga utvalda</w:t>
        </w:r>
      </w:ins>
      <w:r>
        <w:t xml:space="preserve"> kurs</w:t>
      </w:r>
      <w:ins w:id="64" w:author="Jason Serviss" w:date="2018-10-02T15:08:00Z">
        <w:r w:rsidR="00DE1202">
          <w:t>ar</w:t>
        </w:r>
      </w:ins>
      <w:r>
        <w:t xml:space="preserve"> </w:t>
      </w:r>
      <w:del w:id="65" w:author="Jason Serviss" w:date="2018-10-02T15:12:00Z">
        <w:r w:rsidDel="0051725C">
          <w:delText xml:space="preserve">som evaluerades </w:delText>
        </w:r>
      </w:del>
      <w:r w:rsidR="005A03C6">
        <w:t xml:space="preserve">för att få en förståelse för om särskilda krav </w:t>
      </w:r>
      <w:del w:id="66" w:author="Jason Serviss" w:date="2018-10-02T15:12:00Z">
        <w:r w:rsidR="005A03C6" w:rsidDel="0051725C">
          <w:delText>från specifika kurser</w:delText>
        </w:r>
      </w:del>
      <w:ins w:id="67" w:author="Jason Serviss" w:date="2018-10-02T15:12:00Z">
        <w:r w:rsidR="0051725C">
          <w:t>finns som</w:t>
        </w:r>
      </w:ins>
      <w:r w:rsidR="005A03C6">
        <w:t xml:space="preserve"> kan påverka hur anpassade DIM är. </w:t>
      </w:r>
      <w:r w:rsidR="00850895">
        <w:t xml:space="preserve">Resultatet visar </w:t>
      </w:r>
      <w:r w:rsidR="00850895">
        <w:lastRenderedPageBreak/>
        <w:t xml:space="preserve">att </w:t>
      </w:r>
      <w:ins w:id="68" w:author="Jason Serviss" w:date="2018-10-02T15:13:00Z">
        <w:r w:rsidR="0051725C">
          <w:t xml:space="preserve">medel poäng över alla kurser är 2,76 </w:t>
        </w:r>
      </w:ins>
      <w:ins w:id="69" w:author="Jason Serviss" w:date="2018-10-02T15:16:00Z">
        <w:r w:rsidR="0051725C">
          <w:t xml:space="preserve">poäng </w:t>
        </w:r>
      </w:ins>
      <w:ins w:id="70" w:author="Jason Serviss" w:date="2018-10-02T15:13:00Z">
        <w:r w:rsidR="0051725C">
          <w:t xml:space="preserve">med en </w:t>
        </w:r>
      </w:ins>
      <w:del w:id="71" w:author="Jason Serviss" w:date="2018-10-02T15:14:00Z">
        <w:r w:rsidR="00850895" w:rsidDel="0051725C">
          <w:delText xml:space="preserve">spridningen mellan poäng och respektive kurs har en </w:delText>
        </w:r>
      </w:del>
      <w:r w:rsidR="00B623A6">
        <w:t>medel</w:t>
      </w:r>
      <w:r w:rsidR="005A03C6">
        <w:t xml:space="preserve">skillnad </w:t>
      </w:r>
      <w:ins w:id="72" w:author="Jason Serviss" w:date="2018-10-02T15:14:00Z">
        <w:r w:rsidR="0051725C">
          <w:t xml:space="preserve">spridningen </w:t>
        </w:r>
      </w:ins>
      <w:r w:rsidR="00850895">
        <w:t>på cirka 0,</w:t>
      </w:r>
      <w:ins w:id="73" w:author="Jason Serviss" w:date="2018-10-02T15:05:00Z">
        <w:r w:rsidR="00DE1202">
          <w:t>6</w:t>
        </w:r>
      </w:ins>
      <w:del w:id="74" w:author="Jason Serviss" w:date="2018-10-02T15:05:00Z">
        <w:r w:rsidR="00850895" w:rsidDel="00DE1202">
          <w:delText>5</w:delText>
        </w:r>
      </w:del>
      <w:r w:rsidR="00850895">
        <w:t xml:space="preserve"> poäng</w:t>
      </w:r>
      <w:del w:id="75" w:author="Jason Serviss" w:date="2018-10-02T15:14:00Z">
        <w:r w:rsidR="00850895" w:rsidDel="0051725C">
          <w:delText xml:space="preserve"> </w:delText>
        </w:r>
      </w:del>
      <w:ins w:id="76" w:author="Jason Serviss" w:date="2018-10-02T15:04:00Z">
        <w:r w:rsidR="00DE1202">
          <w:t xml:space="preserve"> </w:t>
        </w:r>
      </w:ins>
      <w:r w:rsidR="00850895">
        <w:t xml:space="preserve">(Figur 3a). </w:t>
      </w:r>
      <w:del w:id="77" w:author="Jason Serviss" w:date="2018-10-02T15:17:00Z">
        <w:r w:rsidR="00377747" w:rsidDel="0051725C">
          <w:delText>Vi ser att DIM’</w:delText>
        </w:r>
        <w:r w:rsidR="00377747" w:rsidRPr="00377747" w:rsidDel="0051725C">
          <w:delText>s poäng är likartade</w:delText>
        </w:r>
      </w:del>
      <w:ins w:id="78" w:author="Jason Serviss" w:date="2018-10-02T15:17:00Z">
        <w:r w:rsidR="0051725C">
          <w:t xml:space="preserve">Den minimala spridning </w:t>
        </w:r>
      </w:ins>
      <w:del w:id="79" w:author="Jason Serviss" w:date="2018-10-02T15:17:00Z">
        <w:r w:rsidR="00377747" w:rsidRPr="00377747" w:rsidDel="0051725C">
          <w:delText xml:space="preserve">, vilket </w:delText>
        </w:r>
      </w:del>
      <w:r w:rsidR="00377747" w:rsidRPr="00377747">
        <w:t>tyder på att DIM är lika lämplig för de kurser som är observerade</w:t>
      </w:r>
      <w:ins w:id="80" w:author="Jason Serviss" w:date="2018-10-02T15:23:00Z">
        <w:r w:rsidR="00BE2E0E">
          <w:t>.</w:t>
        </w:r>
      </w:ins>
      <w:del w:id="81" w:author="Jason Serviss" w:date="2018-10-02T15:23:00Z">
        <w:r w:rsidR="00377747" w:rsidRPr="00377747" w:rsidDel="00BE2E0E">
          <w:delText>,</w:delText>
        </w:r>
      </w:del>
      <w:r w:rsidR="00377747" w:rsidRPr="00377747">
        <w:t xml:space="preserve"> och </w:t>
      </w:r>
      <w:ins w:id="82" w:author="Jason Serviss" w:date="2018-10-02T16:51:00Z">
        <w:r w:rsidR="00EA1899">
          <w:t xml:space="preserve">att utvärdera en anpassande </w:t>
        </w:r>
      </w:ins>
      <w:ins w:id="83" w:author="Jason Serviss" w:date="2018-10-02T16:52:00Z">
        <w:r w:rsidR="00EA1899">
          <w:t xml:space="preserve">pedagogiska strategi/modell </w:t>
        </w:r>
      </w:ins>
      <w:ins w:id="84" w:author="Jason Serviss" w:date="2018-10-02T16:51:00Z">
        <w:r w:rsidR="00E86D52">
          <w:t>för va</w:t>
        </w:r>
        <w:r w:rsidR="00EA1899">
          <w:t>rje kurs är inte nödvändigt.</w:t>
        </w:r>
      </w:ins>
      <w:del w:id="85" w:author="Jason Serviss" w:date="2018-10-02T16:53:00Z">
        <w:r w:rsidR="00377747" w:rsidRPr="00377747" w:rsidDel="00EA1899">
          <w:delText xml:space="preserve">dessutom behöver </w:delText>
        </w:r>
        <w:r w:rsidR="00385B71" w:rsidDel="00EA1899">
          <w:delText xml:space="preserve">inte </w:delText>
        </w:r>
        <w:r w:rsidR="00377747" w:rsidRPr="00377747" w:rsidDel="00EA1899">
          <w:delText>s</w:delText>
        </w:r>
        <w:r w:rsidR="00377747" w:rsidDel="00EA1899">
          <w:delText>pecifika</w:delText>
        </w:r>
      </w:del>
      <w:r w:rsidR="00377747">
        <w:t xml:space="preserve"> </w:t>
      </w:r>
      <w:del w:id="86" w:author="Jason Serviss" w:date="2018-10-02T16:52:00Z">
        <w:r w:rsidR="00377747" w:rsidDel="00EA1899">
          <w:delText>pedagogiska strategier/</w:delText>
        </w:r>
        <w:r w:rsidR="00377747" w:rsidRPr="00377747" w:rsidDel="00EA1899">
          <w:delText>modeller</w:delText>
        </w:r>
      </w:del>
      <w:del w:id="87" w:author="Jason Serviss" w:date="2018-10-02T15:27:00Z">
        <w:r w:rsidR="00377747" w:rsidRPr="00377747" w:rsidDel="00BE2E0E">
          <w:delText xml:space="preserve"> behöva genomföras </w:delText>
        </w:r>
        <w:r w:rsidR="00377747" w:rsidDel="00BE2E0E">
          <w:delText xml:space="preserve">i grunden per kurs för "typiska" Grade </w:delText>
        </w:r>
        <w:r w:rsidR="00377747" w:rsidRPr="00377747" w:rsidDel="00BE2E0E">
          <w:delText>kunder</w:delText>
        </w:r>
      </w:del>
      <w:del w:id="88" w:author="Jason Serviss" w:date="2018-10-02T16:53:00Z">
        <w:r w:rsidR="00377747" w:rsidDel="00EA1899">
          <w:delText>.</w:delText>
        </w:r>
      </w:del>
      <w:commentRangeStart w:id="89"/>
      <w:r w:rsidR="00377747">
        <w:t xml:space="preserve"> </w:t>
      </w:r>
      <w:commentRangeEnd w:id="89"/>
      <w:r w:rsidR="00377747">
        <w:rPr>
          <w:rStyle w:val="Kommentarsreferens"/>
          <w:rFonts w:eastAsiaTheme="minorHAnsi" w:cstheme="minorBidi"/>
          <w:lang w:eastAsia="en-US"/>
        </w:rPr>
        <w:commentReference w:id="89"/>
      </w:r>
      <w:r w:rsidR="00BA7F7A">
        <w:t xml:space="preserve"> </w:t>
      </w:r>
      <w:del w:id="91" w:author="Jason Serviss" w:date="2018-10-02T16:53:00Z">
        <w:r w:rsidR="00BA7F7A" w:rsidDel="00EA1899">
          <w:delText xml:space="preserve">  </w:delText>
        </w:r>
        <w:r w:rsidR="00850895" w:rsidDel="00EA1899">
          <w:delText xml:space="preserve"> </w:delText>
        </w:r>
      </w:del>
    </w:p>
    <w:p w14:paraId="5E2981F0" w14:textId="2DF93820" w:rsidR="00297AF9" w:rsidDel="00503EE6" w:rsidRDefault="00130629" w:rsidP="004E58AD">
      <w:pPr>
        <w:pStyle w:val="Brdtext"/>
        <w:spacing w:line="600" w:lineRule="auto"/>
        <w:rPr>
          <w:del w:id="92" w:author="Jason Serviss" w:date="2018-10-02T17:37:00Z"/>
        </w:rPr>
      </w:pPr>
      <w:ins w:id="93" w:author="Jason Serviss" w:date="2018-10-02T17:10:00Z">
        <w:r>
          <w:t xml:space="preserve">Analys av tilldelade poäng för varje kurs och modellelement visar en varierande poäng spridning genom de olika </w:t>
        </w:r>
        <w:proofErr w:type="gramStart"/>
        <w:r>
          <w:t>element</w:t>
        </w:r>
      </w:ins>
      <w:proofErr w:type="gramEnd"/>
      <w:ins w:id="94" w:author="Jason Serviss" w:date="2018-10-02T17:31:00Z">
        <w:r w:rsidR="00503EE6">
          <w:t xml:space="preserve"> (skillnad i medel poäng </w:t>
        </w:r>
      </w:ins>
      <w:ins w:id="95" w:author="Jason Serviss" w:date="2018-10-02T17:32:00Z">
        <w:r w:rsidR="00503EE6" w:rsidRPr="00503EE6">
          <w:t>Be</w:t>
        </w:r>
        <w:r w:rsidR="00503EE6">
          <w:t xml:space="preserve">dömning och utvärderings fas = </w:t>
        </w:r>
        <w:r w:rsidR="00503EE6" w:rsidRPr="00503EE6">
          <w:t>1.67</w:t>
        </w:r>
        <w:r w:rsidR="00503EE6">
          <w:t xml:space="preserve">, </w:t>
        </w:r>
        <w:r w:rsidR="00503EE6" w:rsidRPr="00503EE6">
          <w:t>Öv</w:t>
        </w:r>
        <w:r w:rsidR="00503EE6">
          <w:t xml:space="preserve">ervakning och återkoppling fas = </w:t>
        </w:r>
        <w:r w:rsidR="00503EE6" w:rsidRPr="00503EE6">
          <w:t>2.25</w:t>
        </w:r>
        <w:r w:rsidR="00503EE6">
          <w:t xml:space="preserve">, </w:t>
        </w:r>
        <w:r w:rsidR="00503EE6" w:rsidRPr="00503EE6">
          <w:t xml:space="preserve">Praktik </w:t>
        </w:r>
        <w:r w:rsidR="00503EE6">
          <w:t xml:space="preserve">fas = </w:t>
        </w:r>
        <w:r w:rsidR="00503EE6" w:rsidRPr="00503EE6">
          <w:t>2.33</w:t>
        </w:r>
        <w:r w:rsidR="00503EE6">
          <w:t xml:space="preserve">, </w:t>
        </w:r>
      </w:ins>
      <w:ins w:id="96" w:author="Jason Serviss" w:date="2018-10-02T17:33:00Z">
        <w:r w:rsidR="00503EE6" w:rsidRPr="00503EE6">
          <w:t>Presentation fas</w:t>
        </w:r>
        <w:r w:rsidR="00503EE6">
          <w:t xml:space="preserve"> = 1</w:t>
        </w:r>
      </w:ins>
      <w:ins w:id="97" w:author="Jason Serviss" w:date="2018-10-02T17:31:00Z">
        <w:r w:rsidR="00503EE6">
          <w:t>)</w:t>
        </w:r>
      </w:ins>
      <w:ins w:id="98" w:author="Jason Serviss" w:date="2018-10-02T17:10:00Z">
        <w:r>
          <w:t xml:space="preserve">. Detta kan </w:t>
        </w:r>
      </w:ins>
      <w:ins w:id="99" w:author="Jason Serviss" w:date="2018-10-02T17:27:00Z">
        <w:r w:rsidR="00DF3880">
          <w:t>bero</w:t>
        </w:r>
      </w:ins>
      <w:ins w:id="100" w:author="Jason Serviss" w:date="2018-10-02T17:10:00Z">
        <w:r>
          <w:t xml:space="preserve"> på att visa </w:t>
        </w:r>
      </w:ins>
      <w:ins w:id="101" w:author="Jason Serviss" w:date="2018-10-02T17:25:00Z">
        <w:r w:rsidR="00DF3880">
          <w:t xml:space="preserve">DIM modell </w:t>
        </w:r>
      </w:ins>
      <w:ins w:id="102" w:author="Jason Serviss" w:date="2018-10-02T17:10:00Z">
        <w:r>
          <w:t xml:space="preserve">element </w:t>
        </w:r>
      </w:ins>
      <w:ins w:id="103" w:author="Jason Serviss" w:date="2018-10-02T17:25:00Z">
        <w:r w:rsidR="00DF3880">
          <w:t xml:space="preserve">passar inte lika bra in i </w:t>
        </w:r>
      </w:ins>
      <w:ins w:id="104" w:author="Jason Serviss" w:date="2018-10-02T17:27:00Z">
        <w:r w:rsidR="00DF3880">
          <w:t>varenda</w:t>
        </w:r>
      </w:ins>
      <w:ins w:id="105" w:author="Jason Serviss" w:date="2018-10-02T17:25:00Z">
        <w:r w:rsidR="00DF3880">
          <w:t xml:space="preserve"> kurs och </w:t>
        </w:r>
      </w:ins>
      <w:ins w:id="106" w:author="Jason Serviss" w:date="2018-10-02T17:10:00Z">
        <w:r>
          <w:t xml:space="preserve">behöver mer anpassade </w:t>
        </w:r>
      </w:ins>
      <w:ins w:id="107" w:author="Jason Serviss" w:date="2018-10-02T17:35:00Z">
        <w:r w:rsidR="00503EE6">
          <w:t>fin</w:t>
        </w:r>
      </w:ins>
      <w:ins w:id="108" w:author="Jason Serviss" w:date="2018-10-02T17:10:00Z">
        <w:r>
          <w:t>jus</w:t>
        </w:r>
        <w:r w:rsidR="00503EE6">
          <w:t>teringar men kan lika väl</w:t>
        </w:r>
        <w:r>
          <w:t xml:space="preserve"> beror på en varierade implementation </w:t>
        </w:r>
      </w:ins>
      <w:ins w:id="109" w:author="Jason Serviss" w:date="2018-10-02T17:13:00Z">
        <w:r>
          <w:t xml:space="preserve">av de </w:t>
        </w:r>
      </w:ins>
      <w:ins w:id="110" w:author="Jason Serviss" w:date="2018-10-02T17:28:00Z">
        <w:r w:rsidR="00DF3880">
          <w:t>pedagogiska</w:t>
        </w:r>
      </w:ins>
      <w:ins w:id="111" w:author="Jason Serviss" w:date="2018-10-02T17:13:00Z">
        <w:r>
          <w:t xml:space="preserve"> principer </w:t>
        </w:r>
      </w:ins>
      <w:ins w:id="112" w:author="Jason Serviss" w:date="2018-10-02T17:28:00Z">
        <w:r w:rsidR="00DF3880">
          <w:t>utnyttjade</w:t>
        </w:r>
      </w:ins>
      <w:ins w:id="113" w:author="Jason Serviss" w:date="2018-10-02T17:13:00Z">
        <w:r w:rsidR="00503EE6">
          <w:t xml:space="preserve"> av Grade och de</w:t>
        </w:r>
        <w:r>
          <w:t xml:space="preserve"> </w:t>
        </w:r>
      </w:ins>
      <w:ins w:id="114" w:author="Jason Serviss" w:date="2018-10-02T17:36:00Z">
        <w:r w:rsidR="00503EE6">
          <w:t>motsvarande</w:t>
        </w:r>
      </w:ins>
      <w:ins w:id="115" w:author="Jason Serviss" w:date="2018-10-02T17:13:00Z">
        <w:r>
          <w:t xml:space="preserve"> DIM</w:t>
        </w:r>
      </w:ins>
      <w:ins w:id="116" w:author="Jason Serviss" w:date="2018-10-02T17:27:00Z">
        <w:r w:rsidR="00DF3880">
          <w:t xml:space="preserve"> element</w:t>
        </w:r>
      </w:ins>
      <w:ins w:id="117" w:author="Jason Serviss" w:date="2018-10-02T17:13:00Z">
        <w:r>
          <w:t>.</w:t>
        </w:r>
      </w:ins>
      <w:del w:id="118" w:author="Jason Serviss" w:date="2018-10-02T17:37:00Z">
        <w:r w:rsidR="006606DD" w:rsidDel="00503EE6">
          <w:delText>I takt med att k</w:delText>
        </w:r>
        <w:r w:rsidR="00850895" w:rsidDel="00503EE6">
          <w:delText xml:space="preserve">urserna uppvisar att ha </w:delText>
        </w:r>
        <w:r w:rsidR="006606DD" w:rsidDel="00503EE6">
          <w:delText>likvärdigt</w:delText>
        </w:r>
        <w:r w:rsidR="00850895" w:rsidDel="00503EE6">
          <w:delText xml:space="preserve"> resultat</w:delText>
        </w:r>
        <w:r w:rsidR="006606DD" w:rsidDel="00503EE6">
          <w:delText xml:space="preserve"> kan det ge möjligheter</w:delText>
        </w:r>
        <w:r w:rsidR="00850895" w:rsidDel="00503EE6">
          <w:delText xml:space="preserve"> till att utförligare visa hur </w:delText>
        </w:r>
        <w:r w:rsidR="006606DD" w:rsidDel="00503EE6">
          <w:delText xml:space="preserve">evalueringens poäng blev tilldelad i DIM’s faser </w:delText>
        </w:r>
        <w:r w:rsidR="00850895" w:rsidDel="00503EE6">
          <w:delText xml:space="preserve">(Figur 3b). </w:delText>
        </w:r>
      </w:del>
    </w:p>
    <w:p w14:paraId="5E605DD3" w14:textId="62D36832" w:rsidR="00D45847" w:rsidRPr="004E58AD" w:rsidRDefault="00297AF9" w:rsidP="004E58AD">
      <w:pPr>
        <w:pStyle w:val="Brdtext"/>
        <w:spacing w:line="600" w:lineRule="auto"/>
        <w:rPr>
          <w:ins w:id="119" w:author="Olivia Imner" w:date="2018-07-07T12:55:00Z"/>
        </w:rPr>
      </w:pPr>
      <w:del w:id="120" w:author="Jason Serviss" w:date="2018-10-02T17:37:00Z">
        <w:r w:rsidDel="00503EE6">
          <w:delText xml:space="preserve">Slutsatsen </w:delText>
        </w:r>
        <w:r w:rsidR="001C5B3A" w:rsidDel="00503EE6">
          <w:delText>från de</w:delText>
        </w:r>
        <w:r w:rsidDel="00503EE6">
          <w:delText xml:space="preserve"> evaluerade kurserna visar att det </w:delText>
        </w:r>
        <w:r w:rsidR="00522279" w:rsidDel="00503EE6">
          <w:delText>inte finns</w:delText>
        </w:r>
        <w:r w:rsidDel="00503EE6">
          <w:delText xml:space="preserve"> någon skillnad me</w:delText>
        </w:r>
        <w:r w:rsidR="00522279" w:rsidDel="00503EE6">
          <w:delText>llan kurserna Presentations fas</w:delText>
        </w:r>
        <w:r w:rsidR="001C5B3A" w:rsidDel="00503EE6">
          <w:delText xml:space="preserve"> och Bedömning och Utvärdering fas</w:delText>
        </w:r>
        <w:r w:rsidR="00522279" w:rsidDel="00503EE6">
          <w:delText xml:space="preserve">, Praktik fasen visar en lätt skillnad men inget markant, och Övervakning och Återkoppling </w:delText>
        </w:r>
        <w:r w:rsidR="001C5B3A" w:rsidDel="00503EE6">
          <w:delText>avser</w:delText>
        </w:r>
        <w:r w:rsidR="00522279" w:rsidDel="00503EE6">
          <w:delText xml:space="preserve"> att </w:delText>
        </w:r>
        <w:r w:rsidR="001C73C5" w:rsidDel="00503EE6">
          <w:delText xml:space="preserve">visa mest </w:delText>
        </w:r>
        <w:r w:rsidR="001C5B3A" w:rsidDel="00503EE6">
          <w:delText xml:space="preserve">varierande </w:delText>
        </w:r>
        <w:r w:rsidR="00981CC7" w:rsidDel="00503EE6">
          <w:delText>med en differens mellan kurserna KS Strålskydd och Telia GDPR</w:delText>
        </w:r>
      </w:del>
      <w:commentRangeStart w:id="121"/>
      <w:r w:rsidR="00850895">
        <w:t>.</w:t>
      </w:r>
      <w:bookmarkStart w:id="122" w:name="_Toc489811950"/>
      <w:bookmarkStart w:id="123" w:name="_Ref489810823"/>
      <w:commentRangeEnd w:id="121"/>
      <w:r w:rsidR="00E44B3C">
        <w:rPr>
          <w:rStyle w:val="Kommentarsreferens"/>
          <w:rFonts w:eastAsiaTheme="minorHAnsi" w:cstheme="minorBidi"/>
          <w:lang w:eastAsia="en-US"/>
        </w:rPr>
        <w:commentReference w:id="121"/>
      </w:r>
      <w:r>
        <w:t xml:space="preserve"> </w:t>
      </w:r>
    </w:p>
    <w:p w14:paraId="31FC49E2" w14:textId="77777777"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5B6D451A"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22"/>
      <w:bookmarkEnd w:id="123"/>
      <w:r>
        <w:rPr>
          <w:i w:val="0"/>
        </w:rPr>
        <w:t xml:space="preserve">Poäng per kurs och respektive DIM fas. </w:t>
      </w:r>
    </w:p>
    <w:p w14:paraId="378209C6" w14:textId="77777777" w:rsidR="00D45847" w:rsidRDefault="00850895">
      <w:pPr>
        <w:spacing w:before="720" w:after="200" w:line="480" w:lineRule="auto"/>
      </w:pPr>
      <w:r>
        <w:br w:type="page"/>
      </w:r>
    </w:p>
    <w:p w14:paraId="7D33B8EE" w14:textId="295BC3BB" w:rsidR="000C1D43" w:rsidRDefault="00850895" w:rsidP="000C1D43">
      <w:pPr>
        <w:pStyle w:val="Heading11"/>
      </w:pPr>
      <w:bookmarkStart w:id="124" w:name="_Toc391456185"/>
      <w:bookmarkStart w:id="125" w:name="_Toc394248559"/>
      <w:bookmarkEnd w:id="124"/>
      <w:commentRangeStart w:id="126"/>
      <w:r w:rsidRPr="004E58AD">
        <w:lastRenderedPageBreak/>
        <w:t>Diskussion</w:t>
      </w:r>
      <w:bookmarkEnd w:id="125"/>
      <w:commentRangeEnd w:id="126"/>
      <w:r w:rsidR="009C0163">
        <w:rPr>
          <w:rStyle w:val="Kommentarsreferens"/>
          <w:rFonts w:ascii="Times New Roman" w:eastAsiaTheme="minorHAnsi" w:hAnsi="Times New Roman" w:cstheme="minorBidi"/>
          <w:bCs w:val="0"/>
          <w:color w:val="auto"/>
        </w:rPr>
        <w:commentReference w:id="126"/>
      </w:r>
    </w:p>
    <w:p w14:paraId="68A029AF" w14:textId="62200A1B" w:rsidR="000C1D43" w:rsidRDefault="000C1D43" w:rsidP="000C1D43">
      <w:pPr>
        <w:pStyle w:val="Brdtext"/>
        <w:spacing w:line="600" w:lineRule="auto"/>
      </w:pPr>
      <w:r>
        <w:t xml:space="preserve">Syftet med det här arbetet var att utifrån Grades befintliga pedagogik undersöka om de kan stödjas av en modellbaserad strategi och vilket av perspektiven </w:t>
      </w:r>
      <w:r>
        <w:rPr>
          <w:szCs w:val="22"/>
        </w:rPr>
        <w:t>(</w:t>
      </w:r>
      <w:r>
        <w:t>associativ, konstruktivism och sociokulturellt) som passar in på deras ansats. Sedan ska det väljas en respektive modell från det utvalda perspektivet för att se om den matchar in på Grade nuvarande pedagogik. Resultatet visade att det associativa perspektivet var lämpligast för att inrama Grades pedagogiska ansats och det gav oss möjlighet att kartlägga hur väl DIM platsar i med de befintliga kurserna.</w:t>
      </w:r>
    </w:p>
    <w:p w14:paraId="636C1E07" w14:textId="1FC9175C" w:rsidR="000C1D43" w:rsidRDefault="00E4797E" w:rsidP="000C1D43">
      <w:pPr>
        <w:pStyle w:val="Brdtext"/>
        <w:spacing w:line="600" w:lineRule="auto"/>
      </w:pPr>
      <w:r>
        <w:t xml:space="preserve">Med det Associativa perspektivet fanns det möjlighet att kunna samordna med DIM göras en utvärdering på tidigare kurser. Dessa kurser valdes slumpmässigt ut från Grades platsbank för att kunna se hur DIM passade med pedagogiken eller inte. Resultatet visade att DIM fungerade i de flesta fall under de element som </w:t>
      </w:r>
      <w:bookmarkStart w:id="127" w:name="_GoBack"/>
      <w:bookmarkEnd w:id="127"/>
    </w:p>
    <w:p w14:paraId="45C8CB42" w14:textId="0D7C9090" w:rsidR="000C1D43" w:rsidRDefault="000C1D43" w:rsidP="000C1D43">
      <w:pPr>
        <w:pStyle w:val="Brdtext"/>
        <w:spacing w:line="600" w:lineRule="auto"/>
      </w:pPr>
      <w:commentRangeStart w:id="128"/>
      <w:r>
        <w:t>En av förutsättningarna under arbetet var att varje perspektiv hade blivit tilldelad endast en ped</w:t>
      </w:r>
      <w:r w:rsidR="00F7572C">
        <w:t>agogisk modell. Det betyder</w:t>
      </w:r>
      <w:r>
        <w:t xml:space="preserve"> att det finns flera alternativ eller möjligheter för att </w:t>
      </w:r>
      <w:r w:rsidR="00F7572C">
        <w:t>få fram</w:t>
      </w:r>
      <w:r>
        <w:t xml:space="preserve"> </w:t>
      </w:r>
      <w:r w:rsidR="00F7572C">
        <w:t>mer</w:t>
      </w:r>
      <w:r>
        <w:t xml:space="preserve"> fakta om vad andra modeller inom perspektiven kan åstadkomma. Från intervjuresultatet fick vi svaret att Konstruktiv läromiljö och det Associativa perspektivet hade resul</w:t>
      </w:r>
      <w:r w:rsidR="00FB3E6B">
        <w:t>tat som låg nära inpå varandra, men att det Associativa perspektivet e</w:t>
      </w:r>
      <w:r w:rsidR="009102A7">
        <w:t>rhölls en högre poäng (</w:t>
      </w:r>
      <w:r w:rsidR="00FB3E6B">
        <w:t xml:space="preserve">0,5 poäng). </w:t>
      </w:r>
      <w:r>
        <w:t xml:space="preserve">Resultatet kan bidra </w:t>
      </w:r>
      <w:r w:rsidR="0077261B">
        <w:t>till</w:t>
      </w:r>
      <w:r>
        <w:t xml:space="preserve"> att göra ytterligare utvärderingar g</w:t>
      </w:r>
      <w:r w:rsidR="00FB3E6B">
        <w:t xml:space="preserve">ällande Konstruktiv läromiljö, genom att förslagsvis </w:t>
      </w:r>
      <w:r w:rsidR="0077261B">
        <w:t xml:space="preserve">ta tillvara på intervjufrågorna och använda dessa för utvärdering på tidigare kurser eller förhoppningsvis </w:t>
      </w:r>
      <w:r w:rsidR="009102A7">
        <w:t xml:space="preserve">på </w:t>
      </w:r>
      <w:r w:rsidR="0077261B">
        <w:t>studenter.</w:t>
      </w:r>
      <w:commentRangeEnd w:id="128"/>
      <w:r w:rsidR="00A95934">
        <w:rPr>
          <w:rStyle w:val="Kommentarsreferens"/>
          <w:rFonts w:eastAsiaTheme="minorHAnsi" w:cstheme="minorBidi"/>
          <w:lang w:eastAsia="en-US"/>
        </w:rPr>
        <w:commentReference w:id="128"/>
      </w:r>
    </w:p>
    <w:p w14:paraId="3373EDA4" w14:textId="77777777" w:rsidR="00F400E0" w:rsidRDefault="00F400E0">
      <w:pPr>
        <w:pStyle w:val="Brdtext"/>
        <w:spacing w:line="600" w:lineRule="auto"/>
        <w:rPr>
          <w:b/>
        </w:rPr>
      </w:pPr>
    </w:p>
    <w:p w14:paraId="287781E3" w14:textId="3205576A" w:rsidR="00127A70" w:rsidRDefault="00043579">
      <w:pPr>
        <w:pStyle w:val="Brdtext"/>
        <w:spacing w:line="600" w:lineRule="auto"/>
      </w:pPr>
      <w:commentRangeStart w:id="129"/>
      <w:r>
        <w:t>R</w:t>
      </w:r>
      <w:commentRangeEnd w:id="129"/>
      <w:r w:rsidR="00556D98">
        <w:rPr>
          <w:rStyle w:val="Kommentarsreferens"/>
          <w:rFonts w:eastAsiaTheme="minorHAnsi" w:cstheme="minorBidi"/>
          <w:lang w:eastAsia="en-US"/>
        </w:rPr>
        <w:commentReference w:id="129"/>
      </w:r>
      <w:r>
        <w:t>esultatet</w:t>
      </w:r>
      <w:r w:rsidR="00B46C95">
        <w:t xml:space="preserve"> </w:t>
      </w:r>
      <w:r>
        <w:t xml:space="preserve">från intervjun hade en viktig utgångspunkt eftersom </w:t>
      </w:r>
      <w:r w:rsidR="000B1A5C">
        <w:t>Konstruktiv läromiljö och det Associativa perspektivet</w:t>
      </w:r>
      <w:r>
        <w:t xml:space="preserve"> hade likar</w:t>
      </w:r>
      <w:r w:rsidR="00B73674">
        <w:t>tat</w:t>
      </w:r>
      <w:r w:rsidR="00EE7E1E">
        <w:t xml:space="preserve"> resultat. </w:t>
      </w:r>
      <w:r w:rsidR="00203802">
        <w:t>E</w:t>
      </w:r>
      <w:r w:rsidR="004F3063">
        <w:t xml:space="preserve">n lösning </w:t>
      </w:r>
      <w:r w:rsidR="00203802">
        <w:t>är</w:t>
      </w:r>
      <w:r w:rsidR="000B1A5C">
        <w:t xml:space="preserve"> </w:t>
      </w:r>
      <w:r w:rsidR="007A180F">
        <w:t xml:space="preserve">att </w:t>
      </w:r>
      <w:r w:rsidR="000B1A5C">
        <w:t xml:space="preserve">göra </w:t>
      </w:r>
      <w:commentRangeStart w:id="130"/>
      <w:r w:rsidR="007A180F">
        <w:t xml:space="preserve">ytterligare utvärderingar </w:t>
      </w:r>
      <w:commentRangeEnd w:id="130"/>
      <w:r w:rsidR="00556D98">
        <w:rPr>
          <w:rStyle w:val="Kommentarsreferens"/>
          <w:rFonts w:eastAsiaTheme="minorHAnsi" w:cstheme="minorBidi"/>
          <w:lang w:eastAsia="en-US"/>
        </w:rPr>
        <w:commentReference w:id="130"/>
      </w:r>
      <w:r w:rsidR="000B1A5C">
        <w:t xml:space="preserve">av </w:t>
      </w:r>
      <w:r w:rsidR="000B1A5C">
        <w:lastRenderedPageBreak/>
        <w:t xml:space="preserve">Konstruktiv </w:t>
      </w:r>
      <w:r w:rsidR="007A180F">
        <w:t xml:space="preserve">läromiljö </w:t>
      </w:r>
      <w:r w:rsidR="000B1A5C">
        <w:t xml:space="preserve">för att se hur Grade passar med KLM. </w:t>
      </w:r>
      <w:commentRangeStart w:id="131"/>
      <w:r w:rsidR="00203802">
        <w:t xml:space="preserve">Det här kan bero på </w:t>
      </w:r>
      <w:commentRangeEnd w:id="131"/>
      <w:r w:rsidR="00556D98">
        <w:rPr>
          <w:rStyle w:val="Kommentarsreferens"/>
          <w:rFonts w:eastAsiaTheme="minorHAnsi" w:cstheme="minorBidi"/>
          <w:lang w:eastAsia="en-US"/>
        </w:rPr>
        <w:commentReference w:id="131"/>
      </w:r>
      <w:r w:rsidR="00203802">
        <w:t xml:space="preserve">att intervjun endast bestod av en person, men det </w:t>
      </w:r>
      <w:r w:rsidR="00E44C61">
        <w:t xml:space="preserve">är </w:t>
      </w:r>
      <w:r w:rsidR="00203802">
        <w:t>till följd att Grade inte har tillräckligt med personal som arbetar med pedagogiken i kurserna</w:t>
      </w:r>
      <w:r w:rsidR="00E44C61">
        <w:t xml:space="preserve">. Det </w:t>
      </w:r>
      <w:r w:rsidR="00493097">
        <w:t xml:space="preserve">kan </w:t>
      </w:r>
      <w:r w:rsidR="00E44C61">
        <w:t xml:space="preserve">också </w:t>
      </w:r>
      <w:r w:rsidR="00493097">
        <w:t xml:space="preserve">bero </w:t>
      </w:r>
      <w:r w:rsidR="00E44C61">
        <w:t>på</w:t>
      </w:r>
      <w:r w:rsidR="00634725">
        <w:t xml:space="preserve"> att </w:t>
      </w:r>
      <w:r w:rsidR="00203802">
        <w:t xml:space="preserve">mycket </w:t>
      </w:r>
      <w:r w:rsidR="00D068AD">
        <w:t xml:space="preserve">av </w:t>
      </w:r>
      <w:r w:rsidR="00203802">
        <w:t>resurser</w:t>
      </w:r>
      <w:r w:rsidR="00D068AD">
        <w:t>na</w:t>
      </w:r>
      <w:r w:rsidR="00203802">
        <w:t xml:space="preserve"> går åt </w:t>
      </w:r>
      <w:r w:rsidR="00403293">
        <w:t xml:space="preserve">till </w:t>
      </w:r>
      <w:r w:rsidR="00203802">
        <w:t>att</w:t>
      </w:r>
      <w:r w:rsidR="00634725">
        <w:t xml:space="preserve"> kurserna</w:t>
      </w:r>
      <w:r w:rsidR="00203802">
        <w:t xml:space="preserve"> </w:t>
      </w:r>
      <w:r w:rsidR="00DD1792">
        <w:t xml:space="preserve">ska </w:t>
      </w:r>
      <w:r w:rsidR="00203802">
        <w:t xml:space="preserve">fungera på den funktionella och tekniska nivån innan lärandet kan få </w:t>
      </w:r>
      <w:r w:rsidR="00493097">
        <w:t xml:space="preserve">någon </w:t>
      </w:r>
      <w:r w:rsidR="00203802">
        <w:t xml:space="preserve">fokus. Dessutom blir det att </w:t>
      </w:r>
      <w:r w:rsidR="00634725">
        <w:t>intervju</w:t>
      </w:r>
      <w:r w:rsidR="00F43731">
        <w:t xml:space="preserve">svaren </w:t>
      </w:r>
      <w:r w:rsidR="00634725">
        <w:t>från den pedagogisk</w:t>
      </w:r>
      <w:r w:rsidR="00BA6D11">
        <w:t>t</w:t>
      </w:r>
      <w:r w:rsidR="00634725">
        <w:t xml:space="preserve"> ansvarig</w:t>
      </w:r>
      <w:r w:rsidR="007D7DFC">
        <w:t>a</w:t>
      </w:r>
      <w:r w:rsidR="00BA6D11">
        <w:t xml:space="preserve"> </w:t>
      </w:r>
      <w:r w:rsidR="00E02ACD">
        <w:t>är</w:t>
      </w:r>
      <w:r w:rsidR="00E44C61">
        <w:t xml:space="preserve"> </w:t>
      </w:r>
      <w:r w:rsidR="007F11CF">
        <w:t xml:space="preserve">under kritik </w:t>
      </w:r>
      <w:r w:rsidR="007D7DFC">
        <w:t>eftersom det inte finns en majoritet i svaren som kan f</w:t>
      </w:r>
      <w:r w:rsidR="00DD1792">
        <w:t xml:space="preserve">örutsättas var helt trovärdig. </w:t>
      </w:r>
      <w:r w:rsidR="00806CE6">
        <w:t>Ett förslag på en lösning kan vara att man</w:t>
      </w:r>
      <w:r w:rsidR="00403293">
        <w:t xml:space="preserve"> kanske</w:t>
      </w:r>
      <w:r w:rsidR="00806CE6">
        <w:t xml:space="preserve"> bör fokus</w:t>
      </w:r>
      <w:r w:rsidR="00ED3A56">
        <w:t>era</w:t>
      </w:r>
      <w:r w:rsidR="00806CE6">
        <w:t xml:space="preserve"> på att intervjua och analysera </w:t>
      </w:r>
      <w:r w:rsidR="00403293">
        <w:t>vad studenter tycker hur pedagogiken är i Grades kurs</w:t>
      </w:r>
      <w:r w:rsidR="002E3B76">
        <w:t>er</w:t>
      </w:r>
      <w:r w:rsidR="00ED3A56">
        <w:t xml:space="preserve">, </w:t>
      </w:r>
      <w:r w:rsidR="002E3B76">
        <w:t xml:space="preserve">för att få </w:t>
      </w:r>
      <w:r w:rsidR="00ED3A56">
        <w:t>underlag</w:t>
      </w:r>
      <w:r w:rsidR="00451DEF">
        <w:t xml:space="preserve"> i hur studenten lär sig i kurserna för att därmed hitta ett passade </w:t>
      </w:r>
      <w:r w:rsidR="002E3B76">
        <w:t xml:space="preserve">pedagogiskt perspektiv. </w:t>
      </w:r>
      <w:r w:rsidR="00403293">
        <w:t xml:space="preserve"> </w:t>
      </w:r>
      <w:commentRangeStart w:id="132"/>
      <w:r w:rsidR="00A97377">
        <w:t xml:space="preserve">Meningen med att intervjun </w:t>
      </w:r>
      <w:r w:rsidR="00CA2D4A">
        <w:t xml:space="preserve">var </w:t>
      </w:r>
      <w:r w:rsidR="00B73674">
        <w:t xml:space="preserve">för att </w:t>
      </w:r>
      <w:r w:rsidR="00AE472E">
        <w:t>få en överblick hur Grade arbetar för tillfället med pedagogiken och förstå vilket perspektiv och modell som</w:t>
      </w:r>
      <w:r w:rsidR="009A1F30">
        <w:t xml:space="preserve"> kan förbättra kurserna. </w:t>
      </w:r>
      <w:commentRangeEnd w:id="132"/>
      <w:r w:rsidR="00CF0BF3">
        <w:rPr>
          <w:rStyle w:val="Kommentarsreferens"/>
          <w:rFonts w:eastAsiaTheme="minorHAnsi" w:cstheme="minorBidi"/>
          <w:lang w:eastAsia="en-US"/>
        </w:rPr>
        <w:commentReference w:id="132"/>
      </w:r>
      <w:r w:rsidR="00DB1910">
        <w:t xml:space="preserve">Resultatet från intervjun kan tolkas att vi fick ett </w:t>
      </w:r>
      <w:r w:rsidR="00B37533">
        <w:t xml:space="preserve">bra </w:t>
      </w:r>
      <w:r w:rsidR="00DB1910">
        <w:t xml:space="preserve">svar på vilken pedagogisk modell som skulle testas men att ett mer överlägset resultat kan vara väsentligt om fler analysera ska </w:t>
      </w:r>
      <w:r w:rsidR="00B37533">
        <w:t xml:space="preserve">göras inom Grade. Eftersom DIM behandlades i detta arbete betyder det inte att Grade har möjligheten att bara använda endast en modell utan också testa fler och analysera hur dessa fungerar med deras kurser. </w:t>
      </w:r>
    </w:p>
    <w:p w14:paraId="367786F7" w14:textId="5E99F9D7" w:rsidR="0075412A" w:rsidRPr="00127A70" w:rsidRDefault="00710303">
      <w:pPr>
        <w:pStyle w:val="Brdtext"/>
        <w:spacing w:line="600" w:lineRule="auto"/>
      </w:pPr>
      <w:r>
        <w:t>Resultatet</w:t>
      </w:r>
      <w:r w:rsidR="00864EC1">
        <w:t xml:space="preserve"> från </w:t>
      </w:r>
      <w:r w:rsidR="0075412A">
        <w:t>i</w:t>
      </w:r>
      <w:r w:rsidR="000A2398">
        <w:t xml:space="preserve">ntervjun </w:t>
      </w:r>
      <w:r w:rsidR="00B37533">
        <w:t>gav oss möjligheten att</w:t>
      </w:r>
      <w:r w:rsidR="00CA2D4A">
        <w:t xml:space="preserve"> utvärdera DIM och det </w:t>
      </w:r>
      <w:r w:rsidR="000A2398">
        <w:t xml:space="preserve">visade </w:t>
      </w:r>
      <w:r w:rsidR="00513716">
        <w:t>att</w:t>
      </w:r>
      <w:r w:rsidR="002E22B2">
        <w:t xml:space="preserve"> </w:t>
      </w:r>
      <w:r w:rsidR="00B73674">
        <w:t xml:space="preserve">faserna </w:t>
      </w:r>
      <w:r w:rsidR="002E22B2">
        <w:rPr>
          <w:i/>
        </w:rPr>
        <w:t>Övervakning och Återkopplings</w:t>
      </w:r>
      <w:r w:rsidR="002E22B2">
        <w:t xml:space="preserve"> fasen och </w:t>
      </w:r>
      <w:r w:rsidR="002E22B2">
        <w:rPr>
          <w:i/>
        </w:rPr>
        <w:t>Bedömning och Utvärderings</w:t>
      </w:r>
      <w:r w:rsidR="000A2398">
        <w:t xml:space="preserve"> </w:t>
      </w:r>
      <w:r w:rsidR="00985604">
        <w:t xml:space="preserve">i </w:t>
      </w:r>
      <w:r w:rsidR="00CA2D4A">
        <w:t xml:space="preserve">modellen </w:t>
      </w:r>
      <w:r w:rsidR="000A2398">
        <w:t xml:space="preserve">fick låga </w:t>
      </w:r>
      <w:r w:rsidR="00864EC1">
        <w:t xml:space="preserve">poäng. </w:t>
      </w:r>
      <w:commentRangeStart w:id="133"/>
      <w:r w:rsidR="00864EC1">
        <w:t xml:space="preserve">Det </w:t>
      </w:r>
      <w:r w:rsidR="00513716">
        <w:t>här kan bero på att Grade inte prio</w:t>
      </w:r>
      <w:r w:rsidR="00BD5132">
        <w:t>riterar dessa faser</w:t>
      </w:r>
      <w:r w:rsidR="00513716">
        <w:t xml:space="preserve"> på grund av visa omständigheter eller att Grade </w:t>
      </w:r>
      <w:r w:rsidR="00BD5132">
        <w:t>egentligen prioriterar</w:t>
      </w:r>
      <w:r w:rsidR="00513716">
        <w:t xml:space="preserve"> faserna men att de inte lyckas med implementering</w:t>
      </w:r>
      <w:commentRangeEnd w:id="133"/>
      <w:r w:rsidR="005F76A4">
        <w:rPr>
          <w:rStyle w:val="Kommentarsreferens"/>
          <w:rFonts w:eastAsiaTheme="minorHAnsi" w:cstheme="minorBidi"/>
          <w:lang w:eastAsia="en-US"/>
        </w:rPr>
        <w:commentReference w:id="133"/>
      </w:r>
      <w:r w:rsidR="00513716">
        <w:t>. Dessa</w:t>
      </w:r>
      <w:r w:rsidR="008A6219">
        <w:t xml:space="preserve"> faktorer</w:t>
      </w:r>
      <w:r w:rsidR="00513716">
        <w:t xml:space="preserve"> </w:t>
      </w:r>
      <w:r w:rsidR="008E6459">
        <w:t xml:space="preserve">kan </w:t>
      </w:r>
      <w:r w:rsidR="00513716">
        <w:t>vara</w:t>
      </w:r>
      <w:r w:rsidR="008E6459">
        <w:t xml:space="preserve"> en del av att Grade varken</w:t>
      </w:r>
      <w:r w:rsidR="00BD5132">
        <w:t xml:space="preserve"> fokuserar på att göra en förändring i </w:t>
      </w:r>
      <w:r w:rsidR="00985604">
        <w:t xml:space="preserve">pedagogiken och </w:t>
      </w:r>
      <w:r w:rsidR="008A6219">
        <w:t xml:space="preserve">inte </w:t>
      </w:r>
      <w:r w:rsidR="00985604">
        <w:t xml:space="preserve">framhäver de delar som kan vara viktiga för att </w:t>
      </w:r>
      <w:r w:rsidR="008A6219">
        <w:t xml:space="preserve">förmå sig att </w:t>
      </w:r>
      <w:r w:rsidR="00985604">
        <w:t>utvecklas</w:t>
      </w:r>
      <w:r w:rsidR="00731293">
        <w:t xml:space="preserve"> i</w:t>
      </w:r>
      <w:r w:rsidR="00985604">
        <w:t xml:space="preserve">. </w:t>
      </w:r>
      <w:r w:rsidR="008A6219">
        <w:t>Arbetet</w:t>
      </w:r>
      <w:r w:rsidR="00985604">
        <w:t xml:space="preserve"> kan hjälpa Grade bli uppmärksamma på vilka möjligheter som finns med att bli bättre i</w:t>
      </w:r>
      <w:r w:rsidR="00731293">
        <w:t xml:space="preserve">nom pedagogiken i deras kurser och kanske förstå varför delar av kurserna inte tillför något för studenten i dagsläget. </w:t>
      </w:r>
    </w:p>
    <w:p w14:paraId="1565251B" w14:textId="77777777" w:rsidR="00F400E0" w:rsidRDefault="00F400E0">
      <w:pPr>
        <w:pStyle w:val="Brdtext"/>
        <w:spacing w:line="600" w:lineRule="auto"/>
        <w:rPr>
          <w:b/>
        </w:rPr>
      </w:pPr>
    </w:p>
    <w:p w14:paraId="05F0C219" w14:textId="57D07ED8" w:rsidR="009367D6" w:rsidRDefault="008A6219">
      <w:pPr>
        <w:pStyle w:val="Brdtext"/>
        <w:spacing w:line="600" w:lineRule="auto"/>
      </w:pPr>
      <w:r>
        <w:t xml:space="preserve">Det kan </w:t>
      </w:r>
      <w:r w:rsidR="008173CC">
        <w:t>vara en dålig idé att vi tvingar Grade att använda en modell när de redan har ett brett u</w:t>
      </w:r>
      <w:r w:rsidR="0070291E">
        <w:t xml:space="preserve">tbud </w:t>
      </w:r>
      <w:r w:rsidR="00191B85">
        <w:t>av kunder. Resultatet från DIM utvärdering</w:t>
      </w:r>
      <w:r w:rsidR="009E28C0">
        <w:t>en</w:t>
      </w:r>
      <w:r w:rsidR="0070291E">
        <w:t xml:space="preserve"> </w:t>
      </w:r>
      <w:r w:rsidR="00191B85">
        <w:t xml:space="preserve">i </w:t>
      </w:r>
      <w:r w:rsidR="0070291E">
        <w:t xml:space="preserve">sig indikerar att </w:t>
      </w:r>
      <w:r w:rsidR="00191B85">
        <w:t>enligt dessa observationer</w:t>
      </w:r>
      <w:r w:rsidR="0070291E">
        <w:t xml:space="preserve"> är detta inte e</w:t>
      </w:r>
      <w:r w:rsidR="001F6503">
        <w:t xml:space="preserve">tt problem. </w:t>
      </w:r>
      <w:r w:rsidR="00CF4223">
        <w:t>Om antalet</w:t>
      </w:r>
      <w:r w:rsidR="00191B85">
        <w:t xml:space="preserve"> av Grades </w:t>
      </w:r>
      <w:r w:rsidR="00CF4223">
        <w:t xml:space="preserve">kunder var så </w:t>
      </w:r>
      <w:r w:rsidR="00191B85" w:rsidRPr="00191B85">
        <w:t xml:space="preserve">stora </w:t>
      </w:r>
      <w:r w:rsidR="00CF4223">
        <w:t xml:space="preserve">att de </w:t>
      </w:r>
      <w:r w:rsidR="00E048BB">
        <w:t>behövde</w:t>
      </w:r>
      <w:r w:rsidR="00191B85" w:rsidRPr="00191B85">
        <w:t xml:space="preserve"> anta en annan modell</w:t>
      </w:r>
      <w:r w:rsidR="00CF4223">
        <w:t xml:space="preserve"> och om det</w:t>
      </w:r>
      <w:r w:rsidR="001F6503">
        <w:t xml:space="preserve"> </w:t>
      </w:r>
      <w:r w:rsidR="00E048BB">
        <w:t>händer</w:t>
      </w:r>
      <w:r w:rsidR="00CF4223">
        <w:t xml:space="preserve"> </w:t>
      </w:r>
      <w:r w:rsidR="001F6503">
        <w:t>tillräckligt</w:t>
      </w:r>
      <w:r w:rsidR="00191B85" w:rsidRPr="00191B85">
        <w:t xml:space="preserve"> ofta</w:t>
      </w:r>
      <w:r w:rsidR="001F6503">
        <w:t>,</w:t>
      </w:r>
      <w:r w:rsidR="00191B85" w:rsidRPr="00191B85">
        <w:t xml:space="preserve"> så skulle vi se att </w:t>
      </w:r>
      <w:r w:rsidR="00191B85">
        <w:t>prestationen</w:t>
      </w:r>
      <w:r w:rsidR="001F6503">
        <w:t xml:space="preserve"> hos DIM skulle skilja s</w:t>
      </w:r>
      <w:r w:rsidR="00191B85" w:rsidRPr="00191B85">
        <w:t xml:space="preserve">ig </w:t>
      </w:r>
      <w:r w:rsidR="001F6503">
        <w:t xml:space="preserve">i stor del i </w:t>
      </w:r>
      <w:r w:rsidR="00191B85" w:rsidRPr="00191B85">
        <w:t xml:space="preserve">mellan de kurser som vi analyserade. Självklart tittar vi bara på 4 kurser </w:t>
      </w:r>
      <w:r w:rsidR="001F6503">
        <w:t xml:space="preserve">så </w:t>
      </w:r>
      <w:r w:rsidR="00BA47F1">
        <w:t xml:space="preserve">en </w:t>
      </w:r>
      <w:r w:rsidR="001F6503">
        <w:t xml:space="preserve">större slutsats kan därmed inte dras </w:t>
      </w:r>
      <w:r w:rsidR="00191B85" w:rsidRPr="00191B85">
        <w:t xml:space="preserve">från </w:t>
      </w:r>
      <w:proofErr w:type="gramStart"/>
      <w:r w:rsidR="00BA47F1">
        <w:t>de</w:t>
      </w:r>
      <w:r w:rsidR="00E048BB">
        <w:t>n</w:t>
      </w:r>
      <w:proofErr w:type="gramEnd"/>
      <w:r w:rsidR="00BA47F1">
        <w:t xml:space="preserve"> befintliga data. </w:t>
      </w:r>
      <w:commentRangeStart w:id="134"/>
      <w:r w:rsidR="00AE0EFD">
        <w:t>Även</w:t>
      </w:r>
      <w:commentRangeEnd w:id="134"/>
      <w:r w:rsidR="00B52F86">
        <w:rPr>
          <w:rStyle w:val="Kommentarsreferens"/>
          <w:rFonts w:eastAsiaTheme="minorHAnsi" w:cstheme="minorBidi"/>
          <w:lang w:eastAsia="en-US"/>
        </w:rPr>
        <w:commentReference w:id="134"/>
      </w:r>
      <w:r w:rsidR="00AE0EFD">
        <w:t xml:space="preserve"> om vi har funnit att DIM fungerar bra med Grade nuvarande pedagogik </w:t>
      </w:r>
      <w:r w:rsidR="001D4C6E">
        <w:t xml:space="preserve">är vi </w:t>
      </w:r>
      <w:r w:rsidR="00AE0EFD">
        <w:t xml:space="preserve">beroende på EIF’s specifika krav </w:t>
      </w:r>
      <w:r w:rsidR="001D4C6E">
        <w:t xml:space="preserve">så </w:t>
      </w:r>
      <w:r w:rsidR="00AE0EFD">
        <w:t>kan det vara nödvändigt att anta andra modeller för att uppfylla sådana krav</w:t>
      </w:r>
      <w:r w:rsidR="001D4C6E">
        <w:t xml:space="preserve"> när behovet är utöver det vanliga</w:t>
      </w:r>
      <w:r w:rsidR="00AE0EFD">
        <w:t xml:space="preserve">. </w:t>
      </w:r>
      <w:r w:rsidR="0029547E">
        <w:t>Fra</w:t>
      </w:r>
      <w:r w:rsidR="00B40F76">
        <w:t>mförallt kan DIM fungera för de utvalda</w:t>
      </w:r>
      <w:r w:rsidR="0029547E">
        <w:t xml:space="preserve"> 4 kurser </w:t>
      </w:r>
      <w:r w:rsidR="00B40F76">
        <w:t xml:space="preserve">i studien </w:t>
      </w:r>
      <w:r w:rsidR="0029547E">
        <w:t xml:space="preserve">men </w:t>
      </w:r>
      <w:r w:rsidR="00B40F76">
        <w:t xml:space="preserve">att Grade pedagogiska ansats saknade en del viktiga aspekter av DIM och därför hade kurserna relativt låga poäng på grund av att de </w:t>
      </w:r>
      <w:r w:rsidR="00A76A46">
        <w:t>samtliga</w:t>
      </w:r>
      <w:r w:rsidR="00B40F76">
        <w:t xml:space="preserve"> saknade samma sak. </w:t>
      </w:r>
      <w:r w:rsidR="00875C23">
        <w:t xml:space="preserve">Resultatet kan även innebära att </w:t>
      </w:r>
      <w:r w:rsidR="001B6E2D">
        <w:t xml:space="preserve">DIM </w:t>
      </w:r>
      <w:r w:rsidR="00875C23">
        <w:t>inte är den bästa modellen för dessa kurser och därför är inte DIM den mest passade modellen för</w:t>
      </w:r>
      <w:r w:rsidR="001B6E2D">
        <w:t xml:space="preserve"> Grade pedagogiska ansats</w:t>
      </w:r>
      <w:r w:rsidR="00875C23">
        <w:t xml:space="preserve">. Kurserna ska </w:t>
      </w:r>
      <w:r w:rsidR="004C1522">
        <w:t xml:space="preserve">i detta fall </w:t>
      </w:r>
      <w:r w:rsidR="00875C23">
        <w:t xml:space="preserve">representera den typiska Grade kunden och ska därmed inte vara en händelse av de ovanliga fallen. </w:t>
      </w:r>
      <w:r w:rsidR="009367D6">
        <w:t xml:space="preserve">Ett förslag är att det kan arbetas vidare med det associativa perspektivet och i utbyte undersökas hur fler modeller kan användas för att utvärdera majoritet av Grades kurser. </w:t>
      </w:r>
    </w:p>
    <w:p w14:paraId="7E46242A" w14:textId="700CECC1" w:rsidR="009367D6" w:rsidRDefault="00BC1D82">
      <w:pPr>
        <w:pStyle w:val="Brdtext"/>
        <w:spacing w:line="600" w:lineRule="auto"/>
        <w:rPr>
          <w:b/>
        </w:rPr>
      </w:pPr>
      <w:r>
        <w:rPr>
          <w:b/>
        </w:rPr>
        <w:t xml:space="preserve">Höjdpunkter </w:t>
      </w:r>
      <w:r w:rsidR="00A06A89">
        <w:rPr>
          <w:b/>
        </w:rPr>
        <w:t xml:space="preserve">och ytterligare forskning </w:t>
      </w:r>
    </w:p>
    <w:p w14:paraId="3450C5B2" w14:textId="77777777" w:rsidR="000C1D43" w:rsidRDefault="000C1D43" w:rsidP="000C1D43">
      <w:pPr>
        <w:pStyle w:val="Brdtext"/>
        <w:spacing w:line="600" w:lineRule="auto"/>
      </w:pPr>
      <w:r>
        <w:t xml:space="preserve">Grade har möjligheten att utveckla sin pedagogisk med hjälp av använda resultatet från detta arbete och tillsammans med EIF eventuellt skapa en relation där båda partnerna får värdefull information från studenterna. I detta fall kan ett exempel vara att studenterna gör en utvärdering efter varje kurs och därpå får Grade direkt återkoppling hur kurspedagogiken omfattar. </w:t>
      </w:r>
      <w:proofErr w:type="gramStart"/>
      <w:r>
        <w:t xml:space="preserve">få tillgång till studenternas resultat inom kurserna kan bidra med att få djupare förståelse till att arbeta med en pedagogisk modell kan </w:t>
      </w:r>
      <w:r>
        <w:lastRenderedPageBreak/>
        <w:t>vara bra i kommande kurser.</w:t>
      </w:r>
      <w:proofErr w:type="gramEnd"/>
      <w:r>
        <w:t xml:space="preserve"> Eftersom Grade får chansen till att se vilka tillgångar som behöver mer fokus kan det vara bra för att även lägga mer tid på hur de arbetar med pedagogiken tillsammans med studenten. Speciellt kan utvärderingar göras när studenten får olika alternativ på kurser och arbetar med hur de snabbast eller enklast lär sig nya saker. Resultatet kan också innebära att </w:t>
      </w:r>
    </w:p>
    <w:p w14:paraId="36BBCAE8" w14:textId="77777777" w:rsidR="00A06A89" w:rsidRPr="00A06A89" w:rsidRDefault="00A06A89">
      <w:pPr>
        <w:pStyle w:val="Brdtext"/>
        <w:spacing w:line="600" w:lineRule="auto"/>
        <w:rPr>
          <w:b/>
        </w:rPr>
      </w:pPr>
    </w:p>
    <w:p w14:paraId="3207D75D" w14:textId="7BBDEEFC" w:rsidR="00A76A46" w:rsidRDefault="00875C23">
      <w:pPr>
        <w:pStyle w:val="Brdtext"/>
        <w:spacing w:line="600" w:lineRule="auto"/>
      </w:pPr>
      <w:commentRangeStart w:id="135"/>
      <w:r>
        <w:t xml:space="preserve">Ett </w:t>
      </w:r>
      <w:r w:rsidR="004C1522">
        <w:t xml:space="preserve">annat </w:t>
      </w:r>
      <w:r>
        <w:t xml:space="preserve">förslag är att </w:t>
      </w:r>
      <w:r w:rsidR="004C1522">
        <w:t xml:space="preserve">kanske </w:t>
      </w:r>
      <w:r>
        <w:t>rent av att ändra till Konstruktiv läromiljö istället (</w:t>
      </w:r>
      <w:r w:rsidR="00BC64A2">
        <w:t xml:space="preserve">som </w:t>
      </w:r>
      <w:r>
        <w:t>har</w:t>
      </w:r>
      <w:r w:rsidR="009367D6">
        <w:t xml:space="preserve"> ett likartat resultat som DIM) och analysera modeller inom det perspektivet.</w:t>
      </w:r>
      <w:r w:rsidR="003557DE">
        <w:t xml:space="preserve"> Med de</w:t>
      </w:r>
      <w:r>
        <w:t xml:space="preserve"> data som </w:t>
      </w:r>
      <w:r w:rsidR="00213CE1">
        <w:t>vi har kan vi inte vara säkra på vilket alternativ som är bäst utan detta är något som behöver ytter</w:t>
      </w:r>
      <w:r w:rsidR="009367D6">
        <w:t>ligare g</w:t>
      </w:r>
      <w:r w:rsidR="003557DE">
        <w:t xml:space="preserve">ranskas för att förstå vilken </w:t>
      </w:r>
      <w:r w:rsidR="009367D6">
        <w:t>pedagogisk modell</w:t>
      </w:r>
      <w:r w:rsidR="003557DE">
        <w:t xml:space="preserve"> Grade ska använda sig ut av</w:t>
      </w:r>
      <w:r w:rsidR="009367D6">
        <w:t xml:space="preserve">. </w:t>
      </w:r>
    </w:p>
    <w:p w14:paraId="3D26D8B5" w14:textId="77777777" w:rsidR="003557DE" w:rsidRDefault="003557DE">
      <w:pPr>
        <w:pStyle w:val="Brdtext"/>
        <w:spacing w:line="600" w:lineRule="auto"/>
      </w:pPr>
    </w:p>
    <w:p w14:paraId="72B15214" w14:textId="2C4A9CAB" w:rsidR="002A3A54" w:rsidRDefault="00654CAB">
      <w:pPr>
        <w:pStyle w:val="Brdtext"/>
        <w:spacing w:line="600" w:lineRule="auto"/>
      </w:pPr>
      <w:r>
        <w:t xml:space="preserve">Det betyder att fokusen behöver läggas på att undersöka fler modeller inom det associativa </w:t>
      </w:r>
      <w:r w:rsidR="006278F8">
        <w:t xml:space="preserve">perspektivet och testa det med hjälp av att utvärdera </w:t>
      </w:r>
      <w:r w:rsidR="001D4C6E">
        <w:t xml:space="preserve">tidigare </w:t>
      </w:r>
      <w:r w:rsidR="006278F8">
        <w:t xml:space="preserve">och nuvarande producerade e-kurserna. Utvärderingen kan ge bedömningen att e-kurser levererar ett säkert lärande inom EIF och ett resultat som Grade kan ha nytta av i kommande </w:t>
      </w:r>
      <w:r w:rsidR="004609DA">
        <w:t>uppdrag</w:t>
      </w:r>
      <w:r w:rsidR="006278F8">
        <w:t>.</w:t>
      </w:r>
      <w:r w:rsidR="0016757F">
        <w:t xml:space="preserve"> För att Grade ska kunna använda denna studie kan de </w:t>
      </w:r>
      <w:r w:rsidR="00A62911">
        <w:t>utnyttja</w:t>
      </w:r>
      <w:r w:rsidR="0016757F">
        <w:t xml:space="preserve"> intervjumaterialet för att få en grund i framtida utvärderingar</w:t>
      </w:r>
      <w:r w:rsidR="002A3A54">
        <w:t xml:space="preserve">. </w:t>
      </w:r>
    </w:p>
    <w:commentRangeEnd w:id="135"/>
    <w:p w14:paraId="594448D5" w14:textId="77777777" w:rsidR="008173CC" w:rsidRDefault="00A06A89" w:rsidP="004609DA">
      <w:pPr>
        <w:pStyle w:val="Brdtext"/>
        <w:spacing w:line="600" w:lineRule="auto"/>
      </w:pPr>
      <w:r>
        <w:rPr>
          <w:rStyle w:val="Kommentarsreferens"/>
          <w:rFonts w:eastAsiaTheme="minorHAnsi" w:cstheme="minorBidi"/>
          <w:lang w:eastAsia="en-US"/>
        </w:rPr>
        <w:commentReference w:id="135"/>
      </w:r>
    </w:p>
    <w:p w14:paraId="157A4F95" w14:textId="77777777" w:rsidR="00FB7215" w:rsidRDefault="00FB7215">
      <w:pPr>
        <w:pStyle w:val="Brdtext"/>
        <w:spacing w:line="600" w:lineRule="auto"/>
      </w:pPr>
    </w:p>
    <w:p w14:paraId="1B807D71"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Gå tillbaka till rapportens syfte och diskutera huruvida resultaten besvarar de frågor du ställde i syftet.</w:t>
      </w:r>
    </w:p>
    <w:p w14:paraId="2B592108"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 xml:space="preserve">Förklara resultaten utifrån metod och material. Har dessa påverkat resultaten och i så fall på vilket sätt? </w:t>
      </w:r>
      <w:r w:rsidRPr="00EB1E68">
        <w:rPr>
          <w:rFonts w:ascii="Times New Roman" w:eastAsia="Times New Roman" w:hAnsi="Times New Roman" w:cs="Times New Roman"/>
          <w:color w:val="000000"/>
          <w:sz w:val="22"/>
          <w:szCs w:val="22"/>
        </w:rPr>
        <w:br/>
      </w:r>
    </w:p>
    <w:p w14:paraId="1555069A"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Vilka nackdelar har tillvägagångssättet?</w:t>
      </w:r>
    </w:p>
    <w:p w14:paraId="79EAFB7D"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lastRenderedPageBreak/>
        <w:t>Jag var den enda som gjorde utvärderingen, bias och har ett intresse för att se resultat och bättre med studenters resultat</w:t>
      </w:r>
    </w:p>
    <w:p w14:paraId="46BED76E"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Bättre med fler kurs utvärderingar, säg i metod avsnittet att kurser är slumpmässigt valda.</w:t>
      </w:r>
    </w:p>
    <w:p w14:paraId="225B7BE4"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hAnsi="Times New Roman" w:cs="Times New Roman"/>
          <w:sz w:val="22"/>
          <w:szCs w:val="22"/>
          <w:shd w:val="clear" w:color="auto" w:fill="FFFFFF"/>
        </w:rPr>
        <w:t>Kan du nu se andra alternativ?</w:t>
      </w:r>
    </w:p>
    <w:p w14:paraId="2AACA702" w14:textId="77777777" w:rsidR="00D45847" w:rsidRPr="00EB1E68" w:rsidRDefault="00D45847">
      <w:pPr>
        <w:spacing w:line="360" w:lineRule="auto"/>
        <w:ind w:left="720"/>
        <w:rPr>
          <w:rFonts w:eastAsia="Times New Roman" w:cs="Times New Roman"/>
          <w:color w:val="000000"/>
          <w:lang w:eastAsia="sv-SE"/>
        </w:rPr>
      </w:pPr>
    </w:p>
    <w:p w14:paraId="3C8FAEA6" w14:textId="77777777" w:rsidR="00D45847" w:rsidRPr="00EB1E68" w:rsidRDefault="00850895">
      <w:pPr>
        <w:numPr>
          <w:ilvl w:val="0"/>
          <w:numId w:val="7"/>
        </w:numPr>
        <w:spacing w:line="360" w:lineRule="auto"/>
        <w:rPr>
          <w:rFonts w:eastAsia="Times New Roman" w:cs="Times New Roman"/>
          <w:color w:val="000000"/>
          <w:lang w:eastAsia="sv-SE"/>
        </w:rPr>
      </w:pPr>
      <w:r w:rsidRPr="00EB1E68">
        <w:rPr>
          <w:rFonts w:eastAsia="Times New Roman" w:cs="Times New Roman"/>
          <w:color w:val="000000"/>
          <w:lang w:eastAsia="sv-SE"/>
        </w:rPr>
        <w:t>Vilka konsekvenser får resultaten? Vad påverkar de?</w:t>
      </w:r>
    </w:p>
    <w:p w14:paraId="6F2BF59C" w14:textId="77777777" w:rsidR="00D45847" w:rsidRPr="00EB1E68" w:rsidRDefault="00850895">
      <w:pPr>
        <w:pStyle w:val="Brdtext"/>
        <w:numPr>
          <w:ilvl w:val="0"/>
          <w:numId w:val="7"/>
        </w:numPr>
        <w:spacing w:line="360" w:lineRule="auto"/>
        <w:rPr>
          <w:szCs w:val="22"/>
          <w:lang w:eastAsia="en-US"/>
        </w:rPr>
      </w:pPr>
      <w:r w:rsidRPr="00EB1E68">
        <w:rPr>
          <w:szCs w:val="22"/>
          <w:lang w:eastAsia="en-US"/>
        </w:rPr>
        <w:t xml:space="preserve">Hur skulle man kunna bygga på min forskning i framtiden, </w:t>
      </w:r>
      <w:r w:rsidRPr="00EB1E68">
        <w:rPr>
          <w:color w:val="000000"/>
          <w:szCs w:val="22"/>
          <w:shd w:val="clear" w:color="auto" w:fill="FFFFFF"/>
        </w:rPr>
        <w:t>viktiga frågor/områden att forska vidare inom?</w:t>
      </w:r>
    </w:p>
    <w:p w14:paraId="047A63AD" w14:textId="77777777" w:rsidR="00D45847" w:rsidRPr="00EB1E68" w:rsidRDefault="00850895">
      <w:pPr>
        <w:pStyle w:val="Brdtext"/>
        <w:numPr>
          <w:ilvl w:val="0"/>
          <w:numId w:val="7"/>
        </w:numPr>
        <w:spacing w:line="240" w:lineRule="auto"/>
        <w:rPr>
          <w:color w:val="B41723"/>
          <w:szCs w:val="22"/>
        </w:rPr>
      </w:pPr>
      <w:r w:rsidRPr="00EB1E68">
        <w:rPr>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1B119A9" w14:textId="77777777" w:rsidR="001D4C6E" w:rsidRDefault="001D4C6E" w:rsidP="008E6459">
      <w:pPr>
        <w:pStyle w:val="Brdtext"/>
        <w:spacing w:line="360" w:lineRule="auto"/>
        <w:rPr>
          <w:b/>
          <w:szCs w:val="22"/>
          <w:lang w:eastAsia="en-US"/>
        </w:rPr>
      </w:pPr>
    </w:p>
    <w:p w14:paraId="7B23CCD7" w14:textId="77777777" w:rsidR="001D4C6E" w:rsidRDefault="001D4C6E" w:rsidP="001D4C6E">
      <w:pPr>
        <w:pStyle w:val="Brdtext"/>
        <w:spacing w:line="600" w:lineRule="auto"/>
      </w:pPr>
      <w:commentRangeStart w:id="136"/>
      <w:r>
        <w:t xml:space="preserve">Studien använder en kvalitativ metod genom att intervjua ansvarig för den pedagogiska designen. Detta har sina brister eftersom viktig information kan bli utesluten när studien förlitar sig på endast en person. Grade har enbart en ansvarig för pedagogiken och hanterar det med att använda samma struktur som de gjort under många år. </w:t>
      </w:r>
    </w:p>
    <w:p w14:paraId="27764ADE" w14:textId="77777777" w:rsidR="001D4C6E" w:rsidRDefault="001D4C6E" w:rsidP="001D4C6E">
      <w:pPr>
        <w:pStyle w:val="Brdtext"/>
        <w:spacing w:line="600" w:lineRule="auto"/>
      </w:pPr>
    </w:p>
    <w:p w14:paraId="0022FCBF" w14:textId="77777777" w:rsidR="001D4C6E" w:rsidRDefault="001D4C6E" w:rsidP="001D4C6E">
      <w:pPr>
        <w:pStyle w:val="Brdtext"/>
        <w:spacing w:line="600" w:lineRule="auto"/>
      </w:pPr>
      <w:r>
        <w:t>Men de data</w:t>
      </w:r>
      <w:r w:rsidRPr="00191B85">
        <w:t xml:space="preserve"> som vi har </w:t>
      </w:r>
      <w:r>
        <w:t xml:space="preserve">indikerar att i en viss </w:t>
      </w:r>
      <w:r w:rsidRPr="00191B85">
        <w:t xml:space="preserve">grad skulle </w:t>
      </w:r>
      <w:r>
        <w:t xml:space="preserve">vi </w:t>
      </w:r>
      <w:r w:rsidRPr="00191B85">
        <w:t xml:space="preserve">bara behöva </w:t>
      </w:r>
      <w:r>
        <w:t>anta</w:t>
      </w:r>
      <w:r w:rsidRPr="00191B85">
        <w:t xml:space="preserve"> en specialiserad modell i </w:t>
      </w:r>
      <w:r>
        <w:t>ett fall när kunden har ett behov utöver det vanliga</w:t>
      </w:r>
      <w:r w:rsidRPr="00191B85">
        <w:t>.</w:t>
      </w:r>
    </w:p>
    <w:p w14:paraId="5946D38C" w14:textId="77777777" w:rsidR="001D4C6E" w:rsidRDefault="001D4C6E" w:rsidP="001D4C6E">
      <w:pPr>
        <w:pStyle w:val="Brdtext"/>
        <w:spacing w:line="600" w:lineRule="auto"/>
      </w:pPr>
      <w:r>
        <w:t>Utifrån resultatet har det också framkommit att det finns visa faktorer som kan göras annorlunda i kommande utvärderingar.</w:t>
      </w:r>
    </w:p>
    <w:commentRangeEnd w:id="136"/>
    <w:p w14:paraId="70EA92FE" w14:textId="77777777" w:rsidR="00D45847" w:rsidRDefault="001D4C6E">
      <w:pPr>
        <w:spacing w:before="720" w:after="200" w:line="0" w:lineRule="auto"/>
        <w:rPr>
          <w:rFonts w:ascii="Verdana" w:eastAsiaTheme="majorEastAsia" w:hAnsi="Verdana" w:cstheme="majorBidi"/>
          <w:bCs/>
          <w:color w:val="000000" w:themeColor="text1"/>
          <w:sz w:val="52"/>
          <w:szCs w:val="28"/>
        </w:rPr>
      </w:pPr>
      <w:r>
        <w:rPr>
          <w:rStyle w:val="Kommentarsreferens"/>
        </w:rPr>
        <w:commentReference w:id="136"/>
      </w:r>
      <w:r w:rsidR="00850895">
        <w:br w:type="page"/>
      </w:r>
    </w:p>
    <w:p w14:paraId="721613BB" w14:textId="77777777" w:rsidR="00D45847" w:rsidRPr="004E58AD" w:rsidRDefault="00850895" w:rsidP="009F3187">
      <w:pPr>
        <w:pStyle w:val="Heading11"/>
      </w:pPr>
      <w:bookmarkStart w:id="137" w:name="_Toc391456186"/>
      <w:bookmarkStart w:id="138" w:name="_Toc394248560"/>
      <w:bookmarkEnd w:id="137"/>
      <w:r w:rsidRPr="004E58AD">
        <w:lastRenderedPageBreak/>
        <w:t>Referenser</w:t>
      </w:r>
      <w:bookmarkEnd w:id="138"/>
    </w:p>
    <w:p w14:paraId="53FFD7B5" w14:textId="77777777" w:rsidR="00D45847" w:rsidRDefault="00850895">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B.L. and Hardy, K.P.,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Dabbagh,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F400E0">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w:t>
        </w:r>
        <w:proofErr w:type="spellStart"/>
        <w:r w:rsidR="00850895">
          <w:rPr>
            <w:rStyle w:val="InternetLink"/>
            <w:rFonts w:eastAsia="Times New Roman" w:cs="Times New Roman"/>
            <w:lang w:eastAsia="sv-SE"/>
          </w:rPr>
          <w:t>pdf</w:t>
        </w:r>
        <w:proofErr w:type="spellEnd"/>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D.P. and Eggen, P.D.,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w:t>
      </w:r>
      <w:proofErr w:type="spellStart"/>
      <w:r>
        <w:t>Insight</w:t>
      </w:r>
      <w:proofErr w:type="spellEnd"/>
      <w:r>
        <w:t xml:space="preserve"> Research, </w:t>
      </w:r>
      <w:r>
        <w:rPr>
          <w:rFonts w:eastAsia="Times New Roman" w:cs="Times New Roman"/>
        </w:rPr>
        <w:t>rapport hämtat 6/6-2018</w:t>
      </w:r>
    </w:p>
    <w:p w14:paraId="2FA43716" w14:textId="77777777" w:rsidR="00D45847" w:rsidRDefault="00F400E0">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F400E0">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F400E0">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F400E0">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W.N.,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w:t>
      </w:r>
      <w:proofErr w:type="spellEnd"/>
      <w:r>
        <w:rPr>
          <w:rFonts w:eastAsia="Times New Roman" w:cs="Times New Roman"/>
          <w:color w:val="222222"/>
          <w:shd w:val="clear" w:color="auto" w:fill="FFFFFF"/>
          <w:lang w:eastAsia="sv-SE"/>
        </w:rPr>
        <w:t xml:space="preserve">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139" w:name="__Fieldmark__1067_823957682"/>
      <w:bookmarkStart w:id="140" w:name="__Fieldmark__744_3764101930"/>
      <w:bookmarkStart w:id="141" w:name="__Fieldmark__1179_1934263386"/>
      <w:bookmarkEnd w:id="139"/>
      <w:bookmarkEnd w:id="140"/>
      <w:bookmarkEnd w:id="141"/>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ICT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142" w:name="_Toc391456187"/>
      <w:bookmarkStart w:id="143" w:name="_Toc394248561"/>
      <w:bookmarkEnd w:id="142"/>
      <w:r w:rsidRPr="009F3187">
        <w:lastRenderedPageBreak/>
        <w:t>Bilagor</w:t>
      </w:r>
      <w:bookmarkEnd w:id="14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EC80296" w:rsidR="00D45847" w:rsidRPr="000427E4" w:rsidRDefault="00F16CB6" w:rsidP="000427E4">
      <w:pPr>
        <w:pStyle w:val="Beskrivning"/>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A06A89">
        <w:rPr>
          <w:b/>
          <w:i w:val="0"/>
          <w:noProof/>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B5EB1">
        <w:rPr>
          <w:i w:val="0"/>
          <w:color w:val="000000" w:themeColor="text1"/>
        </w:rPr>
        <w:t xml:space="preserve">Pedagogiska modellerna (DIM, KLM, och ATM) är indelade efter tre pedagogiska perspektiv (Associativt, Konstruktivist och Sociokulturellt). </w:t>
      </w:r>
      <w:r w:rsidR="00560FF4">
        <w:rPr>
          <w:i w:val="0"/>
          <w:color w:val="000000" w:themeColor="text1"/>
        </w:rPr>
        <w:t>Modellerna är sammanfattand</w:t>
      </w:r>
      <w:r w:rsidR="003B5EB1">
        <w:rPr>
          <w:i w:val="0"/>
          <w:color w:val="000000" w:themeColor="text1"/>
        </w:rPr>
        <w:t xml:space="preserve">e med </w:t>
      </w:r>
      <w:r w:rsidR="00905DB0">
        <w:rPr>
          <w:i w:val="0"/>
          <w:color w:val="000000" w:themeColor="text1"/>
        </w:rPr>
        <w:t>element</w:t>
      </w:r>
      <w:r w:rsidR="00560FF4">
        <w:rPr>
          <w:i w:val="0"/>
          <w:color w:val="000000" w:themeColor="text1"/>
        </w:rPr>
        <w:t>en</w:t>
      </w:r>
      <w:r w:rsidR="00305D18" w:rsidRPr="000427E4">
        <w:rPr>
          <w:i w:val="0"/>
          <w:color w:val="000000" w:themeColor="text1"/>
        </w:rPr>
        <w:t xml:space="preserve"> Inledning, Uppmuntra deltagare, Kontext och riktlinjer, Bedömning och </w:t>
      </w:r>
      <w:r w:rsidR="00305D18" w:rsidRPr="000427E4">
        <w:rPr>
          <w:i w:val="0"/>
          <w:color w:val="000000" w:themeColor="text1"/>
        </w:rPr>
        <w:lastRenderedPageBreak/>
        <w:t>Hjälp, Användarbarhet och feedback på prestation, Samarbete.</w:t>
      </w:r>
      <w:r w:rsidR="00850895" w:rsidRPr="000427E4">
        <w:rPr>
          <w:color w:val="000000" w:themeColor="text1"/>
        </w:rPr>
        <w:t xml:space="preserve"> </w:t>
      </w:r>
      <w:r w:rsidR="003B5EB1">
        <w:rPr>
          <w:i w:val="0"/>
          <w:color w:val="000000" w:themeColor="text1"/>
        </w:rPr>
        <w:t>Vid vissa</w:t>
      </w:r>
      <w:r w:rsidR="00560FF4">
        <w:rPr>
          <w:i w:val="0"/>
          <w:color w:val="000000" w:themeColor="text1"/>
        </w:rPr>
        <w:t xml:space="preserve"> tillfällen har inte modellen ett element och betecknas då med NA.</w:t>
      </w:r>
      <w:r w:rsidR="00850895" w:rsidRPr="000427E4">
        <w:commentReference w:id="144"/>
      </w:r>
      <w:r w:rsidR="00850895" w:rsidRPr="000427E4">
        <w:rPr>
          <w:b/>
          <w:color w:val="000000" w:themeColor="text1"/>
        </w:rPr>
        <w:t xml:space="preserve"> </w:t>
      </w:r>
      <w:r w:rsidR="00850895" w:rsidRPr="000427E4">
        <w:br w:type="page"/>
      </w:r>
    </w:p>
    <w:p w14:paraId="5082155C" w14:textId="153D2568" w:rsidR="00D45847" w:rsidRPr="00D01DE3" w:rsidRDefault="00850895" w:rsidP="004E58AD">
      <w:pPr>
        <w:rPr>
          <w:b/>
          <w:bCs/>
          <w:i/>
          <w:iCs/>
          <w:color w:val="00000A"/>
        </w:rPr>
      </w:pPr>
      <w:bookmarkStart w:id="145" w:name="_Toc391456188"/>
      <w:bookmarkEnd w:id="145"/>
      <w:commentRangeStart w:id="146"/>
      <w:r w:rsidRPr="00D01DE3">
        <w:rPr>
          <w:rStyle w:val="Starkbetoning"/>
          <w:color w:val="00000A"/>
        </w:rPr>
        <w:lastRenderedPageBreak/>
        <w:t xml:space="preserve">Inledning </w:t>
      </w:r>
      <w:commentRangeEnd w:id="146"/>
      <w:r w:rsidR="00673314">
        <w:rPr>
          <w:rStyle w:val="Kommentarsreferens"/>
        </w:rPr>
        <w:commentReference w:id="146"/>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27DBA538" w:rsidR="00F16CB6" w:rsidRDefault="00DD12F3" w:rsidP="004E58AD">
      <w:pPr>
        <w:rPr>
          <w:ins w:id="147" w:author="Jason Serviss" w:date="2018-09-02T10:36:00Z"/>
          <w:rFonts w:cs="Times New Roman"/>
        </w:rPr>
      </w:pPr>
      <w:r>
        <w:rPr>
          <w:rFonts w:cs="Times New Roman"/>
        </w:rPr>
        <w:t xml:space="preserve">Poäng: </w:t>
      </w:r>
      <w:r w:rsidR="00A53F62">
        <w:rPr>
          <w:rFonts w:cs="Times New Roman"/>
        </w:rPr>
        <w:t>5</w:t>
      </w:r>
    </w:p>
    <w:p w14:paraId="08934F4A" w14:textId="77777777" w:rsidR="00DD12F3" w:rsidRDefault="00DD12F3" w:rsidP="004E58AD">
      <w:pPr>
        <w:rPr>
          <w:rFonts w:cs="Times New Roman"/>
        </w:rPr>
      </w:pPr>
    </w:p>
    <w:p w14:paraId="4D6D91A1" w14:textId="4442884A" w:rsidR="00DD12F3" w:rsidRDefault="00F16CB6" w:rsidP="00DD12F3">
      <w:pPr>
        <w:rPr>
          <w:ins w:id="148" w:author="Jason Serviss" w:date="2018-09-02T10:37:00Z"/>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549F22DE" w14:textId="77777777" w:rsidR="004E58AD" w:rsidRPr="004E58AD" w:rsidRDefault="004E58AD" w:rsidP="004E58AD">
      <w:pPr>
        <w:rPr>
          <w:rFonts w:cs="Times New Roman"/>
        </w:rPr>
      </w:pPr>
    </w:p>
    <w:p w14:paraId="3621C8F0" w14:textId="0D2974CF" w:rsidR="00DD12F3" w:rsidRDefault="00F16CB6" w:rsidP="00DD12F3">
      <w:pPr>
        <w:rPr>
          <w:ins w:id="149" w:author="Jason Serviss" w:date="2018-09-02T10:37:00Z"/>
          <w:rFonts w:cs="Times New Roman"/>
        </w:rPr>
      </w:pPr>
      <w:r>
        <w:rPr>
          <w:rFonts w:cs="Times New Roman"/>
        </w:rPr>
        <w:t xml:space="preserve">3.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21C318E7" w14:textId="77777777" w:rsidR="004E58AD" w:rsidRPr="004E58AD" w:rsidRDefault="004E58AD" w:rsidP="004E58AD">
      <w:pPr>
        <w:rPr>
          <w:rFonts w:cs="Times New Roman"/>
        </w:rPr>
      </w:pPr>
    </w:p>
    <w:p w14:paraId="49266A91" w14:textId="0A72CED1" w:rsidR="00DD12F3" w:rsidRDefault="00F16CB6" w:rsidP="00DD12F3">
      <w:pPr>
        <w:rPr>
          <w:ins w:id="150" w:author="Jason Serviss" w:date="2018-09-02T10:37:00Z"/>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r w:rsidR="00DD12F3">
        <w:rPr>
          <w:rFonts w:cs="Times New Roman"/>
        </w:rPr>
        <w:t xml:space="preserve"> Poäng: </w:t>
      </w:r>
      <w:r w:rsidR="00A53F62">
        <w:rPr>
          <w:rFonts w:cs="Times New Roman"/>
        </w:rPr>
        <w:t>5</w:t>
      </w:r>
    </w:p>
    <w:p w14:paraId="7044FDA2" w14:textId="77777777" w:rsidR="004E58AD" w:rsidRPr="004E58AD" w:rsidRDefault="004E58AD" w:rsidP="004E58AD">
      <w:pPr>
        <w:rPr>
          <w:rFonts w:cs="Times New Roman"/>
        </w:rPr>
      </w:pPr>
    </w:p>
    <w:p w14:paraId="21D5C3C4" w14:textId="7174E271" w:rsidR="00DD12F3" w:rsidRDefault="00F16CB6" w:rsidP="00DD12F3">
      <w:pPr>
        <w:rPr>
          <w:ins w:id="151" w:author="Jason Serviss" w:date="2018-09-02T10:37:00Z"/>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0379FF9A" w14:textId="77777777" w:rsidR="00D45847" w:rsidRDefault="00D45847" w:rsidP="004E58AD">
      <w:pPr>
        <w:rPr>
          <w:rFonts w:eastAsiaTheme="minorEastAsia"/>
          <w:i/>
          <w:sz w:val="23"/>
          <w:szCs w:val="23"/>
        </w:rPr>
      </w:pPr>
    </w:p>
    <w:p w14:paraId="5128E022" w14:textId="2DEC5DA5" w:rsidR="00D45847" w:rsidRPr="00D01DE3" w:rsidRDefault="00850895" w:rsidP="004E58AD">
      <w:pPr>
        <w:rPr>
          <w:b/>
          <w:bCs/>
          <w:i/>
          <w:iCs/>
          <w:color w:val="00000A"/>
        </w:rPr>
      </w:pPr>
      <w:r w:rsidRPr="00D01DE3">
        <w:rPr>
          <w:rStyle w:val="Starkbetoning"/>
          <w:color w:val="00000A"/>
        </w:rPr>
        <w:t>Uppmuntra deltagande</w:t>
      </w:r>
    </w:p>
    <w:p w14:paraId="006BD848" w14:textId="2C2003EF" w:rsidR="00DD12F3" w:rsidRDefault="00F16CB6" w:rsidP="00DD12F3">
      <w:pPr>
        <w:rPr>
          <w:ins w:id="152" w:author="Jason Serviss" w:date="2018-09-02T10:37:00Z"/>
          <w:rFonts w:cs="Times New Roman"/>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2283E1E3" w14:textId="77777777" w:rsidR="00D45847" w:rsidRDefault="00D45847" w:rsidP="004E58AD">
      <w:pPr>
        <w:rPr>
          <w:rFonts w:eastAsia="Times New Roman" w:cs="Times New Roman"/>
          <w:color w:val="333333"/>
        </w:rPr>
      </w:pPr>
    </w:p>
    <w:p w14:paraId="4454F09D" w14:textId="6343BD77" w:rsidR="00DD12F3" w:rsidRDefault="00F16CB6" w:rsidP="00DD12F3">
      <w:pPr>
        <w:rPr>
          <w:ins w:id="153" w:author="Jason Serviss" w:date="2018-09-02T10:37:00Z"/>
          <w:rFonts w:cs="Times New Roman"/>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787414BB" w14:textId="77777777" w:rsidR="004E58AD" w:rsidRDefault="004E58AD" w:rsidP="004E58AD">
      <w:pPr>
        <w:rPr>
          <w:rStyle w:val="Starkbetoning"/>
          <w:color w:val="00000A"/>
          <w:sz w:val="23"/>
          <w:szCs w:val="23"/>
        </w:rPr>
      </w:pPr>
    </w:p>
    <w:p w14:paraId="55D689E2" w14:textId="7C70F378" w:rsidR="00D45847" w:rsidRPr="00D01DE3" w:rsidRDefault="00850895" w:rsidP="004E58AD">
      <w:pPr>
        <w:rPr>
          <w:b/>
          <w:bCs/>
          <w:i/>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3CE8C50D" w14:textId="14394892" w:rsidR="00DD12F3" w:rsidRDefault="00F16CB6" w:rsidP="00DD12F3">
      <w:pPr>
        <w:rPr>
          <w:ins w:id="154" w:author="Jason Serviss" w:date="2018-09-02T10:37:00Z"/>
          <w:rFonts w:cs="Times New Roman"/>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6D50F409" w14:textId="77777777" w:rsidR="00D45847" w:rsidRDefault="00D45847" w:rsidP="004E58AD">
      <w:pPr>
        <w:rPr>
          <w:rStyle w:val="Betoning"/>
          <w:rFonts w:cs="Times New Roman"/>
          <w:i w:val="0"/>
        </w:rPr>
      </w:pPr>
    </w:p>
    <w:p w14:paraId="48DC492E" w14:textId="5316CD33" w:rsidR="00DD12F3" w:rsidRDefault="00F16CB6" w:rsidP="00DD12F3">
      <w:pPr>
        <w:rPr>
          <w:ins w:id="155" w:author="Jason Serviss" w:date="2018-09-02T10:37:00Z"/>
          <w:rFonts w:cs="Times New Roman"/>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3205E1BF" w14:textId="77777777" w:rsidR="00D45847" w:rsidRDefault="00D45847" w:rsidP="004E58AD">
      <w:pPr>
        <w:rPr>
          <w:rStyle w:val="Betoning"/>
          <w:rFonts w:cs="Times New Roman"/>
          <w:i w:val="0"/>
        </w:rPr>
      </w:pPr>
    </w:p>
    <w:p w14:paraId="17111BE6" w14:textId="2CCB0049" w:rsidR="00DD12F3" w:rsidRDefault="00F16CB6" w:rsidP="00DD12F3">
      <w:pPr>
        <w:rPr>
          <w:ins w:id="156" w:author="Jason Serviss" w:date="2018-09-02T10:37:00Z"/>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3811F539" w14:textId="01AE64AC" w:rsidR="00DD12F3" w:rsidRDefault="00F16CB6" w:rsidP="00DD12F3">
      <w:pPr>
        <w:rPr>
          <w:ins w:id="157" w:author="Jason Serviss" w:date="2018-09-02T10:37:00Z"/>
          <w:rFonts w:cs="Times New Roman"/>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284A53C8" w14:textId="77777777" w:rsidR="00D45847" w:rsidRDefault="00D45847" w:rsidP="004E58AD">
      <w:pPr>
        <w:rPr>
          <w:rStyle w:val="Betoning"/>
          <w:rFonts w:cs="Times New Roman"/>
          <w:i w:val="0"/>
        </w:rPr>
      </w:pPr>
    </w:p>
    <w:p w14:paraId="5A811DBC" w14:textId="1A58C892" w:rsidR="00DD12F3" w:rsidRDefault="00F16CB6" w:rsidP="00DD12F3">
      <w:pPr>
        <w:rPr>
          <w:ins w:id="158" w:author="Jason Serviss" w:date="2018-09-02T10:37:00Z"/>
          <w:rFonts w:cs="Times New Roman"/>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467CD6A7" w14:textId="146E5CA4" w:rsidR="00D45847" w:rsidRDefault="00D45847" w:rsidP="004E58AD">
      <w:pPr>
        <w:rPr>
          <w:rFonts w:eastAsia="Times New Roman" w:cs="Times New Roman"/>
          <w:color w:val="333333"/>
        </w:rPr>
      </w:pPr>
    </w:p>
    <w:p w14:paraId="63D46551" w14:textId="5B134859" w:rsidR="00DD12F3" w:rsidRDefault="00F16CB6" w:rsidP="00DD12F3">
      <w:pPr>
        <w:rPr>
          <w:ins w:id="159" w:author="Jason Serviss" w:date="2018-09-02T10:37:00Z"/>
          <w:rFonts w:cs="Times New Roman"/>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5EBF2C83" w14:textId="77777777" w:rsidR="004E58AD" w:rsidRDefault="004E58AD" w:rsidP="004E58AD">
      <w:pPr>
        <w:rPr>
          <w:rStyle w:val="Starkbetoning"/>
          <w:color w:val="00000A"/>
          <w:sz w:val="23"/>
          <w:szCs w:val="23"/>
        </w:rPr>
      </w:pPr>
    </w:p>
    <w:p w14:paraId="671B8297" w14:textId="0DCB6335" w:rsidR="004E58AD" w:rsidRPr="00D01DE3" w:rsidRDefault="00850895" w:rsidP="004E58AD">
      <w:pPr>
        <w:rPr>
          <w:b/>
          <w:bCs/>
          <w:i/>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4EA9A698" w:rsidR="00DD12F3" w:rsidRDefault="00F16CB6" w:rsidP="00DD12F3">
      <w:pPr>
        <w:rPr>
          <w:ins w:id="160"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264E1364" w14:textId="680D37A2" w:rsidR="00DD12F3" w:rsidRPr="00A53F62" w:rsidRDefault="00F16CB6" w:rsidP="00A53F62">
      <w:pPr>
        <w:pBdr>
          <w:bottom w:val="single" w:sz="6" w:space="1" w:color="auto"/>
        </w:pBdr>
        <w:rPr>
          <w:ins w:id="161" w:author="Jason Serviss" w:date="2018-09-02T10:38:00Z"/>
          <w:rFonts w:eastAsia="Times New Roman" w:cs="Times New Roman"/>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5465594" w14:textId="2CEA5C7E" w:rsidR="00DD12F3" w:rsidRDefault="00DD12F3" w:rsidP="004E58AD">
      <w:pPr>
        <w:pBdr>
          <w:bottom w:val="single" w:sz="6" w:space="1" w:color="auto"/>
        </w:pBdr>
        <w:rPr>
          <w:rStyle w:val="Starkbetoning"/>
          <w:rFonts w:eastAsia="Times New Roman" w:cs="Times New Roman"/>
          <w:b w:val="0"/>
          <w:bCs w:val="0"/>
          <w:i w:val="0"/>
          <w:iCs w:val="0"/>
          <w:color w:val="333333"/>
        </w:rPr>
      </w:pP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r w:rsidR="00F628A3" w:rsidRPr="000427E4">
        <w:rPr>
          <w:rStyle w:val="Kommentarsreferens"/>
          <w:rFonts w:ascii="Verdana" w:hAnsi="Verdana"/>
          <w:sz w:val="16"/>
          <w:szCs w:val="16"/>
        </w:rPr>
        <w:commentReference w:id="162"/>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163" w:name="_Toc391456189"/>
      <w:bookmarkEnd w:id="163"/>
    </w:p>
    <w:p w14:paraId="5045D8EB" w14:textId="77777777" w:rsidR="00D12CAD" w:rsidRDefault="00D12CAD">
      <w:pPr>
        <w:rPr>
          <w:ins w:id="164" w:author="Jason Serviss" w:date="2018-09-02T10:07:00Z"/>
          <w:rFonts w:cs="Times New Roman"/>
          <w:b/>
        </w:rPr>
      </w:pPr>
    </w:p>
    <w:p w14:paraId="0279EB7D" w14:textId="77777777" w:rsidR="00D45847" w:rsidRDefault="00850895">
      <w:pPr>
        <w:rPr>
          <w:rFonts w:cs="Times New Roman"/>
          <w:b/>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165"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21"/>
          <w:footerReference w:type="first" r:id="rId22"/>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Jason Serviss" w:date="2018-10-02T14:35:00Z" w:initials="JS">
    <w:p w14:paraId="0F565309" w14:textId="6562B90B" w:rsidR="00A95934" w:rsidRDefault="00A95934">
      <w:pPr>
        <w:pStyle w:val="Kommentarer"/>
      </w:pPr>
      <w:r>
        <w:rPr>
          <w:rStyle w:val="Kommentarsreferens"/>
        </w:rPr>
        <w:annotationRef/>
      </w:r>
      <w:proofErr w:type="spellStart"/>
      <w:r>
        <w:t>This</w:t>
      </w:r>
      <w:proofErr w:type="spellEnd"/>
      <w:r>
        <w:t xml:space="preserve"> </w:t>
      </w:r>
      <w:proofErr w:type="spellStart"/>
      <w:r>
        <w:t>will</w:t>
      </w:r>
      <w:proofErr w:type="spellEnd"/>
      <w:r>
        <w:t xml:space="preserve"> </w:t>
      </w:r>
      <w:proofErr w:type="spellStart"/>
      <w:r>
        <w:t>need</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according</w:t>
      </w:r>
      <w:proofErr w:type="spellEnd"/>
      <w:r>
        <w:t xml:space="preserve"> </w:t>
      </w:r>
      <w:proofErr w:type="spellStart"/>
      <w:r>
        <w:t>to</w:t>
      </w:r>
      <w:proofErr w:type="spellEnd"/>
      <w:r>
        <w:t xml:space="preserve"> the ”new” </w:t>
      </w:r>
      <w:proofErr w:type="spellStart"/>
      <w:r>
        <w:t>conclusions</w:t>
      </w:r>
      <w:proofErr w:type="spellEnd"/>
      <w:r>
        <w:t xml:space="preserve"> </w:t>
      </w:r>
      <w:proofErr w:type="spellStart"/>
      <w:r>
        <w:t>that</w:t>
      </w:r>
      <w:proofErr w:type="spellEnd"/>
      <w:r>
        <w:t xml:space="preserve"> </w:t>
      </w:r>
      <w:proofErr w:type="spellStart"/>
      <w:r>
        <w:t>will</w:t>
      </w:r>
      <w:proofErr w:type="spellEnd"/>
      <w:r>
        <w:t xml:space="preserve"> be </w:t>
      </w:r>
      <w:proofErr w:type="spellStart"/>
      <w:r>
        <w:t>drawn</w:t>
      </w:r>
      <w:proofErr w:type="spellEnd"/>
      <w:r>
        <w:t xml:space="preserve"> from </w:t>
      </w:r>
      <w:proofErr w:type="spellStart"/>
      <w:r>
        <w:t>figure</w:t>
      </w:r>
      <w:proofErr w:type="spellEnd"/>
      <w:r>
        <w:t xml:space="preserve"> 3.</w:t>
      </w:r>
    </w:p>
  </w:comment>
  <w:comment w:id="22" w:author="Jason Serviss" w:date="2018-10-02T13:32:00Z" w:initials="JS">
    <w:p w14:paraId="0CDB43D4" w14:textId="08BB6893" w:rsidR="00A95934" w:rsidRDefault="00A95934" w:rsidP="00622CDA">
      <w:pPr>
        <w:pStyle w:val="Kommentarer"/>
      </w:pPr>
      <w:r>
        <w:rPr>
          <w:rStyle w:val="Kommentarsreferens"/>
        </w:rPr>
        <w:annotationRef/>
      </w:r>
      <w:r>
        <w:rPr>
          <w:rStyle w:val="Kommentarsreferens"/>
        </w:rPr>
        <w:annotationRef/>
      </w:r>
      <w:proofErr w:type="spellStart"/>
      <w:r>
        <w:t>There</w:t>
      </w:r>
      <w:proofErr w:type="spellEnd"/>
      <w:r>
        <w:t xml:space="preserve"> is a general problem </w:t>
      </w:r>
      <w:proofErr w:type="spellStart"/>
      <w:r>
        <w:t>with</w:t>
      </w:r>
      <w:proofErr w:type="spellEnd"/>
      <w:r>
        <w:t xml:space="preserve"> </w:t>
      </w:r>
      <w:proofErr w:type="spellStart"/>
      <w:r>
        <w:t>consistency</w:t>
      </w:r>
      <w:proofErr w:type="spellEnd"/>
      <w:r>
        <w:t xml:space="preserve"> </w:t>
      </w:r>
      <w:proofErr w:type="spellStart"/>
      <w:r>
        <w:t>of</w:t>
      </w:r>
      <w:proofErr w:type="spellEnd"/>
      <w:r>
        <w:t xml:space="preserve"> terms. In Bilaga 1 </w:t>
      </w:r>
      <w:proofErr w:type="spellStart"/>
      <w:r>
        <w:t>you</w:t>
      </w:r>
      <w:proofErr w:type="spellEnd"/>
      <w:r>
        <w:t xml:space="preserve"> </w:t>
      </w:r>
      <w:proofErr w:type="spellStart"/>
      <w:r>
        <w:t>use</w:t>
      </w:r>
      <w:proofErr w:type="spellEnd"/>
      <w:r>
        <w:t xml:space="preserve"> the </w:t>
      </w:r>
      <w:proofErr w:type="spellStart"/>
      <w:r>
        <w:t>word</w:t>
      </w:r>
      <w:proofErr w:type="spellEnd"/>
      <w:r>
        <w:t xml:space="preserve"> ”block” </w:t>
      </w:r>
      <w:proofErr w:type="spellStart"/>
      <w:r>
        <w:t>to</w:t>
      </w:r>
      <w:proofErr w:type="spellEnd"/>
      <w:r>
        <w:t xml:space="preserve"> </w:t>
      </w:r>
      <w:proofErr w:type="spellStart"/>
      <w:r>
        <w:t>describe</w:t>
      </w:r>
      <w:proofErr w:type="spellEnd"/>
      <w:r>
        <w:t xml:space="preserve"> different subdivisions </w:t>
      </w:r>
      <w:proofErr w:type="spellStart"/>
      <w:r>
        <w:t>of</w:t>
      </w:r>
      <w:proofErr w:type="spellEnd"/>
      <w:r>
        <w:t xml:space="preserve"> the </w:t>
      </w:r>
      <w:proofErr w:type="spellStart"/>
      <w:r>
        <w:t>models</w:t>
      </w:r>
      <w:proofErr w:type="spellEnd"/>
      <w:r>
        <w:t xml:space="preserve"> </w:t>
      </w:r>
      <w:proofErr w:type="spellStart"/>
      <w:r>
        <w:t>but</w:t>
      </w:r>
      <w:proofErr w:type="spellEnd"/>
      <w:r>
        <w:t xml:space="preserve"> </w:t>
      </w:r>
      <w:proofErr w:type="spellStart"/>
      <w:r>
        <w:t>here</w:t>
      </w:r>
      <w:proofErr w:type="spellEnd"/>
      <w:r>
        <w:t xml:space="preserve"> and in the </w:t>
      </w:r>
      <w:proofErr w:type="spellStart"/>
      <w:r>
        <w:t>figures</w:t>
      </w:r>
      <w:proofErr w:type="spellEnd"/>
      <w:r>
        <w:t xml:space="preserve"> </w:t>
      </w:r>
      <w:proofErr w:type="spellStart"/>
      <w:r>
        <w:t>you</w:t>
      </w:r>
      <w:proofErr w:type="spellEnd"/>
      <w:r>
        <w:t xml:space="preserve"> call </w:t>
      </w:r>
      <w:proofErr w:type="spellStart"/>
      <w:r>
        <w:t>them</w:t>
      </w:r>
      <w:proofErr w:type="spellEnd"/>
      <w:r>
        <w:t xml:space="preserve"> ”elements”.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be </w:t>
      </w:r>
      <w:proofErr w:type="spellStart"/>
      <w:r>
        <w:t>consistent</w:t>
      </w:r>
      <w:proofErr w:type="spellEnd"/>
      <w:r>
        <w:t xml:space="preserve"> </w:t>
      </w:r>
      <w:proofErr w:type="spellStart"/>
      <w:r>
        <w:t>with</w:t>
      </w:r>
      <w:proofErr w:type="spellEnd"/>
      <w:r>
        <w:t xml:space="preserve"> the terms </w:t>
      </w:r>
      <w:proofErr w:type="spellStart"/>
      <w:r>
        <w:t>you</w:t>
      </w:r>
      <w:proofErr w:type="spellEnd"/>
      <w:r>
        <w:t xml:space="preserve"> </w:t>
      </w:r>
      <w:proofErr w:type="spellStart"/>
      <w:r>
        <w:t>use</w:t>
      </w:r>
      <w:proofErr w:type="spellEnd"/>
      <w:r>
        <w:t xml:space="preserve">. Fix </w:t>
      </w:r>
      <w:proofErr w:type="spellStart"/>
      <w:r>
        <w:t>this</w:t>
      </w:r>
      <w:proofErr w:type="spellEnd"/>
      <w:r>
        <w:t xml:space="preserve"> </w:t>
      </w:r>
      <w:proofErr w:type="spellStart"/>
      <w:r>
        <w:t>everywhere</w:t>
      </w:r>
      <w:proofErr w:type="spellEnd"/>
      <w:r>
        <w:t xml:space="preserve">. </w:t>
      </w:r>
      <w:proofErr w:type="spellStart"/>
      <w:r>
        <w:t>Fixed</w:t>
      </w:r>
      <w:proofErr w:type="spellEnd"/>
    </w:p>
    <w:p w14:paraId="6138313B" w14:textId="77777777" w:rsidR="00A95934" w:rsidRDefault="00A95934" w:rsidP="00622CDA">
      <w:pPr>
        <w:pStyle w:val="Kommentarer"/>
      </w:pPr>
    </w:p>
    <w:p w14:paraId="393147A2" w14:textId="725B7DEC" w:rsidR="00A95934" w:rsidRDefault="00A95934" w:rsidP="00622CDA">
      <w:pPr>
        <w:pStyle w:val="Kommentarer"/>
      </w:pPr>
      <w:r>
        <w:t xml:space="preserve">If </w:t>
      </w:r>
      <w:proofErr w:type="spellStart"/>
      <w:r>
        <w:t>you</w:t>
      </w:r>
      <w:proofErr w:type="spellEnd"/>
      <w:r>
        <w:t xml:space="preserve"> </w:t>
      </w:r>
      <w:proofErr w:type="spellStart"/>
      <w:r>
        <w:t>are</w:t>
      </w:r>
      <w:proofErr w:type="spellEnd"/>
      <w:r>
        <w:t xml:space="preserve"> SURE </w:t>
      </w:r>
      <w:proofErr w:type="spellStart"/>
      <w:r>
        <w:t>there</w:t>
      </w:r>
      <w:proofErr w:type="spellEnd"/>
      <w:r>
        <w:t xml:space="preserve"> is a </w:t>
      </w:r>
      <w:proofErr w:type="spellStart"/>
      <w:r>
        <w:t>good</w:t>
      </w:r>
      <w:proofErr w:type="spellEnd"/>
      <w:r>
        <w:t xml:space="preserve"> </w:t>
      </w:r>
      <w:proofErr w:type="spellStart"/>
      <w:r>
        <w:t>correspondence</w:t>
      </w:r>
      <w:proofErr w:type="spellEnd"/>
      <w:r>
        <w:t xml:space="preserve"> </w:t>
      </w:r>
      <w:proofErr w:type="spellStart"/>
      <w:r>
        <w:t>of</w:t>
      </w:r>
      <w:proofErr w:type="spellEnd"/>
      <w:r>
        <w:t xml:space="preserve"> terms </w:t>
      </w:r>
      <w:proofErr w:type="spellStart"/>
      <w:r>
        <w:t>throughout</w:t>
      </w:r>
      <w:proofErr w:type="spellEnd"/>
      <w:r>
        <w:t xml:space="preserve"> the ENTIRE </w:t>
      </w:r>
      <w:proofErr w:type="spellStart"/>
      <w:r>
        <w:t>document</w:t>
      </w:r>
      <w:proofErr w:type="spellEnd"/>
      <w:r>
        <w:t xml:space="preserve"> </w:t>
      </w:r>
      <w:proofErr w:type="spellStart"/>
      <w:r>
        <w:t>now</w:t>
      </w:r>
      <w:proofErr w:type="spellEnd"/>
      <w:r>
        <w:t xml:space="preserve">, </w:t>
      </w:r>
      <w:proofErr w:type="spellStart"/>
      <w:r>
        <w:t>you</w:t>
      </w:r>
      <w:proofErr w:type="spellEnd"/>
      <w:r>
        <w:t xml:space="preserve"> </w:t>
      </w:r>
      <w:proofErr w:type="spellStart"/>
      <w:r>
        <w:t>can</w:t>
      </w:r>
      <w:proofErr w:type="spellEnd"/>
      <w:r>
        <w:t xml:space="preserve"> </w:t>
      </w:r>
      <w:proofErr w:type="spellStart"/>
      <w:r>
        <w:t>remove</w:t>
      </w:r>
      <w:proofErr w:type="spellEnd"/>
      <w:r>
        <w:t xml:space="preserve"> </w:t>
      </w:r>
      <w:proofErr w:type="spellStart"/>
      <w:r>
        <w:t>this</w:t>
      </w:r>
      <w:proofErr w:type="spellEnd"/>
      <w:r>
        <w:t xml:space="preserve"> </w:t>
      </w:r>
      <w:proofErr w:type="spellStart"/>
      <w:r>
        <w:t>comment</w:t>
      </w:r>
      <w:proofErr w:type="spellEnd"/>
      <w:r>
        <w:t>.</w:t>
      </w:r>
    </w:p>
    <w:p w14:paraId="58995C78" w14:textId="0E7D4B8D" w:rsidR="00A95934" w:rsidRDefault="00A95934">
      <w:pPr>
        <w:pStyle w:val="Kommentarer"/>
      </w:pPr>
    </w:p>
  </w:comment>
  <w:comment w:id="24" w:author="Jason Serviss" w:date="2018-09-13T09:24:00Z" w:initials="JS">
    <w:p w14:paraId="0EC8A166" w14:textId="4D70C8D0" w:rsidR="00A95934" w:rsidRPr="00C05B0F" w:rsidRDefault="00A95934">
      <w:pPr>
        <w:pStyle w:val="Kommentarer"/>
        <w:rPr>
          <w:color w:val="FFFFFF" w:themeColor="background1"/>
        </w:rPr>
      </w:pPr>
      <w:r>
        <w:rPr>
          <w:rStyle w:val="Kommentarsreferens"/>
        </w:rPr>
        <w:annotationRef/>
      </w:r>
      <w:r>
        <w:t xml:space="preserve">Not </w:t>
      </w:r>
      <w:proofErr w:type="spellStart"/>
      <w:r>
        <w:t>satisfied</w:t>
      </w:r>
      <w:proofErr w:type="spellEnd"/>
      <w:r>
        <w:t xml:space="preserve"> </w:t>
      </w:r>
      <w:proofErr w:type="spellStart"/>
      <w:r>
        <w:t>with</w:t>
      </w:r>
      <w:proofErr w:type="spellEnd"/>
      <w:r>
        <w:t xml:space="preserve"> </w:t>
      </w:r>
      <w:proofErr w:type="spellStart"/>
      <w:r>
        <w:t>this</w:t>
      </w:r>
      <w:proofErr w:type="spellEnd"/>
      <w:r>
        <w:t xml:space="preserve">. It </w:t>
      </w:r>
      <w:proofErr w:type="spellStart"/>
      <w:r>
        <w:t>should</w:t>
      </w:r>
      <w:proofErr w:type="spellEnd"/>
      <w:r>
        <w:t xml:space="preserve"> be </w:t>
      </w:r>
      <w:proofErr w:type="spellStart"/>
      <w:r>
        <w:t>more</w:t>
      </w:r>
      <w:proofErr w:type="spellEnd"/>
      <w:r>
        <w:t xml:space="preserve"> </w:t>
      </w:r>
      <w:proofErr w:type="spellStart"/>
      <w:r>
        <w:t>along</w:t>
      </w:r>
      <w:proofErr w:type="spellEnd"/>
      <w:r>
        <w:t xml:space="preserve"> the </w:t>
      </w:r>
      <w:proofErr w:type="spellStart"/>
      <w:r>
        <w:t>lines</w:t>
      </w:r>
      <w:proofErr w:type="spellEnd"/>
      <w:r>
        <w:t xml:space="preserve"> </w:t>
      </w:r>
      <w:proofErr w:type="spellStart"/>
      <w:r>
        <w:t>of</w:t>
      </w:r>
      <w:proofErr w:type="spellEnd"/>
      <w:r>
        <w:t xml:space="preserve"> ”Antalet </w:t>
      </w:r>
      <w:proofErr w:type="spellStart"/>
      <w:r>
        <w:t>frågpr</w:t>
      </w:r>
      <w:proofErr w:type="spellEnd"/>
      <w:r>
        <w:t xml:space="preserve"> per </w:t>
      </w:r>
      <w:proofErr w:type="spellStart"/>
      <w:r>
        <w:t>model</w:t>
      </w:r>
      <w:proofErr w:type="spellEnd"/>
      <w:r>
        <w:t xml:space="preserve"> och element reflektera den mängd frågar som bedömdes vara nödvändigt att urskilja vilken modell passade bäst för </w:t>
      </w:r>
      <w:proofErr w:type="gramStart"/>
      <w:r>
        <w:t>den</w:t>
      </w:r>
      <w:proofErr w:type="gramEnd"/>
      <w:r>
        <w:t xml:space="preserve"> element och resulterade i ett ojämn antal modellspecifika frågor per element” </w:t>
      </w:r>
      <w:r w:rsidRPr="00C05B0F">
        <w:rPr>
          <w:color w:val="FFFFFF" w:themeColor="background1"/>
        </w:rPr>
        <w:t xml:space="preserve">Fixad, men ska kolla vill återkomma och läsa igenom igen, meningen låter lite konstig. </w:t>
      </w:r>
    </w:p>
  </w:comment>
  <w:comment w:id="29" w:author="Jason Serviss" w:date="2018-09-15T17:08:00Z" w:initials="JS">
    <w:p w14:paraId="77369648" w14:textId="008532B0" w:rsidR="00A95934" w:rsidRDefault="00A95934">
      <w:pPr>
        <w:pStyle w:val="Kommentarer"/>
      </w:pPr>
      <w:r>
        <w:rPr>
          <w:rStyle w:val="Kommentarsreferens"/>
        </w:rPr>
        <w:annotationRef/>
      </w:r>
      <w:r>
        <w:t xml:space="preserve">In </w:t>
      </w:r>
      <w:proofErr w:type="spellStart"/>
      <w:r>
        <w:t>most</w:t>
      </w:r>
      <w:proofErr w:type="spellEnd"/>
      <w:r>
        <w:t xml:space="preserve"> </w:t>
      </w:r>
      <w:proofErr w:type="spellStart"/>
      <w:r>
        <w:t>of</w:t>
      </w:r>
      <w:proofErr w:type="spellEnd"/>
      <w:r>
        <w:t xml:space="preserve"> the </w:t>
      </w:r>
      <w:proofErr w:type="spellStart"/>
      <w:r>
        <w:t>results</w:t>
      </w:r>
      <w:proofErr w:type="spellEnd"/>
      <w:r>
        <w:t xml:space="preserve"> checks </w:t>
      </w:r>
      <w:proofErr w:type="spellStart"/>
      <w:r>
        <w:t>need</w:t>
      </w:r>
      <w:proofErr w:type="spellEnd"/>
      <w:r>
        <w:t xml:space="preserve"> </w:t>
      </w:r>
      <w:proofErr w:type="spellStart"/>
      <w:r>
        <w:t>to</w:t>
      </w:r>
      <w:proofErr w:type="spellEnd"/>
      <w:r>
        <w:t xml:space="preserve"> be </w:t>
      </w:r>
      <w:proofErr w:type="spellStart"/>
      <w:r>
        <w:t>done</w:t>
      </w:r>
      <w:proofErr w:type="spellEnd"/>
      <w:r>
        <w:t xml:space="preserve"> for situations </w:t>
      </w:r>
      <w:proofErr w:type="spellStart"/>
      <w:r>
        <w:t>where</w:t>
      </w:r>
      <w:proofErr w:type="spellEnd"/>
      <w:r>
        <w:t xml:space="preserve"> </w:t>
      </w:r>
      <w:proofErr w:type="spellStart"/>
      <w:r>
        <w:t>these</w:t>
      </w:r>
      <w:proofErr w:type="spellEnd"/>
      <w:r>
        <w:t xml:space="preserve"> 2 statments </w:t>
      </w:r>
      <w:proofErr w:type="spellStart"/>
      <w:r>
        <w:t>can</w:t>
      </w:r>
      <w:proofErr w:type="spellEnd"/>
      <w:r>
        <w:t xml:space="preserve"> be </w:t>
      </w:r>
      <w:proofErr w:type="spellStart"/>
      <w:r>
        <w:t>equally</w:t>
      </w:r>
      <w:proofErr w:type="spellEnd"/>
      <w:r>
        <w:t xml:space="preserve"> </w:t>
      </w:r>
      <w:proofErr w:type="spellStart"/>
      <w:r>
        <w:t>correct</w:t>
      </w:r>
      <w:proofErr w:type="spellEnd"/>
      <w:r>
        <w:t xml:space="preserve">, a) </w:t>
      </w:r>
      <w:proofErr w:type="spellStart"/>
      <w:r>
        <w:t>result</w:t>
      </w:r>
      <w:proofErr w:type="spellEnd"/>
      <w:r>
        <w:t xml:space="preserve"> shows </w:t>
      </w:r>
      <w:proofErr w:type="spellStart"/>
      <w:r>
        <w:t>that</w:t>
      </w:r>
      <w:proofErr w:type="spellEnd"/>
      <w:r>
        <w:t xml:space="preserve"> X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w:t>
      </w:r>
      <w:proofErr w:type="spellStart"/>
      <w:r>
        <w:t>model</w:t>
      </w:r>
      <w:proofErr w:type="spellEnd"/>
      <w:r>
        <w:t xml:space="preserve"> and b) </w:t>
      </w:r>
      <w:proofErr w:type="spellStart"/>
      <w:r>
        <w:t>result</w:t>
      </w:r>
      <w:proofErr w:type="spellEnd"/>
      <w:r>
        <w:t xml:space="preserve"> shows </w:t>
      </w:r>
      <w:proofErr w:type="spellStart"/>
      <w:r>
        <w:t>that</w:t>
      </w:r>
      <w:proofErr w:type="spellEnd"/>
      <w:r>
        <w:t xml:space="preserve"> </w:t>
      </w:r>
      <w:proofErr w:type="spellStart"/>
      <w:r>
        <w:t>model</w:t>
      </w:r>
      <w:proofErr w:type="spellEnd"/>
      <w:r>
        <w:t xml:space="preserve"> </w:t>
      </w:r>
      <w:proofErr w:type="spellStart"/>
      <w:r>
        <w:t>corresponds</w:t>
      </w:r>
      <w:proofErr w:type="spellEnd"/>
      <w:r>
        <w:t xml:space="preserve"> </w:t>
      </w:r>
      <w:proofErr w:type="spellStart"/>
      <w:r>
        <w:t>well</w:t>
      </w:r>
      <w:proofErr w:type="spellEnd"/>
      <w:r>
        <w:t xml:space="preserve"> </w:t>
      </w:r>
      <w:proofErr w:type="spellStart"/>
      <w:r>
        <w:t>with</w:t>
      </w:r>
      <w:proofErr w:type="spellEnd"/>
      <w:r>
        <w:t xml:space="preserve"> X. </w:t>
      </w:r>
      <w:proofErr w:type="spellStart"/>
      <w:r>
        <w:t>Example</w:t>
      </w:r>
      <w:proofErr w:type="spellEnd"/>
      <w:r>
        <w:t xml:space="preserve">: The </w:t>
      </w:r>
      <w:proofErr w:type="spellStart"/>
      <w:r>
        <w:t>high</w:t>
      </w:r>
      <w:proofErr w:type="spellEnd"/>
      <w:r>
        <w:t xml:space="preserve"> score shows the </w:t>
      </w:r>
      <w:proofErr w:type="spellStart"/>
      <w:r>
        <w:t>course</w:t>
      </w:r>
      <w:proofErr w:type="spellEnd"/>
      <w:r>
        <w:t xml:space="preserve"> </w:t>
      </w:r>
      <w:proofErr w:type="spellStart"/>
      <w:r>
        <w:t>folows</w:t>
      </w:r>
      <w:proofErr w:type="spellEnd"/>
      <w:r>
        <w:t xml:space="preserve"> DIM </w:t>
      </w:r>
      <w:proofErr w:type="spellStart"/>
      <w:r>
        <w:t>well</w:t>
      </w:r>
      <w:proofErr w:type="spellEnd"/>
      <w:r>
        <w:t xml:space="preserve"> vs. The </w:t>
      </w:r>
      <w:proofErr w:type="spellStart"/>
      <w:r>
        <w:t>high</w:t>
      </w:r>
      <w:proofErr w:type="spellEnd"/>
      <w:r>
        <w:t xml:space="preserve"> score shows DIM is a </w:t>
      </w:r>
      <w:proofErr w:type="spellStart"/>
      <w:r>
        <w:t>good</w:t>
      </w:r>
      <w:proofErr w:type="spellEnd"/>
      <w:r>
        <w:t xml:space="preserve"> </w:t>
      </w:r>
      <w:proofErr w:type="spellStart"/>
      <w:r>
        <w:t>model</w:t>
      </w:r>
      <w:proofErr w:type="spellEnd"/>
      <w:r>
        <w:t xml:space="preserve"> for the </w:t>
      </w:r>
      <w:proofErr w:type="spellStart"/>
      <w:r>
        <w:t>course</w:t>
      </w:r>
      <w:proofErr w:type="spellEnd"/>
      <w:r>
        <w:t xml:space="preserve">. </w:t>
      </w:r>
      <w:proofErr w:type="spellStart"/>
      <w:r>
        <w:t>Should</w:t>
      </w:r>
      <w:proofErr w:type="spellEnd"/>
      <w:r>
        <w:t xml:space="preserve"> </w:t>
      </w:r>
      <w:proofErr w:type="spellStart"/>
      <w:r>
        <w:t>these</w:t>
      </w:r>
      <w:proofErr w:type="spellEnd"/>
      <w:r>
        <w:t xml:space="preserve"> be </w:t>
      </w:r>
      <w:proofErr w:type="spellStart"/>
      <w:r>
        <w:t>considered</w:t>
      </w:r>
      <w:proofErr w:type="spellEnd"/>
      <w:r>
        <w:t xml:space="preserve"> </w:t>
      </w:r>
      <w:proofErr w:type="spellStart"/>
      <w:r>
        <w:t>equally</w:t>
      </w:r>
      <w:proofErr w:type="spellEnd"/>
      <w:r>
        <w:t xml:space="preserve"> </w:t>
      </w:r>
      <w:proofErr w:type="spellStart"/>
      <w:r>
        <w:t>true</w:t>
      </w:r>
      <w:proofErr w:type="spellEnd"/>
      <w:r>
        <w:t>?</w:t>
      </w:r>
    </w:p>
  </w:comment>
  <w:comment w:id="30" w:author="Jason Serviss" w:date="2018-10-02T13:56:00Z" w:initials="JS">
    <w:p w14:paraId="0C8FE6A0" w14:textId="559E783C" w:rsidR="00A95934" w:rsidRDefault="00A95934">
      <w:pPr>
        <w:pStyle w:val="Kommentarer"/>
      </w:pPr>
      <w:r>
        <w:rPr>
          <w:rStyle w:val="Kommentarsreferens"/>
        </w:rPr>
        <w:annotationRef/>
      </w:r>
      <w:proofErr w:type="spellStart"/>
      <w:r>
        <w:t>Up</w:t>
      </w:r>
      <w:proofErr w:type="spellEnd"/>
      <w:r>
        <w:t xml:space="preserve"> </w:t>
      </w:r>
      <w:proofErr w:type="spellStart"/>
      <w:r>
        <w:t>to</w:t>
      </w:r>
      <w:proofErr w:type="spellEnd"/>
      <w:r>
        <w:t xml:space="preserve"> </w:t>
      </w:r>
      <w:proofErr w:type="spellStart"/>
      <w:r>
        <w:t>this</w:t>
      </w:r>
      <w:proofErr w:type="spellEnd"/>
      <w:r>
        <w:t xml:space="preserve"> </w:t>
      </w:r>
      <w:proofErr w:type="spellStart"/>
      <w:r>
        <w:t>point</w:t>
      </w:r>
      <w:proofErr w:type="spellEnd"/>
      <w:r>
        <w:t xml:space="preserve"> in the text it is </w:t>
      </w:r>
      <w:proofErr w:type="spellStart"/>
      <w:r>
        <w:t>unknown</w:t>
      </w:r>
      <w:proofErr w:type="spellEnd"/>
      <w:r>
        <w:t xml:space="preserve"> </w:t>
      </w:r>
      <w:proofErr w:type="spellStart"/>
      <w:r>
        <w:t>to</w:t>
      </w:r>
      <w:proofErr w:type="spellEnd"/>
      <w:r>
        <w:t xml:space="preserve"> the </w:t>
      </w:r>
      <w:proofErr w:type="spellStart"/>
      <w:r>
        <w:t>reader</w:t>
      </w:r>
      <w:proofErr w:type="spellEnd"/>
      <w:r>
        <w:t xml:space="preserve"> </w:t>
      </w:r>
      <w:proofErr w:type="spellStart"/>
      <w:r>
        <w:t>that</w:t>
      </w:r>
      <w:proofErr w:type="spellEnd"/>
      <w:r>
        <w:t xml:space="preserve"> </w:t>
      </w:r>
      <w:proofErr w:type="spellStart"/>
      <w:r>
        <w:t>models</w:t>
      </w:r>
      <w:proofErr w:type="spellEnd"/>
      <w:r>
        <w:t xml:space="preserve"> </w:t>
      </w:r>
      <w:proofErr w:type="spellStart"/>
      <w:r>
        <w:t>have</w:t>
      </w:r>
      <w:proofErr w:type="spellEnd"/>
      <w:r>
        <w:t xml:space="preserve"> ”faser” and ”element”. </w:t>
      </w:r>
      <w:proofErr w:type="spellStart"/>
      <w:r>
        <w:t>You</w:t>
      </w:r>
      <w:proofErr w:type="spellEnd"/>
      <w:r>
        <w:t xml:space="preserve"> </w:t>
      </w:r>
      <w:proofErr w:type="spellStart"/>
      <w:r>
        <w:t>should</w:t>
      </w:r>
      <w:proofErr w:type="spellEnd"/>
      <w:r>
        <w:t xml:space="preserve"> </w:t>
      </w:r>
      <w:proofErr w:type="spellStart"/>
      <w:r>
        <w:t>have</w:t>
      </w:r>
      <w:proofErr w:type="spellEnd"/>
      <w:r>
        <w:t xml:space="preserve"> a </w:t>
      </w:r>
      <w:proofErr w:type="spellStart"/>
      <w:r>
        <w:t>sentance</w:t>
      </w:r>
      <w:proofErr w:type="spellEnd"/>
      <w:r>
        <w:t xml:space="preserve"> </w:t>
      </w:r>
      <w:proofErr w:type="spellStart"/>
      <w:r>
        <w:t>here</w:t>
      </w:r>
      <w:proofErr w:type="spellEnd"/>
      <w:r>
        <w:t xml:space="preserve"> </w:t>
      </w:r>
      <w:proofErr w:type="spellStart"/>
      <w:r>
        <w:t>that</w:t>
      </w:r>
      <w:proofErr w:type="spellEnd"/>
      <w:r>
        <w:t xml:space="preserve"> </w:t>
      </w:r>
      <w:proofErr w:type="spellStart"/>
      <w:r>
        <w:t>explains</w:t>
      </w:r>
      <w:proofErr w:type="spellEnd"/>
      <w:r>
        <w:t xml:space="preserve"> </w:t>
      </w:r>
      <w:proofErr w:type="spellStart"/>
      <w:r>
        <w:t>that</w:t>
      </w:r>
      <w:proofErr w:type="spellEnd"/>
      <w:r>
        <w:t xml:space="preserve"> </w:t>
      </w:r>
      <w:proofErr w:type="spellStart"/>
      <w:r>
        <w:t>models</w:t>
      </w:r>
      <w:proofErr w:type="spellEnd"/>
      <w:r>
        <w:t xml:space="preserve"> </w:t>
      </w:r>
      <w:proofErr w:type="spellStart"/>
      <w:r>
        <w:t>are</w:t>
      </w:r>
      <w:proofErr w:type="spellEnd"/>
      <w:r>
        <w:t xml:space="preserve"> </w:t>
      </w:r>
      <w:proofErr w:type="spellStart"/>
      <w:r>
        <w:t>typically</w:t>
      </w:r>
      <w:proofErr w:type="spellEnd"/>
      <w:r>
        <w:t xml:space="preserve"> </w:t>
      </w:r>
      <w:proofErr w:type="spellStart"/>
      <w:r>
        <w:t>divided</w:t>
      </w:r>
      <w:proofErr w:type="spellEnd"/>
      <w:r>
        <w:t xml:space="preserve"> </w:t>
      </w:r>
      <w:proofErr w:type="spellStart"/>
      <w:r>
        <w:t>into</w:t>
      </w:r>
      <w:proofErr w:type="spellEnd"/>
      <w:r>
        <w:t xml:space="preserve"> </w:t>
      </w:r>
      <w:proofErr w:type="spellStart"/>
      <w:r>
        <w:t>phases</w:t>
      </w:r>
      <w:proofErr w:type="spellEnd"/>
      <w:r>
        <w:t xml:space="preserve"> and elements and </w:t>
      </w:r>
      <w:proofErr w:type="spellStart"/>
      <w:r>
        <w:t>breifly</w:t>
      </w:r>
      <w:proofErr w:type="spellEnd"/>
      <w:r>
        <w:t xml:space="preserve"> </w:t>
      </w:r>
      <w:proofErr w:type="spellStart"/>
      <w:r>
        <w:t>say</w:t>
      </w:r>
      <w:proofErr w:type="spellEnd"/>
      <w:r>
        <w:t xml:space="preserve"> </w:t>
      </w:r>
      <w:proofErr w:type="spellStart"/>
      <w:r>
        <w:t>how</w:t>
      </w:r>
      <w:proofErr w:type="spellEnd"/>
      <w:r>
        <w:t xml:space="preserve"> the division </w:t>
      </w:r>
      <w:proofErr w:type="spellStart"/>
      <w:r>
        <w:t>takes</w:t>
      </w:r>
      <w:proofErr w:type="spellEnd"/>
      <w:r>
        <w:t xml:space="preserve"> </w:t>
      </w:r>
      <w:proofErr w:type="spellStart"/>
      <w:r>
        <w:t>place</w:t>
      </w:r>
      <w:proofErr w:type="spellEnd"/>
      <w:r>
        <w:t xml:space="preserve">. </w:t>
      </w:r>
      <w:proofErr w:type="spellStart"/>
      <w:r>
        <w:t>This</w:t>
      </w:r>
      <w:proofErr w:type="spellEnd"/>
      <w:r>
        <w:t xml:space="preserve"> </w:t>
      </w:r>
      <w:proofErr w:type="spellStart"/>
      <w:r>
        <w:t>will</w:t>
      </w:r>
      <w:proofErr w:type="spellEnd"/>
      <w:r>
        <w:t xml:space="preserve"> </w:t>
      </w:r>
      <w:proofErr w:type="spellStart"/>
      <w:r>
        <w:t>prepare</w:t>
      </w:r>
      <w:proofErr w:type="spellEnd"/>
      <w:r>
        <w:t xml:space="preserve"> the </w:t>
      </w:r>
      <w:proofErr w:type="spellStart"/>
      <w:r>
        <w:t>reader</w:t>
      </w:r>
      <w:proofErr w:type="spellEnd"/>
      <w:r>
        <w:t xml:space="preserve"> for the </w:t>
      </w:r>
      <w:proofErr w:type="spellStart"/>
      <w:r>
        <w:t>following</w:t>
      </w:r>
      <w:proofErr w:type="spellEnd"/>
      <w:r>
        <w:t xml:space="preserve"> </w:t>
      </w:r>
      <w:proofErr w:type="spellStart"/>
      <w:r>
        <w:t>sentance</w:t>
      </w:r>
      <w:proofErr w:type="spellEnd"/>
      <w:r>
        <w:t>.</w:t>
      </w:r>
    </w:p>
  </w:comment>
  <w:comment w:id="39" w:author="Jason Serviss" w:date="2018-10-02T13:53:00Z" w:initials="JS">
    <w:p w14:paraId="0A682B11" w14:textId="042FB179" w:rsidR="00A95934" w:rsidRDefault="00A95934">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ACTUALLY </w:t>
      </w:r>
      <w:proofErr w:type="spellStart"/>
      <w:r>
        <w:t>can</w:t>
      </w:r>
      <w:proofErr w:type="spellEnd"/>
      <w:r>
        <w:t xml:space="preserve"> </w:t>
      </w:r>
      <w:proofErr w:type="spellStart"/>
      <w:r>
        <w:t>tell</w:t>
      </w:r>
      <w:proofErr w:type="spellEnd"/>
      <w:r>
        <w:t xml:space="preserve"> </w:t>
      </w:r>
      <w:proofErr w:type="spellStart"/>
      <w:r>
        <w:t>us</w:t>
      </w:r>
      <w:proofErr w:type="spellEnd"/>
      <w:r>
        <w:t xml:space="preserve">. </w:t>
      </w:r>
    </w:p>
    <w:p w14:paraId="101D536E" w14:textId="77777777" w:rsidR="00A95934" w:rsidRDefault="00A95934">
      <w:pPr>
        <w:pStyle w:val="Kommentarer"/>
      </w:pPr>
    </w:p>
    <w:p w14:paraId="450C2837" w14:textId="138D6761" w:rsidR="00A95934" w:rsidRDefault="00A95934">
      <w:pPr>
        <w:pStyle w:val="Kommentarer"/>
      </w:pPr>
      <w:r>
        <w:t>NOT FIXED</w:t>
      </w:r>
      <w:proofErr w:type="gramStart"/>
      <w:r>
        <w:t>!?!</w:t>
      </w:r>
      <w:proofErr w:type="gramEnd"/>
    </w:p>
  </w:comment>
  <w:comment w:id="49" w:author="Jason Serviss" w:date="2018-09-18T10:12:00Z" w:initials="JS">
    <w:p w14:paraId="7B4E95E0" w14:textId="617A8F6C" w:rsidR="00A95934" w:rsidRPr="00253BB6" w:rsidRDefault="00A95934">
      <w:pPr>
        <w:pStyle w:val="Kommentarer"/>
        <w:rPr>
          <w:color w:val="FFFFFF" w:themeColor="background1"/>
        </w:rPr>
      </w:pPr>
      <w:ins w:id="50" w:author="Jason Serviss" w:date="2018-09-15T15:44:00Z">
        <w:r>
          <w:rPr>
            <w:rStyle w:val="Kommentarsreferens"/>
          </w:rPr>
          <w:annotationRef/>
        </w:r>
      </w:ins>
      <w:proofErr w:type="spellStart"/>
      <w:r>
        <w:t>Add</w:t>
      </w:r>
      <w:proofErr w:type="spellEnd"/>
      <w:r>
        <w:t xml:space="preserve"> </w:t>
      </w:r>
      <w:proofErr w:type="spellStart"/>
      <w:r>
        <w:t>here</w:t>
      </w:r>
      <w:proofErr w:type="spellEnd"/>
      <w:r>
        <w:t xml:space="preserve"> </w:t>
      </w:r>
      <w:proofErr w:type="spellStart"/>
      <w:r>
        <w:t>what</w:t>
      </w:r>
      <w:proofErr w:type="spellEnd"/>
      <w:r>
        <w:t xml:space="preserve"> </w:t>
      </w:r>
      <w:proofErr w:type="spellStart"/>
      <w:r>
        <w:t>was</w:t>
      </w:r>
      <w:proofErr w:type="spellEnd"/>
      <w:r>
        <w:t xml:space="preserve"> </w:t>
      </w:r>
      <w:proofErr w:type="spellStart"/>
      <w:r>
        <w:t>missing</w:t>
      </w:r>
      <w:proofErr w:type="spellEnd"/>
      <w:r>
        <w:t xml:space="preserve"> from </w:t>
      </w:r>
      <w:proofErr w:type="spellStart"/>
      <w:r>
        <w:t>these</w:t>
      </w:r>
      <w:proofErr w:type="spellEnd"/>
      <w:r>
        <w:t xml:space="preserve"> elements </w:t>
      </w:r>
      <w:proofErr w:type="spellStart"/>
      <w:r>
        <w:t>that</w:t>
      </w:r>
      <w:proofErr w:type="spellEnd"/>
      <w:r>
        <w:t xml:space="preserve"> </w:t>
      </w:r>
      <w:proofErr w:type="spellStart"/>
      <w:r>
        <w:t>caused</w:t>
      </w:r>
      <w:proofErr w:type="spellEnd"/>
      <w:r>
        <w:t xml:space="preserve"> </w:t>
      </w:r>
      <w:proofErr w:type="spellStart"/>
      <w:r>
        <w:t>them</w:t>
      </w:r>
      <w:proofErr w:type="spellEnd"/>
      <w:r>
        <w:t xml:space="preserve"> </w:t>
      </w:r>
      <w:proofErr w:type="spellStart"/>
      <w:r>
        <w:t>to</w:t>
      </w:r>
      <w:proofErr w:type="spellEnd"/>
      <w:r>
        <w:t xml:space="preserve"> </w:t>
      </w:r>
      <w:proofErr w:type="spellStart"/>
      <w:r>
        <w:t>have</w:t>
      </w:r>
      <w:proofErr w:type="spellEnd"/>
      <w:r>
        <w:t xml:space="preserve"> a </w:t>
      </w:r>
      <w:proofErr w:type="spellStart"/>
      <w:r>
        <w:t>low</w:t>
      </w:r>
      <w:proofErr w:type="spellEnd"/>
      <w:r>
        <w:t xml:space="preserve"> score. </w:t>
      </w:r>
      <w:proofErr w:type="spellStart"/>
      <w:r>
        <w:t>Why</w:t>
      </w:r>
      <w:proofErr w:type="spellEnd"/>
      <w:r>
        <w:t xml:space="preserve"> </w:t>
      </w:r>
      <w:proofErr w:type="spellStart"/>
      <w:r>
        <w:t>were</w:t>
      </w:r>
      <w:proofErr w:type="spellEnd"/>
      <w:r>
        <w:t xml:space="preserve"> the </w:t>
      </w:r>
      <w:proofErr w:type="spellStart"/>
      <w:r>
        <w:t>points</w:t>
      </w:r>
      <w:proofErr w:type="spellEnd"/>
      <w:r>
        <w:t xml:space="preserve"> </w:t>
      </w:r>
      <w:proofErr w:type="spellStart"/>
      <w:r>
        <w:t>low</w:t>
      </w:r>
      <w:proofErr w:type="spellEnd"/>
      <w:r>
        <w:t xml:space="preserve"> in </w:t>
      </w:r>
      <w:proofErr w:type="spellStart"/>
      <w:r>
        <w:t>these</w:t>
      </w:r>
      <w:proofErr w:type="spellEnd"/>
      <w:r>
        <w:t xml:space="preserve"> elements? </w:t>
      </w:r>
      <w:proofErr w:type="spellStart"/>
      <w:r>
        <w:t>Use</w:t>
      </w:r>
      <w:proofErr w:type="spellEnd"/>
      <w:r>
        <w:t xml:space="preserve"> Bilaga 3 </w:t>
      </w:r>
      <w:proofErr w:type="spellStart"/>
      <w:r>
        <w:t>to</w:t>
      </w:r>
      <w:proofErr w:type="spellEnd"/>
      <w:r>
        <w:t xml:space="preserve"> </w:t>
      </w:r>
      <w:proofErr w:type="spellStart"/>
      <w:r>
        <w:t>find</w:t>
      </w:r>
      <w:proofErr w:type="spellEnd"/>
      <w:r>
        <w:t xml:space="preserve"> the </w:t>
      </w:r>
      <w:proofErr w:type="spellStart"/>
      <w:r>
        <w:t>answer</w:t>
      </w:r>
      <w:proofErr w:type="spellEnd"/>
      <w:r>
        <w:t xml:space="preserve">. </w:t>
      </w:r>
      <w:r>
        <w:rPr>
          <w:color w:val="FFFFFF" w:themeColor="background1"/>
        </w:rPr>
        <w:t>Lägga till poäng i bilaga 3</w:t>
      </w:r>
    </w:p>
  </w:comment>
  <w:comment w:id="52" w:author="Jason Serviss" w:date="2018-10-02T14:09:00Z" w:initials="JS">
    <w:p w14:paraId="726FA04D" w14:textId="2D0FBEDC" w:rsidR="00A95934" w:rsidRDefault="00A95934">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Unclear</w:t>
      </w:r>
      <w:proofErr w:type="spellEnd"/>
      <w:r>
        <w:t xml:space="preserve"> </w:t>
      </w:r>
      <w:proofErr w:type="spellStart"/>
      <w:r>
        <w:t>what</w:t>
      </w:r>
      <w:proofErr w:type="spellEnd"/>
      <w:r>
        <w:t xml:space="preserve"> ”hur kursen fungerar för studenten” </w:t>
      </w:r>
      <w:proofErr w:type="spellStart"/>
      <w:r>
        <w:t>means</w:t>
      </w:r>
      <w:proofErr w:type="spellEnd"/>
      <w:r>
        <w:t>.</w:t>
      </w:r>
    </w:p>
  </w:comment>
  <w:comment w:id="53" w:author="Jason Serviss" w:date="2018-10-02T14:09:00Z" w:initials="JS">
    <w:p w14:paraId="44D5F7A2" w14:textId="3BFF5110" w:rsidR="00A95934" w:rsidRDefault="00A95934">
      <w:pPr>
        <w:pStyle w:val="Kommentarer"/>
        <w:rPr>
          <w:color w:val="FFFFFF" w:themeColor="background1"/>
        </w:rPr>
      </w:pPr>
      <w:ins w:id="54" w:author="Jason Serviss" w:date="2018-09-15T15:46:00Z">
        <w:r>
          <w:rPr>
            <w:rStyle w:val="Kommentarsreferens"/>
          </w:rPr>
          <w:annotationRef/>
        </w:r>
      </w:ins>
      <w:proofErr w:type="spellStart"/>
      <w:r>
        <w:t>What</w:t>
      </w:r>
      <w:proofErr w:type="spellEnd"/>
      <w:r>
        <w:t xml:space="preserve"> </w:t>
      </w:r>
      <w:proofErr w:type="spellStart"/>
      <w:r>
        <w:t>specific</w:t>
      </w:r>
      <w:proofErr w:type="spellEnd"/>
      <w:r>
        <w:t xml:space="preserve"> </w:t>
      </w:r>
      <w:proofErr w:type="spellStart"/>
      <w:r>
        <w:t>things</w:t>
      </w:r>
      <w:proofErr w:type="spellEnd"/>
      <w:r>
        <w:t xml:space="preserve"> </w:t>
      </w:r>
      <w:proofErr w:type="spellStart"/>
      <w:r>
        <w:t>does</w:t>
      </w:r>
      <w:proofErr w:type="spellEnd"/>
      <w:r>
        <w:t xml:space="preserve"> Grade </w:t>
      </w:r>
      <w:proofErr w:type="spellStart"/>
      <w:r>
        <w:t>need</w:t>
      </w:r>
      <w:proofErr w:type="spellEnd"/>
      <w:r>
        <w:t xml:space="preserve"> </w:t>
      </w:r>
      <w:proofErr w:type="spellStart"/>
      <w:r>
        <w:t>to</w:t>
      </w:r>
      <w:proofErr w:type="spellEnd"/>
      <w:r>
        <w:t xml:space="preserve"> </w:t>
      </w:r>
      <w:proofErr w:type="spellStart"/>
      <w:r>
        <w:t>add</w:t>
      </w:r>
      <w:proofErr w:type="spellEnd"/>
      <w:r>
        <w:t xml:space="preserve"> </w:t>
      </w:r>
      <w:proofErr w:type="spellStart"/>
      <w:r>
        <w:t>to</w:t>
      </w:r>
      <w:proofErr w:type="spellEnd"/>
      <w:r>
        <w:t xml:space="preserve"> the </w:t>
      </w:r>
      <w:proofErr w:type="spellStart"/>
      <w:r>
        <w:t>courses</w:t>
      </w:r>
      <w:proofErr w:type="spellEnd"/>
      <w:r>
        <w:t xml:space="preserve"> </w:t>
      </w:r>
      <w:proofErr w:type="spellStart"/>
      <w:r>
        <w:t>to</w:t>
      </w:r>
      <w:proofErr w:type="spellEnd"/>
      <w:r>
        <w:t xml:space="preserve"> </w:t>
      </w:r>
      <w:proofErr w:type="spellStart"/>
      <w:r>
        <w:t>improve</w:t>
      </w:r>
      <w:proofErr w:type="spellEnd"/>
      <w:r>
        <w:t xml:space="preserve"> the </w:t>
      </w:r>
      <w:proofErr w:type="spellStart"/>
      <w:r>
        <w:t>quality</w:t>
      </w:r>
      <w:proofErr w:type="spellEnd"/>
      <w:r>
        <w:t xml:space="preserve"> </w:t>
      </w:r>
      <w:proofErr w:type="spellStart"/>
      <w:r>
        <w:t>of</w:t>
      </w:r>
      <w:proofErr w:type="spellEnd"/>
      <w:r>
        <w:t xml:space="preserve"> </w:t>
      </w:r>
      <w:proofErr w:type="spellStart"/>
      <w:r>
        <w:t>this</w:t>
      </w:r>
      <w:proofErr w:type="spellEnd"/>
      <w:r>
        <w:t xml:space="preserve"> </w:t>
      </w:r>
      <w:proofErr w:type="spellStart"/>
      <w:r>
        <w:t>phase</w:t>
      </w:r>
      <w:proofErr w:type="spellEnd"/>
      <w:r>
        <w:t xml:space="preserve">/element(s)? </w:t>
      </w:r>
      <w:proofErr w:type="spellStart"/>
      <w:r>
        <w:rPr>
          <w:color w:val="FFFFFF" w:themeColor="background1"/>
        </w:rPr>
        <w:t>Fixed</w:t>
      </w:r>
      <w:proofErr w:type="spellEnd"/>
      <w:r>
        <w:rPr>
          <w:color w:val="FFFFFF" w:themeColor="background1"/>
        </w:rPr>
        <w:t xml:space="preserve">. </w:t>
      </w:r>
    </w:p>
    <w:p w14:paraId="2846B7A1" w14:textId="77777777" w:rsidR="00A95934" w:rsidRDefault="00A95934">
      <w:pPr>
        <w:pStyle w:val="Kommentarer"/>
        <w:rPr>
          <w:color w:val="FFFFFF" w:themeColor="background1"/>
        </w:rPr>
      </w:pPr>
    </w:p>
    <w:p w14:paraId="2032BFF7" w14:textId="4268E901" w:rsidR="00A95934" w:rsidRPr="007C75AC" w:rsidRDefault="00A95934">
      <w:pPr>
        <w:pStyle w:val="Kommentarer"/>
      </w:pPr>
      <w:proofErr w:type="spellStart"/>
      <w:r w:rsidRPr="007C75AC">
        <w:t>Unclear</w:t>
      </w:r>
      <w:proofErr w:type="spellEnd"/>
      <w:r w:rsidRPr="007C75AC">
        <w:t xml:space="preserve"> </w:t>
      </w:r>
      <w:proofErr w:type="spellStart"/>
      <w:r w:rsidRPr="007C75AC">
        <w:t>what</w:t>
      </w:r>
      <w:proofErr w:type="spellEnd"/>
      <w:r w:rsidRPr="007C75AC">
        <w:t xml:space="preserve"> ”vad studenten är belagen av” </w:t>
      </w:r>
      <w:proofErr w:type="spellStart"/>
      <w:r w:rsidRPr="007C75AC">
        <w:t>means</w:t>
      </w:r>
      <w:proofErr w:type="spellEnd"/>
      <w:r w:rsidRPr="007C75AC">
        <w:t>.</w:t>
      </w:r>
    </w:p>
  </w:comment>
  <w:comment w:id="57" w:author="Jason Serviss" w:date="2018-09-15T16:21:00Z" w:initials="JS">
    <w:p w14:paraId="61E58F0A" w14:textId="321F015F" w:rsidR="00A95934" w:rsidRDefault="00A95934">
      <w:pPr>
        <w:pStyle w:val="Kommentarer"/>
      </w:pPr>
      <w:r>
        <w:rPr>
          <w:rStyle w:val="Kommentarsreferens"/>
        </w:rPr>
        <w:annotationRef/>
      </w:r>
      <w:r>
        <w:t xml:space="preserve">On </w:t>
      </w:r>
      <w:proofErr w:type="spellStart"/>
      <w:r>
        <w:t>line</w:t>
      </w:r>
      <w:proofErr w:type="spellEnd"/>
      <w:r>
        <w:t xml:space="preserve"> 306 in the </w:t>
      </w:r>
      <w:proofErr w:type="spellStart"/>
      <w:r>
        <w:t>discussion</w:t>
      </w:r>
      <w:proofErr w:type="spellEnd"/>
      <w:r>
        <w:t xml:space="preserve"> </w:t>
      </w:r>
      <w:proofErr w:type="spellStart"/>
      <w:r>
        <w:t>there</w:t>
      </w:r>
      <w:proofErr w:type="spellEnd"/>
      <w:r>
        <w:t xml:space="preserve"> is a </w:t>
      </w:r>
      <w:proofErr w:type="spellStart"/>
      <w:r>
        <w:t>comment</w:t>
      </w:r>
      <w:proofErr w:type="spellEnd"/>
      <w:r>
        <w:t xml:space="preserve"> (</w:t>
      </w:r>
      <w:proofErr w:type="spellStart"/>
      <w:r>
        <w:t>that</w:t>
      </w:r>
      <w:proofErr w:type="spellEnd"/>
      <w:r>
        <w:t xml:space="preserve"> I </w:t>
      </w:r>
      <w:proofErr w:type="spellStart"/>
      <w:r>
        <w:t>previously</w:t>
      </w:r>
      <w:proofErr w:type="spellEnd"/>
      <w:r>
        <w:t xml:space="preserve"> </w:t>
      </w:r>
      <w:proofErr w:type="spellStart"/>
      <w:r>
        <w:t>made</w:t>
      </w:r>
      <w:proofErr w:type="spellEnd"/>
      <w:r>
        <w:t xml:space="preserve"> in the </w:t>
      </w:r>
      <w:proofErr w:type="spellStart"/>
      <w:r>
        <w:t>introduction</w:t>
      </w:r>
      <w:proofErr w:type="spellEnd"/>
      <w:r>
        <w:t xml:space="preserve">) </w:t>
      </w:r>
      <w:proofErr w:type="spellStart"/>
      <w:r>
        <w:t>about</w:t>
      </w:r>
      <w:proofErr w:type="spellEnd"/>
      <w:r>
        <w:t xml:space="preserve"> </w:t>
      </w:r>
      <w:proofErr w:type="spellStart"/>
      <w:r>
        <w:t>why</w:t>
      </w:r>
      <w:proofErr w:type="spellEnd"/>
      <w:r>
        <w:t xml:space="preserve"> </w:t>
      </w:r>
      <w:proofErr w:type="spellStart"/>
      <w:r>
        <w:t>forcing</w:t>
      </w:r>
      <w:proofErr w:type="spellEnd"/>
      <w:r>
        <w:t xml:space="preserve"> Grade </w:t>
      </w:r>
      <w:proofErr w:type="spellStart"/>
      <w:r>
        <w:t>into</w:t>
      </w:r>
      <w:proofErr w:type="spellEnd"/>
      <w:r>
        <w:t xml:space="preserve"> </w:t>
      </w:r>
      <w:proofErr w:type="spellStart"/>
      <w:r>
        <w:t>one</w:t>
      </w:r>
      <w:proofErr w:type="spellEnd"/>
      <w:r>
        <w:t xml:space="preserve"> </w:t>
      </w:r>
      <w:proofErr w:type="spellStart"/>
      <w:r>
        <w:t>model</w:t>
      </w:r>
      <w:proofErr w:type="spellEnd"/>
      <w:r>
        <w:t xml:space="preserve"> </w:t>
      </w:r>
      <w:proofErr w:type="spellStart"/>
      <w:r>
        <w:t>when</w:t>
      </w:r>
      <w:proofErr w:type="spellEnd"/>
      <w:r>
        <w:t xml:space="preserve"> </w:t>
      </w:r>
      <w:proofErr w:type="spellStart"/>
      <w:r>
        <w:t>they</w:t>
      </w:r>
      <w:proofErr w:type="spellEnd"/>
      <w:r>
        <w:t xml:space="preserve"> </w:t>
      </w:r>
      <w:proofErr w:type="spellStart"/>
      <w:r>
        <w:t>have</w:t>
      </w:r>
      <w:proofErr w:type="spellEnd"/>
      <w:r>
        <w:t xml:space="preserve"> a diverse </w:t>
      </w:r>
      <w:proofErr w:type="spellStart"/>
      <w:r>
        <w:t>range</w:t>
      </w:r>
      <w:proofErr w:type="spellEnd"/>
      <w:r>
        <w:t xml:space="preserve"> </w:t>
      </w:r>
      <w:proofErr w:type="spellStart"/>
      <w:r>
        <w:t>of</w:t>
      </w:r>
      <w:proofErr w:type="spellEnd"/>
      <w:r>
        <w:t xml:space="preserve"> </w:t>
      </w:r>
      <w:proofErr w:type="spellStart"/>
      <w:r>
        <w:t>customers</w:t>
      </w:r>
      <w:proofErr w:type="spellEnd"/>
      <w:r>
        <w:t xml:space="preserve">, </w:t>
      </w:r>
      <w:proofErr w:type="spellStart"/>
      <w:r>
        <w:t>might</w:t>
      </w:r>
      <w:proofErr w:type="spellEnd"/>
      <w:r>
        <w:t xml:space="preserve"> be a bad </w:t>
      </w:r>
      <w:proofErr w:type="spellStart"/>
      <w:r>
        <w:t>idea</w:t>
      </w:r>
      <w:proofErr w:type="spellEnd"/>
      <w:r>
        <w:t xml:space="preserve">. The </w:t>
      </w:r>
      <w:proofErr w:type="spellStart"/>
      <w:r>
        <w:t>results</w:t>
      </w:r>
      <w:proofErr w:type="spellEnd"/>
      <w:r>
        <w:t xml:space="preserve"> in </w:t>
      </w:r>
      <w:proofErr w:type="spellStart"/>
      <w:r>
        <w:t>this</w:t>
      </w:r>
      <w:proofErr w:type="spellEnd"/>
      <w:r>
        <w:t xml:space="preserve"> </w:t>
      </w:r>
      <w:proofErr w:type="spellStart"/>
      <w:r>
        <w:t>section</w:t>
      </w:r>
      <w:proofErr w:type="spellEnd"/>
      <w:r>
        <w:t xml:space="preserve"> </w:t>
      </w:r>
      <w:proofErr w:type="spellStart"/>
      <w:r>
        <w:t>indicate</w:t>
      </w:r>
      <w:proofErr w:type="spellEnd"/>
      <w:r>
        <w:t xml:space="preserve"> </w:t>
      </w:r>
      <w:proofErr w:type="spellStart"/>
      <w:r>
        <w:t>that</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these</w:t>
      </w:r>
      <w:proofErr w:type="spellEnd"/>
      <w:r>
        <w:t xml:space="preserve"> observations, </w:t>
      </w:r>
      <w:proofErr w:type="spellStart"/>
      <w:r>
        <w:t>this</w:t>
      </w:r>
      <w:proofErr w:type="spellEnd"/>
      <w:r>
        <w:t xml:space="preserve"> is not a problem. If the </w:t>
      </w:r>
      <w:proofErr w:type="spellStart"/>
      <w:r>
        <w:t>diversity</w:t>
      </w:r>
      <w:proofErr w:type="spellEnd"/>
      <w:r>
        <w:t xml:space="preserve"> </w:t>
      </w:r>
      <w:proofErr w:type="spellStart"/>
      <w:r>
        <w:t>of</w:t>
      </w:r>
      <w:proofErr w:type="spellEnd"/>
      <w:r>
        <w:t xml:space="preserve"> Grades </w:t>
      </w:r>
      <w:proofErr w:type="spellStart"/>
      <w:r>
        <w:t>customers</w:t>
      </w:r>
      <w:proofErr w:type="spellEnd"/>
      <w:r>
        <w:t xml:space="preserve"> </w:t>
      </w:r>
      <w:proofErr w:type="spellStart"/>
      <w:r>
        <w:t>was</w:t>
      </w:r>
      <w:proofErr w:type="spellEnd"/>
      <w:r>
        <w:t xml:space="preserve"> so </w:t>
      </w:r>
      <w:proofErr w:type="spellStart"/>
      <w:r>
        <w:t>large</w:t>
      </w:r>
      <w:proofErr w:type="spellEnd"/>
      <w:r>
        <w:t xml:space="preserve"> </w:t>
      </w:r>
      <w:proofErr w:type="spellStart"/>
      <w:r>
        <w:t>that</w:t>
      </w:r>
      <w:proofErr w:type="spellEnd"/>
      <w:r>
        <w:t xml:space="preserve"> </w:t>
      </w:r>
      <w:proofErr w:type="spellStart"/>
      <w:r>
        <w:t>they</w:t>
      </w:r>
      <w:proofErr w:type="spellEnd"/>
      <w:r>
        <w:t xml:space="preserve"> </w:t>
      </w:r>
      <w:proofErr w:type="spellStart"/>
      <w:r>
        <w:t>would</w:t>
      </w:r>
      <w:proofErr w:type="spellEnd"/>
      <w:r>
        <w:t xml:space="preserve"> </w:t>
      </w:r>
      <w:proofErr w:type="spellStart"/>
      <w:r>
        <w:t>need</w:t>
      </w:r>
      <w:proofErr w:type="spellEnd"/>
      <w:r>
        <w:t xml:space="preserve"> </w:t>
      </w:r>
      <w:proofErr w:type="spellStart"/>
      <w:r>
        <w:t>to</w:t>
      </w:r>
      <w:proofErr w:type="spellEnd"/>
      <w:r>
        <w:t xml:space="preserve"> </w:t>
      </w:r>
      <w:proofErr w:type="spellStart"/>
      <w:r>
        <w:t>adopt</w:t>
      </w:r>
      <w:proofErr w:type="spellEnd"/>
      <w:r>
        <w:t xml:space="preserve"> a different </w:t>
      </w:r>
      <w:proofErr w:type="spellStart"/>
      <w:r>
        <w:t>model</w:t>
      </w:r>
      <w:proofErr w:type="spellEnd"/>
      <w:r>
        <w:t xml:space="preserve"> </w:t>
      </w:r>
      <w:proofErr w:type="spellStart"/>
      <w:r>
        <w:t>very</w:t>
      </w:r>
      <w:proofErr w:type="spellEnd"/>
      <w:r>
        <w:t xml:space="preserve"> </w:t>
      </w:r>
      <w:proofErr w:type="spellStart"/>
      <w:r>
        <w:t>often</w:t>
      </w:r>
      <w:proofErr w:type="spellEnd"/>
      <w:r>
        <w:t xml:space="preserve">, </w:t>
      </w:r>
      <w:proofErr w:type="spellStart"/>
      <w:r>
        <w:t>we</w:t>
      </w:r>
      <w:proofErr w:type="spellEnd"/>
      <w:r>
        <w:t xml:space="preserve"> </w:t>
      </w:r>
      <w:proofErr w:type="spellStart"/>
      <w:r>
        <w:t>would</w:t>
      </w:r>
      <w:proofErr w:type="spellEnd"/>
      <w:r>
        <w:t xml:space="preserve"> </w:t>
      </w:r>
      <w:proofErr w:type="spellStart"/>
      <w:r>
        <w:t>see</w:t>
      </w:r>
      <w:proofErr w:type="spellEnd"/>
      <w:r>
        <w:t xml:space="preserve"> the </w:t>
      </w:r>
      <w:proofErr w:type="spellStart"/>
      <w:r>
        <w:t>performance</w:t>
      </w:r>
      <w:proofErr w:type="spellEnd"/>
      <w:r>
        <w:t xml:space="preserve"> </w:t>
      </w:r>
      <w:proofErr w:type="spellStart"/>
      <w:r>
        <w:t>of</w:t>
      </w:r>
      <w:proofErr w:type="spellEnd"/>
      <w:r>
        <w:t xml:space="preserve"> DIM </w:t>
      </w:r>
      <w:proofErr w:type="spellStart"/>
      <w:r>
        <w:t>differ</w:t>
      </w:r>
      <w:proofErr w:type="spellEnd"/>
      <w:r>
        <w:t xml:space="preserve"> a </w:t>
      </w:r>
      <w:proofErr w:type="spellStart"/>
      <w:r>
        <w:t>lot</w:t>
      </w:r>
      <w:proofErr w:type="spellEnd"/>
      <w:r>
        <w:t xml:space="preserve"> </w:t>
      </w:r>
      <w:proofErr w:type="spellStart"/>
      <w:r>
        <w:t>between</w:t>
      </w:r>
      <w:proofErr w:type="spellEnd"/>
      <w:r>
        <w:t xml:space="preserve"> the </w:t>
      </w:r>
      <w:proofErr w:type="spellStart"/>
      <w:r>
        <w:t>courses</w:t>
      </w:r>
      <w:proofErr w:type="spellEnd"/>
      <w:r>
        <w:t xml:space="preserve"> </w:t>
      </w:r>
      <w:proofErr w:type="spellStart"/>
      <w:r>
        <w:t>that</w:t>
      </w:r>
      <w:proofErr w:type="spellEnd"/>
      <w:r>
        <w:t xml:space="preserve"> </w:t>
      </w:r>
      <w:proofErr w:type="spellStart"/>
      <w:r>
        <w:t>we</w:t>
      </w:r>
      <w:proofErr w:type="spellEnd"/>
      <w:r>
        <w:t xml:space="preserve"> </w:t>
      </w:r>
      <w:proofErr w:type="spellStart"/>
      <w:r>
        <w:t>analysed</w:t>
      </w:r>
      <w:proofErr w:type="spellEnd"/>
      <w:r>
        <w:t xml:space="preserve"> BUT </w:t>
      </w:r>
      <w:proofErr w:type="spellStart"/>
      <w:r>
        <w:t>we</w:t>
      </w:r>
      <w:proofErr w:type="spellEnd"/>
      <w:r>
        <w:t xml:space="preserve"> </w:t>
      </w:r>
      <w:proofErr w:type="spellStart"/>
      <w:r>
        <w:t>don’t</w:t>
      </w:r>
      <w:proofErr w:type="spellEnd"/>
      <w:r>
        <w:t xml:space="preserve"> </w:t>
      </w:r>
      <w:proofErr w:type="spellStart"/>
      <w:r>
        <w:t>see</w:t>
      </w:r>
      <w:proofErr w:type="spellEnd"/>
      <w:r>
        <w:t xml:space="preserve"> </w:t>
      </w:r>
      <w:proofErr w:type="spellStart"/>
      <w:r>
        <w:t>that</w:t>
      </w:r>
      <w:proofErr w:type="spellEnd"/>
      <w:r>
        <w:t xml:space="preserve">. </w:t>
      </w:r>
      <w:proofErr w:type="spellStart"/>
      <w:r>
        <w:t>Of</w:t>
      </w:r>
      <w:proofErr w:type="spellEnd"/>
      <w:r>
        <w:t xml:space="preserve"> </w:t>
      </w:r>
      <w:proofErr w:type="spellStart"/>
      <w:r>
        <w:t>course</w:t>
      </w:r>
      <w:proofErr w:type="spellEnd"/>
      <w:r>
        <w:t xml:space="preserve">, </w:t>
      </w:r>
      <w:proofErr w:type="spellStart"/>
      <w:r>
        <w:t>we</w:t>
      </w:r>
      <w:proofErr w:type="spellEnd"/>
      <w:r>
        <w:t xml:space="preserve"> </w:t>
      </w:r>
      <w:proofErr w:type="spellStart"/>
      <w:r>
        <w:t>are</w:t>
      </w:r>
      <w:proofErr w:type="spellEnd"/>
      <w:r>
        <w:t xml:space="preserve"> </w:t>
      </w:r>
      <w:proofErr w:type="spellStart"/>
      <w:r>
        <w:t>only</w:t>
      </w:r>
      <w:proofErr w:type="spellEnd"/>
      <w:r>
        <w:t xml:space="preserve"> </w:t>
      </w:r>
      <w:proofErr w:type="spellStart"/>
      <w:r>
        <w:t>looking</w:t>
      </w:r>
      <w:proofErr w:type="spellEnd"/>
      <w:r>
        <w:t xml:space="preserve"> at 4 </w:t>
      </w:r>
      <w:proofErr w:type="spellStart"/>
      <w:r>
        <w:t>courses</w:t>
      </w:r>
      <w:proofErr w:type="spellEnd"/>
      <w:r>
        <w:t xml:space="preserve"> so </w:t>
      </w:r>
      <w:proofErr w:type="spellStart"/>
      <w:r>
        <w:t>you</w:t>
      </w:r>
      <w:proofErr w:type="spellEnd"/>
      <w:r>
        <w:t xml:space="preserve"> </w:t>
      </w:r>
      <w:proofErr w:type="spellStart"/>
      <w:r>
        <w:t>can’t</w:t>
      </w:r>
      <w:proofErr w:type="spellEnd"/>
      <w:r>
        <w:t xml:space="preserve"> </w:t>
      </w:r>
      <w:proofErr w:type="spellStart"/>
      <w:r>
        <w:t>draw</w:t>
      </w:r>
      <w:proofErr w:type="spellEnd"/>
      <w:r>
        <w:t xml:space="preserve"> a </w:t>
      </w:r>
      <w:proofErr w:type="spellStart"/>
      <w:r>
        <w:t>very</w:t>
      </w:r>
      <w:proofErr w:type="spellEnd"/>
      <w:r>
        <w:t xml:space="preserve"> strong </w:t>
      </w:r>
      <w:proofErr w:type="spellStart"/>
      <w:r>
        <w:t>conclusion</w:t>
      </w:r>
      <w:proofErr w:type="spellEnd"/>
      <w:r>
        <w:t xml:space="preserve"> from the data </w:t>
      </w:r>
      <w:proofErr w:type="spellStart"/>
      <w:r>
        <w:t>but</w:t>
      </w:r>
      <w:proofErr w:type="spellEnd"/>
      <w:r>
        <w:t xml:space="preserve"> the data </w:t>
      </w:r>
      <w:proofErr w:type="spellStart"/>
      <w:r>
        <w:t>that</w:t>
      </w:r>
      <w:proofErr w:type="spellEnd"/>
      <w:r>
        <w:t xml:space="preserve"> </w:t>
      </w:r>
      <w:proofErr w:type="spellStart"/>
      <w:r>
        <w:t>we</w:t>
      </w:r>
      <w:proofErr w:type="spellEnd"/>
      <w:r>
        <w:t xml:space="preserve"> </w:t>
      </w:r>
      <w:proofErr w:type="spellStart"/>
      <w:r>
        <w:t>have</w:t>
      </w:r>
      <w:proofErr w:type="spellEnd"/>
      <w:r>
        <w:t xml:space="preserve"> </w:t>
      </w:r>
      <w:proofErr w:type="spellStart"/>
      <w:r>
        <w:t>indicates</w:t>
      </w:r>
      <w:proofErr w:type="spellEnd"/>
      <w:r>
        <w:t xml:space="preserve"> </w:t>
      </w:r>
      <w:proofErr w:type="spellStart"/>
      <w:r>
        <w:t>that</w:t>
      </w:r>
      <w:proofErr w:type="spellEnd"/>
      <w:r>
        <w:t xml:space="preserve"> Grade </w:t>
      </w:r>
      <w:proofErr w:type="spellStart"/>
      <w:r>
        <w:t>would</w:t>
      </w:r>
      <w:proofErr w:type="spellEnd"/>
      <w:r>
        <w:t xml:space="preserve"> </w:t>
      </w:r>
      <w:proofErr w:type="spellStart"/>
      <w:r>
        <w:t>only</w:t>
      </w:r>
      <w:proofErr w:type="spellEnd"/>
      <w:r>
        <w:t xml:space="preserve"> </w:t>
      </w:r>
      <w:proofErr w:type="spellStart"/>
      <w:r>
        <w:t>need</w:t>
      </w:r>
      <w:proofErr w:type="spellEnd"/>
      <w:r>
        <w:t xml:space="preserve"> </w:t>
      </w:r>
      <w:proofErr w:type="spellStart"/>
      <w:r>
        <w:t>to</w:t>
      </w:r>
      <w:proofErr w:type="spellEnd"/>
      <w:r>
        <w:t xml:space="preserve"> </w:t>
      </w:r>
      <w:proofErr w:type="spellStart"/>
      <w:r>
        <w:t>adpot</w:t>
      </w:r>
      <w:proofErr w:type="spellEnd"/>
      <w:r>
        <w:t xml:space="preserve"> a </w:t>
      </w:r>
      <w:proofErr w:type="spellStart"/>
      <w:r>
        <w:t>specialized</w:t>
      </w:r>
      <w:proofErr w:type="spellEnd"/>
      <w:r>
        <w:t xml:space="preserve"> </w:t>
      </w:r>
      <w:proofErr w:type="spellStart"/>
      <w:r>
        <w:t>model</w:t>
      </w:r>
      <w:proofErr w:type="spellEnd"/>
      <w:r>
        <w:t xml:space="preserve"> in a </w:t>
      </w:r>
      <w:proofErr w:type="spellStart"/>
      <w:r>
        <w:t>case</w:t>
      </w:r>
      <w:proofErr w:type="spellEnd"/>
      <w:r>
        <w:t xml:space="preserve"> </w:t>
      </w:r>
      <w:proofErr w:type="spellStart"/>
      <w:r>
        <w:t>when</w:t>
      </w:r>
      <w:proofErr w:type="spellEnd"/>
      <w:r>
        <w:t xml:space="preserve"> the </w:t>
      </w:r>
      <w:proofErr w:type="spellStart"/>
      <w:r>
        <w:t>customer</w:t>
      </w:r>
      <w:proofErr w:type="spellEnd"/>
      <w:r>
        <w:t xml:space="preserve"> has ”</w:t>
      </w:r>
      <w:proofErr w:type="spellStart"/>
      <w:r>
        <w:t>out</w:t>
      </w:r>
      <w:proofErr w:type="spellEnd"/>
      <w:r>
        <w:t xml:space="preserve"> </w:t>
      </w:r>
      <w:proofErr w:type="spellStart"/>
      <w:r>
        <w:t>of</w:t>
      </w:r>
      <w:proofErr w:type="spellEnd"/>
      <w:r>
        <w:t xml:space="preserve"> the </w:t>
      </w:r>
      <w:proofErr w:type="spellStart"/>
      <w:r>
        <w:t>ordinary</w:t>
      </w:r>
      <w:proofErr w:type="spellEnd"/>
      <w:r>
        <w:t xml:space="preserve">” </w:t>
      </w:r>
      <w:proofErr w:type="spellStart"/>
      <w:r>
        <w:t>needs</w:t>
      </w:r>
      <w:proofErr w:type="spellEnd"/>
      <w:r>
        <w:t>.</w:t>
      </w:r>
    </w:p>
  </w:comment>
  <w:comment w:id="89" w:author="Olivia Imner" w:date="2018-09-18T11:22:00Z" w:initials="OI">
    <w:p w14:paraId="60FE3475" w14:textId="3E9529BC" w:rsidR="00A95934" w:rsidRDefault="00A95934">
      <w:pPr>
        <w:pStyle w:val="Kommentarer"/>
      </w:pPr>
      <w:r>
        <w:rPr>
          <w:rStyle w:val="Kommentarsreferens"/>
        </w:rPr>
        <w:annotationRef/>
      </w:r>
      <w:r>
        <w:t xml:space="preserve">Det stod </w:t>
      </w:r>
      <w:proofErr w:type="gramStart"/>
      <w:r>
        <w:t>innan :</w:t>
      </w:r>
      <w:proofErr w:type="gramEnd"/>
      <w:r>
        <w:t xml:space="preserve"> Det visar att varje individuell </w:t>
      </w:r>
      <w:ins w:id="90" w:author="Jason Serviss" w:date="2018-09-15T16:28:00Z">
        <w:r>
          <w:t xml:space="preserve">utvärderade </w:t>
        </w:r>
      </w:ins>
      <w:r>
        <w:t xml:space="preserve">kurs har liknade pedagogisk riktning </w:t>
      </w:r>
      <w:r>
        <w:rPr>
          <w:rStyle w:val="Kommentarsreferens"/>
        </w:rPr>
        <w:annotationRef/>
      </w:r>
      <w:r>
        <w:t>och Grade arbetar ungefär på samma sätt igenom alla sina kurser.</w:t>
      </w:r>
    </w:p>
  </w:comment>
  <w:comment w:id="121" w:author="Jason Serviss" w:date="2018-09-18T13:19:00Z" w:initials="JS">
    <w:p w14:paraId="249960F2" w14:textId="57ECA797" w:rsidR="00A95934" w:rsidRPr="00981CC7" w:rsidRDefault="00A95934">
      <w:pPr>
        <w:pStyle w:val="Kommentarer"/>
        <w:rPr>
          <w:color w:val="FFFFFF" w:themeColor="background1"/>
        </w:rPr>
      </w:pPr>
      <w:r>
        <w:rPr>
          <w:rStyle w:val="Kommentarsreferens"/>
        </w:rPr>
        <w:annotationRef/>
      </w:r>
      <w:proofErr w:type="spellStart"/>
      <w:r>
        <w:t>Better</w:t>
      </w:r>
      <w:proofErr w:type="spellEnd"/>
      <w:r>
        <w:t xml:space="preserve"> </w:t>
      </w:r>
      <w:proofErr w:type="spellStart"/>
      <w:r>
        <w:t>conclusions</w:t>
      </w:r>
      <w:proofErr w:type="spellEnd"/>
      <w:r>
        <w:t xml:space="preserve"> </w:t>
      </w:r>
      <w:proofErr w:type="spellStart"/>
      <w:r>
        <w:t>are</w:t>
      </w:r>
      <w:proofErr w:type="spellEnd"/>
      <w:r>
        <w:t xml:space="preserve"> </w:t>
      </w:r>
      <w:proofErr w:type="spellStart"/>
      <w:r>
        <w:t>needed</w:t>
      </w:r>
      <w:proofErr w:type="spellEnd"/>
      <w:r>
        <w:t xml:space="preserve"> </w:t>
      </w:r>
      <w:proofErr w:type="spellStart"/>
      <w:r>
        <w:t>here</w:t>
      </w:r>
      <w:proofErr w:type="spellEnd"/>
      <w:r>
        <w:t xml:space="preserve">. The </w:t>
      </w:r>
      <w:proofErr w:type="spellStart"/>
      <w:r>
        <w:t>conclulsions</w:t>
      </w:r>
      <w:proofErr w:type="spellEnd"/>
      <w:r>
        <w:t xml:space="preserve"> </w:t>
      </w:r>
      <w:proofErr w:type="spellStart"/>
      <w:r>
        <w:t>should</w:t>
      </w:r>
      <w:proofErr w:type="spellEnd"/>
      <w:r>
        <w:t xml:space="preserve"> be: Presentation </w:t>
      </w:r>
      <w:proofErr w:type="spellStart"/>
      <w:r>
        <w:t>phase</w:t>
      </w:r>
      <w:proofErr w:type="spellEnd"/>
      <w:r>
        <w:t xml:space="preserve"> = no </w:t>
      </w:r>
      <w:proofErr w:type="spellStart"/>
      <w:r>
        <w:t>difference</w:t>
      </w:r>
      <w:proofErr w:type="spellEnd"/>
      <w:r>
        <w:t xml:space="preserve">; Praktik </w:t>
      </w:r>
      <w:proofErr w:type="spellStart"/>
      <w:r>
        <w:t>phase</w:t>
      </w:r>
      <w:proofErr w:type="spellEnd"/>
      <w:r>
        <w:t xml:space="preserve"> = minor </w:t>
      </w:r>
      <w:proofErr w:type="spellStart"/>
      <w:r>
        <w:t>difference</w:t>
      </w:r>
      <w:proofErr w:type="spellEnd"/>
      <w:r>
        <w:t xml:space="preserve">; </w:t>
      </w:r>
      <w:proofErr w:type="spellStart"/>
      <w:r>
        <w:t>Övervak</w:t>
      </w:r>
      <w:proofErr w:type="spellEnd"/>
      <w:r>
        <w:t xml:space="preserve"> o </w:t>
      </w:r>
      <w:proofErr w:type="spellStart"/>
      <w:r>
        <w:t>återk</w:t>
      </w:r>
      <w:proofErr w:type="spellEnd"/>
      <w:r>
        <w:t xml:space="preserve"> = </w:t>
      </w:r>
      <w:proofErr w:type="spellStart"/>
      <w:r>
        <w:t>most</w:t>
      </w:r>
      <w:proofErr w:type="spellEnd"/>
      <w:r>
        <w:t xml:space="preserve"> </w:t>
      </w:r>
      <w:proofErr w:type="spellStart"/>
      <w:r>
        <w:t>variable</w:t>
      </w:r>
      <w:proofErr w:type="spellEnd"/>
      <w:r>
        <w:t xml:space="preserve">; </w:t>
      </w:r>
      <w:proofErr w:type="spellStart"/>
      <w:r>
        <w:t>Bedö</w:t>
      </w:r>
      <w:proofErr w:type="spellEnd"/>
      <w:r>
        <w:t xml:space="preserve"> o </w:t>
      </w:r>
      <w:proofErr w:type="spellStart"/>
      <w:r>
        <w:t>utvär</w:t>
      </w:r>
      <w:proofErr w:type="spellEnd"/>
      <w:r>
        <w:t xml:space="preserve"> = no </w:t>
      </w:r>
      <w:proofErr w:type="spellStart"/>
      <w:r>
        <w:t>difference</w:t>
      </w:r>
      <w:proofErr w:type="spellEnd"/>
      <w:r>
        <w:t xml:space="preserve">. </w:t>
      </w:r>
      <w:r>
        <w:rPr>
          <w:color w:val="FFFFFF" w:themeColor="background1"/>
        </w:rPr>
        <w:t>Skrev om.</w:t>
      </w:r>
    </w:p>
    <w:p w14:paraId="23EECF35" w14:textId="77777777" w:rsidR="00A95934" w:rsidRDefault="00A95934">
      <w:pPr>
        <w:pStyle w:val="Kommentarer"/>
      </w:pPr>
    </w:p>
    <w:p w14:paraId="2BD1CD6C" w14:textId="21B67413" w:rsidR="00A95934" w:rsidRDefault="00A95934">
      <w:pPr>
        <w:pStyle w:val="Kommentarer"/>
      </w:pPr>
      <w:r>
        <w:t xml:space="preserve">Text </w:t>
      </w:r>
      <w:proofErr w:type="gramStart"/>
      <w:r>
        <w:t>innan :</w:t>
      </w:r>
      <w:proofErr w:type="gramEnd"/>
      <w:r>
        <w:t xml:space="preserve"> Kurserna KS Strålskydd och Telia GDPR visar ett bättre resultat än majoriteten av DIM’s faser och kan ge möjligen ge anvisningar på hur Grade ska börja arbeta med </w:t>
      </w:r>
      <w:r w:rsidRPr="00257DD5">
        <w:rPr>
          <w:i/>
        </w:rPr>
        <w:t xml:space="preserve">Bedömning och Utvärderings </w:t>
      </w:r>
      <w:r>
        <w:t>fasen eftersom den delen i deras kurser har ett medelmåttigt resultat (Figur 3b). Sammanfattningsvis visar resultatet att Grades tidigare kurser kan ge möjligheten till att förstå var de kan börja fokusera på i kurserna och därmed klara av att påbörja förändringar i nuvarande kurser</w:t>
      </w:r>
    </w:p>
  </w:comment>
  <w:comment w:id="126" w:author="Jason Serviss" w:date="2018-09-18T17:24:00Z" w:initials="JS">
    <w:p w14:paraId="0F06971F" w14:textId="77777777" w:rsidR="00A95934" w:rsidRDefault="00A95934">
      <w:pPr>
        <w:pStyle w:val="Kommentarer"/>
      </w:pPr>
      <w:r>
        <w:rPr>
          <w:rStyle w:val="Kommentarsreferens"/>
        </w:rPr>
        <w:annotationRef/>
      </w:r>
      <w:r>
        <w:t xml:space="preserve">I </w:t>
      </w:r>
      <w:proofErr w:type="spellStart"/>
      <w:r>
        <w:t>stopped</w:t>
      </w:r>
      <w:proofErr w:type="spellEnd"/>
      <w:r>
        <w:t xml:space="preserve"> </w:t>
      </w:r>
      <w:proofErr w:type="spellStart"/>
      <w:r>
        <w:t>reading</w:t>
      </w:r>
      <w:proofErr w:type="spellEnd"/>
      <w:r>
        <w:t xml:space="preserve"> the </w:t>
      </w:r>
      <w:proofErr w:type="spellStart"/>
      <w:r>
        <w:t>discussion</w:t>
      </w:r>
      <w:proofErr w:type="spellEnd"/>
      <w:r>
        <w:t xml:space="preserve"> </w:t>
      </w:r>
      <w:proofErr w:type="spellStart"/>
      <w:r>
        <w:t>after</w:t>
      </w:r>
      <w:proofErr w:type="spellEnd"/>
      <w:r>
        <w:t xml:space="preserve"> the </w:t>
      </w:r>
      <w:proofErr w:type="spellStart"/>
      <w:r>
        <w:t>first</w:t>
      </w:r>
      <w:proofErr w:type="spellEnd"/>
      <w:r>
        <w:t xml:space="preserve"> 3 </w:t>
      </w:r>
      <w:proofErr w:type="spellStart"/>
      <w:r>
        <w:t>sentances</w:t>
      </w:r>
      <w:proofErr w:type="spellEnd"/>
      <w:r>
        <w:t xml:space="preserve">. The </w:t>
      </w:r>
      <w:proofErr w:type="spellStart"/>
      <w:r>
        <w:t>discussion</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divided</w:t>
      </w:r>
      <w:proofErr w:type="spellEnd"/>
      <w:r>
        <w:t xml:space="preserve"> </w:t>
      </w:r>
      <w:proofErr w:type="spellStart"/>
      <w:r>
        <w:t>into</w:t>
      </w:r>
      <w:proofErr w:type="spellEnd"/>
      <w:r>
        <w:t xml:space="preserve"> </w:t>
      </w:r>
      <w:proofErr w:type="spellStart"/>
      <w:r>
        <w:t>specific</w:t>
      </w:r>
      <w:proofErr w:type="spellEnd"/>
      <w:r>
        <w:t xml:space="preserve"> </w:t>
      </w:r>
      <w:proofErr w:type="spellStart"/>
      <w:r>
        <w:t>paragraphs</w:t>
      </w:r>
      <w:proofErr w:type="spellEnd"/>
      <w:r>
        <w:t xml:space="preserve"> </w:t>
      </w:r>
      <w:proofErr w:type="spellStart"/>
      <w:r>
        <w:t>with</w:t>
      </w:r>
      <w:proofErr w:type="spellEnd"/>
      <w:r>
        <w:t xml:space="preserve"> </w:t>
      </w:r>
      <w:proofErr w:type="spellStart"/>
      <w:r>
        <w:t>each</w:t>
      </w:r>
      <w:proofErr w:type="spellEnd"/>
      <w:r>
        <w:t xml:space="preserve"> </w:t>
      </w:r>
      <w:proofErr w:type="spellStart"/>
      <w:r>
        <w:t>one</w:t>
      </w:r>
      <w:proofErr w:type="spellEnd"/>
      <w:r>
        <w:t xml:space="preserve"> </w:t>
      </w:r>
      <w:proofErr w:type="spellStart"/>
      <w:r>
        <w:t>discussing</w:t>
      </w:r>
      <w:proofErr w:type="spellEnd"/>
      <w:r>
        <w:t xml:space="preserve"> </w:t>
      </w:r>
      <w:proofErr w:type="spellStart"/>
      <w:r>
        <w:t>specific</w:t>
      </w:r>
      <w:proofErr w:type="spellEnd"/>
      <w:r>
        <w:t xml:space="preserve"> </w:t>
      </w:r>
      <w:proofErr w:type="spellStart"/>
      <w:r>
        <w:t>aspects</w:t>
      </w:r>
      <w:proofErr w:type="spellEnd"/>
      <w:r>
        <w:t xml:space="preserve"> </w:t>
      </w:r>
      <w:proofErr w:type="spellStart"/>
      <w:r>
        <w:t>of</w:t>
      </w:r>
      <w:proofErr w:type="spellEnd"/>
      <w:r>
        <w:t xml:space="preserve"> the </w:t>
      </w:r>
      <w:proofErr w:type="spellStart"/>
      <w:r>
        <w:t>study</w:t>
      </w:r>
      <w:proofErr w:type="spellEnd"/>
      <w:r>
        <w:t xml:space="preserve">. </w:t>
      </w:r>
      <w:proofErr w:type="spellStart"/>
      <w:r>
        <w:t>First</w:t>
      </w:r>
      <w:proofErr w:type="spellEnd"/>
      <w:r>
        <w:t xml:space="preserve">, it is common </w:t>
      </w:r>
      <w:proofErr w:type="spellStart"/>
      <w:r>
        <w:t>to</w:t>
      </w:r>
      <w:proofErr w:type="spellEnd"/>
      <w:r>
        <w:t xml:space="preserve"> </w:t>
      </w:r>
      <w:proofErr w:type="spellStart"/>
      <w:r>
        <w:t>restate</w:t>
      </w:r>
      <w:proofErr w:type="spellEnd"/>
      <w:r>
        <w:t xml:space="preserve"> the </w:t>
      </w:r>
      <w:proofErr w:type="spellStart"/>
      <w:r>
        <w:t>purpose</w:t>
      </w:r>
      <w:proofErr w:type="spellEnd"/>
      <w:r>
        <w:t xml:space="preserve"> </w:t>
      </w:r>
      <w:proofErr w:type="spellStart"/>
      <w:r>
        <w:t>of</w:t>
      </w:r>
      <w:proofErr w:type="spellEnd"/>
      <w:r>
        <w:t xml:space="preserve"> the </w:t>
      </w:r>
      <w:proofErr w:type="spellStart"/>
      <w:r>
        <w:t>study</w:t>
      </w:r>
      <w:proofErr w:type="spellEnd"/>
      <w:r>
        <w:t xml:space="preserve"> and </w:t>
      </w:r>
      <w:proofErr w:type="spellStart"/>
      <w:r>
        <w:t>summarize</w:t>
      </w:r>
      <w:proofErr w:type="spellEnd"/>
      <w:r>
        <w:t xml:space="preserve"> the </w:t>
      </w:r>
      <w:proofErr w:type="spellStart"/>
      <w:r>
        <w:t>results</w:t>
      </w:r>
      <w:proofErr w:type="spellEnd"/>
      <w:r>
        <w:t xml:space="preserve">. </w:t>
      </w:r>
      <w:proofErr w:type="spellStart"/>
      <w:r>
        <w:t>This</w:t>
      </w:r>
      <w:proofErr w:type="spellEnd"/>
      <w:r>
        <w:t xml:space="preserve"> </w:t>
      </w:r>
      <w:proofErr w:type="spellStart"/>
      <w:r>
        <w:t>you</w:t>
      </w:r>
      <w:proofErr w:type="spellEnd"/>
      <w:r>
        <w:t xml:space="preserve"> </w:t>
      </w:r>
      <w:proofErr w:type="spellStart"/>
      <w:r>
        <w:t>have</w:t>
      </w:r>
      <w:proofErr w:type="spellEnd"/>
      <w:r>
        <w:t xml:space="preserve"> </w:t>
      </w:r>
      <w:proofErr w:type="spellStart"/>
      <w:r>
        <w:t>tried</w:t>
      </w:r>
      <w:proofErr w:type="spellEnd"/>
      <w:r>
        <w:t xml:space="preserve"> </w:t>
      </w:r>
      <w:proofErr w:type="spellStart"/>
      <w:r>
        <w:t>to</w:t>
      </w:r>
      <w:proofErr w:type="spellEnd"/>
      <w:r>
        <w:t xml:space="preserve"> do </w:t>
      </w:r>
      <w:proofErr w:type="spellStart"/>
      <w:r>
        <w:t>but</w:t>
      </w:r>
      <w:proofErr w:type="spellEnd"/>
      <w:r>
        <w:t xml:space="preserve"> it </w:t>
      </w:r>
      <w:proofErr w:type="spellStart"/>
      <w:r>
        <w:t>needs</w:t>
      </w:r>
      <w:proofErr w:type="spellEnd"/>
      <w:r>
        <w:t xml:space="preserve"> </w:t>
      </w:r>
      <w:proofErr w:type="spellStart"/>
      <w:r>
        <w:t>to</w:t>
      </w:r>
      <w:proofErr w:type="spellEnd"/>
      <w:r>
        <w:t xml:space="preserve"> be </w:t>
      </w:r>
      <w:proofErr w:type="spellStart"/>
      <w:r>
        <w:t>improved</w:t>
      </w:r>
      <w:proofErr w:type="spellEnd"/>
      <w:r>
        <w:t xml:space="preserve">.  </w:t>
      </w:r>
      <w:proofErr w:type="spellStart"/>
      <w:r>
        <w:t>After</w:t>
      </w:r>
      <w:proofErr w:type="spellEnd"/>
      <w:r>
        <w:t xml:space="preserve"> </w:t>
      </w:r>
      <w:proofErr w:type="spellStart"/>
      <w:r>
        <w:t>that</w:t>
      </w:r>
      <w:proofErr w:type="spellEnd"/>
      <w:r>
        <w:t xml:space="preserve"> </w:t>
      </w:r>
      <w:proofErr w:type="spellStart"/>
      <w:r>
        <w:t>you</w:t>
      </w:r>
      <w:proofErr w:type="spellEnd"/>
      <w:r>
        <w:t xml:space="preserve"> </w:t>
      </w:r>
      <w:proofErr w:type="spellStart"/>
      <w:r>
        <w:t>should</w:t>
      </w:r>
      <w:proofErr w:type="spellEnd"/>
      <w:r>
        <w:t xml:space="preserve"> </w:t>
      </w:r>
      <w:proofErr w:type="spellStart"/>
      <w:r>
        <w:t>probably</w:t>
      </w:r>
      <w:proofErr w:type="spellEnd"/>
      <w:r>
        <w:t xml:space="preserve"> </w:t>
      </w:r>
      <w:proofErr w:type="spellStart"/>
      <w:r>
        <w:t>have</w:t>
      </w:r>
      <w:proofErr w:type="spellEnd"/>
      <w:r>
        <w:t xml:space="preserve"> a </w:t>
      </w:r>
      <w:proofErr w:type="spellStart"/>
      <w:r>
        <w:t>paragraph</w:t>
      </w:r>
      <w:proofErr w:type="spellEnd"/>
      <w:r>
        <w:t xml:space="preserve"> per major </w:t>
      </w:r>
      <w:proofErr w:type="spellStart"/>
      <w:r>
        <w:t>result</w:t>
      </w:r>
      <w:proofErr w:type="spellEnd"/>
      <w:r>
        <w:t xml:space="preserve">, </w:t>
      </w:r>
    </w:p>
    <w:p w14:paraId="717EAE0C" w14:textId="77777777" w:rsidR="00A95934" w:rsidRDefault="00A95934">
      <w:pPr>
        <w:pStyle w:val="Kommentarer"/>
      </w:pPr>
      <w:r>
        <w:t>i.e.</w:t>
      </w:r>
    </w:p>
    <w:p w14:paraId="6BF86C59" w14:textId="77777777" w:rsidR="00A95934" w:rsidRDefault="00A95934">
      <w:pPr>
        <w:pStyle w:val="Kommentarer"/>
      </w:pPr>
    </w:p>
    <w:p w14:paraId="1D898353" w14:textId="38B85C59" w:rsidR="00A95934" w:rsidRPr="00AF601B" w:rsidRDefault="00A95934">
      <w:pPr>
        <w:pStyle w:val="Kommentarer"/>
        <w:rPr>
          <w:b/>
        </w:rPr>
      </w:pPr>
      <w:r w:rsidRPr="00AF601B">
        <w:rPr>
          <w:b/>
        </w:rPr>
        <w:t xml:space="preserve">1 for </w:t>
      </w:r>
      <w:proofErr w:type="spellStart"/>
      <w:r w:rsidRPr="00AF601B">
        <w:rPr>
          <w:b/>
        </w:rPr>
        <w:t>interview</w:t>
      </w:r>
      <w:proofErr w:type="spellEnd"/>
      <w:r w:rsidRPr="00AF601B">
        <w:rPr>
          <w:b/>
        </w:rPr>
        <w:t xml:space="preserve"> and </w:t>
      </w:r>
      <w:proofErr w:type="spellStart"/>
      <w:r w:rsidRPr="00AF601B">
        <w:rPr>
          <w:b/>
        </w:rPr>
        <w:t>o</w:t>
      </w:r>
      <w:r>
        <w:rPr>
          <w:b/>
        </w:rPr>
        <w:t>ne</w:t>
      </w:r>
      <w:proofErr w:type="spellEnd"/>
      <w:r>
        <w:rPr>
          <w:b/>
        </w:rPr>
        <w:t xml:space="preserve"> for </w:t>
      </w:r>
      <w:proofErr w:type="spellStart"/>
      <w:r>
        <w:rPr>
          <w:b/>
        </w:rPr>
        <w:t>evaluation</w:t>
      </w:r>
      <w:proofErr w:type="spellEnd"/>
      <w:r>
        <w:rPr>
          <w:b/>
        </w:rPr>
        <w:t xml:space="preserve">, </w:t>
      </w:r>
      <w:proofErr w:type="spellStart"/>
      <w:r>
        <w:rPr>
          <w:b/>
        </w:rPr>
        <w:t>where</w:t>
      </w:r>
      <w:proofErr w:type="spellEnd"/>
      <w:r>
        <w:rPr>
          <w:b/>
        </w:rPr>
        <w:t xml:space="preserve"> </w:t>
      </w:r>
      <w:proofErr w:type="spellStart"/>
      <w:r>
        <w:rPr>
          <w:b/>
        </w:rPr>
        <w:t>you</w:t>
      </w:r>
      <w:proofErr w:type="spellEnd"/>
      <w:r>
        <w:rPr>
          <w:b/>
        </w:rPr>
        <w:t xml:space="preserve"> </w:t>
      </w:r>
      <w:proofErr w:type="spellStart"/>
      <w:r>
        <w:rPr>
          <w:b/>
        </w:rPr>
        <w:t>d</w:t>
      </w:r>
      <w:r w:rsidRPr="00AF601B">
        <w:rPr>
          <w:b/>
        </w:rPr>
        <w:t>iscuss</w:t>
      </w:r>
      <w:proofErr w:type="spellEnd"/>
      <w:r w:rsidRPr="00AF601B">
        <w:rPr>
          <w:b/>
        </w:rPr>
        <w:t xml:space="preserve"> the </w:t>
      </w:r>
      <w:proofErr w:type="spellStart"/>
      <w:r w:rsidRPr="00AF601B">
        <w:rPr>
          <w:b/>
        </w:rPr>
        <w:t>result</w:t>
      </w:r>
      <w:proofErr w:type="spellEnd"/>
      <w:r w:rsidRPr="00AF601B">
        <w:rPr>
          <w:b/>
        </w:rPr>
        <w:t xml:space="preserve"> </w:t>
      </w:r>
      <w:proofErr w:type="spellStart"/>
      <w:r w:rsidRPr="00AF601B">
        <w:rPr>
          <w:b/>
        </w:rPr>
        <w:t>further</w:t>
      </w:r>
      <w:proofErr w:type="spellEnd"/>
      <w:r w:rsidRPr="00AF601B">
        <w:rPr>
          <w:b/>
        </w:rPr>
        <w:t xml:space="preserve">, </w:t>
      </w:r>
      <w:proofErr w:type="spellStart"/>
      <w:r w:rsidRPr="00AF601B">
        <w:rPr>
          <w:b/>
        </w:rPr>
        <w:t>take</w:t>
      </w:r>
      <w:proofErr w:type="spellEnd"/>
      <w:r w:rsidRPr="00AF601B">
        <w:rPr>
          <w:b/>
        </w:rPr>
        <w:t xml:space="preserve"> </w:t>
      </w:r>
      <w:proofErr w:type="spellStart"/>
      <w:r w:rsidRPr="00AF601B">
        <w:rPr>
          <w:b/>
        </w:rPr>
        <w:t>up</w:t>
      </w:r>
      <w:proofErr w:type="spellEnd"/>
      <w:r w:rsidRPr="00AF601B">
        <w:rPr>
          <w:b/>
        </w:rPr>
        <w:t xml:space="preserve"> </w:t>
      </w:r>
      <w:proofErr w:type="spellStart"/>
      <w:r w:rsidRPr="00AF601B">
        <w:rPr>
          <w:b/>
        </w:rPr>
        <w:t>additional</w:t>
      </w:r>
      <w:proofErr w:type="spellEnd"/>
      <w:r w:rsidRPr="00AF601B">
        <w:rPr>
          <w:b/>
        </w:rPr>
        <w:t xml:space="preserve"> </w:t>
      </w:r>
      <w:proofErr w:type="spellStart"/>
      <w:r w:rsidRPr="00AF601B">
        <w:rPr>
          <w:b/>
        </w:rPr>
        <w:t>points</w:t>
      </w:r>
      <w:proofErr w:type="spellEnd"/>
      <w:r w:rsidRPr="00AF601B">
        <w:rPr>
          <w:b/>
        </w:rPr>
        <w:t xml:space="preserve"> </w:t>
      </w:r>
      <w:proofErr w:type="spellStart"/>
      <w:r w:rsidRPr="00AF601B">
        <w:rPr>
          <w:b/>
        </w:rPr>
        <w:t>that</w:t>
      </w:r>
      <w:proofErr w:type="spellEnd"/>
      <w:r w:rsidRPr="00AF601B">
        <w:rPr>
          <w:b/>
        </w:rPr>
        <w:t xml:space="preserve"> </w:t>
      </w:r>
      <w:proofErr w:type="spellStart"/>
      <w:r w:rsidRPr="00AF601B">
        <w:rPr>
          <w:b/>
        </w:rPr>
        <w:t>need</w:t>
      </w:r>
      <w:proofErr w:type="spellEnd"/>
      <w:r w:rsidRPr="00AF601B">
        <w:rPr>
          <w:b/>
        </w:rPr>
        <w:t xml:space="preserve"> </w:t>
      </w:r>
      <w:proofErr w:type="spellStart"/>
      <w:r w:rsidRPr="00AF601B">
        <w:rPr>
          <w:b/>
        </w:rPr>
        <w:t>to</w:t>
      </w:r>
      <w:proofErr w:type="spellEnd"/>
      <w:r w:rsidRPr="00AF601B">
        <w:rPr>
          <w:b/>
        </w:rPr>
        <w:t xml:space="preserve"> be </w:t>
      </w:r>
      <w:proofErr w:type="spellStart"/>
      <w:r w:rsidRPr="00AF601B">
        <w:rPr>
          <w:b/>
        </w:rPr>
        <w:t>discussed</w:t>
      </w:r>
      <w:proofErr w:type="spellEnd"/>
      <w:r w:rsidRPr="00AF601B">
        <w:rPr>
          <w:b/>
        </w:rPr>
        <w:t xml:space="preserve">, ”brister” in the </w:t>
      </w:r>
      <w:proofErr w:type="spellStart"/>
      <w:r w:rsidRPr="00AF601B">
        <w:rPr>
          <w:b/>
        </w:rPr>
        <w:t>procurment</w:t>
      </w:r>
      <w:proofErr w:type="spellEnd"/>
      <w:r w:rsidRPr="00AF601B">
        <w:rPr>
          <w:b/>
        </w:rPr>
        <w:t xml:space="preserve"> </w:t>
      </w:r>
      <w:proofErr w:type="spellStart"/>
      <w:r w:rsidRPr="00AF601B">
        <w:rPr>
          <w:b/>
        </w:rPr>
        <w:t>of</w:t>
      </w:r>
      <w:proofErr w:type="spellEnd"/>
      <w:r w:rsidRPr="00AF601B">
        <w:rPr>
          <w:b/>
        </w:rPr>
        <w:t xml:space="preserve"> the </w:t>
      </w:r>
      <w:proofErr w:type="spellStart"/>
      <w:r w:rsidRPr="00AF601B">
        <w:rPr>
          <w:b/>
        </w:rPr>
        <w:t>results</w:t>
      </w:r>
      <w:proofErr w:type="spellEnd"/>
      <w:r w:rsidRPr="00AF601B">
        <w:rPr>
          <w:b/>
        </w:rPr>
        <w:t xml:space="preserve"> or </w:t>
      </w:r>
      <w:proofErr w:type="spellStart"/>
      <w:r w:rsidRPr="00AF601B">
        <w:rPr>
          <w:b/>
        </w:rPr>
        <w:t>study</w:t>
      </w:r>
      <w:proofErr w:type="spellEnd"/>
      <w:r w:rsidRPr="00AF601B">
        <w:rPr>
          <w:b/>
        </w:rPr>
        <w:t xml:space="preserve"> design, mm. </w:t>
      </w:r>
      <w:proofErr w:type="spellStart"/>
      <w:r w:rsidRPr="00AF601B">
        <w:rPr>
          <w:b/>
        </w:rPr>
        <w:t>Finally</w:t>
      </w:r>
      <w:proofErr w:type="spellEnd"/>
      <w:r w:rsidRPr="00AF601B">
        <w:rPr>
          <w:b/>
        </w:rPr>
        <w:t xml:space="preserve">, in the last </w:t>
      </w:r>
      <w:proofErr w:type="spellStart"/>
      <w:r w:rsidRPr="00AF601B">
        <w:rPr>
          <w:b/>
        </w:rPr>
        <w:t>paragraph</w:t>
      </w:r>
      <w:proofErr w:type="spellEnd"/>
      <w:r w:rsidRPr="00AF601B">
        <w:rPr>
          <w:b/>
        </w:rPr>
        <w:t xml:space="preserve">, </w:t>
      </w:r>
      <w:proofErr w:type="spellStart"/>
      <w:r w:rsidRPr="00AF601B">
        <w:rPr>
          <w:b/>
        </w:rPr>
        <w:t>you</w:t>
      </w:r>
      <w:proofErr w:type="spellEnd"/>
      <w:r w:rsidRPr="00AF601B">
        <w:rPr>
          <w:b/>
        </w:rPr>
        <w:t xml:space="preserve"> </w:t>
      </w:r>
      <w:proofErr w:type="spellStart"/>
      <w:r w:rsidRPr="00AF601B">
        <w:rPr>
          <w:b/>
        </w:rPr>
        <w:t>whould</w:t>
      </w:r>
      <w:proofErr w:type="spellEnd"/>
      <w:r w:rsidRPr="00AF601B">
        <w:rPr>
          <w:b/>
        </w:rPr>
        <w:t xml:space="preserve"> </w:t>
      </w:r>
      <w:proofErr w:type="spellStart"/>
      <w:r w:rsidRPr="00AF601B">
        <w:rPr>
          <w:b/>
        </w:rPr>
        <w:t>bring</w:t>
      </w:r>
      <w:proofErr w:type="spellEnd"/>
      <w:r w:rsidRPr="00AF601B">
        <w:rPr>
          <w:b/>
        </w:rPr>
        <w:t xml:space="preserve"> </w:t>
      </w:r>
      <w:proofErr w:type="spellStart"/>
      <w:r w:rsidRPr="00AF601B">
        <w:rPr>
          <w:b/>
        </w:rPr>
        <w:t>up</w:t>
      </w:r>
      <w:proofErr w:type="spellEnd"/>
      <w:r w:rsidRPr="00AF601B">
        <w:rPr>
          <w:b/>
        </w:rPr>
        <w:t xml:space="preserve"> </w:t>
      </w:r>
      <w:proofErr w:type="spellStart"/>
      <w:r w:rsidRPr="00AF601B">
        <w:rPr>
          <w:b/>
        </w:rPr>
        <w:t>future</w:t>
      </w:r>
      <w:proofErr w:type="spellEnd"/>
      <w:r w:rsidRPr="00AF601B">
        <w:rPr>
          <w:b/>
        </w:rPr>
        <w:t xml:space="preserve"> </w:t>
      </w:r>
      <w:proofErr w:type="spellStart"/>
      <w:r w:rsidRPr="00AF601B">
        <w:rPr>
          <w:b/>
        </w:rPr>
        <w:t>perspectives</w:t>
      </w:r>
      <w:proofErr w:type="spellEnd"/>
      <w:r w:rsidRPr="00AF601B">
        <w:rPr>
          <w:b/>
        </w:rPr>
        <w:t xml:space="preserve"> and </w:t>
      </w:r>
      <w:proofErr w:type="spellStart"/>
      <w:r w:rsidRPr="00AF601B">
        <w:rPr>
          <w:b/>
        </w:rPr>
        <w:t>highlight</w:t>
      </w:r>
      <w:proofErr w:type="spellEnd"/>
      <w:r w:rsidRPr="00AF601B">
        <w:rPr>
          <w:b/>
        </w:rPr>
        <w:t xml:space="preserve"> </w:t>
      </w:r>
      <w:proofErr w:type="spellStart"/>
      <w:r w:rsidRPr="00AF601B">
        <w:rPr>
          <w:b/>
        </w:rPr>
        <w:t>how</w:t>
      </w:r>
      <w:proofErr w:type="spellEnd"/>
      <w:r w:rsidRPr="00AF601B">
        <w:rPr>
          <w:b/>
        </w:rPr>
        <w:t xml:space="preserve"> </w:t>
      </w:r>
      <w:proofErr w:type="spellStart"/>
      <w:r w:rsidRPr="00AF601B">
        <w:rPr>
          <w:b/>
        </w:rPr>
        <w:t>additional</w:t>
      </w:r>
      <w:proofErr w:type="spellEnd"/>
      <w:r w:rsidRPr="00AF601B">
        <w:rPr>
          <w:b/>
        </w:rPr>
        <w:t xml:space="preserve"> research </w:t>
      </w:r>
      <w:proofErr w:type="spellStart"/>
      <w:r w:rsidRPr="00AF601B">
        <w:rPr>
          <w:b/>
        </w:rPr>
        <w:t>could</w:t>
      </w:r>
      <w:proofErr w:type="spellEnd"/>
      <w:r w:rsidRPr="00AF601B">
        <w:rPr>
          <w:b/>
        </w:rPr>
        <w:t xml:space="preserve"> be </w:t>
      </w:r>
      <w:proofErr w:type="spellStart"/>
      <w:r w:rsidRPr="00AF601B">
        <w:rPr>
          <w:b/>
        </w:rPr>
        <w:t>preformed</w:t>
      </w:r>
      <w:proofErr w:type="spellEnd"/>
      <w:r w:rsidRPr="00AF601B">
        <w:rPr>
          <w:b/>
        </w:rPr>
        <w:t xml:space="preserve"> </w:t>
      </w:r>
      <w:proofErr w:type="spellStart"/>
      <w:r w:rsidRPr="00AF601B">
        <w:rPr>
          <w:b/>
        </w:rPr>
        <w:t>to</w:t>
      </w:r>
      <w:proofErr w:type="spellEnd"/>
      <w:r w:rsidRPr="00AF601B">
        <w:rPr>
          <w:b/>
        </w:rPr>
        <w:t xml:space="preserve"> </w:t>
      </w:r>
      <w:proofErr w:type="spellStart"/>
      <w:r w:rsidRPr="00AF601B">
        <w:rPr>
          <w:b/>
        </w:rPr>
        <w:t>add</w:t>
      </w:r>
      <w:proofErr w:type="spellEnd"/>
      <w:r w:rsidRPr="00AF601B">
        <w:rPr>
          <w:b/>
        </w:rPr>
        <w:t xml:space="preserve"> </w:t>
      </w:r>
      <w:proofErr w:type="spellStart"/>
      <w:r w:rsidRPr="00AF601B">
        <w:rPr>
          <w:b/>
        </w:rPr>
        <w:t>to</w:t>
      </w:r>
      <w:proofErr w:type="spellEnd"/>
      <w:r w:rsidRPr="00AF601B">
        <w:rPr>
          <w:b/>
        </w:rPr>
        <w:t xml:space="preserve"> the </w:t>
      </w:r>
      <w:proofErr w:type="spellStart"/>
      <w:r w:rsidRPr="00AF601B">
        <w:rPr>
          <w:b/>
        </w:rPr>
        <w:t>results</w:t>
      </w:r>
      <w:proofErr w:type="spellEnd"/>
      <w:r w:rsidRPr="00AF601B">
        <w:rPr>
          <w:b/>
        </w:rPr>
        <w:t xml:space="preserve"> </w:t>
      </w:r>
      <w:proofErr w:type="spellStart"/>
      <w:r w:rsidRPr="00AF601B">
        <w:rPr>
          <w:b/>
        </w:rPr>
        <w:t>you</w:t>
      </w:r>
      <w:proofErr w:type="spellEnd"/>
      <w:r w:rsidRPr="00AF601B">
        <w:rPr>
          <w:b/>
        </w:rPr>
        <w:t xml:space="preserve"> </w:t>
      </w:r>
      <w:proofErr w:type="spellStart"/>
      <w:r w:rsidRPr="00AF601B">
        <w:rPr>
          <w:b/>
        </w:rPr>
        <w:t>have</w:t>
      </w:r>
      <w:proofErr w:type="spellEnd"/>
      <w:r w:rsidRPr="00AF601B">
        <w:rPr>
          <w:b/>
        </w:rPr>
        <w:t xml:space="preserve"> </w:t>
      </w:r>
      <w:proofErr w:type="spellStart"/>
      <w:r w:rsidRPr="00AF601B">
        <w:rPr>
          <w:b/>
        </w:rPr>
        <w:t>already</w:t>
      </w:r>
      <w:proofErr w:type="spellEnd"/>
      <w:r w:rsidRPr="00AF601B">
        <w:rPr>
          <w:b/>
        </w:rPr>
        <w:t xml:space="preserve">. In the last </w:t>
      </w:r>
      <w:proofErr w:type="spellStart"/>
      <w:r w:rsidRPr="00AF601B">
        <w:rPr>
          <w:b/>
        </w:rPr>
        <w:t>sentance</w:t>
      </w:r>
      <w:proofErr w:type="spellEnd"/>
      <w:r w:rsidRPr="00AF601B">
        <w:rPr>
          <w:b/>
        </w:rPr>
        <w:t xml:space="preserve"> </w:t>
      </w:r>
      <w:proofErr w:type="spellStart"/>
      <w:r w:rsidRPr="00AF601B">
        <w:rPr>
          <w:b/>
        </w:rPr>
        <w:t>of</w:t>
      </w:r>
      <w:proofErr w:type="spellEnd"/>
      <w:r w:rsidRPr="00AF601B">
        <w:rPr>
          <w:b/>
        </w:rPr>
        <w:t xml:space="preserve"> the last </w:t>
      </w:r>
      <w:proofErr w:type="spellStart"/>
      <w:r w:rsidRPr="00AF601B">
        <w:rPr>
          <w:b/>
        </w:rPr>
        <w:t>paragraph</w:t>
      </w:r>
      <w:proofErr w:type="spellEnd"/>
      <w:r w:rsidRPr="00AF601B">
        <w:rPr>
          <w:b/>
        </w:rPr>
        <w:t xml:space="preserve"> </w:t>
      </w:r>
      <w:proofErr w:type="spellStart"/>
      <w:r w:rsidRPr="00AF601B">
        <w:rPr>
          <w:b/>
        </w:rPr>
        <w:t>you</w:t>
      </w:r>
      <w:proofErr w:type="spellEnd"/>
      <w:r w:rsidRPr="00AF601B">
        <w:rPr>
          <w:b/>
        </w:rPr>
        <w:t xml:space="preserve">, </w:t>
      </w:r>
      <w:proofErr w:type="spellStart"/>
      <w:r w:rsidRPr="00AF601B">
        <w:rPr>
          <w:b/>
        </w:rPr>
        <w:t>again</w:t>
      </w:r>
      <w:proofErr w:type="spellEnd"/>
      <w:r w:rsidRPr="00AF601B">
        <w:rPr>
          <w:b/>
        </w:rPr>
        <w:t xml:space="preserve">, </w:t>
      </w:r>
      <w:proofErr w:type="spellStart"/>
      <w:r w:rsidRPr="00AF601B">
        <w:rPr>
          <w:b/>
        </w:rPr>
        <w:t>summarize</w:t>
      </w:r>
      <w:proofErr w:type="spellEnd"/>
      <w:r w:rsidRPr="00AF601B">
        <w:rPr>
          <w:b/>
        </w:rPr>
        <w:t xml:space="preserve"> the </w:t>
      </w:r>
      <w:proofErr w:type="spellStart"/>
      <w:r w:rsidRPr="00AF601B">
        <w:rPr>
          <w:b/>
        </w:rPr>
        <w:t>reaearch</w:t>
      </w:r>
      <w:proofErr w:type="spellEnd"/>
      <w:r w:rsidRPr="00AF601B">
        <w:rPr>
          <w:b/>
        </w:rPr>
        <w:t xml:space="preserve"> </w:t>
      </w:r>
      <w:proofErr w:type="spellStart"/>
      <w:r w:rsidRPr="00AF601B">
        <w:rPr>
          <w:b/>
        </w:rPr>
        <w:t>result</w:t>
      </w:r>
      <w:proofErr w:type="spellEnd"/>
      <w:r w:rsidRPr="00AF601B">
        <w:rPr>
          <w:b/>
        </w:rPr>
        <w:t xml:space="preserve"> and </w:t>
      </w:r>
      <w:proofErr w:type="spellStart"/>
      <w:r w:rsidRPr="00AF601B">
        <w:rPr>
          <w:b/>
        </w:rPr>
        <w:t>its</w:t>
      </w:r>
      <w:proofErr w:type="spellEnd"/>
      <w:r w:rsidRPr="00AF601B">
        <w:rPr>
          <w:b/>
        </w:rPr>
        <w:t xml:space="preserve"> </w:t>
      </w:r>
      <w:proofErr w:type="spellStart"/>
      <w:r w:rsidRPr="00AF601B">
        <w:rPr>
          <w:b/>
        </w:rPr>
        <w:t>importance</w:t>
      </w:r>
      <w:proofErr w:type="spellEnd"/>
      <w:r w:rsidRPr="00AF601B">
        <w:rPr>
          <w:b/>
        </w:rPr>
        <w:t xml:space="preserve"> in a </w:t>
      </w:r>
      <w:proofErr w:type="spellStart"/>
      <w:r w:rsidRPr="00AF601B">
        <w:rPr>
          <w:b/>
        </w:rPr>
        <w:t>broader</w:t>
      </w:r>
      <w:proofErr w:type="spellEnd"/>
      <w:r w:rsidRPr="00AF601B">
        <w:rPr>
          <w:b/>
        </w:rPr>
        <w:t xml:space="preserve"> </w:t>
      </w:r>
      <w:proofErr w:type="spellStart"/>
      <w:r w:rsidRPr="00AF601B">
        <w:rPr>
          <w:b/>
        </w:rPr>
        <w:t>context</w:t>
      </w:r>
      <w:proofErr w:type="spellEnd"/>
      <w:r w:rsidRPr="00AF601B">
        <w:rPr>
          <w:b/>
        </w:rPr>
        <w:t xml:space="preserve">. If </w:t>
      </w:r>
      <w:proofErr w:type="spellStart"/>
      <w:r w:rsidRPr="00AF601B">
        <w:rPr>
          <w:b/>
        </w:rPr>
        <w:t>you</w:t>
      </w:r>
      <w:proofErr w:type="spellEnd"/>
      <w:r w:rsidRPr="00AF601B">
        <w:rPr>
          <w:b/>
        </w:rPr>
        <w:t xml:space="preserve"> </w:t>
      </w:r>
      <w:proofErr w:type="spellStart"/>
      <w:r w:rsidRPr="00AF601B">
        <w:rPr>
          <w:b/>
        </w:rPr>
        <w:t>don’t</w:t>
      </w:r>
      <w:proofErr w:type="spellEnd"/>
      <w:r w:rsidRPr="00AF601B">
        <w:rPr>
          <w:b/>
        </w:rPr>
        <w:t xml:space="preserve"> </w:t>
      </w:r>
      <w:proofErr w:type="spellStart"/>
      <w:r w:rsidRPr="00AF601B">
        <w:rPr>
          <w:b/>
        </w:rPr>
        <w:t>want</w:t>
      </w:r>
      <w:proofErr w:type="spellEnd"/>
      <w:r w:rsidRPr="00AF601B">
        <w:rPr>
          <w:b/>
        </w:rPr>
        <w:t xml:space="preserve"> the </w:t>
      </w:r>
      <w:proofErr w:type="spellStart"/>
      <w:r w:rsidRPr="00AF601B">
        <w:rPr>
          <w:b/>
        </w:rPr>
        <w:t>ddiscussion</w:t>
      </w:r>
      <w:proofErr w:type="spellEnd"/>
      <w:r w:rsidRPr="00AF601B">
        <w:rPr>
          <w:b/>
        </w:rPr>
        <w:t xml:space="preserve"> </w:t>
      </w:r>
      <w:proofErr w:type="spellStart"/>
      <w:r w:rsidRPr="00AF601B">
        <w:rPr>
          <w:b/>
        </w:rPr>
        <w:t>writing</w:t>
      </w:r>
      <w:proofErr w:type="spellEnd"/>
      <w:r w:rsidRPr="00AF601B">
        <w:rPr>
          <w:b/>
        </w:rPr>
        <w:t xml:space="preserve"> </w:t>
      </w:r>
      <w:proofErr w:type="spellStart"/>
      <w:r w:rsidRPr="00AF601B">
        <w:rPr>
          <w:b/>
        </w:rPr>
        <w:t>to</w:t>
      </w:r>
      <w:proofErr w:type="spellEnd"/>
      <w:r w:rsidRPr="00AF601B">
        <w:rPr>
          <w:b/>
        </w:rPr>
        <w:t xml:space="preserve"> </w:t>
      </w:r>
      <w:proofErr w:type="spellStart"/>
      <w:r w:rsidRPr="00AF601B">
        <w:rPr>
          <w:b/>
        </w:rPr>
        <w:t>take</w:t>
      </w:r>
      <w:proofErr w:type="spellEnd"/>
      <w:r w:rsidRPr="00AF601B">
        <w:rPr>
          <w:b/>
        </w:rPr>
        <w:t xml:space="preserve"> </w:t>
      </w:r>
      <w:proofErr w:type="spellStart"/>
      <w:r w:rsidRPr="00AF601B">
        <w:rPr>
          <w:b/>
        </w:rPr>
        <w:t>another</w:t>
      </w:r>
      <w:proofErr w:type="spellEnd"/>
      <w:r w:rsidRPr="00AF601B">
        <w:rPr>
          <w:b/>
        </w:rPr>
        <w:t xml:space="preserve"> </w:t>
      </w:r>
    </w:p>
    <w:p w14:paraId="2DCFB3AD" w14:textId="77777777" w:rsidR="00A95934" w:rsidRDefault="00A95934">
      <w:pPr>
        <w:pStyle w:val="Kommentarer"/>
      </w:pPr>
    </w:p>
    <w:p w14:paraId="59D705C9" w14:textId="3F7FBA07" w:rsidR="00A95934" w:rsidRDefault="00A95934">
      <w:pPr>
        <w:pStyle w:val="Kommentarer"/>
      </w:pPr>
      <w:r>
        <w:t xml:space="preserve">2 </w:t>
      </w:r>
      <w:proofErr w:type="spellStart"/>
      <w:r>
        <w:t>months</w:t>
      </w:r>
      <w:proofErr w:type="spellEnd"/>
      <w:r>
        <w:t xml:space="preserve"> </w:t>
      </w:r>
      <w:proofErr w:type="spellStart"/>
      <w:r>
        <w:t>you</w:t>
      </w:r>
      <w:proofErr w:type="spellEnd"/>
      <w:r>
        <w:t xml:space="preserve"> </w:t>
      </w:r>
      <w:proofErr w:type="spellStart"/>
      <w:r>
        <w:t>should</w:t>
      </w:r>
      <w:proofErr w:type="spellEnd"/>
      <w:r>
        <w:t xml:space="preserve"> REALLY read a </w:t>
      </w:r>
      <w:proofErr w:type="spellStart"/>
      <w:r>
        <w:t>few</w:t>
      </w:r>
      <w:proofErr w:type="spellEnd"/>
      <w:r>
        <w:t xml:space="preserve"> </w:t>
      </w:r>
      <w:proofErr w:type="spellStart"/>
      <w:r>
        <w:t>discussions</w:t>
      </w:r>
      <w:proofErr w:type="spellEnd"/>
      <w:r>
        <w:t xml:space="preserve"> and </w:t>
      </w:r>
      <w:proofErr w:type="spellStart"/>
      <w:r>
        <w:t>understand</w:t>
      </w:r>
      <w:proofErr w:type="spellEnd"/>
      <w:r>
        <w:t xml:space="preserve"> </w:t>
      </w:r>
      <w:proofErr w:type="spellStart"/>
      <w:r>
        <w:t>how</w:t>
      </w:r>
      <w:proofErr w:type="spellEnd"/>
      <w:r>
        <w:t xml:space="preserve"> </w:t>
      </w:r>
      <w:proofErr w:type="spellStart"/>
      <w:r>
        <w:t>they</w:t>
      </w:r>
      <w:proofErr w:type="spellEnd"/>
      <w:r>
        <w:t xml:space="preserve"> </w:t>
      </w:r>
      <w:proofErr w:type="spellStart"/>
      <w:r>
        <w:t>are</w:t>
      </w:r>
      <w:proofErr w:type="spellEnd"/>
      <w:r>
        <w:t xml:space="preserve"> </w:t>
      </w:r>
      <w:proofErr w:type="spellStart"/>
      <w:r>
        <w:t>typically</w:t>
      </w:r>
      <w:proofErr w:type="spellEnd"/>
      <w:r>
        <w:t xml:space="preserve"> </w:t>
      </w:r>
      <w:proofErr w:type="spellStart"/>
      <w:r>
        <w:t>constructed</w:t>
      </w:r>
      <w:proofErr w:type="spellEnd"/>
      <w:r>
        <w:t xml:space="preserve">. The </w:t>
      </w:r>
      <w:proofErr w:type="spellStart"/>
      <w:r>
        <w:t>discussions</w:t>
      </w:r>
      <w:proofErr w:type="spellEnd"/>
      <w:r>
        <w:t xml:space="preserve"> </w:t>
      </w:r>
      <w:proofErr w:type="spellStart"/>
      <w:r>
        <w:t>can</w:t>
      </w:r>
      <w:proofErr w:type="spellEnd"/>
      <w:r>
        <w:t xml:space="preserve"> be on </w:t>
      </w:r>
      <w:proofErr w:type="spellStart"/>
      <w:r>
        <w:t>any</w:t>
      </w:r>
      <w:proofErr w:type="spellEnd"/>
      <w:r>
        <w:t xml:space="preserve"> </w:t>
      </w:r>
      <w:proofErr w:type="spellStart"/>
      <w:r>
        <w:t>topic</w:t>
      </w:r>
      <w:proofErr w:type="spellEnd"/>
      <w:r>
        <w:t xml:space="preserve"> in a </w:t>
      </w:r>
      <w:proofErr w:type="spellStart"/>
      <w:r>
        <w:t>thesis</w:t>
      </w:r>
      <w:proofErr w:type="spellEnd"/>
      <w:r>
        <w:t xml:space="preserve"> or </w:t>
      </w:r>
      <w:proofErr w:type="spellStart"/>
      <w:r>
        <w:t>article</w:t>
      </w:r>
      <w:proofErr w:type="spellEnd"/>
      <w:r>
        <w:t xml:space="preserve">… </w:t>
      </w:r>
      <w:proofErr w:type="spellStart"/>
      <w:r>
        <w:t>they</w:t>
      </w:r>
      <w:proofErr w:type="spellEnd"/>
      <w:r>
        <w:t xml:space="preserve"> </w:t>
      </w:r>
      <w:proofErr w:type="spellStart"/>
      <w:r>
        <w:t>are</w:t>
      </w:r>
      <w:proofErr w:type="spellEnd"/>
      <w:r>
        <w:t xml:space="preserve"> all </w:t>
      </w:r>
      <w:proofErr w:type="spellStart"/>
      <w:r>
        <w:t>constructed</w:t>
      </w:r>
      <w:proofErr w:type="spellEnd"/>
      <w:r>
        <w:t xml:space="preserve"> </w:t>
      </w:r>
      <w:proofErr w:type="spellStart"/>
      <w:r>
        <w:t>more</w:t>
      </w:r>
      <w:proofErr w:type="spellEnd"/>
      <w:r>
        <w:t xml:space="preserve"> or less in the same </w:t>
      </w:r>
      <w:proofErr w:type="spellStart"/>
      <w:r>
        <w:t>way</w:t>
      </w:r>
      <w:proofErr w:type="spellEnd"/>
      <w:r>
        <w:t>.</w:t>
      </w:r>
    </w:p>
  </w:comment>
  <w:comment w:id="128" w:author="Olivia Imner" w:date="2018-10-04T08:13:00Z" w:initials="OI">
    <w:p w14:paraId="44792A05" w14:textId="2F5268B9" w:rsidR="00A95934" w:rsidRDefault="00A95934">
      <w:pPr>
        <w:pStyle w:val="Kommentarer"/>
      </w:pPr>
      <w:r>
        <w:rPr>
          <w:rStyle w:val="Kommentarsreferens"/>
        </w:rPr>
        <w:annotationRef/>
      </w:r>
      <w:r>
        <w:t xml:space="preserve">Det här stycket kan komma in senare vid ”brister”. </w:t>
      </w:r>
    </w:p>
  </w:comment>
  <w:comment w:id="129" w:author="Jason Serviss" w:date="2018-10-02T16:13:00Z" w:initials="JS">
    <w:p w14:paraId="21519629" w14:textId="49F2DFB5" w:rsidR="00A95934" w:rsidRDefault="00A95934">
      <w:pPr>
        <w:pStyle w:val="Kommentarer"/>
      </w:pPr>
      <w:r>
        <w:rPr>
          <w:rStyle w:val="Kommentarsreferens"/>
        </w:rPr>
        <w:annotationRef/>
      </w:r>
      <w:r>
        <w:t xml:space="preserve">Get the </w:t>
      </w:r>
      <w:proofErr w:type="spellStart"/>
      <w:r>
        <w:t>reader</w:t>
      </w:r>
      <w:proofErr w:type="spellEnd"/>
      <w:r>
        <w:t xml:space="preserve"> on the right </w:t>
      </w:r>
      <w:proofErr w:type="spellStart"/>
      <w:r>
        <w:t>track</w:t>
      </w:r>
      <w:proofErr w:type="spellEnd"/>
      <w:r>
        <w:t xml:space="preserve"> </w:t>
      </w:r>
      <w:proofErr w:type="spellStart"/>
      <w:r>
        <w:t>first</w:t>
      </w:r>
      <w:proofErr w:type="spellEnd"/>
      <w:r>
        <w:t xml:space="preserve"> </w:t>
      </w:r>
      <w:proofErr w:type="spellStart"/>
      <w:r>
        <w:t>with</w:t>
      </w:r>
      <w:proofErr w:type="spellEnd"/>
      <w:r>
        <w:t xml:space="preserve"> ”</w:t>
      </w:r>
      <w:proofErr w:type="spellStart"/>
      <w:r>
        <w:t>Our</w:t>
      </w:r>
      <w:proofErr w:type="spellEnd"/>
      <w:r>
        <w:t xml:space="preserve"> </w:t>
      </w:r>
      <w:proofErr w:type="spellStart"/>
      <w:r>
        <w:t>results</w:t>
      </w:r>
      <w:proofErr w:type="spellEnd"/>
      <w:r>
        <w:t xml:space="preserve"> </w:t>
      </w:r>
      <w:proofErr w:type="spellStart"/>
      <w:r>
        <w:t>showed</w:t>
      </w:r>
      <w:proofErr w:type="spellEnd"/>
      <w:r>
        <w:t xml:space="preserve"> …” </w:t>
      </w:r>
      <w:proofErr w:type="spellStart"/>
      <w:r>
        <w:t>then</w:t>
      </w:r>
      <w:proofErr w:type="spellEnd"/>
      <w:r>
        <w:t xml:space="preserve"> </w:t>
      </w:r>
      <w:proofErr w:type="spellStart"/>
      <w:r>
        <w:t>continue</w:t>
      </w:r>
      <w:proofErr w:type="spellEnd"/>
      <w:r>
        <w:t xml:space="preserve"> </w:t>
      </w:r>
      <w:proofErr w:type="spellStart"/>
      <w:r>
        <w:t>with</w:t>
      </w:r>
      <w:proofErr w:type="spellEnd"/>
      <w:r>
        <w:t xml:space="preserve"> the </w:t>
      </w:r>
      <w:proofErr w:type="spellStart"/>
      <w:r>
        <w:t>discussion</w:t>
      </w:r>
      <w:proofErr w:type="spellEnd"/>
      <w:r>
        <w:t xml:space="preserve"> </w:t>
      </w:r>
      <w:proofErr w:type="spellStart"/>
      <w:r>
        <w:t>about</w:t>
      </w:r>
      <w:proofErr w:type="spellEnd"/>
      <w:r>
        <w:t xml:space="preserve"> the </w:t>
      </w:r>
      <w:proofErr w:type="spellStart"/>
      <w:r>
        <w:t>results</w:t>
      </w:r>
      <w:proofErr w:type="spellEnd"/>
      <w:r>
        <w:t>.</w:t>
      </w:r>
    </w:p>
  </w:comment>
  <w:comment w:id="130" w:author="Jason Serviss" w:date="2018-10-02T16:14:00Z" w:initials="JS">
    <w:p w14:paraId="23DE1655" w14:textId="5E902253" w:rsidR="00A95934" w:rsidRDefault="00A95934">
      <w:pPr>
        <w:pStyle w:val="Kommentarer"/>
      </w:pPr>
      <w:r>
        <w:rPr>
          <w:rStyle w:val="Kommentarsreferens"/>
        </w:rPr>
        <w:annotationRef/>
      </w:r>
      <w:proofErr w:type="spellStart"/>
      <w:r>
        <w:t>How</w:t>
      </w:r>
      <w:proofErr w:type="spellEnd"/>
      <w:r>
        <w:t>?</w:t>
      </w:r>
    </w:p>
  </w:comment>
  <w:comment w:id="131" w:author="Jason Serviss" w:date="2018-10-02T16:33:00Z" w:initials="JS">
    <w:p w14:paraId="41EC2E07" w14:textId="0E663A58" w:rsidR="00A95934" w:rsidRDefault="00A95934">
      <w:pPr>
        <w:pStyle w:val="Kommentarer"/>
      </w:pPr>
      <w:r>
        <w:rPr>
          <w:rStyle w:val="Kommentarsreferens"/>
        </w:rPr>
        <w:annotationRef/>
      </w:r>
      <w:proofErr w:type="spellStart"/>
      <w:r>
        <w:t>You</w:t>
      </w:r>
      <w:proofErr w:type="spellEnd"/>
      <w:r>
        <w:t xml:space="preserve"> </w:t>
      </w:r>
      <w:proofErr w:type="spellStart"/>
      <w:r>
        <w:t>are</w:t>
      </w:r>
      <w:proofErr w:type="spellEnd"/>
      <w:r>
        <w:t xml:space="preserve"> </w:t>
      </w:r>
      <w:proofErr w:type="spellStart"/>
      <w:r>
        <w:t>framing</w:t>
      </w:r>
      <w:proofErr w:type="spellEnd"/>
      <w:r>
        <w:t xml:space="preserve"> </w:t>
      </w:r>
      <w:proofErr w:type="spellStart"/>
      <w:r>
        <w:t>this</w:t>
      </w:r>
      <w:proofErr w:type="spellEnd"/>
      <w:r>
        <w:t xml:space="preserve"> as </w:t>
      </w:r>
      <w:proofErr w:type="spellStart"/>
      <w:r>
        <w:t>though</w:t>
      </w:r>
      <w:proofErr w:type="spellEnd"/>
      <w:r>
        <w:t xml:space="preserve"> </w:t>
      </w:r>
      <w:proofErr w:type="spellStart"/>
      <w:r>
        <w:t>this</w:t>
      </w:r>
      <w:proofErr w:type="spellEnd"/>
      <w:r>
        <w:t xml:space="preserve"> </w:t>
      </w:r>
      <w:proofErr w:type="spellStart"/>
      <w:r>
        <w:t>result</w:t>
      </w:r>
      <w:proofErr w:type="spellEnd"/>
      <w:r>
        <w:t xml:space="preserve"> (i.e. </w:t>
      </w:r>
      <w:proofErr w:type="spellStart"/>
      <w:r>
        <w:t>that</w:t>
      </w:r>
      <w:proofErr w:type="spellEnd"/>
      <w:r>
        <w:t xml:space="preserve"> DIM and KLM </w:t>
      </w:r>
      <w:proofErr w:type="spellStart"/>
      <w:r>
        <w:t>have</w:t>
      </w:r>
      <w:proofErr w:type="spellEnd"/>
      <w:r>
        <w:t xml:space="preserve"> </w:t>
      </w:r>
      <w:proofErr w:type="spellStart"/>
      <w:r>
        <w:t>almost</w:t>
      </w:r>
      <w:proofErr w:type="spellEnd"/>
      <w:r>
        <w:t xml:space="preserve"> the same score) is a </w:t>
      </w:r>
      <w:proofErr w:type="spellStart"/>
      <w:r>
        <w:t>due</w:t>
      </w:r>
      <w:proofErr w:type="spellEnd"/>
      <w:r>
        <w:t xml:space="preserve"> </w:t>
      </w:r>
      <w:proofErr w:type="spellStart"/>
      <w:r>
        <w:t>to</w:t>
      </w:r>
      <w:proofErr w:type="spellEnd"/>
      <w:r>
        <w:t xml:space="preserve"> a ”brist” in </w:t>
      </w:r>
      <w:proofErr w:type="spellStart"/>
      <w:r>
        <w:t>your</w:t>
      </w:r>
      <w:proofErr w:type="spellEnd"/>
      <w:r>
        <w:t xml:space="preserve"> </w:t>
      </w:r>
      <w:proofErr w:type="spellStart"/>
      <w:r>
        <w:t>study</w:t>
      </w:r>
      <w:proofErr w:type="spellEnd"/>
      <w:r>
        <w:t xml:space="preserve">. In the </w:t>
      </w:r>
      <w:proofErr w:type="spellStart"/>
      <w:r>
        <w:t>next</w:t>
      </w:r>
      <w:proofErr w:type="spellEnd"/>
      <w:r>
        <w:t xml:space="preserve"> </w:t>
      </w:r>
      <w:proofErr w:type="spellStart"/>
      <w:r>
        <w:t>sentances</w:t>
      </w:r>
      <w:proofErr w:type="spellEnd"/>
      <w:r>
        <w:t xml:space="preserve"> </w:t>
      </w:r>
      <w:proofErr w:type="spellStart"/>
      <w:r>
        <w:t>you</w:t>
      </w:r>
      <w:proofErr w:type="spellEnd"/>
      <w:r>
        <w:t xml:space="preserve"> </w:t>
      </w:r>
      <w:proofErr w:type="spellStart"/>
      <w:r>
        <w:t>mention</w:t>
      </w:r>
      <w:proofErr w:type="spellEnd"/>
      <w:r>
        <w:t xml:space="preserve"> </w:t>
      </w:r>
      <w:proofErr w:type="spellStart"/>
      <w:r>
        <w:t>several</w:t>
      </w:r>
      <w:proofErr w:type="spellEnd"/>
      <w:r>
        <w:t xml:space="preserve"> </w:t>
      </w:r>
      <w:proofErr w:type="spellStart"/>
      <w:r>
        <w:t>reasons</w:t>
      </w:r>
      <w:proofErr w:type="spellEnd"/>
      <w:r>
        <w:t xml:space="preserve"> </w:t>
      </w:r>
      <w:proofErr w:type="spellStart"/>
      <w:r>
        <w:t>that</w:t>
      </w:r>
      <w:proofErr w:type="spellEnd"/>
      <w:r>
        <w:t xml:space="preserve"> </w:t>
      </w:r>
      <w:proofErr w:type="spellStart"/>
      <w:r>
        <w:t>this</w:t>
      </w:r>
      <w:proofErr w:type="spellEnd"/>
      <w:r>
        <w:t xml:space="preserve"> </w:t>
      </w:r>
      <w:proofErr w:type="spellStart"/>
      <w:r>
        <w:t>result</w:t>
      </w:r>
      <w:proofErr w:type="spellEnd"/>
      <w:r>
        <w:t xml:space="preserve"> </w:t>
      </w:r>
      <w:proofErr w:type="spellStart"/>
      <w:r>
        <w:t>may</w:t>
      </w:r>
      <w:proofErr w:type="spellEnd"/>
      <w:r>
        <w:t xml:space="preserve"> not be valid </w:t>
      </w:r>
      <w:proofErr w:type="spellStart"/>
      <w:r>
        <w:t>but</w:t>
      </w:r>
      <w:proofErr w:type="spellEnd"/>
      <w:r>
        <w:t xml:space="preserve"> it </w:t>
      </w:r>
      <w:proofErr w:type="spellStart"/>
      <w:r>
        <w:t>would</w:t>
      </w:r>
      <w:proofErr w:type="spellEnd"/>
      <w:r>
        <w:t xml:space="preserve"> be </w:t>
      </w:r>
      <w:proofErr w:type="spellStart"/>
      <w:r>
        <w:t>better</w:t>
      </w:r>
      <w:proofErr w:type="spellEnd"/>
      <w:r>
        <w:t xml:space="preserve"> </w:t>
      </w:r>
      <w:proofErr w:type="spellStart"/>
      <w:r>
        <w:t>to</w:t>
      </w:r>
      <w:proofErr w:type="spellEnd"/>
      <w:r>
        <w:t xml:space="preserve">, at </w:t>
      </w:r>
      <w:proofErr w:type="spellStart"/>
      <w:r>
        <w:t>least</w:t>
      </w:r>
      <w:proofErr w:type="spellEnd"/>
      <w:r>
        <w:t xml:space="preserve"> at </w:t>
      </w:r>
      <w:proofErr w:type="spellStart"/>
      <w:r>
        <w:t>first</w:t>
      </w:r>
      <w:proofErr w:type="spellEnd"/>
      <w:r>
        <w:t xml:space="preserve">, </w:t>
      </w:r>
      <w:proofErr w:type="spellStart"/>
      <w:r>
        <w:t>assume</w:t>
      </w:r>
      <w:proofErr w:type="spellEnd"/>
      <w:r>
        <w:t xml:space="preserve"> it IS valid. In the </w:t>
      </w:r>
      <w:proofErr w:type="spellStart"/>
      <w:r>
        <w:t>case</w:t>
      </w:r>
      <w:proofErr w:type="spellEnd"/>
      <w:r>
        <w:t xml:space="preserve"> </w:t>
      </w:r>
      <w:proofErr w:type="spellStart"/>
      <w:r>
        <w:t>that</w:t>
      </w:r>
      <w:proofErr w:type="spellEnd"/>
      <w:r>
        <w:t xml:space="preserve"> it is valid it MEANS </w:t>
      </w:r>
      <w:proofErr w:type="spellStart"/>
      <w:r>
        <w:t>that</w:t>
      </w:r>
      <w:proofErr w:type="spellEnd"/>
      <w:r>
        <w:t xml:space="preserve"> KLM and DIM </w:t>
      </w:r>
      <w:proofErr w:type="spellStart"/>
      <w:r>
        <w:t>are</w:t>
      </w:r>
      <w:proofErr w:type="spellEnd"/>
      <w:r>
        <w:t xml:space="preserve"> ALMOST </w:t>
      </w:r>
      <w:proofErr w:type="spellStart"/>
      <w:r>
        <w:t>equally</w:t>
      </w:r>
      <w:proofErr w:type="spellEnd"/>
      <w:r>
        <w:t xml:space="preserve"> as </w:t>
      </w:r>
      <w:proofErr w:type="spellStart"/>
      <w:r>
        <w:t>good</w:t>
      </w:r>
      <w:proofErr w:type="spellEnd"/>
      <w:r>
        <w:t xml:space="preserve"> for Grade. </w:t>
      </w:r>
      <w:proofErr w:type="spellStart"/>
      <w:r>
        <w:t>Keeping</w:t>
      </w:r>
      <w:proofErr w:type="spellEnd"/>
      <w:r>
        <w:t xml:space="preserve"> </w:t>
      </w:r>
      <w:proofErr w:type="spellStart"/>
      <w:r>
        <w:t>this</w:t>
      </w:r>
      <w:proofErr w:type="spellEnd"/>
      <w:r>
        <w:t xml:space="preserve"> in mind, it </w:t>
      </w:r>
      <w:proofErr w:type="spellStart"/>
      <w:r>
        <w:t>would</w:t>
      </w:r>
      <w:proofErr w:type="spellEnd"/>
      <w:r>
        <w:t xml:space="preserve"> make sense </w:t>
      </w:r>
      <w:proofErr w:type="spellStart"/>
      <w:r>
        <w:t>to</w:t>
      </w:r>
      <w:proofErr w:type="spellEnd"/>
      <w:r>
        <w:t xml:space="preserve"> </w:t>
      </w:r>
      <w:proofErr w:type="spellStart"/>
      <w:r>
        <w:t>discuss</w:t>
      </w:r>
      <w:proofErr w:type="spellEnd"/>
      <w:r>
        <w:t xml:space="preserve"> </w:t>
      </w:r>
      <w:proofErr w:type="spellStart"/>
      <w:r>
        <w:t>what</w:t>
      </w:r>
      <w:proofErr w:type="spellEnd"/>
      <w:r>
        <w:t xml:space="preserve"> </w:t>
      </w:r>
      <w:proofErr w:type="spellStart"/>
      <w:r>
        <w:t>can</w:t>
      </w:r>
      <w:proofErr w:type="spellEnd"/>
      <w:r>
        <w:t xml:space="preserve"> be </w:t>
      </w:r>
      <w:proofErr w:type="spellStart"/>
      <w:r>
        <w:t>done</w:t>
      </w:r>
      <w:proofErr w:type="spellEnd"/>
      <w:r>
        <w:t xml:space="preserve">, in the </w:t>
      </w:r>
      <w:proofErr w:type="spellStart"/>
      <w:r>
        <w:t>future</w:t>
      </w:r>
      <w:proofErr w:type="spellEnd"/>
      <w:r>
        <w:t xml:space="preserve">, </w:t>
      </w:r>
      <w:proofErr w:type="spellStart"/>
      <w:r>
        <w:t>to</w:t>
      </w:r>
      <w:proofErr w:type="spellEnd"/>
      <w:r>
        <w:t xml:space="preserve"> </w:t>
      </w:r>
      <w:proofErr w:type="spellStart"/>
      <w:r>
        <w:t>futher</w:t>
      </w:r>
      <w:proofErr w:type="spellEnd"/>
      <w:r>
        <w:t xml:space="preserve"> </w:t>
      </w:r>
      <w:proofErr w:type="spellStart"/>
      <w:r>
        <w:t>build</w:t>
      </w:r>
      <w:proofErr w:type="spellEnd"/>
      <w:r>
        <w:t xml:space="preserve"> on </w:t>
      </w:r>
      <w:proofErr w:type="spellStart"/>
      <w:r>
        <w:t>your</w:t>
      </w:r>
      <w:proofErr w:type="spellEnd"/>
      <w:r>
        <w:t xml:space="preserve"> </w:t>
      </w:r>
      <w:proofErr w:type="spellStart"/>
      <w:r>
        <w:t>results</w:t>
      </w:r>
      <w:proofErr w:type="spellEnd"/>
      <w:r>
        <w:t>.</w:t>
      </w:r>
    </w:p>
    <w:p w14:paraId="09F74280" w14:textId="77777777" w:rsidR="00A95934" w:rsidRDefault="00A95934">
      <w:pPr>
        <w:pStyle w:val="Kommentarer"/>
      </w:pPr>
    </w:p>
    <w:p w14:paraId="47E97486" w14:textId="026074E2" w:rsidR="00A95934" w:rsidRDefault="00A95934">
      <w:pPr>
        <w:pStyle w:val="Kommentarer"/>
      </w:pPr>
      <w:proofErr w:type="spellStart"/>
      <w:r>
        <w:t>Furthermore</w:t>
      </w:r>
      <w:proofErr w:type="spellEnd"/>
      <w:r>
        <w:t xml:space="preserve">, </w:t>
      </w:r>
      <w:proofErr w:type="spellStart"/>
      <w:r>
        <w:t>if</w:t>
      </w:r>
      <w:proofErr w:type="spellEnd"/>
      <w:r>
        <w:t xml:space="preserve"> </w:t>
      </w:r>
      <w:proofErr w:type="spellStart"/>
      <w:r>
        <w:t>you</w:t>
      </w:r>
      <w:proofErr w:type="spellEnd"/>
      <w:r>
        <w:t xml:space="preserve"> </w:t>
      </w:r>
      <w:proofErr w:type="spellStart"/>
      <w:r>
        <w:t>want</w:t>
      </w:r>
      <w:proofErr w:type="spellEnd"/>
      <w:r>
        <w:t xml:space="preserve"> </w:t>
      </w:r>
      <w:proofErr w:type="spellStart"/>
      <w:r>
        <w:t>to</w:t>
      </w:r>
      <w:proofErr w:type="spellEnd"/>
      <w:r>
        <w:t xml:space="preserve"> </w:t>
      </w:r>
      <w:proofErr w:type="spellStart"/>
      <w:r>
        <w:t>discuss</w:t>
      </w:r>
      <w:proofErr w:type="spellEnd"/>
      <w:r>
        <w:t xml:space="preserve"> ”brister” in the </w:t>
      </w:r>
      <w:proofErr w:type="spellStart"/>
      <w:r>
        <w:t>interview</w:t>
      </w:r>
      <w:proofErr w:type="spellEnd"/>
      <w:r>
        <w:t xml:space="preserve"> they should be framed around the interview and not around a specific result in the </w:t>
      </w:r>
      <w:proofErr w:type="spellStart"/>
      <w:r>
        <w:t>interview</w:t>
      </w:r>
      <w:proofErr w:type="spellEnd"/>
      <w:r>
        <w:t xml:space="preserve">. As well, you probably do not want the "brister" to be 7 sentances but, instead one, max two, sentances where they are </w:t>
      </w:r>
      <w:proofErr w:type="spellStart"/>
      <w:r>
        <w:t>listed</w:t>
      </w:r>
      <w:proofErr w:type="spellEnd"/>
      <w:r>
        <w:t>.</w:t>
      </w:r>
    </w:p>
  </w:comment>
  <w:comment w:id="132" w:author="Jason Serviss" w:date="2018-10-02T16:35:00Z" w:initials="JS">
    <w:p w14:paraId="53551256" w14:textId="269F31EF" w:rsidR="00A95934" w:rsidRDefault="00A95934">
      <w:pPr>
        <w:pStyle w:val="Kommentarer"/>
      </w:pPr>
      <w:r>
        <w:rPr>
          <w:rStyle w:val="Kommentarsreferens"/>
        </w:rPr>
        <w:annotationRef/>
      </w:r>
      <w:proofErr w:type="spellStart"/>
      <w:r>
        <w:t>This</w:t>
      </w:r>
      <w:proofErr w:type="spellEnd"/>
      <w:r>
        <w:t xml:space="preserve"> is </w:t>
      </w:r>
      <w:proofErr w:type="spellStart"/>
      <w:r>
        <w:t>wrongly</w:t>
      </w:r>
      <w:proofErr w:type="spellEnd"/>
      <w:r>
        <w:t xml:space="preserve"> </w:t>
      </w:r>
      <w:proofErr w:type="spellStart"/>
      <w:r>
        <w:t>placed</w:t>
      </w:r>
      <w:proofErr w:type="spellEnd"/>
      <w:r>
        <w:t xml:space="preserve"> in the </w:t>
      </w:r>
      <w:proofErr w:type="spellStart"/>
      <w:r>
        <w:t>paragraph</w:t>
      </w:r>
      <w:proofErr w:type="spellEnd"/>
      <w:r>
        <w:t xml:space="preserve">. If it is </w:t>
      </w:r>
      <w:proofErr w:type="spellStart"/>
      <w:r>
        <w:t>needed</w:t>
      </w:r>
      <w:proofErr w:type="spellEnd"/>
      <w:r>
        <w:t xml:space="preserve"> at all, it </w:t>
      </w:r>
      <w:proofErr w:type="spellStart"/>
      <w:r>
        <w:t>should</w:t>
      </w:r>
      <w:proofErr w:type="spellEnd"/>
      <w:r>
        <w:t xml:space="preserve"> be in the </w:t>
      </w:r>
      <w:proofErr w:type="spellStart"/>
      <w:r>
        <w:t>beginning</w:t>
      </w:r>
      <w:proofErr w:type="spellEnd"/>
      <w:r>
        <w:t xml:space="preserve"> </w:t>
      </w:r>
      <w:proofErr w:type="spellStart"/>
      <w:r>
        <w:t>of</w:t>
      </w:r>
      <w:proofErr w:type="spellEnd"/>
      <w:r>
        <w:t xml:space="preserve"> the </w:t>
      </w:r>
      <w:proofErr w:type="spellStart"/>
      <w:r>
        <w:t>paragraph</w:t>
      </w:r>
      <w:proofErr w:type="spellEnd"/>
      <w:r>
        <w:t xml:space="preserve"> </w:t>
      </w:r>
      <w:proofErr w:type="spellStart"/>
      <w:r>
        <w:t>to</w:t>
      </w:r>
      <w:proofErr w:type="spellEnd"/>
      <w:r>
        <w:t xml:space="preserve"> </w:t>
      </w:r>
      <w:proofErr w:type="spellStart"/>
      <w:r>
        <w:t>remind</w:t>
      </w:r>
      <w:proofErr w:type="spellEnd"/>
      <w:r>
        <w:t xml:space="preserve"> the </w:t>
      </w:r>
      <w:proofErr w:type="spellStart"/>
      <w:r>
        <w:t>reader</w:t>
      </w:r>
      <w:proofErr w:type="spellEnd"/>
      <w:r>
        <w:t xml:space="preserve"> </w:t>
      </w:r>
      <w:proofErr w:type="spellStart"/>
      <w:r>
        <w:t>of</w:t>
      </w:r>
      <w:proofErr w:type="spellEnd"/>
      <w:r>
        <w:t xml:space="preserve"> the </w:t>
      </w:r>
      <w:proofErr w:type="spellStart"/>
      <w:r>
        <w:t>result</w:t>
      </w:r>
      <w:proofErr w:type="spellEnd"/>
      <w:r>
        <w:t xml:space="preserve"> BEFORE </w:t>
      </w:r>
      <w:proofErr w:type="spellStart"/>
      <w:r>
        <w:t>discussing</w:t>
      </w:r>
      <w:proofErr w:type="spellEnd"/>
      <w:r>
        <w:t xml:space="preserve"> it.</w:t>
      </w:r>
    </w:p>
  </w:comment>
  <w:comment w:id="133" w:author="Jason Serviss" w:date="2018-10-02T14:00:00Z" w:initials="JS">
    <w:p w14:paraId="266C714D" w14:textId="24F2FCFE" w:rsidR="00A95934" w:rsidRDefault="00A95934">
      <w:pPr>
        <w:pStyle w:val="Kommentarer"/>
      </w:pPr>
      <w:r>
        <w:rPr>
          <w:rStyle w:val="Kommentarsreferens"/>
        </w:rPr>
        <w:annotationRef/>
      </w:r>
      <w:proofErr w:type="spellStart"/>
      <w:r>
        <w:t>You</w:t>
      </w:r>
      <w:proofErr w:type="spellEnd"/>
      <w:r>
        <w:t xml:space="preserve"> </w:t>
      </w:r>
      <w:proofErr w:type="spellStart"/>
      <w:r>
        <w:t>should</w:t>
      </w:r>
      <w:proofErr w:type="spellEnd"/>
      <w:r>
        <w:t xml:space="preserve"> be </w:t>
      </w:r>
      <w:proofErr w:type="spellStart"/>
      <w:r>
        <w:t>able</w:t>
      </w:r>
      <w:proofErr w:type="spellEnd"/>
      <w:r>
        <w:t xml:space="preserve"> </w:t>
      </w:r>
      <w:proofErr w:type="spellStart"/>
      <w:r>
        <w:t>to</w:t>
      </w:r>
      <w:proofErr w:type="spellEnd"/>
      <w:r>
        <w:t xml:space="preserve"> </w:t>
      </w:r>
      <w:proofErr w:type="spellStart"/>
      <w:r>
        <w:t>answer</w:t>
      </w:r>
      <w:proofErr w:type="spellEnd"/>
      <w:r>
        <w:t xml:space="preserve"> </w:t>
      </w:r>
      <w:proofErr w:type="spellStart"/>
      <w:r>
        <w:t>which</w:t>
      </w:r>
      <w:proofErr w:type="spellEnd"/>
      <w:r>
        <w:t xml:space="preserve"> </w:t>
      </w:r>
      <w:proofErr w:type="spellStart"/>
      <w:r>
        <w:t>of</w:t>
      </w:r>
      <w:proofErr w:type="spellEnd"/>
      <w:r>
        <w:t xml:space="preserve"> </w:t>
      </w:r>
      <w:proofErr w:type="spellStart"/>
      <w:r>
        <w:t>these</w:t>
      </w:r>
      <w:proofErr w:type="spellEnd"/>
      <w:r>
        <w:t xml:space="preserve"> alternatives is the </w:t>
      </w:r>
      <w:proofErr w:type="spellStart"/>
      <w:r>
        <w:t>case</w:t>
      </w:r>
      <w:proofErr w:type="spellEnd"/>
      <w:r>
        <w:t xml:space="preserve">. </w:t>
      </w:r>
      <w:proofErr w:type="spellStart"/>
      <w:r>
        <w:t>See</w:t>
      </w:r>
      <w:proofErr w:type="spellEnd"/>
      <w:r>
        <w:t xml:space="preserve"> </w:t>
      </w:r>
      <w:proofErr w:type="spellStart"/>
      <w:r>
        <w:t>previous</w:t>
      </w:r>
      <w:proofErr w:type="spellEnd"/>
      <w:r>
        <w:t xml:space="preserve"> </w:t>
      </w:r>
      <w:proofErr w:type="spellStart"/>
      <w:r>
        <w:t>comment</w:t>
      </w:r>
      <w:proofErr w:type="spellEnd"/>
      <w:r>
        <w:t xml:space="preserve"> </w:t>
      </w:r>
      <w:proofErr w:type="spellStart"/>
      <w:r>
        <w:t>below</w:t>
      </w:r>
      <w:proofErr w:type="spellEnd"/>
      <w:r>
        <w:t>:</w:t>
      </w:r>
    </w:p>
    <w:p w14:paraId="50995231" w14:textId="77777777" w:rsidR="00A95934" w:rsidRDefault="00A95934">
      <w:pPr>
        <w:pStyle w:val="Kommentarer"/>
      </w:pPr>
    </w:p>
    <w:p w14:paraId="2BC1E062" w14:textId="61412C39" w:rsidR="00A95934" w:rsidRDefault="00A95934">
      <w:pPr>
        <w:pStyle w:val="Kommentarer"/>
      </w:pPr>
      <w:proofErr w:type="spellStart"/>
      <w:r>
        <w:t>Are</w:t>
      </w:r>
      <w:proofErr w:type="spellEnd"/>
      <w:r>
        <w:t xml:space="preserve"> the </w:t>
      </w:r>
      <w:proofErr w:type="spellStart"/>
      <w:r>
        <w:t>low</w:t>
      </w:r>
      <w:proofErr w:type="spellEnd"/>
      <w:r>
        <w:t xml:space="preserve"> </w:t>
      </w:r>
      <w:proofErr w:type="spellStart"/>
      <w:r>
        <w:t>points</w:t>
      </w:r>
      <w:proofErr w:type="spellEnd"/>
      <w:r>
        <w:t xml:space="preserve"> </w:t>
      </w:r>
      <w:proofErr w:type="spellStart"/>
      <w:r>
        <w:t>here</w:t>
      </w:r>
      <w:proofErr w:type="spellEnd"/>
      <w:r>
        <w:t xml:space="preserve"> </w:t>
      </w:r>
      <w:proofErr w:type="spellStart"/>
      <w:r>
        <w:t>because</w:t>
      </w:r>
      <w:proofErr w:type="spellEnd"/>
      <w:r>
        <w:t xml:space="preserve"> Grade is not </w:t>
      </w:r>
      <w:proofErr w:type="spellStart"/>
      <w:r>
        <w:t>prioritising</w:t>
      </w:r>
      <w:proofErr w:type="spellEnd"/>
      <w:r>
        <w:t xml:space="preserve"> </w:t>
      </w:r>
      <w:proofErr w:type="spellStart"/>
      <w:r>
        <w:t>these</w:t>
      </w:r>
      <w:proofErr w:type="spellEnd"/>
      <w:r>
        <w:t xml:space="preserve"> </w:t>
      </w:r>
      <w:proofErr w:type="spellStart"/>
      <w:r>
        <w:t>things</w:t>
      </w:r>
      <w:proofErr w:type="spellEnd"/>
      <w:r>
        <w:t xml:space="preserve"> (</w:t>
      </w:r>
      <w:proofErr w:type="spellStart"/>
      <w:r>
        <w:t>according</w:t>
      </w:r>
      <w:proofErr w:type="spellEnd"/>
      <w:r>
        <w:t xml:space="preserve"> </w:t>
      </w:r>
      <w:proofErr w:type="spellStart"/>
      <w:r>
        <w:t>to</w:t>
      </w:r>
      <w:proofErr w:type="spellEnd"/>
      <w:r>
        <w:t xml:space="preserve"> the </w:t>
      </w:r>
      <w:proofErr w:type="spellStart"/>
      <w:r>
        <w:t>interview</w:t>
      </w:r>
      <w:proofErr w:type="spellEnd"/>
      <w:r>
        <w:t xml:space="preserve"> </w:t>
      </w:r>
      <w:proofErr w:type="spellStart"/>
      <w:r>
        <w:t>result</w:t>
      </w:r>
      <w:proofErr w:type="spellEnd"/>
      <w:r>
        <w:t xml:space="preserve">) or </w:t>
      </w:r>
      <w:proofErr w:type="spellStart"/>
      <w:r>
        <w:t>are</w:t>
      </w:r>
      <w:proofErr w:type="spellEnd"/>
      <w:r>
        <w:t xml:space="preserve"> </w:t>
      </w:r>
      <w:proofErr w:type="spellStart"/>
      <w:r>
        <w:t>these</w:t>
      </w:r>
      <w:proofErr w:type="spellEnd"/>
      <w:r>
        <w:t xml:space="preserve"> </w:t>
      </w:r>
      <w:proofErr w:type="spellStart"/>
      <w:r>
        <w:t>fases</w:t>
      </w:r>
      <w:proofErr w:type="spellEnd"/>
      <w:r>
        <w:t xml:space="preserve"> </w:t>
      </w:r>
      <w:proofErr w:type="spellStart"/>
      <w:r>
        <w:t>prioritized</w:t>
      </w:r>
      <w:proofErr w:type="spellEnd"/>
      <w:r>
        <w:t xml:space="preserve"> </w:t>
      </w:r>
      <w:proofErr w:type="spellStart"/>
      <w:r>
        <w:t>but</w:t>
      </w:r>
      <w:proofErr w:type="spellEnd"/>
      <w:r>
        <w:t xml:space="preserve"> Grade is </w:t>
      </w:r>
      <w:proofErr w:type="spellStart"/>
      <w:r>
        <w:t>failing</w:t>
      </w:r>
      <w:proofErr w:type="spellEnd"/>
      <w:r>
        <w:t xml:space="preserve"> in </w:t>
      </w:r>
      <w:proofErr w:type="spellStart"/>
      <w:r>
        <w:t>their</w:t>
      </w:r>
      <w:proofErr w:type="spellEnd"/>
      <w:r>
        <w:t xml:space="preserve"> implementation? </w:t>
      </w:r>
      <w:proofErr w:type="spellStart"/>
      <w:r>
        <w:t>This</w:t>
      </w:r>
      <w:proofErr w:type="spellEnd"/>
      <w:r>
        <w:t xml:space="preserve"> is </w:t>
      </w:r>
      <w:proofErr w:type="spellStart"/>
      <w:r>
        <w:t>potentially</w:t>
      </w:r>
      <w:proofErr w:type="spellEnd"/>
      <w:r>
        <w:t xml:space="preserve"> </w:t>
      </w:r>
      <w:proofErr w:type="spellStart"/>
      <w:r>
        <w:t>Discussion</w:t>
      </w:r>
      <w:proofErr w:type="spellEnd"/>
      <w:r>
        <w:t xml:space="preserve"> material.</w:t>
      </w:r>
    </w:p>
  </w:comment>
  <w:comment w:id="134" w:author="Olivia Imner" w:date="2018-09-11T13:15:00Z" w:initials="OI">
    <w:p w14:paraId="7EC61131" w14:textId="58EBAF06" w:rsidR="00A95934" w:rsidRPr="00B52F86" w:rsidRDefault="00A95934" w:rsidP="00B52F86">
      <w:pPr>
        <w:rPr>
          <w:rFonts w:ascii="Calibri" w:eastAsia="Tahoma" w:hAnsi="Calibri" w:cs="Tahoma"/>
          <w:color w:val="FF0000"/>
          <w:sz w:val="16"/>
          <w:szCs w:val="24"/>
          <w:lang w:val="en-US" w:bidi="en-US"/>
        </w:rPr>
      </w:pPr>
      <w:r>
        <w:rPr>
          <w:rStyle w:val="Kommentarsreferens"/>
        </w:rPr>
        <w:annotationRef/>
      </w:r>
      <w:r>
        <w:rPr>
          <w:rFonts w:ascii="Calibri" w:eastAsia="Tahoma" w:hAnsi="Calibri" w:cs="Tahoma"/>
          <w:sz w:val="16"/>
          <w:szCs w:val="24"/>
          <w:lang w:val="en-US" w:bidi="en-US"/>
        </w:rPr>
        <w:t>One thing we need to consider…. The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structured but allow for enough </w:t>
      </w:r>
      <w:proofErr w:type="spellStart"/>
      <w:r>
        <w:rPr>
          <w:rFonts w:ascii="Calibri" w:eastAsia="Tahoma" w:hAnsi="Calibri" w:cs="Tahoma"/>
          <w:sz w:val="16"/>
          <w:szCs w:val="24"/>
          <w:lang w:val="en-US" w:bidi="en-US"/>
        </w:rPr>
        <w:t>flexability</w:t>
      </w:r>
      <w:proofErr w:type="spellEnd"/>
      <w:r>
        <w:rPr>
          <w:rFonts w:ascii="Calibri" w:eastAsia="Tahoma" w:hAnsi="Calibri" w:cs="Tahoma"/>
          <w:sz w:val="16"/>
          <w:szCs w:val="24"/>
          <w:lang w:val="en-US" w:bidi="en-US"/>
        </w:rPr>
        <w:t xml:space="preserve">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in a bit more detail, b) specifically stating this in the next </w:t>
      </w:r>
      <w:proofErr w:type="spellStart"/>
      <w:r>
        <w:rPr>
          <w:rFonts w:ascii="Calibri" w:eastAsia="Tahoma" w:hAnsi="Calibri" w:cs="Tahoma"/>
          <w:sz w:val="16"/>
          <w:szCs w:val="24"/>
          <w:lang w:val="en-US" w:bidi="en-US"/>
        </w:rPr>
        <w:t>sentance</w:t>
      </w:r>
      <w:proofErr w:type="spellEnd"/>
      <w:r>
        <w:rPr>
          <w:rFonts w:ascii="Calibri" w:eastAsia="Tahoma" w:hAnsi="Calibri" w:cs="Tahoma"/>
          <w:sz w:val="16"/>
          <w:szCs w:val="24"/>
          <w:lang w:val="en-US" w:bidi="en-US"/>
        </w:rPr>
        <w:t xml:space="preserve"> or c) a combination of both. I will think about this a bit more when I read through next time. </w:t>
      </w:r>
      <w:r>
        <w:rPr>
          <w:rFonts w:ascii="Calibri" w:eastAsia="Tahoma" w:hAnsi="Calibri" w:cs="Tahoma"/>
          <w:color w:val="FF0000"/>
          <w:sz w:val="16"/>
          <w:szCs w:val="24"/>
          <w:lang w:val="en-US" w:bidi="en-US"/>
        </w:rPr>
        <w:t xml:space="preserve">I think this is something we should bring up in the discussion. We should say that “although we have found that XXX model works well with Grades current pedagogic, depending on the specific requirements of the EIF, it may be necessary to adopt other models to </w:t>
      </w:r>
      <w:proofErr w:type="spellStart"/>
      <w:r>
        <w:rPr>
          <w:rFonts w:ascii="Calibri" w:eastAsia="Tahoma" w:hAnsi="Calibri" w:cs="Tahoma"/>
          <w:color w:val="FF0000"/>
          <w:sz w:val="16"/>
          <w:szCs w:val="24"/>
          <w:lang w:val="en-US" w:bidi="en-US"/>
        </w:rPr>
        <w:t>fufill</w:t>
      </w:r>
      <w:proofErr w:type="spellEnd"/>
      <w:r>
        <w:rPr>
          <w:rFonts w:ascii="Calibri" w:eastAsia="Tahoma" w:hAnsi="Calibri" w:cs="Tahoma"/>
          <w:color w:val="FF0000"/>
          <w:sz w:val="16"/>
          <w:szCs w:val="24"/>
          <w:lang w:val="en-US" w:bidi="en-US"/>
        </w:rPr>
        <w:t xml:space="preserve"> such requirements”. Do this in the discussion or make a note there to include it and remove this comment or move it there instead.</w:t>
      </w:r>
    </w:p>
  </w:comment>
  <w:comment w:id="135" w:author="Olivia Imner" w:date="2018-09-25T17:34:00Z" w:initials="OI">
    <w:p w14:paraId="4425C43C" w14:textId="095F01CF" w:rsidR="00A95934" w:rsidRDefault="00A95934">
      <w:pPr>
        <w:pStyle w:val="Kommentarer"/>
      </w:pPr>
      <w:r>
        <w:rPr>
          <w:rStyle w:val="Kommentarsreferens"/>
        </w:rPr>
        <w:annotationRef/>
      </w:r>
      <w:r>
        <w:t xml:space="preserve">Kanske ska vara med i </w:t>
      </w:r>
      <w:proofErr w:type="spellStart"/>
      <w:r>
        <w:t>tidgare</w:t>
      </w:r>
      <w:proofErr w:type="spellEnd"/>
      <w:r>
        <w:t xml:space="preserve"> stycke.</w:t>
      </w:r>
    </w:p>
  </w:comment>
  <w:comment w:id="136" w:author="Olivia Imner" w:date="2018-09-25T13:51:00Z" w:initials="OI">
    <w:p w14:paraId="1C502BFD" w14:textId="61E6BE5D" w:rsidR="00A95934" w:rsidRDefault="00A95934">
      <w:pPr>
        <w:pStyle w:val="Kommentarer"/>
      </w:pPr>
      <w:r>
        <w:rPr>
          <w:rStyle w:val="Kommentarsreferens"/>
        </w:rPr>
        <w:annotationRef/>
      </w:r>
      <w:r>
        <w:t xml:space="preserve">Ska kanske ha med. </w:t>
      </w:r>
    </w:p>
  </w:comment>
  <w:comment w:id="144" w:author="Unknown Author" w:date="2018-09-09T08:01:00Z" w:initials="">
    <w:p w14:paraId="4778FD34" w14:textId="1B8703F5" w:rsidR="00A95934" w:rsidRDefault="00A95934">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w:t>
      </w:r>
    </w:p>
  </w:comment>
  <w:comment w:id="146" w:author="Jason Serviss" w:date="2018-09-11T17:50:00Z" w:initials="JS">
    <w:p w14:paraId="1E64CC6F" w14:textId="4C3FCAFD" w:rsidR="00A95934" w:rsidRDefault="00A95934">
      <w:pPr>
        <w:pStyle w:val="Kommentarer"/>
      </w:pPr>
      <w:r>
        <w:rPr>
          <w:rStyle w:val="Kommentarsreferens"/>
        </w:rPr>
        <w:annotationRef/>
      </w:r>
      <w:proofErr w:type="spellStart"/>
      <w:r>
        <w:t>Impossible</w:t>
      </w:r>
      <w:proofErr w:type="spellEnd"/>
      <w:r>
        <w:t xml:space="preserve"> </w:t>
      </w:r>
      <w:proofErr w:type="spellStart"/>
      <w:r>
        <w:t>to</w:t>
      </w:r>
      <w:proofErr w:type="spellEnd"/>
      <w:r>
        <w:t xml:space="preserve"> </w:t>
      </w:r>
      <w:proofErr w:type="spellStart"/>
      <w:r>
        <w:t>tell</w:t>
      </w:r>
      <w:proofErr w:type="spellEnd"/>
      <w:r>
        <w:t xml:space="preserve"> </w:t>
      </w:r>
      <w:proofErr w:type="spellStart"/>
      <w:r>
        <w:t>which</w:t>
      </w:r>
      <w:proofErr w:type="spellEnd"/>
      <w:r>
        <w:t xml:space="preserve"> </w:t>
      </w:r>
      <w:proofErr w:type="spellStart"/>
      <w:r>
        <w:t>question</w:t>
      </w:r>
      <w:proofErr w:type="spellEnd"/>
      <w:r>
        <w:t xml:space="preserve"> </w:t>
      </w:r>
      <w:proofErr w:type="spellStart"/>
      <w:r>
        <w:t>relates</w:t>
      </w:r>
      <w:proofErr w:type="spellEnd"/>
      <w:r>
        <w:t xml:space="preserve"> </w:t>
      </w:r>
      <w:proofErr w:type="spellStart"/>
      <w:r>
        <w:t>to</w:t>
      </w:r>
      <w:proofErr w:type="spellEnd"/>
      <w:r>
        <w:t xml:space="preserve"> </w:t>
      </w:r>
      <w:proofErr w:type="spellStart"/>
      <w:r>
        <w:t>which</w:t>
      </w:r>
      <w:proofErr w:type="spellEnd"/>
      <w:r>
        <w:t xml:space="preserve"> </w:t>
      </w:r>
      <w:proofErr w:type="spellStart"/>
      <w:r>
        <w:t>model</w:t>
      </w:r>
      <w:proofErr w:type="spellEnd"/>
      <w:r>
        <w:t>.</w:t>
      </w:r>
    </w:p>
  </w:comment>
  <w:comment w:id="162" w:author="Olivia Imner" w:date="2018-07-25T08:06:00Z" w:initials="OI">
    <w:p w14:paraId="44A6F018" w14:textId="181ED00E" w:rsidR="00A95934" w:rsidRDefault="00A95934">
      <w:pPr>
        <w:pStyle w:val="Kommentarer"/>
      </w:pPr>
      <w:r>
        <w:rPr>
          <w:rStyle w:val="Kommentarsreferens"/>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A95934" w:rsidRDefault="00A95934">
      <w:r>
        <w:separator/>
      </w:r>
    </w:p>
  </w:endnote>
  <w:endnote w:type="continuationSeparator" w:id="0">
    <w:p w14:paraId="4F768654" w14:textId="77777777" w:rsidR="00A95934" w:rsidRDefault="00A959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A95934" w:rsidRDefault="00A95934">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A95934" w:rsidRDefault="00A95934">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A95934" w:rsidRDefault="00A95934">
        <w:pPr>
          <w:pStyle w:val="Footer1"/>
          <w:jc w:val="center"/>
        </w:pPr>
        <w:r>
          <w:fldChar w:fldCharType="begin"/>
        </w:r>
        <w:r>
          <w:instrText>PAGE</w:instrText>
        </w:r>
        <w:r>
          <w:fldChar w:fldCharType="separate"/>
        </w:r>
        <w:r w:rsidR="00E4797E">
          <w:rPr>
            <w:noProof/>
          </w:rPr>
          <w:t>14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A95934" w:rsidRDefault="00A95934">
        <w:pPr>
          <w:pStyle w:val="Footer1"/>
          <w:jc w:val="center"/>
        </w:pPr>
        <w:r>
          <w:fldChar w:fldCharType="begin"/>
        </w:r>
        <w:r>
          <w:instrText>PAGE</w:instrText>
        </w:r>
        <w:r>
          <w:fldChar w:fldCharType="separate"/>
        </w:r>
        <w:r w:rsidR="00E4797E">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A95934" w:rsidRDefault="00A95934">
      <w:r>
        <w:separator/>
      </w:r>
    </w:p>
  </w:footnote>
  <w:footnote w:type="continuationSeparator" w:id="0">
    <w:p w14:paraId="71DB8F98" w14:textId="77777777" w:rsidR="00A95934" w:rsidRDefault="00A95934">
      <w:r>
        <w:continuationSeparator/>
      </w:r>
    </w:p>
  </w:footnote>
  <w:footnote w:id="1">
    <w:p w14:paraId="5824ECF3" w14:textId="3C586678" w:rsidR="00A95934" w:rsidRDefault="00A95934">
      <w:pPr>
        <w:pStyle w:val="Fotnotstext"/>
      </w:pPr>
      <w:r>
        <w:rPr>
          <w:rStyle w:val="Fotnotsreferens"/>
        </w:rPr>
        <w:footnoteRef/>
      </w:r>
      <w:r>
        <w:rPr>
          <w:rStyle w:val="Fotnotsreferens"/>
        </w:rPr>
        <w:tab/>
      </w:r>
      <w:r>
        <w:t xml:space="preserve"> </w:t>
      </w:r>
      <w:r>
        <w:rPr>
          <w:sz w:val="14"/>
          <w:szCs w:val="14"/>
        </w:rPr>
        <w:t>I intervjun förklarades det vad användargrupp är och att det innefattar Grades förklaring av målgrupp.</w:t>
      </w:r>
    </w:p>
  </w:footnote>
  <w:footnote w:id="2">
    <w:p w14:paraId="1BA30943" w14:textId="3787EF4A" w:rsidR="00A95934" w:rsidRDefault="00A95934">
      <w:pPr>
        <w:pStyle w:val="Fotnotstext"/>
      </w:pPr>
      <w:r>
        <w:rPr>
          <w:rStyle w:val="Fotnotsreferens"/>
        </w:rPr>
        <w:footnoteRef/>
      </w:r>
      <w:r>
        <w:rPr>
          <w:rStyle w:val="Fotnotsreferens"/>
        </w:rPr>
        <w:tab/>
      </w:r>
      <w:r>
        <w:rPr>
          <w:sz w:val="14"/>
          <w:szCs w:val="14"/>
        </w:rPr>
        <w:t xml:space="preserve"> Frågan förklarades igen med: Att studenten kan konkretisera det dem lärt sig i kursen. </w:t>
      </w:r>
    </w:p>
  </w:footnote>
  <w:footnote w:id="3">
    <w:p w14:paraId="58A700CB" w14:textId="2FA38BC1" w:rsidR="00A95934" w:rsidRDefault="00A95934">
      <w:pPr>
        <w:pStyle w:val="Fotnotstext"/>
      </w:pPr>
      <w:r>
        <w:rPr>
          <w:rStyle w:val="Fotnotsreferens"/>
        </w:rPr>
        <w:footnoteRef/>
      </w:r>
      <w:r>
        <w:rPr>
          <w:rStyle w:val="Fotnotsreferens"/>
        </w:rPr>
        <w:tab/>
      </w:r>
      <w:r>
        <w:rPr>
          <w:sz w:val="14"/>
          <w:szCs w:val="14"/>
        </w:rPr>
        <w:t xml:space="preserve"> En förklaring gjordes av ”aktivera sinnena” med: att studenten får möjlighet att arbete själv. </w:t>
      </w:r>
    </w:p>
  </w:footnote>
  <w:footnote w:id="4">
    <w:p w14:paraId="19D64118" w14:textId="6533C3D9" w:rsidR="00A95934" w:rsidRDefault="00A95934">
      <w:pPr>
        <w:pStyle w:val="Fotnotstext"/>
      </w:pPr>
      <w:r>
        <w:rPr>
          <w:rStyle w:val="Fotnotsreferens"/>
        </w:rPr>
        <w:footnoteRef/>
      </w:r>
      <w:r>
        <w:rPr>
          <w:rStyle w:val="Fotnotsreferens"/>
        </w:rPr>
        <w:tab/>
      </w:r>
      <w:r>
        <w:rPr>
          <w:sz w:val="14"/>
          <w:szCs w:val="14"/>
        </w:rPr>
        <w:t xml:space="preserve"> Ordförklaring av ”gestalta”: att det framställa och inlärda materialet ska fastna hos studenten.</w:t>
      </w:r>
    </w:p>
  </w:footnote>
  <w:footnote w:id="5">
    <w:p w14:paraId="4B8BE4EC" w14:textId="4EF66878" w:rsidR="00A95934" w:rsidRDefault="00A95934">
      <w:pPr>
        <w:pStyle w:val="Fotnotstext"/>
      </w:pPr>
      <w:r>
        <w:rPr>
          <w:rStyle w:val="Fotnotsreferens"/>
        </w:rPr>
        <w:footnoteRef/>
      </w:r>
      <w:r>
        <w:rPr>
          <w:rStyle w:val="Fotnotsreferens"/>
        </w:rPr>
        <w:tab/>
      </w:r>
      <w:r>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A95934" w:rsidRDefault="00A95934" w:rsidP="00305D18">
      <w:pPr>
        <w:pStyle w:val="Fotnotstext"/>
      </w:pPr>
      <w:r>
        <w:rPr>
          <w:rStyle w:val="Fotnotsreferens"/>
        </w:rPr>
        <w:footnoteRef/>
      </w:r>
      <w:r>
        <w:rPr>
          <w:rStyle w:val="Fotnotsreferens"/>
        </w:rPr>
        <w:tab/>
      </w:r>
      <w:r>
        <w:t xml:space="preserve"> </w:t>
      </w:r>
      <w:r w:rsidRPr="003405AE">
        <w:rPr>
          <w:sz w:val="14"/>
          <w:szCs w:val="14"/>
        </w:rPr>
        <w:t>En förklaring gjordes av ”övning och granskning</w:t>
      </w:r>
      <w:r>
        <w:t xml:space="preserve">” </w:t>
      </w:r>
      <w:r>
        <w:rPr>
          <w:sz w:val="14"/>
          <w:szCs w:val="14"/>
        </w:rPr>
        <w:t>med: Att g</w:t>
      </w:r>
      <w:r w:rsidRPr="00D01DE3">
        <w:rPr>
          <w:sz w:val="14"/>
          <w:szCs w:val="14"/>
        </w:rPr>
        <w:t>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21305"/>
    <w:rsid w:val="00024931"/>
    <w:rsid w:val="000331BF"/>
    <w:rsid w:val="000359B7"/>
    <w:rsid w:val="000413AA"/>
    <w:rsid w:val="000427E4"/>
    <w:rsid w:val="00043579"/>
    <w:rsid w:val="00052213"/>
    <w:rsid w:val="000531A0"/>
    <w:rsid w:val="00063F85"/>
    <w:rsid w:val="000775EB"/>
    <w:rsid w:val="00083F82"/>
    <w:rsid w:val="000856E3"/>
    <w:rsid w:val="00087DFC"/>
    <w:rsid w:val="0009439E"/>
    <w:rsid w:val="000A2398"/>
    <w:rsid w:val="000A3642"/>
    <w:rsid w:val="000A7DCF"/>
    <w:rsid w:val="000B1A5C"/>
    <w:rsid w:val="000B42FE"/>
    <w:rsid w:val="000C13C1"/>
    <w:rsid w:val="000C1C09"/>
    <w:rsid w:val="000C1D43"/>
    <w:rsid w:val="000C29D9"/>
    <w:rsid w:val="000D6D84"/>
    <w:rsid w:val="000E09E7"/>
    <w:rsid w:val="000E3605"/>
    <w:rsid w:val="000F0C86"/>
    <w:rsid w:val="000F257E"/>
    <w:rsid w:val="000F49A5"/>
    <w:rsid w:val="001004DB"/>
    <w:rsid w:val="001017ED"/>
    <w:rsid w:val="00103740"/>
    <w:rsid w:val="001046A8"/>
    <w:rsid w:val="001077E4"/>
    <w:rsid w:val="00113211"/>
    <w:rsid w:val="00116196"/>
    <w:rsid w:val="001269BE"/>
    <w:rsid w:val="00127A70"/>
    <w:rsid w:val="00130629"/>
    <w:rsid w:val="00131159"/>
    <w:rsid w:val="0016757F"/>
    <w:rsid w:val="001701BE"/>
    <w:rsid w:val="00190936"/>
    <w:rsid w:val="00191B85"/>
    <w:rsid w:val="0019256B"/>
    <w:rsid w:val="001A09C0"/>
    <w:rsid w:val="001B1EAE"/>
    <w:rsid w:val="001B244D"/>
    <w:rsid w:val="001B6E2D"/>
    <w:rsid w:val="001C5B3A"/>
    <w:rsid w:val="001C73C5"/>
    <w:rsid w:val="001D31E9"/>
    <w:rsid w:val="001D4C6E"/>
    <w:rsid w:val="001E3C88"/>
    <w:rsid w:val="001E60E6"/>
    <w:rsid w:val="001F2C9C"/>
    <w:rsid w:val="001F6503"/>
    <w:rsid w:val="00203802"/>
    <w:rsid w:val="00205671"/>
    <w:rsid w:val="00213CE1"/>
    <w:rsid w:val="00213FB2"/>
    <w:rsid w:val="00216DDF"/>
    <w:rsid w:val="00227C61"/>
    <w:rsid w:val="00233434"/>
    <w:rsid w:val="00234C76"/>
    <w:rsid w:val="00235908"/>
    <w:rsid w:val="00242648"/>
    <w:rsid w:val="002427A4"/>
    <w:rsid w:val="002468FE"/>
    <w:rsid w:val="00253BB6"/>
    <w:rsid w:val="00257DD5"/>
    <w:rsid w:val="00262ADC"/>
    <w:rsid w:val="002717B1"/>
    <w:rsid w:val="00286D84"/>
    <w:rsid w:val="0029547E"/>
    <w:rsid w:val="00297AF9"/>
    <w:rsid w:val="002A3A54"/>
    <w:rsid w:val="002B2E86"/>
    <w:rsid w:val="002B4A17"/>
    <w:rsid w:val="002C6BFF"/>
    <w:rsid w:val="002D30EE"/>
    <w:rsid w:val="002D38C1"/>
    <w:rsid w:val="002E22B2"/>
    <w:rsid w:val="002E3B76"/>
    <w:rsid w:val="002E792E"/>
    <w:rsid w:val="00305460"/>
    <w:rsid w:val="00305D18"/>
    <w:rsid w:val="003073A8"/>
    <w:rsid w:val="00313701"/>
    <w:rsid w:val="00313D60"/>
    <w:rsid w:val="003148A7"/>
    <w:rsid w:val="003405AE"/>
    <w:rsid w:val="0034079D"/>
    <w:rsid w:val="00341BB8"/>
    <w:rsid w:val="00342848"/>
    <w:rsid w:val="00342D7D"/>
    <w:rsid w:val="0034349A"/>
    <w:rsid w:val="0035370A"/>
    <w:rsid w:val="003557DE"/>
    <w:rsid w:val="00355C23"/>
    <w:rsid w:val="00363562"/>
    <w:rsid w:val="00372DB4"/>
    <w:rsid w:val="00377747"/>
    <w:rsid w:val="00384E49"/>
    <w:rsid w:val="00385B71"/>
    <w:rsid w:val="00391CE8"/>
    <w:rsid w:val="003A2801"/>
    <w:rsid w:val="003A3342"/>
    <w:rsid w:val="003B5EB1"/>
    <w:rsid w:val="003C06CF"/>
    <w:rsid w:val="003D1A09"/>
    <w:rsid w:val="003E2AEF"/>
    <w:rsid w:val="003E735C"/>
    <w:rsid w:val="003F3081"/>
    <w:rsid w:val="003F3E31"/>
    <w:rsid w:val="003F606D"/>
    <w:rsid w:val="003F797E"/>
    <w:rsid w:val="00401324"/>
    <w:rsid w:val="00403293"/>
    <w:rsid w:val="00411F1C"/>
    <w:rsid w:val="00413AFC"/>
    <w:rsid w:val="00424D19"/>
    <w:rsid w:val="00425275"/>
    <w:rsid w:val="004317DB"/>
    <w:rsid w:val="00451DEF"/>
    <w:rsid w:val="00460759"/>
    <w:rsid w:val="004609DA"/>
    <w:rsid w:val="00463CEE"/>
    <w:rsid w:val="004642EB"/>
    <w:rsid w:val="0047515C"/>
    <w:rsid w:val="0047588C"/>
    <w:rsid w:val="00491CC8"/>
    <w:rsid w:val="00493097"/>
    <w:rsid w:val="004A010C"/>
    <w:rsid w:val="004A07F5"/>
    <w:rsid w:val="004A08DF"/>
    <w:rsid w:val="004A5707"/>
    <w:rsid w:val="004A62A2"/>
    <w:rsid w:val="004B0686"/>
    <w:rsid w:val="004B4647"/>
    <w:rsid w:val="004C1522"/>
    <w:rsid w:val="004C23B4"/>
    <w:rsid w:val="004C23F2"/>
    <w:rsid w:val="004D2BD6"/>
    <w:rsid w:val="004E58AD"/>
    <w:rsid w:val="004E6C7F"/>
    <w:rsid w:val="004F3063"/>
    <w:rsid w:val="00503EE6"/>
    <w:rsid w:val="005078DE"/>
    <w:rsid w:val="00513716"/>
    <w:rsid w:val="00514027"/>
    <w:rsid w:val="00514B48"/>
    <w:rsid w:val="0051725C"/>
    <w:rsid w:val="00522279"/>
    <w:rsid w:val="00526AA1"/>
    <w:rsid w:val="005271EF"/>
    <w:rsid w:val="00535A60"/>
    <w:rsid w:val="00536530"/>
    <w:rsid w:val="00542B84"/>
    <w:rsid w:val="00556D98"/>
    <w:rsid w:val="00560FF4"/>
    <w:rsid w:val="00561526"/>
    <w:rsid w:val="00567A32"/>
    <w:rsid w:val="00572832"/>
    <w:rsid w:val="00572E06"/>
    <w:rsid w:val="00575177"/>
    <w:rsid w:val="0058177A"/>
    <w:rsid w:val="0059226E"/>
    <w:rsid w:val="005A039A"/>
    <w:rsid w:val="005A03C6"/>
    <w:rsid w:val="005B4761"/>
    <w:rsid w:val="005B77FC"/>
    <w:rsid w:val="005C02EC"/>
    <w:rsid w:val="005D0C05"/>
    <w:rsid w:val="005D2977"/>
    <w:rsid w:val="005E268B"/>
    <w:rsid w:val="005E3C6F"/>
    <w:rsid w:val="005E7AB1"/>
    <w:rsid w:val="005F02AD"/>
    <w:rsid w:val="005F4614"/>
    <w:rsid w:val="005F76A4"/>
    <w:rsid w:val="006072FF"/>
    <w:rsid w:val="00615A46"/>
    <w:rsid w:val="0061770F"/>
    <w:rsid w:val="0062164B"/>
    <w:rsid w:val="00622CDA"/>
    <w:rsid w:val="006278F8"/>
    <w:rsid w:val="006301E1"/>
    <w:rsid w:val="006304C9"/>
    <w:rsid w:val="00633E89"/>
    <w:rsid w:val="00634725"/>
    <w:rsid w:val="00640B24"/>
    <w:rsid w:val="00641CA0"/>
    <w:rsid w:val="0064485B"/>
    <w:rsid w:val="00646AD5"/>
    <w:rsid w:val="00652AE0"/>
    <w:rsid w:val="00654CAB"/>
    <w:rsid w:val="00655118"/>
    <w:rsid w:val="006601B2"/>
    <w:rsid w:val="006606DD"/>
    <w:rsid w:val="006725C3"/>
    <w:rsid w:val="00673314"/>
    <w:rsid w:val="006814B9"/>
    <w:rsid w:val="00682622"/>
    <w:rsid w:val="00687D26"/>
    <w:rsid w:val="00695F93"/>
    <w:rsid w:val="006B0EE1"/>
    <w:rsid w:val="006C3FF0"/>
    <w:rsid w:val="006E30FA"/>
    <w:rsid w:val="006E59A9"/>
    <w:rsid w:val="006F1A69"/>
    <w:rsid w:val="006F6C67"/>
    <w:rsid w:val="00701155"/>
    <w:rsid w:val="0070291E"/>
    <w:rsid w:val="00710303"/>
    <w:rsid w:val="00716679"/>
    <w:rsid w:val="00720757"/>
    <w:rsid w:val="0072154A"/>
    <w:rsid w:val="00731293"/>
    <w:rsid w:val="00735C7B"/>
    <w:rsid w:val="00744110"/>
    <w:rsid w:val="0074784D"/>
    <w:rsid w:val="00747A26"/>
    <w:rsid w:val="0075412A"/>
    <w:rsid w:val="00764107"/>
    <w:rsid w:val="0076469F"/>
    <w:rsid w:val="007710D1"/>
    <w:rsid w:val="0077261B"/>
    <w:rsid w:val="007757C3"/>
    <w:rsid w:val="0079274D"/>
    <w:rsid w:val="00795CC9"/>
    <w:rsid w:val="007A180F"/>
    <w:rsid w:val="007B0B4F"/>
    <w:rsid w:val="007B22BB"/>
    <w:rsid w:val="007B2AC7"/>
    <w:rsid w:val="007C00B3"/>
    <w:rsid w:val="007C15AA"/>
    <w:rsid w:val="007C1638"/>
    <w:rsid w:val="007C3EE4"/>
    <w:rsid w:val="007C474C"/>
    <w:rsid w:val="007C5578"/>
    <w:rsid w:val="007C75AC"/>
    <w:rsid w:val="007D7DFC"/>
    <w:rsid w:val="007F11CF"/>
    <w:rsid w:val="007F5594"/>
    <w:rsid w:val="007F5A31"/>
    <w:rsid w:val="00806CE6"/>
    <w:rsid w:val="00811153"/>
    <w:rsid w:val="00814553"/>
    <w:rsid w:val="008173CC"/>
    <w:rsid w:val="0082040C"/>
    <w:rsid w:val="00824AFB"/>
    <w:rsid w:val="008264C6"/>
    <w:rsid w:val="00830D00"/>
    <w:rsid w:val="00840367"/>
    <w:rsid w:val="00850895"/>
    <w:rsid w:val="00860782"/>
    <w:rsid w:val="00860CFB"/>
    <w:rsid w:val="00862308"/>
    <w:rsid w:val="00862662"/>
    <w:rsid w:val="00864EC1"/>
    <w:rsid w:val="008709DF"/>
    <w:rsid w:val="00874DE4"/>
    <w:rsid w:val="00875C23"/>
    <w:rsid w:val="00882763"/>
    <w:rsid w:val="0088501B"/>
    <w:rsid w:val="00890D21"/>
    <w:rsid w:val="00891A2E"/>
    <w:rsid w:val="008928B6"/>
    <w:rsid w:val="00893C8F"/>
    <w:rsid w:val="008A6219"/>
    <w:rsid w:val="008A67A7"/>
    <w:rsid w:val="008A6C94"/>
    <w:rsid w:val="008C3521"/>
    <w:rsid w:val="008E34C7"/>
    <w:rsid w:val="008E6459"/>
    <w:rsid w:val="008E6FE9"/>
    <w:rsid w:val="00902178"/>
    <w:rsid w:val="00902AF6"/>
    <w:rsid w:val="00902C81"/>
    <w:rsid w:val="00904282"/>
    <w:rsid w:val="00905DB0"/>
    <w:rsid w:val="00907F5F"/>
    <w:rsid w:val="009102A7"/>
    <w:rsid w:val="00912ED7"/>
    <w:rsid w:val="00915D89"/>
    <w:rsid w:val="009306F9"/>
    <w:rsid w:val="0093589A"/>
    <w:rsid w:val="009367D6"/>
    <w:rsid w:val="00937404"/>
    <w:rsid w:val="0095154D"/>
    <w:rsid w:val="00951E2F"/>
    <w:rsid w:val="00953C45"/>
    <w:rsid w:val="009562B9"/>
    <w:rsid w:val="00960F14"/>
    <w:rsid w:val="00964625"/>
    <w:rsid w:val="00964904"/>
    <w:rsid w:val="00971948"/>
    <w:rsid w:val="00975FE4"/>
    <w:rsid w:val="00976A0C"/>
    <w:rsid w:val="00980817"/>
    <w:rsid w:val="00981CC7"/>
    <w:rsid w:val="0098302A"/>
    <w:rsid w:val="00984248"/>
    <w:rsid w:val="009853E3"/>
    <w:rsid w:val="00985604"/>
    <w:rsid w:val="009A0EF4"/>
    <w:rsid w:val="009A1F30"/>
    <w:rsid w:val="009A5435"/>
    <w:rsid w:val="009B2638"/>
    <w:rsid w:val="009B5FD4"/>
    <w:rsid w:val="009C0163"/>
    <w:rsid w:val="009D10D5"/>
    <w:rsid w:val="009D7AA6"/>
    <w:rsid w:val="009D7B5B"/>
    <w:rsid w:val="009E28C0"/>
    <w:rsid w:val="009F2935"/>
    <w:rsid w:val="009F3187"/>
    <w:rsid w:val="009F664E"/>
    <w:rsid w:val="00A06326"/>
    <w:rsid w:val="00A06A89"/>
    <w:rsid w:val="00A10B06"/>
    <w:rsid w:val="00A11197"/>
    <w:rsid w:val="00A11DD2"/>
    <w:rsid w:val="00A17D89"/>
    <w:rsid w:val="00A31199"/>
    <w:rsid w:val="00A44A23"/>
    <w:rsid w:val="00A46B98"/>
    <w:rsid w:val="00A53F62"/>
    <w:rsid w:val="00A54A9F"/>
    <w:rsid w:val="00A62911"/>
    <w:rsid w:val="00A63576"/>
    <w:rsid w:val="00A63C4E"/>
    <w:rsid w:val="00A713D9"/>
    <w:rsid w:val="00A74157"/>
    <w:rsid w:val="00A76A46"/>
    <w:rsid w:val="00A80803"/>
    <w:rsid w:val="00A81DE8"/>
    <w:rsid w:val="00A85A1E"/>
    <w:rsid w:val="00A87BB7"/>
    <w:rsid w:val="00A9040C"/>
    <w:rsid w:val="00A91582"/>
    <w:rsid w:val="00A958E8"/>
    <w:rsid w:val="00A95934"/>
    <w:rsid w:val="00A97377"/>
    <w:rsid w:val="00AB7099"/>
    <w:rsid w:val="00AC7B85"/>
    <w:rsid w:val="00AD2787"/>
    <w:rsid w:val="00AE0EFD"/>
    <w:rsid w:val="00AE472E"/>
    <w:rsid w:val="00AF577B"/>
    <w:rsid w:val="00AF601B"/>
    <w:rsid w:val="00B04C77"/>
    <w:rsid w:val="00B06ECC"/>
    <w:rsid w:val="00B17BFA"/>
    <w:rsid w:val="00B31D7F"/>
    <w:rsid w:val="00B32D13"/>
    <w:rsid w:val="00B37533"/>
    <w:rsid w:val="00B40F76"/>
    <w:rsid w:val="00B40FE4"/>
    <w:rsid w:val="00B41458"/>
    <w:rsid w:val="00B467DC"/>
    <w:rsid w:val="00B46C95"/>
    <w:rsid w:val="00B52F86"/>
    <w:rsid w:val="00B61255"/>
    <w:rsid w:val="00B623A6"/>
    <w:rsid w:val="00B73674"/>
    <w:rsid w:val="00B814D2"/>
    <w:rsid w:val="00B95069"/>
    <w:rsid w:val="00BA0F17"/>
    <w:rsid w:val="00BA47F1"/>
    <w:rsid w:val="00BA62A8"/>
    <w:rsid w:val="00BA6D11"/>
    <w:rsid w:val="00BA7F7A"/>
    <w:rsid w:val="00BB2BBD"/>
    <w:rsid w:val="00BC1D82"/>
    <w:rsid w:val="00BC418D"/>
    <w:rsid w:val="00BC47D8"/>
    <w:rsid w:val="00BC64A2"/>
    <w:rsid w:val="00BD5132"/>
    <w:rsid w:val="00BE2E0E"/>
    <w:rsid w:val="00C00002"/>
    <w:rsid w:val="00C05B0F"/>
    <w:rsid w:val="00C240AD"/>
    <w:rsid w:val="00C27CAF"/>
    <w:rsid w:val="00C363DF"/>
    <w:rsid w:val="00C37647"/>
    <w:rsid w:val="00C409E3"/>
    <w:rsid w:val="00C42A9D"/>
    <w:rsid w:val="00C44EB7"/>
    <w:rsid w:val="00C45585"/>
    <w:rsid w:val="00C51B02"/>
    <w:rsid w:val="00C54D6F"/>
    <w:rsid w:val="00C565B9"/>
    <w:rsid w:val="00C869D0"/>
    <w:rsid w:val="00C9446B"/>
    <w:rsid w:val="00CA160B"/>
    <w:rsid w:val="00CA2D4A"/>
    <w:rsid w:val="00CB107E"/>
    <w:rsid w:val="00CB3D1B"/>
    <w:rsid w:val="00CB4A5E"/>
    <w:rsid w:val="00CB6D9D"/>
    <w:rsid w:val="00CD3F49"/>
    <w:rsid w:val="00CE6BAB"/>
    <w:rsid w:val="00CF008C"/>
    <w:rsid w:val="00CF0BE6"/>
    <w:rsid w:val="00CF0BF3"/>
    <w:rsid w:val="00CF170C"/>
    <w:rsid w:val="00CF4223"/>
    <w:rsid w:val="00D000E0"/>
    <w:rsid w:val="00D01DE3"/>
    <w:rsid w:val="00D02663"/>
    <w:rsid w:val="00D042B9"/>
    <w:rsid w:val="00D068AD"/>
    <w:rsid w:val="00D12CAD"/>
    <w:rsid w:val="00D26629"/>
    <w:rsid w:val="00D338A7"/>
    <w:rsid w:val="00D37BCF"/>
    <w:rsid w:val="00D43553"/>
    <w:rsid w:val="00D43E6B"/>
    <w:rsid w:val="00D44F9D"/>
    <w:rsid w:val="00D45847"/>
    <w:rsid w:val="00D466C9"/>
    <w:rsid w:val="00D54FB0"/>
    <w:rsid w:val="00D65AF9"/>
    <w:rsid w:val="00D71CDE"/>
    <w:rsid w:val="00D73501"/>
    <w:rsid w:val="00D74144"/>
    <w:rsid w:val="00D74BFF"/>
    <w:rsid w:val="00D7649D"/>
    <w:rsid w:val="00D808DD"/>
    <w:rsid w:val="00D83AD0"/>
    <w:rsid w:val="00D863D2"/>
    <w:rsid w:val="00D924A7"/>
    <w:rsid w:val="00D939B2"/>
    <w:rsid w:val="00DA1086"/>
    <w:rsid w:val="00DB1910"/>
    <w:rsid w:val="00DB4ED3"/>
    <w:rsid w:val="00DC7A9B"/>
    <w:rsid w:val="00DD12F3"/>
    <w:rsid w:val="00DD1792"/>
    <w:rsid w:val="00DE1202"/>
    <w:rsid w:val="00DF3880"/>
    <w:rsid w:val="00E02ACD"/>
    <w:rsid w:val="00E040F7"/>
    <w:rsid w:val="00E048BB"/>
    <w:rsid w:val="00E04FD4"/>
    <w:rsid w:val="00E05F45"/>
    <w:rsid w:val="00E2013D"/>
    <w:rsid w:val="00E2103E"/>
    <w:rsid w:val="00E31E16"/>
    <w:rsid w:val="00E44B3C"/>
    <w:rsid w:val="00E44C61"/>
    <w:rsid w:val="00E4797E"/>
    <w:rsid w:val="00E53EBC"/>
    <w:rsid w:val="00E56D30"/>
    <w:rsid w:val="00E604B2"/>
    <w:rsid w:val="00E64381"/>
    <w:rsid w:val="00E70FC4"/>
    <w:rsid w:val="00E7141B"/>
    <w:rsid w:val="00E8385A"/>
    <w:rsid w:val="00E86D52"/>
    <w:rsid w:val="00E91509"/>
    <w:rsid w:val="00EA1899"/>
    <w:rsid w:val="00EA7A8A"/>
    <w:rsid w:val="00EB1E68"/>
    <w:rsid w:val="00EB3A4E"/>
    <w:rsid w:val="00EB433D"/>
    <w:rsid w:val="00ED3A56"/>
    <w:rsid w:val="00EE7E1E"/>
    <w:rsid w:val="00EF56C7"/>
    <w:rsid w:val="00F10A47"/>
    <w:rsid w:val="00F1559D"/>
    <w:rsid w:val="00F16CB6"/>
    <w:rsid w:val="00F24A19"/>
    <w:rsid w:val="00F36D89"/>
    <w:rsid w:val="00F400E0"/>
    <w:rsid w:val="00F43731"/>
    <w:rsid w:val="00F5225C"/>
    <w:rsid w:val="00F57D86"/>
    <w:rsid w:val="00F611BE"/>
    <w:rsid w:val="00F628A3"/>
    <w:rsid w:val="00F67766"/>
    <w:rsid w:val="00F7572C"/>
    <w:rsid w:val="00F85236"/>
    <w:rsid w:val="00F87E50"/>
    <w:rsid w:val="00FB3E6B"/>
    <w:rsid w:val="00FB7215"/>
    <w:rsid w:val="00FD48CF"/>
    <w:rsid w:val="00FD5664"/>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D6775D-36C1-244C-BEFE-939CC7B5F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10315</TotalTime>
  <Pages>30</Pages>
  <Words>7897</Words>
  <Characters>41857</Characters>
  <Application>Microsoft Macintosh Word</Application>
  <DocSecurity>0</DocSecurity>
  <Lines>348</Lines>
  <Paragraphs>99</Paragraphs>
  <ScaleCrop>false</ScaleCrop>
  <Company>Stockholms universitetsbibliotek</Company>
  <LinksUpToDate>false</LinksUpToDate>
  <CharactersWithSpaces>49655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267</cp:revision>
  <cp:lastPrinted>2010-07-05T09:46:00Z</cp:lastPrinted>
  <dcterms:created xsi:type="dcterms:W3CDTF">2018-05-01T11:24:00Z</dcterms:created>
  <dcterms:modified xsi:type="dcterms:W3CDTF">2018-10-04T06:20:00Z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