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1B6382" w:rsidRDefault="001B6382">
                            <w:pPr>
                              <w:pStyle w:val="Frontpagetext"/>
                              <w:rPr>
                                <w:sz w:val="28"/>
                                <w:szCs w:val="28"/>
                              </w:rPr>
                            </w:pPr>
                            <w:r>
                              <w:rPr>
                                <w:sz w:val="28"/>
                                <w:szCs w:val="28"/>
                              </w:rPr>
                              <w:t xml:space="preserve">Institutionen för data- </w:t>
                            </w:r>
                            <w:r>
                              <w:rPr>
                                <w:sz w:val="28"/>
                                <w:szCs w:val="28"/>
                              </w:rPr>
                              <w:br/>
                              <w:t>och systemvetenskap</w:t>
                            </w:r>
                          </w:p>
                          <w:p w14:paraId="21008D57" w14:textId="77777777" w:rsidR="001B6382" w:rsidRDefault="001B6382">
                            <w:pPr>
                              <w:pStyle w:val="TextBox"/>
                            </w:pPr>
                            <w:r>
                              <w:t>Examensarbete 15 hp</w:t>
                            </w:r>
                          </w:p>
                          <w:p w14:paraId="2D3B0033" w14:textId="77777777" w:rsidR="001B6382" w:rsidRDefault="001B6382">
                            <w:pPr>
                              <w:pStyle w:val="TextBox"/>
                            </w:pPr>
                            <w:r>
                              <w:t>Data- och systemvetenskap</w:t>
                            </w:r>
                          </w:p>
                          <w:p w14:paraId="4B8363D7" w14:textId="77777777" w:rsidR="001B6382" w:rsidRDefault="001B6382">
                            <w:pPr>
                              <w:pStyle w:val="Textruta"/>
                            </w:pPr>
                            <w:r>
                              <w:t xml:space="preserve">Kurs- eller utbildningsprogram (180 hp) </w:t>
                            </w:r>
                          </w:p>
                          <w:p w14:paraId="0A9A1B9B" w14:textId="77777777" w:rsidR="001B6382" w:rsidRDefault="001B6382">
                            <w:pPr>
                              <w:pStyle w:val="Textruta"/>
                            </w:pPr>
                            <w:r>
                              <w:t>Höst-/Vårterminen 2018</w:t>
                            </w:r>
                          </w:p>
                          <w:p w14:paraId="5521BD62" w14:textId="77777777" w:rsidR="001B6382" w:rsidRDefault="001B6382">
                            <w:pPr>
                              <w:pStyle w:val="Textruta"/>
                            </w:pPr>
                            <w:r>
                              <w:t>Handledare: Robert Ramberg</w:t>
                            </w:r>
                          </w:p>
                          <w:p w14:paraId="0A6B3BA9" w14:textId="77777777" w:rsidR="001B6382" w:rsidRDefault="001B6382">
                            <w:pPr>
                              <w:pStyle w:val="Textruta"/>
                            </w:pPr>
                            <w:r>
                              <w:t>Granskare: Förnamn Efternamn</w:t>
                            </w:r>
                          </w:p>
                          <w:p w14:paraId="4EDC7AD1" w14:textId="77777777" w:rsidR="001B6382" w:rsidRDefault="001B6382">
                            <w:pPr>
                              <w:pStyle w:val="Textruta"/>
                              <w:rPr>
                                <w:lang w:val="en-US"/>
                              </w:rPr>
                            </w:pPr>
                            <w:r>
                              <w:rPr>
                                <w:lang w:val="en-US"/>
                              </w:rPr>
                              <w:t>English title: Evaluation of pedagogical models as a platform for the refinement of courses at the e-learning company Grade</w:t>
                            </w:r>
                          </w:p>
                          <w:p w14:paraId="7B607525" w14:textId="77777777" w:rsidR="001B6382" w:rsidRDefault="001B6382">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1B6382" w:rsidRDefault="001B6382">
                      <w:pPr>
                        <w:pStyle w:val="Frontpagetext"/>
                        <w:rPr>
                          <w:sz w:val="28"/>
                          <w:szCs w:val="28"/>
                        </w:rPr>
                      </w:pPr>
                      <w:r>
                        <w:rPr>
                          <w:sz w:val="28"/>
                          <w:szCs w:val="28"/>
                        </w:rPr>
                        <w:t xml:space="preserve">Institutionen för data- </w:t>
                      </w:r>
                      <w:r>
                        <w:rPr>
                          <w:sz w:val="28"/>
                          <w:szCs w:val="28"/>
                        </w:rPr>
                        <w:br/>
                        <w:t>och systemvetenskap</w:t>
                      </w:r>
                    </w:p>
                    <w:p w14:paraId="21008D57" w14:textId="77777777" w:rsidR="001B6382" w:rsidRDefault="001B6382">
                      <w:pPr>
                        <w:pStyle w:val="TextBox"/>
                      </w:pPr>
                      <w:r>
                        <w:t>Examensarbete 15 hp</w:t>
                      </w:r>
                    </w:p>
                    <w:p w14:paraId="2D3B0033" w14:textId="77777777" w:rsidR="001B6382" w:rsidRDefault="001B6382">
                      <w:pPr>
                        <w:pStyle w:val="TextBox"/>
                      </w:pPr>
                      <w:r>
                        <w:t>Data- och systemvetenskap</w:t>
                      </w:r>
                    </w:p>
                    <w:p w14:paraId="4B8363D7" w14:textId="77777777" w:rsidR="001B6382" w:rsidRDefault="001B6382">
                      <w:pPr>
                        <w:pStyle w:val="Textruta"/>
                      </w:pPr>
                      <w:r>
                        <w:t xml:space="preserve">Kurs- eller utbildningsprogram (180 hp) </w:t>
                      </w:r>
                    </w:p>
                    <w:p w14:paraId="0A9A1B9B" w14:textId="77777777" w:rsidR="001B6382" w:rsidRDefault="001B6382">
                      <w:pPr>
                        <w:pStyle w:val="Textruta"/>
                      </w:pPr>
                      <w:r>
                        <w:t>Höst-/Vårterminen 2018</w:t>
                      </w:r>
                    </w:p>
                    <w:p w14:paraId="5521BD62" w14:textId="77777777" w:rsidR="001B6382" w:rsidRDefault="001B6382">
                      <w:pPr>
                        <w:pStyle w:val="Textruta"/>
                      </w:pPr>
                      <w:r>
                        <w:t>Handledare: Robert Ramberg</w:t>
                      </w:r>
                    </w:p>
                    <w:p w14:paraId="0A6B3BA9" w14:textId="77777777" w:rsidR="001B6382" w:rsidRDefault="001B6382">
                      <w:pPr>
                        <w:pStyle w:val="Textruta"/>
                      </w:pPr>
                      <w:r>
                        <w:t>Granskare: Förnamn Efternamn</w:t>
                      </w:r>
                    </w:p>
                    <w:p w14:paraId="4EDC7AD1" w14:textId="77777777" w:rsidR="001B6382" w:rsidRDefault="001B6382">
                      <w:pPr>
                        <w:pStyle w:val="Textruta"/>
                        <w:rPr>
                          <w:lang w:val="en-US"/>
                        </w:rPr>
                      </w:pPr>
                      <w:r>
                        <w:rPr>
                          <w:lang w:val="en-US"/>
                        </w:rPr>
                        <w:t>English title: Evaluation of pedagogical models as a platform for the refinement of courses at the e-learning company Grade</w:t>
                      </w:r>
                    </w:p>
                    <w:p w14:paraId="7B607525" w14:textId="77777777" w:rsidR="001B6382" w:rsidRDefault="001B6382">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761462">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Abstract: …Some sentances defining e-learning and indicating its growing utilization… I takt med ökade användning av e-learning har forskning av pedagogik modeler anpassade för e-kurser också utvecklats och används ofta hos ELC som en plattform att bygga kurspedagogiken på. Working from a pedagogic model specifically designed for e-learning provides a strong framework from which to further build the e-learning course according to the needs of the company for which the course is designed. Furthermore, it provides specific goals which, in hindsight, can be effectivley evaluated by the course designing company to provide concreate information regarding the quality of the delievered product. In this study we…</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6A900030" w:rsidR="00825704" w:rsidRDefault="00747957">
      <w:pPr>
        <w:pStyle w:val="Brdtext"/>
        <w:spacing w:line="600" w:lineRule="auto"/>
      </w:pPr>
      <w:r>
        <w:rPr>
          <w:szCs w:val="22"/>
        </w:rPr>
        <w:lastRenderedPageBreak/>
        <w:t>För nuvarande anpassar Grade sina e-</w:t>
      </w:r>
      <w:r w:rsidR="001A59A3">
        <w:rPr>
          <w:szCs w:val="22"/>
        </w:rPr>
        <w:t>kurser efter vad EIF kräver och</w:t>
      </w:r>
      <w:commentRangeStart w:id="3"/>
      <w:r>
        <w:rPr>
          <w:szCs w:val="22"/>
        </w:rPr>
        <w:t xml:space="preserve"> </w:t>
      </w:r>
      <w:commentRangeEnd w:id="3"/>
      <w:r w:rsidR="009F38F3">
        <w:rPr>
          <w:rStyle w:val="Kommentarsreferens"/>
          <w:rFonts w:eastAsiaTheme="minorHAnsi" w:cstheme="minorBidi"/>
          <w:lang w:eastAsia="en-US"/>
        </w:rPr>
        <w:commentReference w:id="3"/>
      </w:r>
      <w:r w:rsidR="001A59A3">
        <w:rPr>
          <w:szCs w:val="22"/>
        </w:rPr>
        <w:t xml:space="preserve"> </w:t>
      </w:r>
      <w:r w:rsidR="001367ED">
        <w:rPr>
          <w:szCs w:val="22"/>
        </w:rPr>
        <w:t xml:space="preserve">arbetar genom att använda </w:t>
      </w:r>
      <w:r>
        <w:rPr>
          <w:szCs w:val="22"/>
        </w:rPr>
        <w:t>ett antal</w:t>
      </w:r>
      <w:r w:rsidR="007709E2">
        <w:rPr>
          <w:szCs w:val="22"/>
        </w:rPr>
        <w:t xml:space="preserve"> </w:t>
      </w:r>
      <w:r>
        <w:rPr>
          <w:szCs w:val="22"/>
        </w:rPr>
        <w:t>riktlinjer</w:t>
      </w:r>
      <w:r w:rsidR="001367ED">
        <w:rPr>
          <w:szCs w:val="22"/>
        </w:rPr>
        <w:t xml:space="preserve"> som försöker följas</w:t>
      </w:r>
      <w:commentRangeStart w:id="4"/>
      <w:r>
        <w:rPr>
          <w:szCs w:val="22"/>
        </w:rPr>
        <w:t>.</w:t>
      </w:r>
      <w:commentRangeEnd w:id="4"/>
      <w:r>
        <w:commentReference w:id="4"/>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de två andra perspektivens respektive modeller.  DIM resultaten tyder på att den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commentRangeStart w:id="5"/>
      <w:r>
        <w:rPr>
          <w:szCs w:val="22"/>
        </w:rPr>
        <w:t xml:space="preserve"> </w:t>
      </w:r>
      <w:commentRangeEnd w:id="5"/>
      <w:r w:rsidR="009F38F3">
        <w:rPr>
          <w:rStyle w:val="Kommentarsreferens"/>
          <w:rFonts w:eastAsiaTheme="minorHAnsi" w:cstheme="minorBidi"/>
          <w:lang w:eastAsia="en-US"/>
        </w:rPr>
        <w:commentReference w:id="5"/>
      </w:r>
      <w:r>
        <w:rPr>
          <w:szCs w:val="22"/>
        </w:rPr>
        <w:t>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6" w:name="_Toc391456181"/>
      <w:bookmarkEnd w:id="6"/>
      <w:r>
        <w:rPr>
          <w:lang w:val="sv-SE"/>
        </w:rPr>
        <w:lastRenderedPageBreak/>
        <w:t>Metod</w:t>
      </w:r>
    </w:p>
    <w:p w14:paraId="2E045475" w14:textId="77777777" w:rsidR="00825704" w:rsidRDefault="00747957">
      <w:pPr>
        <w:pStyle w:val="Heading21"/>
        <w:numPr>
          <w:ilvl w:val="1"/>
          <w:numId w:val="2"/>
        </w:numPr>
      </w:pPr>
      <w:bookmarkStart w:id="7" w:name="_Toc391456182"/>
      <w:bookmarkEnd w:id="7"/>
      <w:r>
        <w:t>Intervjun</w:t>
      </w:r>
    </w:p>
    <w:p w14:paraId="1CC30696" w14:textId="77777777" w:rsidR="00655899" w:rsidRDefault="00655899" w:rsidP="00655899">
      <w:pPr>
        <w:tabs>
          <w:tab w:val="left" w:pos="1134"/>
        </w:tabs>
        <w:spacing w:line="600" w:lineRule="auto"/>
        <w:rPr>
          <w:rFonts w:cs="Times New Roman"/>
        </w:rPr>
      </w:pPr>
    </w:p>
    <w:p w14:paraId="1CE4CF56" w14:textId="51339237" w:rsidR="00227BC5" w:rsidRPr="00905CDF" w:rsidRDefault="00655899" w:rsidP="00986A77">
      <w:pPr>
        <w:tabs>
          <w:tab w:val="left" w:pos="1134"/>
        </w:tabs>
        <w:spacing w:line="600" w:lineRule="auto"/>
        <w:rPr>
          <w:rFonts w:cs="Times New Roman"/>
        </w:rPr>
      </w:pPr>
      <w:r>
        <w:rPr>
          <w:rFonts w:cs="Times New Roman"/>
        </w:rPr>
        <w:t>Målet med att göra en intervju var att utvärdera vilket pedagogiskt perspektiv som ligger närmast den strategi som Grade använder idag</w:t>
      </w:r>
      <w:r>
        <w:commentReference w:id="8"/>
      </w:r>
      <w:r>
        <w:rPr>
          <w:rFonts w:cs="Times New Roman"/>
        </w:rPr>
        <w:t xml:space="preserve"> och bedöma hur varje representativ pedagogisk modell presterade. </w:t>
      </w:r>
      <w:r>
        <w:rPr>
          <w:rFonts w:cs="Times New Roman"/>
        </w:rPr>
        <w:br/>
      </w:r>
      <w:commentRangeStart w:id="9"/>
      <w:r>
        <w:rPr>
          <w:rFonts w:cs="Times New Roman"/>
        </w:rPr>
        <w:t>För</w:t>
      </w:r>
      <w:commentRangeEnd w:id="9"/>
      <w:r>
        <w:commentReference w:id="9"/>
      </w:r>
      <w:r>
        <w:rPr>
          <w:rFonts w:cs="Times New Roman"/>
        </w:rPr>
        <w:t xml:space="preserve"> att utforma en intervju</w:t>
      </w:r>
      <w:r>
        <w:commentReference w:id="10"/>
      </w:r>
      <w:r>
        <w:rPr>
          <w:rFonts w:cs="Times New Roman"/>
        </w:rPr>
        <w:t xml:space="preserve"> började vi först med att undersöka relevant litteratur om de pedagogiska perspektiv som finns inom lärandet och likaså vilka pedagogiska modeller som är passande för e-lärande. </w:t>
      </w:r>
      <w:r>
        <w:t>Conole (2010), och Mayes och Freitas (2004) beskriver de tre perspektiv (</w:t>
      </w:r>
      <w:r>
        <w:rPr>
          <w:rFonts w:eastAsia="Times New Roman" w:cs="Times New Roman"/>
          <w:lang w:eastAsia="sv-SE"/>
        </w:rPr>
        <w:t>associativ, konstruktivism, sociokulturellt)</w:t>
      </w:r>
      <w:r>
        <w:t xml:space="preserve"> som finns inom lärande och redogör </w:t>
      </w:r>
      <w:r>
        <w:rPr>
          <w:rFonts w:eastAsia="Times New Roman" w:cs="Times New Roman"/>
          <w:lang w:eastAsia="sv-SE"/>
        </w:rPr>
        <w:t xml:space="preserve">17 olika modeller </w:t>
      </w:r>
      <w:r>
        <w:t>som är användbara vid producerandet av e-kurser</w:t>
      </w:r>
      <w:commentRangeStart w:id="11"/>
      <w:r>
        <w:t xml:space="preserve">. </w:t>
      </w:r>
      <w:commentRangeEnd w:id="11"/>
      <w:r>
        <w:rPr>
          <w:rStyle w:val="Kommentarsreferens"/>
        </w:rPr>
        <w:commentReference w:id="11"/>
      </w:r>
      <w:r>
        <w:t xml:space="preserve"> Vi utnyttjade deras studier för att förstå de pedagogiska perspektiven och modellerna för att därefter </w:t>
      </w:r>
      <w:commentRangeStart w:id="12"/>
      <w:r>
        <w:t>välja en representativ modell från varje perspektiv</w:t>
      </w:r>
      <w:commentRangeEnd w:id="12"/>
      <w:r>
        <w:rPr>
          <w:rStyle w:val="Kommentarsreferens"/>
        </w:rPr>
        <w:commentReference w:id="12"/>
      </w:r>
      <w:r>
        <w:t xml:space="preserve">. Det undersöktes vilka kriterier som behövdes tas hänsyn till för att kunna välja modeller från varje perspektiv. Det första </w:t>
      </w:r>
      <w:commentRangeStart w:id="13"/>
      <w:r>
        <w:t xml:space="preserve">kriteriet var att Grade har särskilda praktiska skäl, </w:t>
      </w:r>
      <w:commentRangeEnd w:id="13"/>
      <w:r w:rsidR="00905CDF">
        <w:rPr>
          <w:rStyle w:val="Kommentarsreferens"/>
        </w:rPr>
        <w:commentReference w:id="13"/>
      </w:r>
      <w:r>
        <w:t xml:space="preserve">de arbetar medvetet med ett stort nätverk med diverse verksamhetsområden, vilket kräver att det ofta behöver anpassa e-kurserna. Det andra kriteriet är att Grade behöver lägga mycket arbete på att </w:t>
      </w:r>
      <w:commentRangeStart w:id="14"/>
      <w:r>
        <w:t xml:space="preserve">förstå materialet och målgruppen </w:t>
      </w:r>
      <w:commentRangeEnd w:id="14"/>
      <w:r w:rsidR="009650C4">
        <w:rPr>
          <w:rStyle w:val="Kommentarsreferens"/>
        </w:rPr>
        <w:commentReference w:id="14"/>
      </w:r>
      <w:r>
        <w:t>för att få ett resultat där information stannar eller att en förbättring sker. Baserat på kriterierna valdes</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 xml:space="preserve">associativ, konstruktivism, och sociokulturellt perspektiven. </w:t>
      </w:r>
      <w:r>
        <w:t xml:space="preserve">Conole (2010), och Mayes och Freitas (2004) studier användes för att analysera och sammanställa modellerna med hjälp av att skapa en förklarande </w:t>
      </w:r>
      <w:r w:rsidR="00905CDF">
        <w:t>fakta</w:t>
      </w:r>
      <w:r>
        <w:t xml:space="preserve">översikt i form av en tabell (Tabell 1). Det som krävdes för att sammanställa modellerna var att dela upp de i element och faser som var jämförbara och </w:t>
      </w:r>
      <w:r w:rsidR="00227BC5">
        <w:t>där det var möjligt att de motsvarande varandra</w:t>
      </w:r>
      <w:r>
        <w:t xml:space="preserve">, så att påståenden kunde formuleras till att utforma intervjun materialet. </w:t>
      </w:r>
      <w:r w:rsidR="00227BC5">
        <w:t xml:space="preserve">Svaren från intervjun hanterades med hjälp av ett </w:t>
      </w:r>
      <w:r w:rsidR="00227BC5">
        <w:lastRenderedPageBreak/>
        <w:t xml:space="preserve">poäng system med en skala från 1-5, det gjorde det lättare att analysera hur påståendena passade in på Grade outsagda riktlinjer. </w:t>
      </w:r>
      <w:r w:rsidR="00905CDF">
        <w:t xml:space="preserve">Poängen från intervju sammanställdes och </w:t>
      </w:r>
      <w:r w:rsidR="00905CDF">
        <w:rPr>
          <w:rFonts w:eastAsia="Times New Roman" w:cs="Times New Roman"/>
          <w:lang w:eastAsia="sv-SE"/>
        </w:rPr>
        <w:t xml:space="preserve">beroende på hur hög poäng 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15" w:name="_Toc391456183"/>
      <w:r>
        <w:t>Utvärdering</w:t>
      </w:r>
      <w:bookmarkEnd w:id="15"/>
      <w:r>
        <w:t xml:space="preserve"> </w:t>
      </w:r>
    </w:p>
    <w:p w14:paraId="0F5CFB5C" w14:textId="77777777" w:rsidR="00825704" w:rsidRDefault="00825704">
      <w:pPr>
        <w:tabs>
          <w:tab w:val="left" w:pos="1134"/>
        </w:tabs>
        <w:spacing w:line="480" w:lineRule="auto"/>
        <w:rPr>
          <w:rFonts w:cs="Times New Roman"/>
        </w:rPr>
      </w:pPr>
    </w:p>
    <w:p w14:paraId="7D23B81C" w14:textId="15620897"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 xml:space="preserve">e-kurser </w:t>
      </w:r>
      <w:r w:rsidR="005D7B88">
        <w:rPr>
          <w:rFonts w:eastAsia="Times New Roman" w:cs="Times New Roman"/>
          <w:lang w:eastAsia="sv-SE"/>
        </w:rPr>
        <w:t>utformade</w:t>
      </w:r>
      <w:r w:rsidR="00264F11">
        <w:rPr>
          <w:rFonts w:eastAsia="Times New Roman" w:cs="Times New Roman"/>
          <w:lang w:eastAsia="sv-SE"/>
        </w:rPr>
        <w:t xml:space="preserve"> under 2017</w:t>
      </w:r>
      <w:r w:rsidR="005715B4">
        <w:rPr>
          <w:rFonts w:eastAsia="Times New Roman" w:cs="Times New Roman"/>
          <w:lang w:eastAsia="sv-SE"/>
        </w:rPr>
        <w:t>,</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av en </w:t>
      </w:r>
      <w:r w:rsidR="005D7B88">
        <w:rPr>
          <w:rFonts w:eastAsia="Times New Roman" w:cs="Times New Roman"/>
          <w:lang w:eastAsia="sv-SE"/>
        </w:rPr>
        <w:t xml:space="preserve">pedagogisk </w:t>
      </w:r>
      <w:r w:rsidR="005715B4">
        <w:rPr>
          <w:rFonts w:eastAsia="Times New Roman" w:cs="Times New Roman"/>
          <w:lang w:eastAsia="sv-SE"/>
        </w:rPr>
        <w:t xml:space="preserve">modell skulle ske (i detta fall DIM). </w:t>
      </w:r>
      <w:r w:rsidR="00747957">
        <w:rPr>
          <w:rFonts w:eastAsia="Times New Roman" w:cs="Times New Roman"/>
          <w:lang w:eastAsia="sv-SE"/>
        </w:rPr>
        <w:t>För att kunna utföra en utvärdering av kurserna</w:t>
      </w:r>
      <w:r w:rsidR="005D7B88">
        <w:rPr>
          <w:rFonts w:eastAsia="Times New Roman" w:cs="Times New Roman"/>
          <w:lang w:eastAsia="sv-SE"/>
        </w:rPr>
        <w:t xml:space="preserve"> </w:t>
      </w:r>
      <w:r w:rsidR="000E0296">
        <w:rPr>
          <w:rFonts w:eastAsia="Times New Roman" w:cs="Times New Roman"/>
          <w:lang w:eastAsia="sv-SE"/>
        </w:rPr>
        <w:t>gjordes</w:t>
      </w:r>
      <w:r w:rsidR="005D7B88">
        <w:rPr>
          <w:rFonts w:eastAsia="Times New Roman" w:cs="Times New Roman"/>
          <w:lang w:eastAsia="sv-SE"/>
        </w:rPr>
        <w:t xml:space="preserve"> det </w:t>
      </w:r>
      <w:r w:rsidR="000E0296">
        <w:rPr>
          <w:rFonts w:eastAsia="Times New Roman" w:cs="Times New Roman"/>
          <w:lang w:eastAsia="sv-SE"/>
        </w:rPr>
        <w:t>en ytterligare</w:t>
      </w:r>
      <w:r w:rsidR="005D7B88">
        <w:rPr>
          <w:rFonts w:eastAsia="Times New Roman" w:cs="Times New Roman"/>
          <w:lang w:eastAsia="sv-SE"/>
        </w:rPr>
        <w:t xml:space="preserve"> undersökning </w:t>
      </w:r>
      <w:r w:rsidR="000E0296">
        <w:rPr>
          <w:rFonts w:eastAsia="Times New Roman" w:cs="Times New Roman"/>
          <w:lang w:eastAsia="sv-SE"/>
        </w:rPr>
        <w:t>av</w:t>
      </w:r>
      <w:r w:rsidR="00AA66BD">
        <w:rPr>
          <w:rFonts w:eastAsia="Times New Roman" w:cs="Times New Roman"/>
          <w:lang w:eastAsia="sv-SE"/>
        </w:rPr>
        <w:t xml:space="preserve"> DIM och hur den </w:t>
      </w:r>
      <w:r w:rsidR="00747957">
        <w:rPr>
          <w:rFonts w:eastAsia="Times New Roman" w:cs="Times New Roman"/>
          <w:lang w:eastAsia="sv-SE"/>
        </w:rPr>
        <w:t xml:space="preserve">tidigare har </w:t>
      </w:r>
      <w:r w:rsidR="005D7B88">
        <w:rPr>
          <w:rFonts w:eastAsia="Times New Roman" w:cs="Times New Roman"/>
          <w:lang w:eastAsia="sv-SE"/>
        </w:rPr>
        <w:t>utnyttjats</w:t>
      </w:r>
      <w:r w:rsidR="00E73494">
        <w:rPr>
          <w:rFonts w:eastAsia="Times New Roman" w:cs="Times New Roman"/>
          <w:lang w:eastAsia="sv-SE"/>
        </w:rPr>
        <w:t xml:space="preserve"> i praktiken</w:t>
      </w:r>
      <w:r w:rsidR="000E0296">
        <w:rPr>
          <w:rFonts w:eastAsia="Times New Roman" w:cs="Times New Roman"/>
          <w:lang w:eastAsia="sv-SE"/>
        </w:rPr>
        <w:t xml:space="preserve">. Det sammanställdes en bilaga för att få en </w:t>
      </w:r>
      <w:r w:rsidR="00E73494">
        <w:rPr>
          <w:rFonts w:eastAsia="Times New Roman" w:cs="Times New Roman"/>
          <w:lang w:eastAsia="sv-SE"/>
        </w:rPr>
        <w:t>tydligare</w:t>
      </w:r>
      <w:r w:rsidR="00707750">
        <w:rPr>
          <w:rFonts w:eastAsia="Times New Roman" w:cs="Times New Roman"/>
          <w:lang w:eastAsia="sv-SE"/>
        </w:rPr>
        <w:t xml:space="preserve"> </w:t>
      </w:r>
      <w:r w:rsidR="00EC59F0">
        <w:rPr>
          <w:rFonts w:eastAsia="Times New Roman" w:cs="Times New Roman"/>
          <w:lang w:eastAsia="sv-SE"/>
        </w:rPr>
        <w:t xml:space="preserve">bild </w:t>
      </w:r>
      <w:r w:rsidR="00AA66BD">
        <w:rPr>
          <w:rFonts w:eastAsia="Times New Roman" w:cs="Times New Roman"/>
          <w:lang w:eastAsia="sv-SE"/>
        </w:rPr>
        <w:t>över hur</w:t>
      </w:r>
      <w:r w:rsidR="00EC59F0">
        <w:rPr>
          <w:rFonts w:eastAsia="Times New Roman" w:cs="Times New Roman"/>
          <w:lang w:eastAsia="sv-SE"/>
        </w:rPr>
        <w:t xml:space="preserve"> DIM </w:t>
      </w:r>
      <w:r w:rsidR="00AA66BD">
        <w:rPr>
          <w:rFonts w:eastAsia="Times New Roman" w:cs="Times New Roman"/>
          <w:lang w:eastAsia="sv-SE"/>
        </w:rPr>
        <w:t>är</w:t>
      </w:r>
      <w:r w:rsidR="005D104E">
        <w:rPr>
          <w:rFonts w:eastAsia="Times New Roman" w:cs="Times New Roman"/>
          <w:lang w:eastAsia="sv-SE"/>
        </w:rPr>
        <w:t xml:space="preserve"> uppbygg och vilka element och faser den innehöll</w:t>
      </w:r>
      <w:r w:rsidR="00AA66BD">
        <w:rPr>
          <w:rFonts w:eastAsia="Times New Roman" w:cs="Times New Roman"/>
          <w:lang w:eastAsia="sv-SE"/>
        </w:rPr>
        <w:t xml:space="preserve"> och därmed blev det </w:t>
      </w:r>
      <w:r w:rsidR="005D104E">
        <w:rPr>
          <w:rFonts w:eastAsia="Times New Roman" w:cs="Times New Roman"/>
          <w:lang w:eastAsia="sv-SE"/>
        </w:rPr>
        <w:t>enklare</w:t>
      </w:r>
      <w:r w:rsidR="000E0296">
        <w:rPr>
          <w:rFonts w:eastAsia="Times New Roman" w:cs="Times New Roman"/>
          <w:lang w:eastAsia="sv-SE"/>
        </w:rPr>
        <w:t xml:space="preserve"> att förstå </w:t>
      </w:r>
      <w:r w:rsidR="005D104E">
        <w:rPr>
          <w:rFonts w:eastAsia="Times New Roman" w:cs="Times New Roman"/>
          <w:lang w:eastAsia="sv-SE"/>
        </w:rPr>
        <w:t xml:space="preserve">och </w:t>
      </w:r>
      <w:r w:rsidR="00E73494">
        <w:rPr>
          <w:rFonts w:eastAsia="Times New Roman" w:cs="Times New Roman"/>
          <w:lang w:eastAsia="sv-SE"/>
        </w:rPr>
        <w:t>att utveckla mat</w:t>
      </w:r>
      <w:r w:rsidR="0034335C">
        <w:rPr>
          <w:rFonts w:eastAsia="Times New Roman" w:cs="Times New Roman"/>
          <w:lang w:eastAsia="sv-SE"/>
        </w:rPr>
        <w:t>erialet för kursutvärderingen</w:t>
      </w:r>
      <w:r w:rsidR="00EC59F0">
        <w:rPr>
          <w:rFonts w:eastAsia="Times New Roman" w:cs="Times New Roman"/>
          <w:lang w:eastAsia="sv-SE"/>
        </w:rPr>
        <w:t xml:space="preserve"> (Bilaga 1)</w:t>
      </w:r>
      <w:r w:rsidR="0034335C">
        <w:rPr>
          <w:rFonts w:eastAsia="Times New Roman" w:cs="Times New Roman"/>
          <w:lang w:eastAsia="sv-SE"/>
        </w:rPr>
        <w:t xml:space="preserve">. </w:t>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r w:rsidR="001137FC">
        <w:rPr>
          <w:rFonts w:eastAsia="Times New Roman" w:cs="Times New Roman"/>
          <w:lang w:eastAsia="sv-SE"/>
        </w:rPr>
        <w:t xml:space="preserve">slumpmässigt </w:t>
      </w:r>
      <w:r w:rsidR="00747957">
        <w:rPr>
          <w:rFonts w:eastAsia="Times New Roman" w:cs="Times New Roman"/>
          <w:lang w:eastAsia="sv-SE"/>
        </w:rPr>
        <w:t xml:space="preserve">utvalda kurserna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 </w:t>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16" w:name="_Toc391456184"/>
      <w:bookmarkEnd w:id="16"/>
      <w:r>
        <w:rPr>
          <w:lang w:val="sv-SE"/>
        </w:rPr>
        <w:lastRenderedPageBreak/>
        <w:t>Resultat</w:t>
      </w:r>
    </w:p>
    <w:p w14:paraId="544E895E" w14:textId="32082E3E" w:rsidR="00620875" w:rsidRPr="004624EA" w:rsidRDefault="00142218">
      <w:pPr>
        <w:pStyle w:val="Brdtext"/>
        <w:spacing w:line="600" w:lineRule="auto"/>
        <w:rPr>
          <w:ins w:id="17" w:author="Olivia Imner" w:date="2018-07-07T13:23:00Z"/>
          <w:b/>
        </w:rPr>
      </w:pPr>
      <w:commentRangeStart w:id="18"/>
      <w:r>
        <w:rPr>
          <w:b/>
        </w:rPr>
        <w:t>Associativt per</w:t>
      </w:r>
      <w:r w:rsidR="00955DE5">
        <w:rPr>
          <w:b/>
        </w:rPr>
        <w:t>s</w:t>
      </w:r>
      <w:r>
        <w:rPr>
          <w:b/>
        </w:rPr>
        <w:t>pektiv och</w:t>
      </w:r>
      <w:r w:rsidR="00955DE5">
        <w:rPr>
          <w:b/>
        </w:rPr>
        <w:t xml:space="preserve"> DIM korresponderar med Grades nuvarande pedagogik </w:t>
      </w:r>
      <w:r>
        <w:rPr>
          <w:b/>
        </w:rPr>
        <w:t xml:space="preserve"> </w:t>
      </w:r>
    </w:p>
    <w:commentRangeEnd w:id="18"/>
    <w:p w14:paraId="43BBB674" w14:textId="104D5208" w:rsidR="005359E1" w:rsidRDefault="00620875" w:rsidP="00AC7A1E">
      <w:pPr>
        <w:pStyle w:val="Brdtext"/>
        <w:keepNext/>
        <w:spacing w:line="600" w:lineRule="auto"/>
        <w:rPr>
          <w:szCs w:val="22"/>
        </w:rPr>
      </w:pPr>
      <w:ins w:id="19" w:author="Olivia Imner" w:date="2018-07-07T13:24:00Z">
        <w:r>
          <w:rPr>
            <w:rStyle w:val="Kommentarsreferens"/>
          </w:rPr>
          <w:commentReference w:id="18"/>
        </w:r>
      </w:ins>
      <w:r w:rsidR="00E01008" w:rsidRPr="00111B6A">
        <w:rPr>
          <w:color w:val="353535"/>
          <w:szCs w:val="22"/>
        </w:rPr>
        <w:t xml:space="preserve"> För att kunna svara på vilket pedagogiskt perspektiv som ligger närmast den strategi som Grade använder idag och därefter bedöma hur varje representativ modell uppvisade har det i och med det genomförts en evaluering med hjälp av en intervj</w:t>
      </w:r>
      <w:r w:rsidR="00136133" w:rsidRPr="00111B6A">
        <w:rPr>
          <w:color w:val="353535"/>
          <w:szCs w:val="22"/>
        </w:rPr>
        <w:t>u</w:t>
      </w:r>
      <w:r w:rsidR="00E01008" w:rsidRPr="00111B6A">
        <w:rPr>
          <w:color w:val="353535"/>
          <w:szCs w:val="22"/>
        </w:rPr>
        <w:t>.</w:t>
      </w:r>
      <w:r w:rsidR="00136133" w:rsidRPr="00111B6A">
        <w:rPr>
          <w:color w:val="353535"/>
          <w:szCs w:val="22"/>
        </w:rPr>
        <w:t xml:space="preserve"> Det gjordes en litteratur överskikt inom de pedagogiska perspektiven, </w:t>
      </w:r>
      <w:r w:rsidR="00E01008" w:rsidRPr="00111B6A">
        <w:rPr>
          <w:color w:val="353535"/>
          <w:szCs w:val="22"/>
        </w:rPr>
        <w:t xml:space="preserve">samt </w:t>
      </w:r>
      <w:r w:rsidR="00136133" w:rsidRPr="00111B6A">
        <w:rPr>
          <w:color w:val="353535"/>
          <w:szCs w:val="22"/>
        </w:rPr>
        <w:t>vilka</w:t>
      </w:r>
      <w:r w:rsidR="00E01008" w:rsidRPr="00111B6A">
        <w:rPr>
          <w:color w:val="353535"/>
          <w:szCs w:val="22"/>
        </w:rPr>
        <w:t xml:space="preserve"> representativ</w:t>
      </w:r>
      <w:r w:rsidR="00136133" w:rsidRPr="00111B6A">
        <w:rPr>
          <w:color w:val="353535"/>
          <w:szCs w:val="22"/>
        </w:rPr>
        <w:t>a modeller som används.</w:t>
      </w:r>
      <w:r w:rsidR="00111B6A" w:rsidRPr="00111B6A">
        <w:rPr>
          <w:color w:val="353535"/>
          <w:szCs w:val="22"/>
        </w:rPr>
        <w:t xml:space="preserve"> En sammanställning</w:t>
      </w:r>
      <w:r w:rsidR="00111B6A" w:rsidRPr="00111B6A">
        <w:rPr>
          <w:szCs w:val="22"/>
        </w:rPr>
        <w:t xml:space="preserve"> av modellerna gjordes med att dela upp de i element och faser som var jämförbara och där det var möjligt att de motsvarande varandra, så att påståenden kunde formuleras till at</w:t>
      </w:r>
      <w:r w:rsidR="005359E1">
        <w:rPr>
          <w:szCs w:val="22"/>
        </w:rPr>
        <w:t xml:space="preserve">t utforma intervjun materialet. </w:t>
      </w:r>
    </w:p>
    <w:p w14:paraId="12539166" w14:textId="02302602" w:rsidR="00E01008" w:rsidRPr="005359E1" w:rsidRDefault="00E01008" w:rsidP="00AC7A1E">
      <w:pPr>
        <w:pStyle w:val="Brdtext"/>
        <w:keepNext/>
        <w:spacing w:line="600" w:lineRule="auto"/>
        <w:rPr>
          <w:szCs w:val="22"/>
        </w:rPr>
      </w:pPr>
      <w:r w:rsidRPr="00111B6A">
        <w:rPr>
          <w:color w:val="353535"/>
          <w:szCs w:val="22"/>
        </w:rPr>
        <w:t>Resultat från intervjun visar att DIM har en högre poäng med ett medelvärde på 4,5 poäng, jämfört med ATM och KLM har de ett närliggande medelvärde på 3 och respektive 4 (Figur</w:t>
      </w:r>
      <w:r w:rsidR="00111B6A">
        <w:rPr>
          <w:color w:val="353535"/>
          <w:szCs w:val="22"/>
        </w:rPr>
        <w:t xml:space="preserve"> </w:t>
      </w:r>
      <w:r w:rsidR="00B236B7">
        <w:rPr>
          <w:color w:val="353535"/>
          <w:szCs w:val="22"/>
        </w:rPr>
        <w:t>1</w:t>
      </w:r>
      <w:r w:rsidR="00111B6A">
        <w:rPr>
          <w:color w:val="353535"/>
          <w:szCs w:val="22"/>
        </w:rPr>
        <w:t>A</w:t>
      </w:r>
      <w:r w:rsidRPr="00111B6A">
        <w:rPr>
          <w:color w:val="353535"/>
          <w:szCs w:val="22"/>
        </w:rPr>
        <w:t xml:space="preserve">). Det innebär </w:t>
      </w:r>
      <w:r w:rsidR="00CB44FA">
        <w:rPr>
          <w:color w:val="353535"/>
          <w:szCs w:val="22"/>
        </w:rPr>
        <w:t xml:space="preserve">associativa perspektivet </w:t>
      </w:r>
      <w:r w:rsidR="00164CE7">
        <w:rPr>
          <w:color w:val="353535"/>
          <w:szCs w:val="22"/>
        </w:rPr>
        <w:t xml:space="preserve">passar in på Grade pedagogiska ansats och att DIM har en betydelse till att testa hur den fungerar på deras föregående kurser. </w:t>
      </w:r>
      <w:r w:rsidR="00B236B7">
        <w:rPr>
          <w:color w:val="353535"/>
          <w:szCs w:val="22"/>
        </w:rPr>
        <w:t xml:space="preserve"> För att förstå vilken av modellerna som fick ett högt resultat kan Figur 1B ge en specifik aspekt på hur faserna var uppdelade och DIM visade sig vara populär i många delar av intervjuns uppbyggnad. </w:t>
      </w:r>
    </w:p>
    <w:p w14:paraId="760E853C" w14:textId="71D5479B" w:rsidR="00AC7A1E" w:rsidRDefault="004624EA" w:rsidP="00AC7A1E">
      <w:pPr>
        <w:pStyle w:val="Brdtext"/>
        <w:keepNext/>
        <w:spacing w:line="600" w:lineRule="auto"/>
      </w:pPr>
      <w:r w:rsidRPr="00B236B7">
        <w:rPr>
          <w:color w:val="FF0000"/>
        </w:rPr>
        <w:t>För att kunna svara på vilket pedagogiskt</w:t>
      </w:r>
      <w:r w:rsidR="00747957" w:rsidRPr="00B236B7">
        <w:rPr>
          <w:color w:val="FF0000"/>
        </w:rPr>
        <w:t xml:space="preserve"> </w:t>
      </w:r>
      <w:r w:rsidRPr="00B236B7">
        <w:rPr>
          <w:color w:val="FF0000"/>
        </w:rPr>
        <w:t xml:space="preserve">perspektiv som ligger närmast den strategi som Grade använder idag och därefter bedöma hur varje representativ </w:t>
      </w:r>
      <w:commentRangeStart w:id="21"/>
      <w:r w:rsidR="00747957" w:rsidRPr="00B236B7">
        <w:rPr>
          <w:color w:val="FF0000"/>
        </w:rPr>
        <w:t xml:space="preserve">modell </w:t>
      </w:r>
      <w:commentRangeEnd w:id="21"/>
      <w:r w:rsidR="004229D4" w:rsidRPr="00B236B7">
        <w:rPr>
          <w:rStyle w:val="Kommentarsreferens"/>
          <w:rFonts w:eastAsiaTheme="minorHAnsi" w:cstheme="minorBidi"/>
          <w:color w:val="FF0000"/>
          <w:lang w:eastAsia="en-US"/>
        </w:rPr>
        <w:commentReference w:id="21"/>
      </w:r>
      <w:r w:rsidRPr="00B236B7">
        <w:rPr>
          <w:color w:val="FF0000"/>
        </w:rPr>
        <w:t xml:space="preserve"> uppvisade. </w:t>
      </w:r>
      <w:r w:rsidR="00904F09" w:rsidRPr="00B236B7">
        <w:rPr>
          <w:color w:val="FF0000"/>
        </w:rPr>
        <w:t xml:space="preserve">Har det  </w:t>
      </w:r>
      <w:commentRangeStart w:id="22"/>
      <w:r w:rsidR="00C07D3C" w:rsidRPr="00B236B7">
        <w:rPr>
          <w:strike/>
          <w:color w:val="FF0000"/>
        </w:rPr>
        <w:t>E</w:t>
      </w:r>
      <w:commentRangeEnd w:id="22"/>
      <w:r w:rsidR="006C7A2E" w:rsidRPr="00B236B7">
        <w:rPr>
          <w:rStyle w:val="Kommentarsreferens"/>
          <w:rFonts w:eastAsiaTheme="minorHAnsi" w:cstheme="minorBidi"/>
          <w:strike/>
          <w:color w:val="FF0000"/>
          <w:lang w:eastAsia="en-US"/>
        </w:rPr>
        <w:commentReference w:id="22"/>
      </w:r>
      <w:r w:rsidR="00C07D3C" w:rsidRPr="00B236B7">
        <w:rPr>
          <w:strike/>
          <w:color w:val="FF0000"/>
        </w:rPr>
        <w:t xml:space="preserve">n </w:t>
      </w:r>
      <w:commentRangeStart w:id="23"/>
      <w:r w:rsidR="00C07D3C" w:rsidRPr="00B236B7">
        <w:rPr>
          <w:strike/>
          <w:color w:val="FF0000"/>
        </w:rPr>
        <w:t xml:space="preserve">generell anblick </w:t>
      </w:r>
      <w:commentRangeEnd w:id="23"/>
      <w:r w:rsidR="004229D4" w:rsidRPr="00B236B7">
        <w:rPr>
          <w:rStyle w:val="Kommentarsreferens"/>
          <w:rFonts w:eastAsiaTheme="minorHAnsi" w:cstheme="minorBidi"/>
          <w:strike/>
          <w:color w:val="FF0000"/>
          <w:lang w:eastAsia="en-US"/>
        </w:rPr>
        <w:commentReference w:id="23"/>
      </w:r>
      <w:r w:rsidR="00C07D3C" w:rsidRPr="00B236B7">
        <w:rPr>
          <w:strike/>
          <w:color w:val="FF0000"/>
        </w:rPr>
        <w:t xml:space="preserve">på resultatet visar att DIM har en </w:t>
      </w:r>
      <w:commentRangeStart w:id="24"/>
      <w:r w:rsidR="00C07D3C" w:rsidRPr="00B236B7">
        <w:rPr>
          <w:strike/>
          <w:color w:val="FF0000"/>
        </w:rPr>
        <w:t xml:space="preserve">försmak </w:t>
      </w:r>
      <w:commentRangeEnd w:id="24"/>
      <w:r w:rsidR="004229D4" w:rsidRPr="00B236B7">
        <w:rPr>
          <w:rStyle w:val="Kommentarsreferens"/>
          <w:rFonts w:eastAsiaTheme="minorHAnsi" w:cstheme="minorBidi"/>
          <w:strike/>
          <w:color w:val="FF0000"/>
          <w:lang w:eastAsia="en-US"/>
        </w:rPr>
        <w:commentReference w:id="24"/>
      </w:r>
      <w:r w:rsidR="00C07D3C" w:rsidRPr="00B236B7">
        <w:rPr>
          <w:strike/>
          <w:color w:val="FF0000"/>
        </w:rPr>
        <w:t xml:space="preserve">på </w:t>
      </w:r>
      <w:r w:rsidR="00106DC0" w:rsidRPr="00B236B7">
        <w:rPr>
          <w:strike/>
          <w:color w:val="FF0000"/>
        </w:rPr>
        <w:t xml:space="preserve">att få </w:t>
      </w:r>
      <w:commentRangeStart w:id="25"/>
      <w:r w:rsidR="00106DC0" w:rsidRPr="00B236B7">
        <w:rPr>
          <w:strike/>
          <w:color w:val="FF0000"/>
        </w:rPr>
        <w:t xml:space="preserve">högre poäng </w:t>
      </w:r>
      <w:commentRangeEnd w:id="25"/>
      <w:r w:rsidR="004229D4" w:rsidRPr="00B236B7">
        <w:rPr>
          <w:rStyle w:val="Kommentarsreferens"/>
          <w:rFonts w:eastAsiaTheme="minorHAnsi" w:cstheme="minorBidi"/>
          <w:strike/>
          <w:color w:val="FF0000"/>
          <w:lang w:eastAsia="en-US"/>
        </w:rPr>
        <w:commentReference w:id="25"/>
      </w:r>
      <w:r w:rsidR="00106DC0" w:rsidRPr="00B236B7">
        <w:rPr>
          <w:strike/>
          <w:color w:val="FF0000"/>
        </w:rPr>
        <w:t>(Figur A</w:t>
      </w:r>
      <w:r w:rsidR="000B2ECD" w:rsidRPr="00B236B7">
        <w:rPr>
          <w:strike/>
          <w:color w:val="FF0000"/>
        </w:rPr>
        <w:t>) efter intervjun. Ett sammanfattat</w:t>
      </w:r>
      <w:r w:rsidR="000B2ECD" w:rsidRPr="00B236B7">
        <w:rPr>
          <w:color w:val="FF0000"/>
        </w:rPr>
        <w:t xml:space="preserve"> </w:t>
      </w:r>
      <w:ins w:id="26" w:author="Olivia Imner" w:date="2018-07-07T13:05:00Z">
        <w:r w:rsidR="006C7A2E" w:rsidRPr="00B236B7">
          <w:rPr>
            <w:color w:val="FF0000"/>
          </w:rPr>
          <w:t>R</w:t>
        </w:r>
      </w:ins>
      <w:del w:id="27" w:author="Olivia Imner" w:date="2018-07-07T13:05:00Z">
        <w:r w:rsidR="000B2ECD" w:rsidRPr="00B236B7" w:rsidDel="006C7A2E">
          <w:rPr>
            <w:color w:val="FF0000"/>
          </w:rPr>
          <w:delText>r</w:delText>
        </w:r>
      </w:del>
      <w:r w:rsidR="000B2ECD" w:rsidRPr="00B236B7">
        <w:rPr>
          <w:color w:val="FF0000"/>
        </w:rPr>
        <w:t xml:space="preserve">esultat </w:t>
      </w:r>
      <w:r w:rsidR="00747957" w:rsidRPr="00B236B7">
        <w:rPr>
          <w:color w:val="FF0000"/>
        </w:rPr>
        <w:t>visar att DI</w:t>
      </w:r>
      <w:r w:rsidR="00D353FD" w:rsidRPr="00B236B7">
        <w:rPr>
          <w:color w:val="FF0000"/>
        </w:rPr>
        <w:t>M</w:t>
      </w:r>
      <w:r w:rsidR="00747957" w:rsidRPr="00B236B7">
        <w:rPr>
          <w:color w:val="FF0000"/>
        </w:rPr>
        <w:t xml:space="preserve"> har en hög</w:t>
      </w:r>
      <w:r w:rsidR="00EF4288" w:rsidRPr="00B236B7">
        <w:rPr>
          <w:color w:val="FF0000"/>
        </w:rPr>
        <w:t>re</w:t>
      </w:r>
      <w:r w:rsidR="00747957" w:rsidRPr="00B236B7">
        <w:rPr>
          <w:color w:val="FF0000"/>
        </w:rPr>
        <w:t xml:space="preserve"> poäng med ett medelvär</w:t>
      </w:r>
      <w:r w:rsidR="00D353FD" w:rsidRPr="00B236B7">
        <w:rPr>
          <w:color w:val="FF0000"/>
        </w:rPr>
        <w:t xml:space="preserve">de på 4,5 poäng, jämfört med ATM och KLM </w:t>
      </w:r>
      <w:r w:rsidR="00747957" w:rsidRPr="00B236B7">
        <w:rPr>
          <w:color w:val="FF0000"/>
        </w:rPr>
        <w:t>har de ett närliggande medelvärde på 3 och respek</w:t>
      </w:r>
      <w:r w:rsidR="00EF4288" w:rsidRPr="00B236B7">
        <w:rPr>
          <w:color w:val="FF0000"/>
        </w:rPr>
        <w:t>tive 4</w:t>
      </w:r>
      <w:r w:rsidR="00C325BE" w:rsidRPr="00B236B7">
        <w:rPr>
          <w:color w:val="FF0000"/>
        </w:rPr>
        <w:t xml:space="preserve"> </w:t>
      </w:r>
      <w:r w:rsidR="00C07D3C" w:rsidRPr="00B236B7">
        <w:rPr>
          <w:color w:val="FF0000"/>
        </w:rPr>
        <w:t>(Figur 1b)</w:t>
      </w:r>
      <w:r w:rsidR="00EF4288" w:rsidRPr="00B236B7">
        <w:rPr>
          <w:color w:val="FF0000"/>
        </w:rPr>
        <w:t xml:space="preserve">. </w:t>
      </w:r>
      <w:r w:rsidR="000B2ECD" w:rsidRPr="00B236B7">
        <w:rPr>
          <w:color w:val="FF0000"/>
        </w:rPr>
        <w:t xml:space="preserve">Det innebär att </w:t>
      </w:r>
      <w:commentRangeStart w:id="28"/>
      <w:r w:rsidR="000B2ECD" w:rsidRPr="00B236B7">
        <w:rPr>
          <w:color w:val="FF0000"/>
        </w:rPr>
        <w:t xml:space="preserve">vi väljer </w:t>
      </w:r>
      <w:commentRangeEnd w:id="28"/>
      <w:r w:rsidR="006C7A2E" w:rsidRPr="00B236B7">
        <w:rPr>
          <w:rStyle w:val="Kommentarsreferens"/>
          <w:rFonts w:eastAsiaTheme="minorHAnsi" w:cstheme="minorBidi"/>
          <w:color w:val="FF0000"/>
          <w:lang w:eastAsia="en-US"/>
        </w:rPr>
        <w:commentReference w:id="28"/>
      </w:r>
      <w:r w:rsidR="000B2ECD" w:rsidRPr="00B236B7">
        <w:rPr>
          <w:color w:val="FF0000"/>
        </w:rPr>
        <w:t>att använda</w:t>
      </w:r>
      <w:r w:rsidR="00EF4288" w:rsidRPr="00B236B7">
        <w:rPr>
          <w:color w:val="FF0000"/>
        </w:rPr>
        <w:t xml:space="preserve"> </w:t>
      </w:r>
      <w:r w:rsidR="00D353FD" w:rsidRPr="00B236B7">
        <w:rPr>
          <w:color w:val="FF0000"/>
        </w:rPr>
        <w:t xml:space="preserve">DIM </w:t>
      </w:r>
      <w:r w:rsidR="00E63F92" w:rsidRPr="00B236B7">
        <w:rPr>
          <w:color w:val="FF0000"/>
        </w:rPr>
        <w:t xml:space="preserve">för att passa </w:t>
      </w:r>
      <w:r w:rsidR="00747957" w:rsidRPr="00B236B7">
        <w:rPr>
          <w:color w:val="FF0000"/>
        </w:rPr>
        <w:t xml:space="preserve">in på Grades pedagogiska ansats </w:t>
      </w:r>
      <w:r w:rsidR="00E63F92" w:rsidRPr="00B236B7">
        <w:rPr>
          <w:color w:val="FF0000"/>
        </w:rPr>
        <w:t xml:space="preserve">och användas för att </w:t>
      </w:r>
      <w:r w:rsidR="00E63F92" w:rsidRPr="00B236B7">
        <w:rPr>
          <w:color w:val="FF0000"/>
        </w:rPr>
        <w:lastRenderedPageBreak/>
        <w:t xml:space="preserve">utvärdera deras föregående e-kurser. </w:t>
      </w:r>
      <w:commentRangeStart w:id="29"/>
      <w:r w:rsidR="008E4D93">
        <w:rPr>
          <w:noProof/>
        </w:rPr>
        <w:drawing>
          <wp:inline distT="0" distB="0" distL="0" distR="0" wp14:anchorId="4033BA60" wp14:editId="1B81C9B2">
            <wp:extent cx="5727700" cy="32689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commentRangeEnd w:id="29"/>
      <w:r w:rsidR="006C7A2E">
        <w:rPr>
          <w:rStyle w:val="Kommentarsreferens"/>
          <w:rFonts w:eastAsiaTheme="minorHAnsi" w:cstheme="minorBidi"/>
          <w:lang w:eastAsia="en-US"/>
        </w:rPr>
        <w:commentReference w:id="29"/>
      </w:r>
    </w:p>
    <w:p w14:paraId="5D237CD1" w14:textId="70C2C583"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ins w:id="30" w:author="Olivia Imner" w:date="2018-07-07T12:48:00Z">
        <w:r w:rsidRPr="007378E8">
          <w:rPr>
            <w:b/>
            <w:i w:val="0"/>
          </w:rPr>
          <w:t xml:space="preserve"> </w:t>
        </w:r>
      </w:ins>
      <w:r w:rsidR="00B236B7">
        <w:rPr>
          <w:b/>
          <w:i w:val="0"/>
        </w:rPr>
        <w:t>Resultatet av intervjun</w:t>
      </w:r>
      <w:r>
        <w:rPr>
          <w:b/>
          <w:i w:val="0"/>
        </w:rPr>
        <w:t>. A)</w:t>
      </w:r>
      <w:r>
        <w:rPr>
          <w:i w:val="0"/>
        </w:rPr>
        <w:t xml:space="preserve"> </w:t>
      </w:r>
      <w:r w:rsidR="007378E8">
        <w:rPr>
          <w:i w:val="0"/>
        </w:rPr>
        <w:t xml:space="preserve">Prickarna representerar poängen efter ställt påstående och det vågräta linjen representerar medelvärdet av den totala poängen. </w:t>
      </w:r>
      <w:r>
        <w:rPr>
          <w:b/>
          <w:i w:val="0"/>
        </w:rPr>
        <w:t>B)</w:t>
      </w:r>
      <w:r>
        <w:rPr>
          <w:i w:val="0"/>
        </w:rPr>
        <w:t xml:space="preserve"> </w:t>
      </w:r>
      <w:r w:rsidR="007378E8">
        <w:rPr>
          <w:i w:val="0"/>
        </w:rPr>
        <w:t xml:space="preserve">Diagrammet visar faser och enskilda påstående med </w:t>
      </w:r>
      <w:r w:rsidR="007378E8" w:rsidRPr="007378E8">
        <w:rPr>
          <w:i w:val="0"/>
          <w:color w:val="353535"/>
          <w:szCs w:val="22"/>
        </w:rPr>
        <w:t>representativ</w:t>
      </w:r>
      <w:r w:rsidR="007378E8">
        <w:rPr>
          <w:i w:val="0"/>
          <w:color w:val="353535"/>
          <w:szCs w:val="22"/>
        </w:rPr>
        <w:t xml:space="preserve"> poäng. </w:t>
      </w:r>
    </w:p>
    <w:p w14:paraId="0A70F045" w14:textId="77777777" w:rsidR="006C7A2E" w:rsidRDefault="006C7A2E">
      <w:pPr>
        <w:pStyle w:val="Brdtext"/>
        <w:spacing w:line="600" w:lineRule="auto"/>
      </w:pPr>
    </w:p>
    <w:p w14:paraId="43CCACB2" w14:textId="1FED9968" w:rsidR="00A810B3" w:rsidRDefault="00736EF5">
      <w:pPr>
        <w:pStyle w:val="Brdtext"/>
        <w:spacing w:line="600" w:lineRule="auto"/>
        <w:rPr>
          <w:b/>
        </w:rPr>
      </w:pPr>
      <w:r>
        <w:rPr>
          <w:b/>
        </w:rPr>
        <w:t xml:space="preserve">DIM utvärdering av kurser </w:t>
      </w:r>
      <w:r w:rsidR="008C04DA">
        <w:rPr>
          <w:b/>
        </w:rPr>
        <w:t xml:space="preserve">resulterar i att </w:t>
      </w:r>
      <w:r>
        <w:rPr>
          <w:b/>
        </w:rPr>
        <w:t xml:space="preserve">fasen </w:t>
      </w:r>
      <w:r w:rsidR="008C04DA">
        <w:rPr>
          <w:b/>
        </w:rPr>
        <w:t>Bedömning och U</w:t>
      </w:r>
      <w:r w:rsidR="00E67A31">
        <w:rPr>
          <w:b/>
        </w:rPr>
        <w:t xml:space="preserve">tvärdering behöver </w:t>
      </w:r>
      <w:r>
        <w:rPr>
          <w:b/>
        </w:rPr>
        <w:t>fokuseras på</w:t>
      </w:r>
    </w:p>
    <w:p w14:paraId="7B4EC5D9" w14:textId="65E6AA53" w:rsidR="00AB5870" w:rsidRDefault="003635F6" w:rsidP="00AB5870">
      <w:pPr>
        <w:pStyle w:val="Brdtext"/>
        <w:spacing w:line="600" w:lineRule="auto"/>
        <w:rPr>
          <w:ins w:id="31" w:author="Olivia Imner" w:date="2018-07-07T12:55:00Z"/>
        </w:rPr>
      </w:pPr>
      <w:r>
        <w:t xml:space="preserve">För att kunna utvärdera fyra av Grades e-kurser utformade under 2017, och undersöka vilka delar av kurserna som det kan läggas mer fokus på om en implementation av DIM skulle ske. Utvärderingen utfördes genom att göra en utförligare undersökning av DIM och hur den tidigare har utnyttjats i praktiken, för att därefter utveckla påstående som korresponderade med modellens faser och element. </w:t>
      </w:r>
      <w:r w:rsidR="00A7729E">
        <w:t>U</w:t>
      </w:r>
      <w:r w:rsidR="005359E1">
        <w:t xml:space="preserve">tvärderingen ledde </w:t>
      </w:r>
      <w:r w:rsidR="00A7729E">
        <w:t xml:space="preserve">till att Presentations fasen i DIM hade ett högt resultat och Grades kurser har ett välarbetat material när studenten inleds till att gå kursen. Resultatet visade </w:t>
      </w:r>
      <w:r w:rsidR="00A80815">
        <w:t xml:space="preserve">(Figur 2a) </w:t>
      </w:r>
      <w:r w:rsidR="00A7729E">
        <w:t xml:space="preserve">också att Bedömning och Utvärderings fasen skulle Grade kunna lägga i centrum om de ska implementera DIM i kommande framtid. </w:t>
      </w:r>
      <w:r w:rsidR="006023B0">
        <w:t xml:space="preserve">Fasen gav ett lågt medelvärde på 1,5 jämfört med presentations fasen som hade </w:t>
      </w:r>
      <w:r w:rsidR="006023B0">
        <w:lastRenderedPageBreak/>
        <w:t xml:space="preserve">högsta poäng med medelvärde på 3,5. </w:t>
      </w:r>
      <w:r w:rsidR="00A7729E">
        <w:t xml:space="preserve">Deras föregående kurser </w:t>
      </w:r>
      <w:r w:rsidR="006023B0">
        <w:t xml:space="preserve">har ett medelmåttigt resultat och </w:t>
      </w:r>
      <w:r w:rsidR="00AB5870">
        <w:t>elementet validering ger vika åt att ingen av e-kurserna riktar sig åt att studenten ska ge någon egen respons till kursen. Studenten får inte heller</w:t>
      </w:r>
      <w:r w:rsidR="006023B0">
        <w:t xml:space="preserve"> </w:t>
      </w:r>
      <w:r w:rsidR="00A80815">
        <w:t xml:space="preserve">utvärdera sitt lärande </w:t>
      </w:r>
      <w:r w:rsidR="006023B0">
        <w:t>när en kursdel är klar</w:t>
      </w:r>
      <w:r w:rsidR="00AB5870">
        <w:t>, utan skickas fort vidare till nästa kursdel</w:t>
      </w:r>
      <w:r w:rsidR="006023B0">
        <w:t xml:space="preserve">. </w:t>
      </w:r>
      <w:r w:rsidR="008F57FC">
        <w:t>Grade</w:t>
      </w:r>
      <w:r w:rsidR="00AB5870">
        <w:t xml:space="preserve"> har</w:t>
      </w:r>
      <w:r w:rsidR="008F57FC">
        <w:t xml:space="preserve"> möjligheten att lä</w:t>
      </w:r>
      <w:r w:rsidR="00341EE8">
        <w:t>gga mer fokus på Bedömning och U</w:t>
      </w:r>
      <w:r w:rsidR="008F57FC">
        <w:t>tvärderings fasen för att uppnå pedagogisk lärande.</w:t>
      </w:r>
      <w:r w:rsidR="008F57FC" w:rsidRPr="008F57FC">
        <w:t xml:space="preserve"> </w:t>
      </w:r>
      <w:r w:rsidR="00AB5870">
        <w:t xml:space="preserve">Praktik fasen har ett resultat som visar att det finns självständiga övningar och periodisk granskning i Grades kurser och utgav att ha ett medelvärde på 2 (Figur 2b). Övervakning och återkoppling fasen har elementen ledtrådar och uppmaningar med ett lågt resultat men räddas upp med hjälp av support elementet. </w:t>
      </w:r>
      <w:r w:rsidR="00AB5870">
        <w:rPr>
          <w:rStyle w:val="Kommentarsreferens"/>
          <w:rFonts w:eastAsiaTheme="minorHAnsi" w:cstheme="minorBidi"/>
          <w:lang w:eastAsia="en-US"/>
        </w:rPr>
        <w:commentReference w:id="32"/>
      </w:r>
      <w:r w:rsidR="00116C97">
        <w:t xml:space="preserve">Sammanfattningsvis är slutsatsen av Figur 2, </w:t>
      </w:r>
      <w:r w:rsidR="00AB5870">
        <w:t xml:space="preserve">att Grade skulle behöva fokusera på att utveckla </w:t>
      </w:r>
      <w:r w:rsidR="00116C97">
        <w:t>DIM fasen Bedömning och Utvärdering eftersom den har för tillfället lägst resultat om en implementation skulle ske.</w:t>
      </w:r>
    </w:p>
    <w:p w14:paraId="108E933C" w14:textId="351AB887" w:rsidR="003635F6" w:rsidRPr="00A7729E" w:rsidRDefault="003635F6">
      <w:pPr>
        <w:pStyle w:val="Brdtext"/>
        <w:spacing w:line="600" w:lineRule="auto"/>
        <w:rPr>
          <w:ins w:id="33" w:author="Olivia Imner" w:date="2018-07-07T13:10:00Z"/>
        </w:rPr>
      </w:pPr>
    </w:p>
    <w:p w14:paraId="21CA5D8B" w14:textId="3BCEA6F1" w:rsidR="00B62141" w:rsidRDefault="006C7A2E">
      <w:pPr>
        <w:pStyle w:val="Brdtext"/>
        <w:spacing w:line="600" w:lineRule="auto"/>
        <w:rPr>
          <w:ins w:id="34" w:author="Olivia Imner" w:date="2018-07-07T12:55:00Z"/>
        </w:rPr>
      </w:pPr>
      <w:commentRangeStart w:id="35"/>
      <w:r w:rsidRPr="00A80815">
        <w:rPr>
          <w:color w:val="FF0000"/>
        </w:rPr>
        <w:t>D</w:t>
      </w:r>
      <w:commentRangeEnd w:id="35"/>
      <w:r w:rsidRPr="00A80815">
        <w:rPr>
          <w:rStyle w:val="Kommentarsreferens"/>
          <w:rFonts w:eastAsiaTheme="minorHAnsi" w:cstheme="minorBidi"/>
          <w:color w:val="FF0000"/>
          <w:lang w:eastAsia="en-US"/>
        </w:rPr>
        <w:commentReference w:id="35"/>
      </w:r>
      <w:r w:rsidRPr="00A80815">
        <w:rPr>
          <w:color w:val="FF0000"/>
        </w:rPr>
        <w:t>e fyra e-kurserna utvärderades med att använda DIM som mall för att förstå vilka delar av kursarna som Grade kan lägga mer fokus på för att kunna använda sig av modellen i framtida kurser.</w:t>
      </w:r>
      <w:r>
        <w:t xml:space="preserve"> </w:t>
      </w:r>
      <w:r w:rsidR="00747957" w:rsidRPr="008F57FC">
        <w:rPr>
          <w:color w:val="FF0000"/>
        </w:rPr>
        <w:t>Resultatet från utvärderingen av kurserna medförde att a</w:t>
      </w:r>
      <w:r w:rsidR="00D353FD" w:rsidRPr="008F57FC">
        <w:rPr>
          <w:color w:val="FF0000"/>
        </w:rPr>
        <w:t xml:space="preserve">lltefter de fyra faserna som DIM </w:t>
      </w:r>
      <w:r w:rsidR="00747957" w:rsidRPr="008F57FC">
        <w:rPr>
          <w:color w:val="FF0000"/>
        </w:rPr>
        <w:t xml:space="preserve">innehåller var det bedömning och utvärderings fasen som gav </w:t>
      </w:r>
      <w:commentRangeStart w:id="36"/>
      <w:r w:rsidR="00747957" w:rsidRPr="008F57FC">
        <w:rPr>
          <w:color w:val="FF0000"/>
        </w:rPr>
        <w:t>minst poäng</w:t>
      </w:r>
      <w:ins w:id="37" w:author="Olivia Imner" w:date="2018-07-07T12:53:00Z">
        <w:r w:rsidR="00B62141" w:rsidRPr="008F57FC">
          <w:rPr>
            <w:color w:val="FF0000"/>
          </w:rPr>
          <w:t xml:space="preserve"> </w:t>
        </w:r>
      </w:ins>
      <w:commentRangeEnd w:id="36"/>
      <w:ins w:id="38" w:author="Olivia Imner" w:date="2018-07-07T13:12:00Z">
        <w:r w:rsidR="00825C89" w:rsidRPr="008F57FC">
          <w:rPr>
            <w:rStyle w:val="Kommentarsreferens"/>
            <w:rFonts w:eastAsiaTheme="minorHAnsi" w:cstheme="minorBidi"/>
            <w:color w:val="FF0000"/>
            <w:lang w:eastAsia="en-US"/>
          </w:rPr>
          <w:commentReference w:id="36"/>
        </w:r>
      </w:ins>
      <w:ins w:id="40" w:author="Olivia Imner" w:date="2018-07-07T12:53:00Z">
        <w:r w:rsidR="00B62141" w:rsidRPr="008F57FC">
          <w:rPr>
            <w:color w:val="FF0000"/>
          </w:rPr>
          <w:t>(</w:t>
        </w:r>
        <w:r w:rsidR="00B62141" w:rsidRPr="008F57FC">
          <w:rPr>
            <w:color w:val="FF0000"/>
          </w:rPr>
          <w:fldChar w:fldCharType="begin"/>
        </w:r>
        <w:r w:rsidR="00B62141" w:rsidRPr="008F57FC">
          <w:rPr>
            <w:color w:val="FF0000"/>
          </w:rPr>
          <w:instrText>REF _Ref489810859 \h</w:instrText>
        </w:r>
        <w:r w:rsidR="00B62141" w:rsidRPr="008F57FC">
          <w:rPr>
            <w:color w:val="FF0000"/>
          </w:rPr>
        </w:r>
        <w:r w:rsidR="00B62141" w:rsidRPr="008F57FC">
          <w:rPr>
            <w:color w:val="FF0000"/>
          </w:rPr>
          <w:fldChar w:fldCharType="separate"/>
        </w:r>
      </w:ins>
      <w:r w:rsidR="00B62141" w:rsidRPr="008F57FC">
        <w:rPr>
          <w:color w:val="FF0000"/>
        </w:rPr>
        <w:t>Figur 2</w:t>
      </w:r>
      <w:ins w:id="41" w:author="Olivia Imner" w:date="2018-07-07T12:53:00Z">
        <w:r w:rsidR="00B62141" w:rsidRPr="008F57FC">
          <w:rPr>
            <w:color w:val="FF0000"/>
          </w:rPr>
          <w:fldChar w:fldCharType="end"/>
        </w:r>
        <w:r w:rsidR="00B62141" w:rsidRPr="008F57FC">
          <w:rPr>
            <w:color w:val="FF0000"/>
          </w:rPr>
          <w:t>a)</w:t>
        </w:r>
      </w:ins>
      <w:r w:rsidR="00747957" w:rsidRPr="008F57FC">
        <w:rPr>
          <w:color w:val="FF0000"/>
        </w:rPr>
        <w:t>. Det gav ett lågt medelvärde på 1,5 jämfört med presentations fasen som</w:t>
      </w:r>
      <w:ins w:id="42" w:author="Olivia Imner" w:date="2018-07-07T13:16:00Z">
        <w:r w:rsidR="00825C89" w:rsidRPr="008F57FC">
          <w:rPr>
            <w:color w:val="FF0000"/>
          </w:rPr>
          <w:t xml:space="preserve"> hade</w:t>
        </w:r>
      </w:ins>
      <w:r w:rsidR="00747957" w:rsidRPr="008F57FC">
        <w:rPr>
          <w:color w:val="FF0000"/>
        </w:rPr>
        <w:t xml:space="preserve"> </w:t>
      </w:r>
      <w:ins w:id="43" w:author="Olivia Imner" w:date="2018-07-07T13:15:00Z">
        <w:r w:rsidR="00825C89" w:rsidRPr="008F57FC">
          <w:rPr>
            <w:color w:val="FF0000"/>
          </w:rPr>
          <w:t xml:space="preserve">högsta poäng med </w:t>
        </w:r>
      </w:ins>
      <w:r w:rsidR="00747957" w:rsidRPr="008F57FC">
        <w:rPr>
          <w:strike/>
          <w:color w:val="FF0000"/>
          <w:rPrChange w:id="44" w:author="Olivia Imner" w:date="2018-07-07T13:15:00Z">
            <w:rPr/>
          </w:rPrChange>
        </w:rPr>
        <w:t>fick högt</w:t>
      </w:r>
      <w:r w:rsidR="00747957" w:rsidRPr="008F57FC">
        <w:rPr>
          <w:color w:val="FF0000"/>
        </w:rPr>
        <w:t xml:space="preserve"> medelvärde på 3,5. Det kan ge Grade möjligheten att lägga mer fokus på </w:t>
      </w:r>
      <w:commentRangeStart w:id="45"/>
      <w:r w:rsidR="00747957" w:rsidRPr="008F57FC">
        <w:rPr>
          <w:color w:val="FF0000"/>
        </w:rPr>
        <w:t xml:space="preserve">denna </w:t>
      </w:r>
      <w:commentRangeEnd w:id="45"/>
      <w:r w:rsidR="00825C89" w:rsidRPr="008F57FC">
        <w:rPr>
          <w:rStyle w:val="Kommentarsreferens"/>
          <w:rFonts w:eastAsiaTheme="minorHAnsi" w:cstheme="minorBidi"/>
          <w:color w:val="FF0000"/>
          <w:lang w:eastAsia="en-US"/>
        </w:rPr>
        <w:commentReference w:id="45"/>
      </w:r>
      <w:r w:rsidR="00747957" w:rsidRPr="008F57FC">
        <w:rPr>
          <w:color w:val="FF0000"/>
        </w:rPr>
        <w:t>fas för att uppnå pedagogisk lärande.</w:t>
      </w:r>
      <w:r w:rsidR="00747957">
        <w:t xml:space="preserve"> </w:t>
      </w:r>
      <w:r w:rsidR="00747957" w:rsidRPr="00116C97">
        <w:rPr>
          <w:color w:val="FF0000"/>
        </w:rPr>
        <w:t xml:space="preserve">För att utgå från en mer </w:t>
      </w:r>
      <w:commentRangeStart w:id="46"/>
      <w:r w:rsidR="00747957" w:rsidRPr="00116C97">
        <w:rPr>
          <w:color w:val="FF0000"/>
        </w:rPr>
        <w:t xml:space="preserve">angränsande aspekt </w:t>
      </w:r>
      <w:commentRangeEnd w:id="46"/>
      <w:r w:rsidR="00825C89" w:rsidRPr="00116C97">
        <w:rPr>
          <w:rStyle w:val="Kommentarsreferens"/>
          <w:rFonts w:eastAsiaTheme="minorHAnsi" w:cstheme="minorBidi"/>
          <w:color w:val="FF0000"/>
          <w:lang w:eastAsia="en-US"/>
        </w:rPr>
        <w:commentReference w:id="46"/>
      </w:r>
      <w:r w:rsidR="00747957" w:rsidRPr="00116C97">
        <w:rPr>
          <w:color w:val="FF0000"/>
        </w:rPr>
        <w:t xml:space="preserve">har resultatet </w:t>
      </w:r>
      <w:commentRangeStart w:id="47"/>
      <w:r w:rsidR="00747957" w:rsidRPr="00116C97">
        <w:rPr>
          <w:color w:val="FF0000"/>
        </w:rPr>
        <w:t>(Fig</w:t>
      </w:r>
      <w:r w:rsidR="00D353FD" w:rsidRPr="00116C97">
        <w:rPr>
          <w:color w:val="FF0000"/>
        </w:rPr>
        <w:t xml:space="preserve">ur 2b) </w:t>
      </w:r>
      <w:commentRangeEnd w:id="47"/>
      <w:r w:rsidR="00825C89" w:rsidRPr="00116C97">
        <w:rPr>
          <w:rStyle w:val="Kommentarsreferens"/>
          <w:rFonts w:eastAsiaTheme="minorHAnsi" w:cstheme="minorBidi"/>
          <w:color w:val="FF0000"/>
          <w:lang w:eastAsia="en-US"/>
        </w:rPr>
        <w:commentReference w:id="47"/>
      </w:r>
      <w:r w:rsidR="00D353FD" w:rsidRPr="00116C97">
        <w:rPr>
          <w:color w:val="FF0000"/>
        </w:rPr>
        <w:t xml:space="preserve">från utvärderingen av DIM </w:t>
      </w:r>
      <w:r w:rsidR="00747957" w:rsidRPr="00116C97">
        <w:rPr>
          <w:color w:val="FF0000"/>
        </w:rPr>
        <w:t xml:space="preserve">element visat att presentation fasen i Grades alla fyra kurser har ett ytterst </w:t>
      </w:r>
      <w:commentRangeStart w:id="48"/>
      <w:r w:rsidR="00747957" w:rsidRPr="00116C97">
        <w:rPr>
          <w:color w:val="FF0000"/>
        </w:rPr>
        <w:t>bearbetade material</w:t>
      </w:r>
      <w:commentRangeEnd w:id="48"/>
      <w:r w:rsidR="00825C89" w:rsidRPr="00116C97">
        <w:rPr>
          <w:rStyle w:val="Kommentarsreferens"/>
          <w:rFonts w:eastAsiaTheme="minorHAnsi" w:cstheme="minorBidi"/>
          <w:color w:val="FF0000"/>
          <w:lang w:eastAsia="en-US"/>
        </w:rPr>
        <w:commentReference w:id="48"/>
      </w:r>
      <w:r w:rsidR="00747957" w:rsidRPr="00116C97">
        <w:rPr>
          <w:color w:val="FF0000"/>
        </w:rPr>
        <w:t xml:space="preserve">. Det som emellertid saknas är att visa förståelse i presentation fasen och som har en låg prognos. Praktik fasen </w:t>
      </w:r>
      <w:commentRangeStart w:id="49"/>
      <w:r w:rsidR="00747957" w:rsidRPr="00116C97">
        <w:rPr>
          <w:color w:val="FF0000"/>
        </w:rPr>
        <w:t xml:space="preserve">ett generellt hög poäng </w:t>
      </w:r>
      <w:commentRangeEnd w:id="49"/>
      <w:r w:rsidR="00825C89" w:rsidRPr="00116C97">
        <w:rPr>
          <w:rStyle w:val="Kommentarsreferens"/>
          <w:rFonts w:eastAsiaTheme="minorHAnsi" w:cstheme="minorBidi"/>
          <w:color w:val="FF0000"/>
          <w:lang w:eastAsia="en-US"/>
        </w:rPr>
        <w:commentReference w:id="49"/>
      </w:r>
      <w:r w:rsidR="00747957" w:rsidRPr="00116C97">
        <w:rPr>
          <w:color w:val="FF0000"/>
        </w:rPr>
        <w:t xml:space="preserve">och elementen självständiga övningar och periodisk granskning gav båda medelvärdet 2. Modellfasen bedömning och utvärdering har lägst resultat och de innehållande elementen har båda ett </w:t>
      </w:r>
      <w:r w:rsidR="00747957" w:rsidRPr="00116C97">
        <w:rPr>
          <w:color w:val="FF0000"/>
        </w:rPr>
        <w:lastRenderedPageBreak/>
        <w:t>medelvärde under 2. Elementet validering ger vika åt att ingen av e-kurserna riktar sig åt att studenten ska ge någon egen respons till kursen.  Övervakning och återkoppling fasen har elementen ledtrådar och uppmaningar med ett lågt resultat men räddas upp med hjälp av support elementet.</w:t>
      </w:r>
      <w:r w:rsidR="00747957">
        <w:t xml:space="preserve"> </w:t>
      </w:r>
      <w:r w:rsidR="00825C89">
        <w:rPr>
          <w:rStyle w:val="Kommentarsreferens"/>
          <w:rFonts w:eastAsiaTheme="minorHAnsi" w:cstheme="minorBidi"/>
          <w:lang w:eastAsia="en-US"/>
        </w:rPr>
        <w:commentReference w:id="50"/>
      </w:r>
    </w:p>
    <w:p w14:paraId="22D5C029" w14:textId="77777777" w:rsidR="00B62141" w:rsidRDefault="00B62141" w:rsidP="00B62141">
      <w:pPr>
        <w:rPr>
          <w:ins w:id="51" w:author="Olivia Imner" w:date="2018-07-07T12:56:00Z"/>
        </w:rPr>
      </w:pPr>
      <w:ins w:id="52"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53" w:author="Olivia Imner" w:date="2018-07-07T12:56:00Z"/>
          <w:b/>
        </w:rPr>
      </w:pPr>
    </w:p>
    <w:p w14:paraId="5D632DCF" w14:textId="7DB75094" w:rsidR="00016F30" w:rsidRPr="00016F30" w:rsidRDefault="009F01CE" w:rsidP="00016F30">
      <w:pPr>
        <w:rPr>
          <w:b/>
          <w:sz w:val="20"/>
          <w:szCs w:val="20"/>
        </w:rPr>
      </w:pPr>
      <w:r w:rsidRPr="00016F30">
        <w:rPr>
          <w:b/>
        </w:rPr>
        <w:t xml:space="preserve">Figur </w:t>
      </w:r>
      <w:ins w:id="54" w:author="Olivia Imner" w:date="2018-07-07T12:56:00Z">
        <w:r w:rsidR="00B62141" w:rsidRPr="00016F30">
          <w:rPr>
            <w:b/>
          </w:rPr>
          <w:fldChar w:fldCharType="begin"/>
        </w:r>
        <w:r w:rsidR="00B62141" w:rsidRPr="00016F30">
          <w:rPr>
            <w:b/>
          </w:rPr>
          <w:instrText xml:space="preserve"> SEQ Figur \* ARABIC </w:instrText>
        </w:r>
        <w:r w:rsidR="00B62141" w:rsidRPr="00016F30">
          <w:rPr>
            <w:b/>
          </w:rPr>
          <w:fldChar w:fldCharType="separate"/>
        </w:r>
      </w:ins>
      <w:r w:rsidR="00B62141" w:rsidRPr="00016F30">
        <w:rPr>
          <w:b/>
          <w:noProof/>
        </w:rPr>
        <w:t>2</w:t>
      </w:r>
      <w:ins w:id="55" w:author="Olivia Imner" w:date="2018-07-07T12:56:00Z">
        <w:r w:rsidR="00B62141" w:rsidRPr="00016F30">
          <w:rPr>
            <w:b/>
          </w:rPr>
          <w:fldChar w:fldCharType="end"/>
        </w:r>
        <w:r w:rsidR="00B62141" w:rsidRPr="00016F30">
          <w:rPr>
            <w:b/>
          </w:rPr>
          <w:t xml:space="preserve"> </w:t>
        </w:r>
      </w:ins>
      <w:r w:rsidRPr="00016F30">
        <w:rPr>
          <w:b/>
        </w:rPr>
        <w:t>Resultatet av DIM utvärderingen från Grades föregående kurser.</w:t>
      </w:r>
      <w:r w:rsidR="00016F30" w:rsidRPr="00016F30">
        <w:rPr>
          <w:b/>
        </w:rPr>
        <w:t xml:space="preserve"> </w:t>
      </w:r>
      <w:r w:rsidR="00016F30" w:rsidRPr="00016F30">
        <w:rPr>
          <w:b/>
          <w:sz w:val="20"/>
          <w:szCs w:val="20"/>
        </w:rPr>
        <w:t>Inlärning av specifik kunskap eller färdighet (ISKF), Förklaring till vad som ska läras (FTL)</w:t>
      </w:r>
      <w:r w:rsidR="00016F30">
        <w:rPr>
          <w:b/>
          <w:sz w:val="20"/>
          <w:szCs w:val="20"/>
        </w:rPr>
        <w:t>.</w:t>
      </w:r>
    </w:p>
    <w:p w14:paraId="26383EF1" w14:textId="6233196C" w:rsidR="00B62141" w:rsidRDefault="00B62141" w:rsidP="00B62141">
      <w:pPr>
        <w:pStyle w:val="Beskrivning"/>
        <w:rPr>
          <w:ins w:id="56" w:author="Olivia Imner" w:date="2018-07-07T12:56:00Z"/>
          <w:i w:val="0"/>
        </w:rPr>
      </w:pPr>
      <w:r>
        <w:rPr>
          <w:b/>
          <w:i w:val="0"/>
        </w:rPr>
        <w:t xml:space="preserve"> A)</w:t>
      </w:r>
      <w:r>
        <w:rPr>
          <w:i w:val="0"/>
        </w:rPr>
        <w:t xml:space="preserve"> </w:t>
      </w:r>
      <w:r w:rsidR="009F01CE">
        <w:rPr>
          <w:i w:val="0"/>
        </w:rPr>
        <w:t xml:space="preserve">Prickarna representerar poäng från vardera DIM fas och den vågräta linjen representerar medelvärdet på total poäng. </w:t>
      </w:r>
      <w:r>
        <w:rPr>
          <w:b/>
          <w:i w:val="0"/>
        </w:rPr>
        <w:t>B)</w:t>
      </w:r>
      <w:r>
        <w:rPr>
          <w:i w:val="0"/>
        </w:rPr>
        <w:t xml:space="preserve"> </w:t>
      </w:r>
      <w:r w:rsidR="009F01CE">
        <w:rPr>
          <w:i w:val="0"/>
        </w:rPr>
        <w:t xml:space="preserve">DIM </w:t>
      </w:r>
      <w:r w:rsidR="00324B55">
        <w:rPr>
          <w:i w:val="0"/>
        </w:rPr>
        <w:t xml:space="preserve">faser och element presenteras för att se elementen som behöver läggas fokus på. </w:t>
      </w:r>
    </w:p>
    <w:p w14:paraId="44B95251" w14:textId="77777777" w:rsidR="00B62141" w:rsidRDefault="00B62141">
      <w:pPr>
        <w:pStyle w:val="Brdtext"/>
        <w:spacing w:line="600" w:lineRule="auto"/>
        <w:rPr>
          <w:ins w:id="57" w:author="Olivia Imner" w:date="2018-07-07T12:55:00Z"/>
        </w:rPr>
      </w:pPr>
    </w:p>
    <w:p w14:paraId="1CAD76E9" w14:textId="6E27BA42" w:rsidR="00EE1B74" w:rsidRDefault="007B5E7A">
      <w:pPr>
        <w:pStyle w:val="Brdtext"/>
        <w:spacing w:line="600" w:lineRule="auto"/>
        <w:rPr>
          <w:b/>
        </w:rPr>
      </w:pPr>
      <w:r>
        <w:rPr>
          <w:b/>
        </w:rPr>
        <w:t xml:space="preserve">Grades </w:t>
      </w:r>
      <w:r w:rsidR="00F031C2">
        <w:rPr>
          <w:b/>
        </w:rPr>
        <w:t>tidigare</w:t>
      </w:r>
      <w:r>
        <w:rPr>
          <w:b/>
        </w:rPr>
        <w:t xml:space="preserve"> kurser visar att Presentations fasen erhåller ett </w:t>
      </w:r>
      <w:r w:rsidR="006C706B">
        <w:rPr>
          <w:b/>
        </w:rPr>
        <w:t>starkt</w:t>
      </w:r>
      <w:r>
        <w:rPr>
          <w:b/>
        </w:rPr>
        <w:t xml:space="preserve"> gensvar</w:t>
      </w:r>
    </w:p>
    <w:p w14:paraId="2537EA90" w14:textId="597C19E6" w:rsidR="00970486" w:rsidRDefault="00EE1B74">
      <w:pPr>
        <w:pStyle w:val="Brdtext"/>
        <w:spacing w:line="600" w:lineRule="auto"/>
      </w:pPr>
      <w:r>
        <w:t xml:space="preserve">Målet med att </w:t>
      </w:r>
      <w:r w:rsidR="00442DC0">
        <w:t xml:space="preserve">slumpmässigt </w:t>
      </w:r>
      <w:r>
        <w:t xml:space="preserve">utse </w:t>
      </w:r>
      <w:r w:rsidR="006C706B">
        <w:t xml:space="preserve">tidigare kurser </w:t>
      </w:r>
      <w:r w:rsidR="00016F30">
        <w:t>för att</w:t>
      </w:r>
      <w:r w:rsidR="007B5E7A">
        <w:t xml:space="preserve"> utvärdera </w:t>
      </w:r>
      <w:r w:rsidR="006C706B">
        <w:t xml:space="preserve">de </w:t>
      </w:r>
      <w:r>
        <w:t xml:space="preserve">tillsammans med DIM, </w:t>
      </w:r>
      <w:r w:rsidR="007B5E7A">
        <w:t xml:space="preserve">var </w:t>
      </w:r>
      <w:r>
        <w:t xml:space="preserve">att </w:t>
      </w:r>
      <w:r w:rsidR="006C706B">
        <w:t>få</w:t>
      </w:r>
      <w:r>
        <w:t xml:space="preserve"> </w:t>
      </w:r>
      <w:r w:rsidR="006C706B">
        <w:t xml:space="preserve">kännedom om vilka DIM faser som Grade behöver </w:t>
      </w:r>
      <w:r>
        <w:t>fokusera</w:t>
      </w:r>
      <w:r w:rsidR="006C706B">
        <w:t xml:space="preserve"> på</w:t>
      </w:r>
      <w:r>
        <w:t xml:space="preserve"> när en implementation</w:t>
      </w:r>
      <w:r w:rsidR="007501EE">
        <w:t xml:space="preserve"> </w:t>
      </w:r>
      <w:r w:rsidR="006C706B">
        <w:t xml:space="preserve">äger rum. </w:t>
      </w:r>
      <w:r w:rsidR="00016F30">
        <w:t xml:space="preserve">Resultatet i </w:t>
      </w:r>
      <w:r w:rsidR="00970486">
        <w:t>Figur 3a 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betyder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hög </w:t>
      </w:r>
      <w:r w:rsidR="00CA0190">
        <w:t xml:space="preserve">kapacitet </w:t>
      </w:r>
      <w:r w:rsidR="00CA0190">
        <w:lastRenderedPageBreak/>
        <w:t>igenom</w:t>
      </w:r>
      <w:r w:rsidR="001B6382">
        <w:t xml:space="preserve"> </w:t>
      </w:r>
      <w:r w:rsidR="00CA0190">
        <w:t xml:space="preserve">alla </w:t>
      </w:r>
      <w:r w:rsidR="001B6382">
        <w:t>DIM</w:t>
      </w:r>
      <w:r w:rsidR="00CA0190">
        <w:t>’s</w:t>
      </w:r>
      <w:r w:rsidR="001B6382">
        <w:t xml:space="preserve"> faser och </w:t>
      </w:r>
      <w:r w:rsidR="00CA0190">
        <w:t>kan ge möjligen ge anvisningar</w:t>
      </w:r>
      <w:bookmarkStart w:id="58" w:name="_GoBack"/>
      <w:bookmarkEnd w:id="58"/>
      <w:r w:rsidR="00CA0190">
        <w:t xml:space="preserve"> på hur Grade ska börja arbeta med Bedömning och Utvärderings faser eftersom den delen i deras kurser har ett medelmåttigt resultat. </w:t>
      </w:r>
    </w:p>
    <w:p w14:paraId="36573804" w14:textId="123ADD11" w:rsidR="00825704" w:rsidRPr="00F031C2" w:rsidRDefault="00747957">
      <w:pPr>
        <w:pStyle w:val="Brdtext"/>
        <w:spacing w:line="600" w:lineRule="auto"/>
        <w:rPr>
          <w:b/>
          <w:color w:val="FF0000"/>
        </w:rPr>
      </w:pPr>
      <w:commentRangeStart w:id="59"/>
      <w:commentRangeStart w:id="60"/>
      <w:r w:rsidRPr="00F031C2">
        <w:rPr>
          <w:color w:val="FF0000"/>
        </w:rPr>
        <w:t>D</w:t>
      </w:r>
      <w:commentRangeEnd w:id="59"/>
      <w:r w:rsidR="00620875" w:rsidRPr="00F031C2">
        <w:rPr>
          <w:rStyle w:val="Kommentarsreferens"/>
          <w:rFonts w:eastAsiaTheme="minorHAnsi" w:cstheme="minorBidi"/>
          <w:color w:val="FF0000"/>
          <w:lang w:eastAsia="en-US"/>
        </w:rPr>
        <w:commentReference w:id="59"/>
      </w:r>
      <w:r w:rsidRPr="00F031C2">
        <w:rPr>
          <w:color w:val="FF0000"/>
        </w:rPr>
        <w:t>e</w:t>
      </w:r>
      <w:commentRangeEnd w:id="60"/>
      <w:r w:rsidR="00A810B3" w:rsidRPr="00F031C2">
        <w:rPr>
          <w:rStyle w:val="Kommentarsreferens"/>
          <w:rFonts w:eastAsiaTheme="minorHAnsi" w:cstheme="minorBidi"/>
          <w:color w:val="FF0000"/>
          <w:lang w:eastAsia="en-US"/>
        </w:rPr>
        <w:commentReference w:id="60"/>
      </w:r>
      <w:r w:rsidRPr="00F031C2">
        <w:rPr>
          <w:color w:val="FF0000"/>
        </w:rPr>
        <w:t xml:space="preserve"> fyra kurserna visar (Figur </w:t>
      </w:r>
      <w:r w:rsidR="00576FC7" w:rsidRPr="00F031C2">
        <w:rPr>
          <w:color w:val="FF0000"/>
        </w:rPr>
        <w:t>3a</w:t>
      </w:r>
      <w:r w:rsidRPr="00F031C2">
        <w:rPr>
          <w:color w:val="FF0000"/>
        </w:rPr>
        <w:t xml:space="preserve">) att de resulterar i att de har jämt fördelade poäng som tenderar att utge liknande medelvärde respektive kurs. De utvärderade kurserna har generellt ett lågt medelvärde i bedömning och utvärderings fasen (Figur </w:t>
      </w:r>
      <w:r w:rsidR="00576FC7" w:rsidRPr="00F031C2">
        <w:rPr>
          <w:color w:val="FF0000"/>
        </w:rPr>
        <w:t>3b)</w:t>
      </w:r>
      <w:r w:rsidRPr="00F031C2">
        <w:rPr>
          <w:color w:val="FF0000"/>
        </w:rPr>
        <w:t>, p</w:t>
      </w:r>
      <w:r w:rsidRPr="00F031C2">
        <w:rPr>
          <w:color w:val="FF0000"/>
          <w:szCs w:val="22"/>
        </w:rPr>
        <w:t xml:space="preserve">å grund av detta kunde det dras en slutsats att Grade ska lägga sin fokus på denna modell fas för att kunna leverera en produkt med en generellt grundläggande pedagogik. </w:t>
      </w:r>
    </w:p>
    <w:p w14:paraId="0EC0EE8F" w14:textId="77777777" w:rsidR="00B62141" w:rsidRDefault="00B62141" w:rsidP="00B62141">
      <w:pPr>
        <w:rPr>
          <w:ins w:id="61" w:author="Olivia Imner" w:date="2018-07-07T12:55:00Z"/>
          <w:sz w:val="20"/>
          <w:szCs w:val="20"/>
        </w:rPr>
      </w:pPr>
      <w:bookmarkStart w:id="62" w:name="_Ref489810823"/>
      <w:bookmarkStart w:id="63" w:name="_Toc489811950"/>
    </w:p>
    <w:p w14:paraId="67E29968" w14:textId="77777777" w:rsidR="00B62141" w:rsidRDefault="00B62141" w:rsidP="00B62141">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847B17A"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A)</w:t>
      </w:r>
      <w:r>
        <w:rPr>
          <w:i w:val="0"/>
        </w:rPr>
        <w:t xml:space="preserve"> </w:t>
      </w:r>
      <w:r w:rsidR="00DC423F">
        <w:rPr>
          <w:i w:val="0"/>
        </w:rPr>
        <w:t>Kurser och tillsammans med den totala poängen utsprid</w:t>
      </w:r>
      <w:r w:rsidR="00016F30">
        <w:rPr>
          <w:i w:val="0"/>
        </w:rPr>
        <w:t>d</w:t>
      </w:r>
      <w:r w:rsidR="00DC423F">
        <w:rPr>
          <w:i w:val="0"/>
        </w:rPr>
        <w:t xml:space="preserve"> beroende på poäng</w:t>
      </w:r>
      <w:r w:rsidR="00016F30">
        <w:rPr>
          <w:i w:val="0"/>
        </w:rPr>
        <w:t>.</w:t>
      </w:r>
      <w:r w:rsidR="00DC423F">
        <w:rPr>
          <w:i w:val="0"/>
        </w:rPr>
        <w:t xml:space="preserve"> </w:t>
      </w:r>
      <w:r w:rsidR="00016F30" w:rsidRPr="00016F30">
        <w:rPr>
          <w:b/>
          <w:i w:val="0"/>
        </w:rPr>
        <w:t>B</w:t>
      </w:r>
      <w:r>
        <w:rPr>
          <w:b/>
          <w:i w:val="0"/>
        </w:rPr>
        <w:t>)</w:t>
      </w:r>
      <w:r>
        <w:rPr>
          <w:i w:val="0"/>
        </w:rPr>
        <w:t xml:space="preserve"> </w:t>
      </w:r>
      <w:bookmarkEnd w:id="62"/>
      <w:bookmarkEnd w:id="63"/>
      <w:r w:rsidR="00682383">
        <w:rPr>
          <w:i w:val="0"/>
        </w:rPr>
        <w:t xml:space="preserve">Kurser och spridningen av poäng efter DIM faser.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64" w:name="_Toc391456185"/>
      <w:bookmarkEnd w:id="64"/>
      <w:r>
        <w:rPr>
          <w:lang w:val="sv-SE"/>
        </w:rPr>
        <w:lastRenderedPageBreak/>
        <w:t>Diskussion</w:t>
      </w:r>
    </w:p>
    <w:p w14:paraId="5DC81AAC" w14:textId="776953D3" w:rsidR="00825704"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Resultatet visade att Direkt instruktion modellen passar Grades pedagogiska ansats och fokusen behöver rikta sig åt att studenten får ge egna utvärderingar inom kurserna. Resultatet innebär att Grade kan få en bestämd pedagogik ansats att följa, samt att kunna utvärdera att deras kurser levererar ett fullkomligt lärande till studenten. </w:t>
      </w:r>
    </w:p>
    <w:p w14:paraId="66F38E48" w14:textId="77777777" w:rsidR="008F57FC" w:rsidRPr="008F57FC" w:rsidRDefault="008F57FC">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65" w:name="_Toc391456186"/>
      <w:bookmarkEnd w:id="65"/>
      <w:r>
        <w:rPr>
          <w:lang w:val="sv-SE"/>
        </w:rPr>
        <w:lastRenderedPageBreak/>
        <w:t>Referenser</w:t>
      </w:r>
    </w:p>
    <w:p w14:paraId="1A7700B7" w14:textId="77777777" w:rsidR="00825704" w:rsidRDefault="00747957">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761462">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http://empresas.sence.cl/documentos/elearning/E-learning.%20Art%EDculo%20de%20Joanne%20Capper%20(Ingl%E9s).pdf</w:t>
        </w:r>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Insight Research, </w:t>
      </w:r>
      <w:r>
        <w:rPr>
          <w:rFonts w:eastAsia="Times New Roman" w:cs="Times New Roman"/>
        </w:rPr>
        <w:t>rapport hämtat 6/6-2018</w:t>
      </w:r>
    </w:p>
    <w:p w14:paraId="534D4A5C" w14:textId="77777777" w:rsidR="00825704" w:rsidRDefault="00761462">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761462">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761462">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761462">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Mayes..lägg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66" w:name="__Fieldmark__1067_823957682"/>
      <w:bookmarkStart w:id="67" w:name="__Fieldmark__744_3764101930"/>
      <w:bookmarkEnd w:id="66"/>
      <w:bookmarkEnd w:id="67"/>
    </w:p>
    <w:p w14:paraId="5B735152"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68" w:name="_Toc391456187"/>
      <w:bookmarkEnd w:id="68"/>
      <w:r>
        <w:rPr>
          <w:lang w:val="sv-SE"/>
        </w:rPr>
        <w:lastRenderedPageBreak/>
        <w:t>Bilaga A – Intervjufrågor</w:t>
      </w:r>
    </w:p>
    <w:p w14:paraId="490AF5FC" w14:textId="77777777" w:rsidR="00825704" w:rsidRDefault="00747957">
      <w:pPr>
        <w:rPr>
          <w:rStyle w:val="Starkbetoning"/>
          <w:i w:val="0"/>
          <w:color w:val="00000A"/>
          <w:sz w:val="28"/>
          <w:szCs w:val="28"/>
        </w:rPr>
      </w:pPr>
      <w:r>
        <w:rPr>
          <w:rStyle w:val="Starkbetoning"/>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Underrubrik"/>
        <w:rPr>
          <w:rStyle w:val="Starkbetoning"/>
          <w:color w:val="00000A"/>
          <w:sz w:val="23"/>
          <w:szCs w:val="23"/>
        </w:rPr>
      </w:pPr>
    </w:p>
    <w:p w14:paraId="703DAB88" w14:textId="77777777" w:rsidR="00825704" w:rsidRDefault="00747957">
      <w:pPr>
        <w:pStyle w:val="Underrubrik"/>
        <w:rPr>
          <w:rStyle w:val="Starkbetoning"/>
          <w:color w:val="00000A"/>
          <w:sz w:val="23"/>
          <w:szCs w:val="23"/>
        </w:rPr>
      </w:pPr>
      <w:r>
        <w:rPr>
          <w:rStyle w:val="Starkbetoning"/>
          <w:color w:val="00000A"/>
          <w:sz w:val="23"/>
          <w:szCs w:val="23"/>
        </w:rPr>
        <w:t xml:space="preserve">Inledning </w:t>
      </w:r>
    </w:p>
    <w:p w14:paraId="08EA7287" w14:textId="77777777" w:rsidR="00825704" w:rsidRDefault="00825704"/>
    <w:p w14:paraId="25384AB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Underrubrik"/>
        <w:jc w:val="both"/>
        <w:rPr>
          <w:rFonts w:eastAsiaTheme="minorEastAsia" w:cstheme="minorBidi"/>
          <w:i w:val="0"/>
          <w:iCs w:val="0"/>
          <w:color w:val="00000A"/>
          <w:spacing w:val="0"/>
          <w:sz w:val="23"/>
          <w:szCs w:val="23"/>
        </w:rPr>
      </w:pPr>
    </w:p>
    <w:p w14:paraId="5CE58C2E" w14:textId="77777777" w:rsidR="00825704" w:rsidRDefault="00747957">
      <w:pPr>
        <w:pStyle w:val="Underrubrik"/>
        <w:rPr>
          <w:rStyle w:val="Starkbetoning"/>
          <w:color w:val="00000A"/>
          <w:sz w:val="23"/>
          <w:szCs w:val="23"/>
        </w:rPr>
      </w:pPr>
      <w:r>
        <w:rPr>
          <w:rStyle w:val="Starkbetoning"/>
          <w:color w:val="00000A"/>
          <w:sz w:val="23"/>
          <w:szCs w:val="23"/>
        </w:rPr>
        <w:t>Uppmuntra deltagande</w:t>
      </w:r>
    </w:p>
    <w:p w14:paraId="6D3FA0FE" w14:textId="77777777" w:rsidR="00825704" w:rsidRDefault="00825704"/>
    <w:p w14:paraId="3D1019C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stycke"/>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61EE0F7E" w14:textId="77777777" w:rsidR="00825704" w:rsidRDefault="00825704"/>
    <w:p w14:paraId="04D53D4D"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039D755D" w14:textId="77777777" w:rsidR="00825704" w:rsidRDefault="00825704">
      <w:pPr>
        <w:pStyle w:val="Liststycke"/>
        <w:ind w:left="360"/>
        <w:rPr>
          <w:rStyle w:val="Betoning"/>
          <w:rFonts w:ascii="Times New Roman" w:hAnsi="Times New Roman" w:cs="Times New Roman"/>
          <w:i w:val="0"/>
          <w:sz w:val="22"/>
          <w:szCs w:val="22"/>
        </w:rPr>
      </w:pPr>
    </w:p>
    <w:p w14:paraId="4AAC21B7"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Betoning"/>
          <w:rFonts w:cs="Times New Roman"/>
          <w:i w:val="0"/>
        </w:rPr>
      </w:pPr>
    </w:p>
    <w:p w14:paraId="45656C32"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Underrubrik"/>
        <w:rPr>
          <w:b/>
          <w:i w:val="0"/>
          <w:color w:val="00000A"/>
          <w:sz w:val="23"/>
          <w:szCs w:val="23"/>
        </w:rPr>
      </w:pPr>
    </w:p>
    <w:p w14:paraId="744FD836" w14:textId="77777777" w:rsidR="00825704" w:rsidRDefault="00825704">
      <w:pPr>
        <w:pStyle w:val="Underrubrik"/>
        <w:rPr>
          <w:b/>
          <w:i w:val="0"/>
          <w:color w:val="00000A"/>
          <w:sz w:val="23"/>
          <w:szCs w:val="23"/>
        </w:rPr>
      </w:pPr>
    </w:p>
    <w:p w14:paraId="36267D8A" w14:textId="77777777" w:rsidR="00825704" w:rsidRDefault="00825704">
      <w:pPr>
        <w:pStyle w:val="Underrubrik"/>
        <w:rPr>
          <w:b/>
          <w:i w:val="0"/>
          <w:color w:val="00000A"/>
          <w:sz w:val="23"/>
          <w:szCs w:val="23"/>
        </w:rPr>
      </w:pPr>
    </w:p>
    <w:p w14:paraId="7DAADC97" w14:textId="77777777" w:rsidR="00825704" w:rsidRDefault="00747957">
      <w:pPr>
        <w:pStyle w:val="Underrubrik"/>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stycke"/>
        <w:ind w:left="792"/>
        <w:rPr>
          <w:rStyle w:val="Betoning"/>
          <w:rFonts w:ascii="Times New Roman" w:hAnsi="Times New Roman" w:cs="Times New Roman"/>
          <w:i w:val="0"/>
          <w:sz w:val="22"/>
          <w:szCs w:val="22"/>
        </w:rPr>
      </w:pPr>
    </w:p>
    <w:p w14:paraId="451F3866"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6F79390" w14:textId="77777777" w:rsidR="00825704" w:rsidRDefault="00747957">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Underrubrik"/>
        <w:rPr>
          <w:b/>
          <w:bCs/>
          <w:i w:val="0"/>
          <w:iCs w:val="0"/>
          <w:color w:val="00000A"/>
          <w:sz w:val="23"/>
          <w:szCs w:val="23"/>
        </w:rPr>
      </w:pPr>
      <w:r>
        <w:rPr>
          <w:rStyle w:val="Starkbetoning"/>
          <w:color w:val="00000A"/>
          <w:sz w:val="23"/>
          <w:szCs w:val="23"/>
        </w:rPr>
        <w:t>Samarbete</w:t>
      </w:r>
    </w:p>
    <w:p w14:paraId="0CB2EECC" w14:textId="77777777" w:rsidR="00825704" w:rsidRDefault="00747957">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69" w:name="_Toc391456188"/>
      <w:bookmarkEnd w:id="69"/>
      <w:r>
        <w:rPr>
          <w:lang w:val="sv-SE"/>
        </w:rPr>
        <w:lastRenderedPageBreak/>
        <w:t>Bilaga B – Pedagogisk tabell</w:t>
      </w:r>
    </w:p>
    <w:p w14:paraId="627B2E27" w14:textId="77777777" w:rsidR="00825704" w:rsidRDefault="00825704">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Starkbetoning"/>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70" w:name="_Toc391456189"/>
      <w:bookmarkEnd w:id="70"/>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71" w:name="_Toc391456190"/>
      <w:bookmarkEnd w:id="71"/>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07-01T13:55:00Z" w:initials="JS">
    <w:p w14:paraId="38059C09" w14:textId="04430DBD" w:rsidR="001B6382" w:rsidRDefault="001B6382">
      <w:pPr>
        <w:pStyle w:val="Kommentarer"/>
      </w:pPr>
      <w:r>
        <w:rPr>
          <w:rStyle w:val="Kommentarsreferens"/>
        </w:rPr>
        <w:annotationRef/>
      </w:r>
      <w:r>
        <w:t>This is too general. Here you need to specify that the pegagogical elements of their courses are guided by their ”riktlinjer”</w:t>
      </w:r>
    </w:p>
  </w:comment>
  <w:comment w:id="4" w:author="Unknown Author" w:date="2018-06-28T11:37:00Z" w:initials="">
    <w:p w14:paraId="7D65C695" w14:textId="77777777" w:rsidR="001B6382" w:rsidRDefault="001B6382">
      <w:r>
        <w:rPr>
          <w:rFonts w:asciiTheme="minorHAnsi" w:hAnsiTheme="minorHAnsi"/>
          <w:sz w:val="16"/>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5" w:author="Jason Serviss" w:date="2018-07-01T14:00:00Z" w:initials="JS">
    <w:p w14:paraId="7BABD578" w14:textId="0624EB13" w:rsidR="001B6382" w:rsidRDefault="001B6382">
      <w:pPr>
        <w:pStyle w:val="Kommentarer"/>
      </w:pPr>
      <w:r>
        <w:rPr>
          <w:rStyle w:val="Kommentarsreferens"/>
        </w:rPr>
        <w:annotationRef/>
      </w:r>
      <w:r>
        <w:t>Context. This sentance lacks context. ”</w:t>
      </w:r>
      <w:r w:rsidRPr="009F38F3">
        <w:rPr>
          <w:szCs w:val="22"/>
        </w:rPr>
        <w:t xml:space="preserve"> </w:t>
      </w:r>
      <w:r>
        <w:rPr>
          <w:szCs w:val="22"/>
        </w:rPr>
        <w:t xml:space="preserve">Prestations fasen hade den högsta prestandan” in the evaluated courses </w:t>
      </w:r>
      <w:r>
        <w:rPr>
          <w:rStyle w:val="Kommentarsreferens"/>
        </w:rPr>
        <w:annotationRef/>
      </w:r>
      <w:r>
        <w:rPr>
          <w:szCs w:val="22"/>
        </w:rPr>
        <w:t xml:space="preserve"> </w:t>
      </w:r>
    </w:p>
  </w:comment>
  <w:comment w:id="8" w:author="Unknown Author" w:date="2018-07-02T10:50:00Z" w:initials="">
    <w:p w14:paraId="1CABA265" w14:textId="77777777" w:rsidR="001B6382" w:rsidRDefault="001B6382" w:rsidP="00655899">
      <w:r>
        <w:rPr>
          <w:rFonts w:asciiTheme="minorHAnsi" w:hAnsiTheme="minorHAnsi"/>
          <w:sz w:val="16"/>
        </w:rPr>
        <w:t xml:space="preserve">This is inaccurate. ANY pedagogical model ”skulle kunna” be implemented. We wanted to know which is closest to the strategy they currently use . </w:t>
      </w:r>
    </w:p>
  </w:comment>
  <w:comment w:id="9" w:author="Unknown Author" w:date="2018-07-02T10:50:00Z" w:initials="">
    <w:p w14:paraId="7F81C119" w14:textId="77777777" w:rsidR="001B6382" w:rsidRDefault="001B6382" w:rsidP="00655899">
      <w:r>
        <w:rPr>
          <w:rFonts w:asciiTheme="minorHAnsi" w:hAnsiTheme="minorHAnsi"/>
          <w:sz w:val="16"/>
        </w:rPr>
        <w:t xml:space="preserve">It is unclear what you are trying to say/descrbe in this paragraph until you have read much further. Make sure the first sentance starts with ”För att … började vi först med att ...” when you get to the next thing you did you need to say ”För att … försättade med ...” or similar. You need to use words to help the reader understand the steps you took to make the interview questions. Words like ”first, second, then, afterwards, in addition, finally, in summary, etc”. In addition, it might be a good idea to divide each step into its own paragraph. </w:t>
      </w:r>
    </w:p>
  </w:comment>
  <w:comment w:id="10" w:author="Unknown Author" w:date="2018-07-02T10:50:00Z" w:initials="">
    <w:p w14:paraId="2FD9D611" w14:textId="77777777" w:rsidR="001B6382" w:rsidRDefault="001B6382" w:rsidP="00655899">
      <w:r>
        <w:rPr>
          <w:rFonts w:asciiTheme="minorHAnsi" w:hAnsiTheme="minorHAnsi"/>
          <w:sz w:val="16"/>
        </w:rPr>
        <w:t>You haven’t said previously that the interview is in the form of ”påstående” and, therefore, the reader has no idea which påstående you are talking about here. Either introduce the fact that the interview is påstående or just remove this part of the sentance and start with something like ”Först gjordes en litteratur undersökning för att...”</w:t>
      </w:r>
    </w:p>
  </w:comment>
  <w:comment w:id="11" w:author="Jason Serviss" w:date="2018-07-02T10:50:00Z" w:initials="JS">
    <w:p w14:paraId="52F618ED" w14:textId="77777777" w:rsidR="001B6382" w:rsidRDefault="001B6382" w:rsidP="00655899">
      <w:pPr>
        <w:pStyle w:val="Kommentarer"/>
      </w:pPr>
      <w:r>
        <w:rPr>
          <w:rStyle w:val="Kommentarsreferens"/>
        </w:rPr>
        <w:annotationRef/>
      </w:r>
      <w:r>
        <w:t>THis is not complete. You must say SPECIFICALLY that you utilized the perspectives and models defined therein as a basis for your study.</w:t>
      </w:r>
    </w:p>
  </w:comment>
  <w:comment w:id="12" w:author="Olivia Imner" w:date="2018-07-02T10:50:00Z" w:initials="OI">
    <w:p w14:paraId="46271244" w14:textId="77777777" w:rsidR="001B6382" w:rsidRDefault="001B6382" w:rsidP="00655899">
      <w:pPr>
        <w:pStyle w:val="Kommentarer"/>
      </w:pPr>
      <w:r>
        <w:rPr>
          <w:rStyle w:val="Kommentarsreferens"/>
        </w:rPr>
        <w:annotationRef/>
      </w:r>
      <w:r>
        <w:t>How?</w:t>
      </w:r>
    </w:p>
  </w:comment>
  <w:comment w:id="13" w:author="Olivia Imner" w:date="2018-07-03T06:55:00Z" w:initials="OI">
    <w:p w14:paraId="6493302C" w14:textId="476D5D07" w:rsidR="001B6382" w:rsidRDefault="001B6382">
      <w:pPr>
        <w:pStyle w:val="Kommentarer"/>
      </w:pPr>
      <w:r>
        <w:rPr>
          <w:rStyle w:val="Kommentarsreferens"/>
        </w:rPr>
        <w:annotationRef/>
      </w:r>
      <w:r>
        <w:rPr>
          <w:rFonts w:asciiTheme="minorHAnsi" w:hAnsiTheme="minorHAnsi"/>
          <w:sz w:val="16"/>
        </w:rPr>
        <w:t>These reasons are not really good enough. This section should take the form ”We choose representative models from each perspective based on these criteria (you need more criteria than one thing)criteria 1, criteria2, criteria3, etc. Based on these criteria, DI, KL, and AT were choosen from the …, …, …, perspectives, respectivley.”</w:t>
      </w:r>
    </w:p>
  </w:comment>
  <w:comment w:id="14" w:author="Olivia Imner" w:date="2018-07-04T07:58:00Z" w:initials="OI">
    <w:p w14:paraId="43B76F04" w14:textId="550EF38D" w:rsidR="001B6382" w:rsidRPr="009650C4" w:rsidRDefault="001B6382">
      <w:pPr>
        <w:pStyle w:val="Kommentarer"/>
        <w:rPr>
          <w:b/>
        </w:rPr>
      </w:pPr>
      <w:r>
        <w:rPr>
          <w:rStyle w:val="Kommentarsreferens"/>
        </w:rPr>
        <w:annotationRef/>
      </w:r>
      <w:r w:rsidRPr="009650C4">
        <w:rPr>
          <w:b/>
        </w:rPr>
        <w:t>Är det här ett bra kriterium?</w:t>
      </w:r>
    </w:p>
  </w:comment>
  <w:comment w:id="18" w:author="Olivia Imner" w:date="2018-07-07T13:26:00Z" w:initials="OI">
    <w:p w14:paraId="32C858BD" w14:textId="6A63F997" w:rsidR="001B6382" w:rsidRDefault="001B6382">
      <w:pPr>
        <w:pStyle w:val="Kommentarer"/>
      </w:pPr>
      <w:ins w:id="20" w:author="Olivia Imner" w:date="2018-07-07T13:24:00Z">
        <w:r>
          <w:rPr>
            <w:rStyle w:val="Kommentarsreferens"/>
          </w:rPr>
          <w:annotationRef/>
        </w:r>
      </w:ins>
      <w:r>
        <w:t>Typically results are divided by subheadings. The subheadings whould say what the conclusions are. Here for exemple you could have the subheading ”Bla bla perspective and DIM correspond well with Grades current pedagogic” or similar</w:t>
      </w:r>
    </w:p>
  </w:comment>
  <w:comment w:id="21" w:author="Olivia Imner" w:date="2018-07-07T13:00:00Z" w:initials="OI">
    <w:p w14:paraId="4F76C331" w14:textId="7FBDCFD5" w:rsidR="001B6382" w:rsidRDefault="001B6382">
      <w:pPr>
        <w:pStyle w:val="Kommentarer"/>
      </w:pPr>
      <w:r>
        <w:rPr>
          <w:rStyle w:val="Kommentarsreferens"/>
        </w:rPr>
        <w:annotationRef/>
      </w:r>
      <w:r>
        <w:t>Needs to be reformulated. Here you are not just looking at a appropriate model by, as well, an appropriate perspektiv. Look back at what you wrote in the last paragraph of the introduction and use similar wording here</w:t>
      </w:r>
    </w:p>
  </w:comment>
  <w:comment w:id="22" w:author="Olivia Imner" w:date="2018-07-07T13:04:00Z" w:initials="OI">
    <w:p w14:paraId="078A8F19" w14:textId="4867FC00" w:rsidR="001B6382" w:rsidRDefault="001B6382">
      <w:pPr>
        <w:pStyle w:val="Kommentarer"/>
      </w:pPr>
      <w:r>
        <w:rPr>
          <w:rStyle w:val="Kommentarsreferens"/>
        </w:rPr>
        <w:annotationRef/>
      </w:r>
      <w:r>
        <w:t xml:space="preserve">It is probably worthwhile to give a BREIF description of how the results were achieved, i.e. a </w:t>
      </w:r>
      <w:r w:rsidRPr="006C7A2E">
        <w:rPr>
          <w:u w:val="single"/>
        </w:rPr>
        <w:t>short</w:t>
      </w:r>
      <w:r>
        <w:t xml:space="preserve"> summary of the interview process. 1-2 sentances max. You will end up somewhat repeating  what is written in the methods section and that is ok.</w:t>
      </w:r>
    </w:p>
  </w:comment>
  <w:comment w:id="23" w:author="Olivia Imner" w:date="2018-07-07T13:02:00Z" w:initials="OI">
    <w:p w14:paraId="7B4C9497" w14:textId="0689D3EB" w:rsidR="001B6382" w:rsidRDefault="001B6382">
      <w:pPr>
        <w:pStyle w:val="Kommentarer"/>
      </w:pPr>
      <w:r>
        <w:rPr>
          <w:rStyle w:val="Kommentarsreferens"/>
        </w:rPr>
        <w:annotationRef/>
      </w:r>
      <w:r>
        <w:t>The results section is not the place for general conclusions, it is the place for specific conclusions.</w:t>
      </w:r>
    </w:p>
  </w:comment>
  <w:comment w:id="24" w:author="Olivia Imner" w:date="2018-07-07T13:02:00Z" w:initials="OI">
    <w:p w14:paraId="7093A241" w14:textId="10A14D82" w:rsidR="001B6382" w:rsidRDefault="001B6382">
      <w:pPr>
        <w:pStyle w:val="Kommentarer"/>
      </w:pPr>
      <w:r>
        <w:rPr>
          <w:rStyle w:val="Kommentarsreferens"/>
        </w:rPr>
        <w:annotationRef/>
      </w:r>
      <w:r>
        <w:t>Use a better word.</w:t>
      </w:r>
    </w:p>
  </w:comment>
  <w:comment w:id="25" w:author="Olivia Imner" w:date="2018-07-07T13:02:00Z" w:initials="OI">
    <w:p w14:paraId="17271FD7" w14:textId="29BD0B74" w:rsidR="001B6382" w:rsidRDefault="001B6382">
      <w:pPr>
        <w:pStyle w:val="Kommentarer"/>
      </w:pPr>
      <w:r>
        <w:rPr>
          <w:rStyle w:val="Kommentarsreferens"/>
        </w:rPr>
        <w:annotationRef/>
      </w:r>
      <w:r>
        <w:t>How much higher? Compared to what?</w:t>
      </w:r>
    </w:p>
  </w:comment>
  <w:comment w:id="28" w:author="Olivia Imner" w:date="2018-07-07T13:10:00Z" w:initials="OI">
    <w:p w14:paraId="42313926" w14:textId="22FBA4B8" w:rsidR="001B6382" w:rsidRDefault="001B6382">
      <w:pPr>
        <w:pStyle w:val="Kommentarer"/>
      </w:pPr>
      <w:r>
        <w:rPr>
          <w:rStyle w:val="Kommentarsreferens"/>
        </w:rPr>
        <w:annotationRef/>
      </w:r>
      <w:r>
        <w:t>Reword. These results should stand by themselves, i.e. you are not just doing this analysis to pick a model to use with the next analysis, you are doing this analysis because it has a meaning in and of itself. Here you need to write that meaning and not just "we this picked a model"</w:t>
      </w:r>
    </w:p>
  </w:comment>
  <w:comment w:id="29" w:author="Olivia Imner" w:date="2018-07-07T13:08:00Z" w:initials="OI">
    <w:p w14:paraId="4ADC0587" w14:textId="48F1B085" w:rsidR="001B6382" w:rsidRDefault="001B6382">
      <w:pPr>
        <w:pStyle w:val="Kommentarer"/>
      </w:pPr>
      <w:r>
        <w:rPr>
          <w:rStyle w:val="Kommentarsreferens"/>
        </w:rPr>
        <w:annotationRef/>
      </w:r>
      <w:r>
        <w:t>This figure is wrong (my fault). A) should be B) and B) should be A). First the general and then the specific</w:t>
      </w:r>
    </w:p>
  </w:comment>
  <w:comment w:id="32" w:author="Olivia Imner" w:date="2018-07-11T16:46:00Z" w:initials="OI">
    <w:p w14:paraId="2EE7314B" w14:textId="77777777" w:rsidR="001B6382" w:rsidRDefault="001B6382" w:rsidP="00AB5870">
      <w:pPr>
        <w:pStyle w:val="Kommentarer"/>
      </w:pPr>
      <w:r>
        <w:rPr>
          <w:rStyle w:val="Kommentarsreferens"/>
        </w:rPr>
        <w:annotationRef/>
      </w:r>
      <w:r>
        <w:t>Here is where you draw the ”general conclusions” for figure 2.</w:t>
      </w:r>
    </w:p>
  </w:comment>
  <w:comment w:id="35" w:author="Olivia Imner" w:date="2018-07-07T13:12:00Z" w:initials="OI">
    <w:p w14:paraId="4E72F5B5" w14:textId="6FE39C45" w:rsidR="001B6382" w:rsidRDefault="001B6382">
      <w:pPr>
        <w:pStyle w:val="Kommentarer"/>
      </w:pPr>
      <w:r>
        <w:rPr>
          <w:rStyle w:val="Kommentarsreferens"/>
        </w:rPr>
        <w:annotationRef/>
      </w:r>
      <w:r>
        <w:t>Start this paragraph by repeating what the goal was, i.e. what were you trying to understand bydoing this part of the analysis?</w:t>
      </w:r>
    </w:p>
  </w:comment>
  <w:comment w:id="36" w:author="Olivia Imner" w:date="2018-07-07T13:13:00Z" w:initials="OI">
    <w:p w14:paraId="4427331D" w14:textId="6847E59B" w:rsidR="001B6382" w:rsidRDefault="001B6382">
      <w:pPr>
        <w:pStyle w:val="Kommentarer"/>
      </w:pPr>
      <w:ins w:id="39" w:author="Olivia Imner" w:date="2018-07-07T13:12:00Z">
        <w:r>
          <w:rPr>
            <w:rStyle w:val="Kommentarsreferens"/>
          </w:rPr>
          <w:annotationRef/>
        </w:r>
      </w:ins>
      <w:r>
        <w:t>Better to start with the positive and then follow with the negative.</w:t>
      </w:r>
    </w:p>
  </w:comment>
  <w:comment w:id="45" w:author="Olivia Imner" w:date="2018-07-07T13:17:00Z" w:initials="OI">
    <w:p w14:paraId="3D5062D7" w14:textId="6213DE3F" w:rsidR="001B6382" w:rsidRDefault="001B6382">
      <w:pPr>
        <w:pStyle w:val="Kommentarer"/>
      </w:pPr>
      <w:r>
        <w:rPr>
          <w:rStyle w:val="Kommentarsreferens"/>
        </w:rPr>
        <w:annotationRef/>
      </w:r>
      <w:r>
        <w:t>Which? You talk about 2 phases in the previous sentance. It is not clear which ”denna” refers to.</w:t>
      </w:r>
    </w:p>
  </w:comment>
  <w:comment w:id="46" w:author="Olivia Imner" w:date="2018-07-07T13:21:00Z" w:initials="OI">
    <w:p w14:paraId="6583FB4D" w14:textId="489481A1" w:rsidR="001B6382" w:rsidRDefault="001B6382">
      <w:pPr>
        <w:pStyle w:val="Kommentarer"/>
      </w:pPr>
      <w:r>
        <w:rPr>
          <w:rStyle w:val="Kommentarsreferens"/>
        </w:rPr>
        <w:annotationRef/>
      </w:r>
      <w:r>
        <w:t>This is not a ”mer angränsande aspekt”. Figure 2b shows the elements per phase and that is what you should say in the sentance. Figure 2b is suppose to be from a element perspective so you want to draw conclusions / state the result per element and per perspective. (in contrast to Figure 2A where we were only talking about the results per perspective)</w:t>
      </w:r>
    </w:p>
  </w:comment>
  <w:comment w:id="47" w:author="Olivia Imner" w:date="2018-07-07T13:13:00Z" w:initials="OI">
    <w:p w14:paraId="2940667E" w14:textId="0362849E" w:rsidR="001B6382" w:rsidRDefault="001B6382">
      <w:pPr>
        <w:pStyle w:val="Kommentarer"/>
      </w:pPr>
      <w:r>
        <w:rPr>
          <w:rStyle w:val="Kommentarsreferens"/>
        </w:rPr>
        <w:annotationRef/>
      </w:r>
      <w:r>
        <w:t>Move the figure references to the end of the sentances</w:t>
      </w:r>
    </w:p>
  </w:comment>
  <w:comment w:id="48" w:author="Olivia Imner" w:date="2018-07-07T13:18:00Z" w:initials="OI">
    <w:p w14:paraId="7D764CC6" w14:textId="0CD73A21" w:rsidR="001B6382" w:rsidRDefault="001B6382">
      <w:pPr>
        <w:pStyle w:val="Kommentarer"/>
      </w:pPr>
      <w:r>
        <w:rPr>
          <w:rStyle w:val="Kommentarsreferens"/>
        </w:rPr>
        <w:annotationRef/>
      </w:r>
      <w:r>
        <w:t>What is this suppose tom ean? State the result instead.</w:t>
      </w:r>
    </w:p>
  </w:comment>
  <w:comment w:id="49" w:author="Olivia Imner" w:date="2018-07-07T13:19:00Z" w:initials="OI">
    <w:p w14:paraId="4BC72383" w14:textId="29B49F07" w:rsidR="001B6382" w:rsidRDefault="001B6382">
      <w:pPr>
        <w:pStyle w:val="Kommentarer"/>
      </w:pPr>
      <w:r>
        <w:rPr>
          <w:rStyle w:val="Kommentarsreferens"/>
        </w:rPr>
        <w:annotationRef/>
      </w:r>
      <w:r>
        <w:t>Stop saying ”general bla bla” state the result exactly</w:t>
      </w:r>
    </w:p>
  </w:comment>
  <w:comment w:id="50" w:author="Olivia Imner" w:date="2018-07-07T13:22:00Z" w:initials="OI">
    <w:p w14:paraId="53598594" w14:textId="0D40A50F" w:rsidR="001B6382" w:rsidRDefault="001B6382">
      <w:pPr>
        <w:pStyle w:val="Kommentarer"/>
      </w:pPr>
      <w:r>
        <w:rPr>
          <w:rStyle w:val="Kommentarsreferens"/>
        </w:rPr>
        <w:annotationRef/>
      </w:r>
      <w:r>
        <w:t>Here is where you draw the ”general conclusions” for figure 2.</w:t>
      </w:r>
    </w:p>
  </w:comment>
  <w:comment w:id="59" w:author="Olivia Imner" w:date="2018-07-07T13:23:00Z" w:initials="OI">
    <w:p w14:paraId="45896C9C" w14:textId="3EAD08B2" w:rsidR="001B6382" w:rsidRDefault="001B6382">
      <w:pPr>
        <w:pStyle w:val="Kommentarer"/>
      </w:pPr>
      <w:r>
        <w:rPr>
          <w:rStyle w:val="Kommentarsreferens"/>
        </w:rPr>
        <w:annotationRef/>
      </w:r>
      <w:r>
        <w:t>Here you, again, need a introduction sentance stating what you were trying to understand with the next part of the analysis.</w:t>
      </w:r>
    </w:p>
  </w:comment>
  <w:comment w:id="60" w:author="Olivia Imner" w:date="2018-07-07T13:28:00Z" w:initials="OI">
    <w:p w14:paraId="5BD73C3D" w14:textId="33A5E64B" w:rsidR="001B6382" w:rsidRDefault="001B6382">
      <w:pPr>
        <w:pStyle w:val="Kommentarer"/>
      </w:pPr>
      <w:r>
        <w:rPr>
          <w:rStyle w:val="Kommentarsreferens"/>
        </w:rPr>
        <w:annotationRef/>
      </w:r>
      <w:r>
        <w:t>The results in this section need to be more thought out and thorough.</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1B6382" w:rsidRDefault="001B6382">
      <w:r>
        <w:separator/>
      </w:r>
    </w:p>
  </w:endnote>
  <w:endnote w:type="continuationSeparator" w:id="0">
    <w:p w14:paraId="08224FE9" w14:textId="77777777" w:rsidR="001B6382" w:rsidRDefault="001B6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1B6382" w:rsidRDefault="001B638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1B6382" w:rsidRDefault="001B638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1B6382" w:rsidRDefault="001B6382">
        <w:pPr>
          <w:pStyle w:val="Footer1"/>
          <w:jc w:val="center"/>
        </w:pPr>
        <w:r>
          <w:fldChar w:fldCharType="begin"/>
        </w:r>
        <w:r>
          <w:instrText>PAGE</w:instrText>
        </w:r>
        <w:r>
          <w:fldChar w:fldCharType="separate"/>
        </w:r>
        <w:r w:rsidR="00CA0190">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1B6382" w:rsidRDefault="001B6382">
        <w:pPr>
          <w:pStyle w:val="Footer1"/>
          <w:jc w:val="center"/>
        </w:pPr>
        <w:r>
          <w:fldChar w:fldCharType="begin"/>
        </w:r>
        <w:r>
          <w:instrText>PAGE</w:instrText>
        </w:r>
        <w:r>
          <w:fldChar w:fldCharType="separate"/>
        </w:r>
        <w:r w:rsidR="00CA019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1B6382" w:rsidRDefault="001B6382">
      <w:r>
        <w:separator/>
      </w:r>
    </w:p>
  </w:footnote>
  <w:footnote w:type="continuationSeparator" w:id="0">
    <w:p w14:paraId="38DB067D" w14:textId="77777777" w:rsidR="001B6382" w:rsidRDefault="001B6382">
      <w:r>
        <w:continuationSeparator/>
      </w:r>
    </w:p>
  </w:footnote>
  <w:footnote w:id="1">
    <w:p w14:paraId="2C3A4EAA" w14:textId="77777777" w:rsidR="001B6382" w:rsidRDefault="001B6382">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53E89D88" w14:textId="77777777" w:rsidR="001B6382" w:rsidRDefault="001B6382">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DF05914" w14:textId="77777777" w:rsidR="001B6382" w:rsidRDefault="001B6382">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2896129C" w14:textId="77777777" w:rsidR="001B6382" w:rsidRDefault="001B6382">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2054A2F2" w14:textId="77777777" w:rsidR="001B6382" w:rsidRDefault="001B6382">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1B6382" w:rsidRDefault="001B6382">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50381"/>
    <w:rsid w:val="00096153"/>
    <w:rsid w:val="000B2ECD"/>
    <w:rsid w:val="000D6929"/>
    <w:rsid w:val="000E0296"/>
    <w:rsid w:val="000F2E30"/>
    <w:rsid w:val="000F35F2"/>
    <w:rsid w:val="000F4FEE"/>
    <w:rsid w:val="00106DC0"/>
    <w:rsid w:val="00111B6A"/>
    <w:rsid w:val="001137FC"/>
    <w:rsid w:val="00116C97"/>
    <w:rsid w:val="00136133"/>
    <w:rsid w:val="001367ED"/>
    <w:rsid w:val="00142218"/>
    <w:rsid w:val="001435E1"/>
    <w:rsid w:val="00163829"/>
    <w:rsid w:val="00164CE7"/>
    <w:rsid w:val="00175C12"/>
    <w:rsid w:val="001763A1"/>
    <w:rsid w:val="001A59A3"/>
    <w:rsid w:val="001B6382"/>
    <w:rsid w:val="001B6763"/>
    <w:rsid w:val="001E7AB8"/>
    <w:rsid w:val="00227BC5"/>
    <w:rsid w:val="002569B1"/>
    <w:rsid w:val="00264F11"/>
    <w:rsid w:val="002670D3"/>
    <w:rsid w:val="00324B55"/>
    <w:rsid w:val="00341EE8"/>
    <w:rsid w:val="0034335C"/>
    <w:rsid w:val="003574F8"/>
    <w:rsid w:val="003635F6"/>
    <w:rsid w:val="00385B5D"/>
    <w:rsid w:val="003F668B"/>
    <w:rsid w:val="004007C0"/>
    <w:rsid w:val="0040770D"/>
    <w:rsid w:val="00420F0C"/>
    <w:rsid w:val="004229D4"/>
    <w:rsid w:val="00442DC0"/>
    <w:rsid w:val="00461F37"/>
    <w:rsid w:val="004624EA"/>
    <w:rsid w:val="00466D41"/>
    <w:rsid w:val="004824C5"/>
    <w:rsid w:val="0048735B"/>
    <w:rsid w:val="00497548"/>
    <w:rsid w:val="004A13E1"/>
    <w:rsid w:val="004B1A7E"/>
    <w:rsid w:val="004B574C"/>
    <w:rsid w:val="004D16DC"/>
    <w:rsid w:val="005359E1"/>
    <w:rsid w:val="005715B4"/>
    <w:rsid w:val="00576FC7"/>
    <w:rsid w:val="00587F98"/>
    <w:rsid w:val="005D104E"/>
    <w:rsid w:val="005D7B88"/>
    <w:rsid w:val="005F246C"/>
    <w:rsid w:val="006023B0"/>
    <w:rsid w:val="00620875"/>
    <w:rsid w:val="0062092E"/>
    <w:rsid w:val="006237CA"/>
    <w:rsid w:val="006318D0"/>
    <w:rsid w:val="00641FFF"/>
    <w:rsid w:val="0065180A"/>
    <w:rsid w:val="00655899"/>
    <w:rsid w:val="006638E4"/>
    <w:rsid w:val="00682383"/>
    <w:rsid w:val="006A7622"/>
    <w:rsid w:val="006C706B"/>
    <w:rsid w:val="006C7A2E"/>
    <w:rsid w:val="00707750"/>
    <w:rsid w:val="00736EF5"/>
    <w:rsid w:val="007378E8"/>
    <w:rsid w:val="00740BDC"/>
    <w:rsid w:val="00741D1E"/>
    <w:rsid w:val="00743401"/>
    <w:rsid w:val="00747957"/>
    <w:rsid w:val="007501EE"/>
    <w:rsid w:val="00751803"/>
    <w:rsid w:val="00761027"/>
    <w:rsid w:val="00761462"/>
    <w:rsid w:val="007709E2"/>
    <w:rsid w:val="00774982"/>
    <w:rsid w:val="007B3B31"/>
    <w:rsid w:val="007B5E7A"/>
    <w:rsid w:val="007B6D46"/>
    <w:rsid w:val="007C57AB"/>
    <w:rsid w:val="00825704"/>
    <w:rsid w:val="00825C89"/>
    <w:rsid w:val="00840629"/>
    <w:rsid w:val="00844CD2"/>
    <w:rsid w:val="00845E6B"/>
    <w:rsid w:val="00864B16"/>
    <w:rsid w:val="0087796C"/>
    <w:rsid w:val="0088620E"/>
    <w:rsid w:val="008C04DA"/>
    <w:rsid w:val="008E4D93"/>
    <w:rsid w:val="008F57FC"/>
    <w:rsid w:val="00904F09"/>
    <w:rsid w:val="00905CDF"/>
    <w:rsid w:val="00927CC0"/>
    <w:rsid w:val="00955DE5"/>
    <w:rsid w:val="009650C4"/>
    <w:rsid w:val="00970486"/>
    <w:rsid w:val="009804AB"/>
    <w:rsid w:val="00986A77"/>
    <w:rsid w:val="009C13DF"/>
    <w:rsid w:val="009C311B"/>
    <w:rsid w:val="009F01CE"/>
    <w:rsid w:val="009F38F3"/>
    <w:rsid w:val="009F4062"/>
    <w:rsid w:val="009F40A2"/>
    <w:rsid w:val="00A00235"/>
    <w:rsid w:val="00A11F96"/>
    <w:rsid w:val="00A276C0"/>
    <w:rsid w:val="00A7729E"/>
    <w:rsid w:val="00A80815"/>
    <w:rsid w:val="00A810B3"/>
    <w:rsid w:val="00AA4ECE"/>
    <w:rsid w:val="00AA66BD"/>
    <w:rsid w:val="00AB5870"/>
    <w:rsid w:val="00AC7A1E"/>
    <w:rsid w:val="00AD7A6C"/>
    <w:rsid w:val="00AE27C6"/>
    <w:rsid w:val="00AF30AE"/>
    <w:rsid w:val="00B236B7"/>
    <w:rsid w:val="00B34627"/>
    <w:rsid w:val="00B62141"/>
    <w:rsid w:val="00B85E3B"/>
    <w:rsid w:val="00B87D06"/>
    <w:rsid w:val="00BB5E97"/>
    <w:rsid w:val="00C01B61"/>
    <w:rsid w:val="00C07D3C"/>
    <w:rsid w:val="00C3202C"/>
    <w:rsid w:val="00C325BE"/>
    <w:rsid w:val="00CA0190"/>
    <w:rsid w:val="00CB44FA"/>
    <w:rsid w:val="00CC5623"/>
    <w:rsid w:val="00CE4FD5"/>
    <w:rsid w:val="00D04B1A"/>
    <w:rsid w:val="00D353FD"/>
    <w:rsid w:val="00D9074C"/>
    <w:rsid w:val="00D96DD3"/>
    <w:rsid w:val="00DC423F"/>
    <w:rsid w:val="00DD61B1"/>
    <w:rsid w:val="00DF3261"/>
    <w:rsid w:val="00E01008"/>
    <w:rsid w:val="00E11F3D"/>
    <w:rsid w:val="00E25BAB"/>
    <w:rsid w:val="00E625F4"/>
    <w:rsid w:val="00E63F92"/>
    <w:rsid w:val="00E67A31"/>
    <w:rsid w:val="00E73494"/>
    <w:rsid w:val="00EC59F0"/>
    <w:rsid w:val="00EE1B74"/>
    <w:rsid w:val="00EF4288"/>
    <w:rsid w:val="00EF5727"/>
    <w:rsid w:val="00F031C2"/>
    <w:rsid w:val="00F3477E"/>
    <w:rsid w:val="00F507EC"/>
    <w:rsid w:val="00F72CA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98266-4F4C-754A-BAFB-9DC2AD3E9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29</Pages>
  <Words>5319</Words>
  <Characters>28196</Characters>
  <Application>Microsoft Macintosh Word</Application>
  <DocSecurity>0</DocSecurity>
  <Lines>234</Lines>
  <Paragraphs>66</Paragraphs>
  <ScaleCrop>false</ScaleCrop>
  <Company>Stockholms universitetsbibliotek</Company>
  <LinksUpToDate>false</LinksUpToDate>
  <CharactersWithSpaces>33449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124</cp:revision>
  <cp:lastPrinted>2010-07-05T09:46:00Z</cp:lastPrinted>
  <dcterms:created xsi:type="dcterms:W3CDTF">2018-05-01T11:24:00Z</dcterms:created>
  <dcterms:modified xsi:type="dcterms:W3CDTF">2018-07-14T07:16:00Z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