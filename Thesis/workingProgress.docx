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3192F" w:rsidRDefault="00D3192F">
                            <w:pPr>
                              <w:pStyle w:val="Frontpagetext"/>
                              <w:rPr>
                                <w:sz w:val="28"/>
                                <w:szCs w:val="28"/>
                              </w:rPr>
                            </w:pPr>
                            <w:r>
                              <w:rPr>
                                <w:sz w:val="28"/>
                                <w:szCs w:val="28"/>
                              </w:rPr>
                              <w:t xml:space="preserve">Institutionen för data- </w:t>
                            </w:r>
                            <w:r>
                              <w:rPr>
                                <w:sz w:val="28"/>
                                <w:szCs w:val="28"/>
                              </w:rPr>
                              <w:br/>
                              <w:t>och systemvetenskap</w:t>
                            </w:r>
                          </w:p>
                          <w:p w14:paraId="0DD0DA7D" w14:textId="77777777" w:rsidR="00D3192F" w:rsidRDefault="00D3192F">
                            <w:pPr>
                              <w:pStyle w:val="TextBox"/>
                            </w:pPr>
                            <w:r>
                              <w:t>Examensarbete 15 hp</w:t>
                            </w:r>
                          </w:p>
                          <w:p w14:paraId="205AAAC7" w14:textId="77777777" w:rsidR="00D3192F" w:rsidRDefault="00D3192F">
                            <w:pPr>
                              <w:pStyle w:val="TextBox"/>
                            </w:pPr>
                            <w:r>
                              <w:t>Data- och systemvetenskap</w:t>
                            </w:r>
                          </w:p>
                          <w:p w14:paraId="51566511" w14:textId="77777777" w:rsidR="00D3192F" w:rsidRDefault="00D3192F">
                            <w:pPr>
                              <w:pStyle w:val="Textruta"/>
                            </w:pPr>
                            <w:r>
                              <w:t xml:space="preserve">Kurs- eller utbildningsprogram (180 hp) </w:t>
                            </w:r>
                          </w:p>
                          <w:p w14:paraId="7A700FAB" w14:textId="77777777" w:rsidR="00D3192F" w:rsidRDefault="00D3192F">
                            <w:pPr>
                              <w:pStyle w:val="Textruta"/>
                            </w:pPr>
                            <w:r>
                              <w:t>Höst-/Vårterminen 2018</w:t>
                            </w:r>
                          </w:p>
                          <w:p w14:paraId="381612CD" w14:textId="77777777" w:rsidR="00D3192F" w:rsidRDefault="00D3192F">
                            <w:pPr>
                              <w:pStyle w:val="Textruta"/>
                            </w:pPr>
                            <w:r>
                              <w:t>Handledare: Robert Ramberg</w:t>
                            </w:r>
                          </w:p>
                          <w:p w14:paraId="41DC09BB" w14:textId="77777777" w:rsidR="00D3192F" w:rsidRDefault="00D3192F">
                            <w:pPr>
                              <w:pStyle w:val="Textruta"/>
                            </w:pPr>
                            <w:r>
                              <w:t>Granskare: Förnamn Efternamn</w:t>
                            </w:r>
                          </w:p>
                          <w:p w14:paraId="316E1ACF" w14:textId="77777777" w:rsidR="00D3192F" w:rsidRDefault="00D3192F">
                            <w:pPr>
                              <w:pStyle w:val="Textruta"/>
                              <w:rPr>
                                <w:lang w:val="en-US"/>
                              </w:rPr>
                            </w:pPr>
                            <w:r>
                              <w:rPr>
                                <w:lang w:val="en-US"/>
                              </w:rPr>
                              <w:t>English title: Evaluation of pedagogical models as a platform for the refinement of courses at the e-learning company Grade</w:t>
                            </w:r>
                          </w:p>
                          <w:p w14:paraId="680742CD" w14:textId="77777777" w:rsidR="00D3192F" w:rsidRDefault="00D3192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37B52826"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85BB9">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 xml:space="preserve">(Yeh, 2009; Kauchak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r w:rsidR="00D7649D">
        <w:rPr>
          <w:szCs w:val="22"/>
        </w:rPr>
        <w:lastRenderedPageBreak/>
        <w:t>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w:t>
      </w:r>
      <w:commentRangeStart w:id="9"/>
      <w:r>
        <w:rPr>
          <w:szCs w:val="22"/>
        </w:rPr>
        <w:t xml:space="preserve">. </w:t>
      </w:r>
      <w:commentRangeEnd w:id="9"/>
      <w:r w:rsidR="00085BB9">
        <w:rPr>
          <w:rStyle w:val="Kommentarsreferens"/>
          <w:rFonts w:eastAsiaTheme="minorHAnsi" w:cstheme="minorBidi"/>
          <w:lang w:eastAsia="en-US"/>
        </w:rPr>
        <w:commentReference w:id="9"/>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0" w:name="_Toc391456181"/>
      <w:bookmarkStart w:id="11" w:name="_Toc394248555"/>
      <w:bookmarkEnd w:id="10"/>
      <w:r>
        <w:lastRenderedPageBreak/>
        <w:t>Metod</w:t>
      </w:r>
      <w:bookmarkEnd w:id="11"/>
    </w:p>
    <w:p w14:paraId="4F1EA438" w14:textId="77777777" w:rsidR="00D45847" w:rsidRPr="004E58AD" w:rsidRDefault="00850895" w:rsidP="009F3187">
      <w:pPr>
        <w:pStyle w:val="Heading31"/>
        <w:numPr>
          <w:ilvl w:val="0"/>
          <w:numId w:val="0"/>
        </w:numPr>
      </w:pPr>
      <w:bookmarkStart w:id="12" w:name="_Toc391456182"/>
      <w:bookmarkStart w:id="13" w:name="_Toc394248556"/>
      <w:bookmarkEnd w:id="12"/>
      <w:r w:rsidRPr="004E58AD">
        <w:t>Intervjun</w:t>
      </w:r>
      <w:bookmarkEnd w:id="13"/>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4"/>
      <w:r>
        <w:t>m</w:t>
      </w:r>
      <w:r w:rsidR="003B5EB1">
        <w:t>odellernas</w:t>
      </w:r>
      <w:r>
        <w:t xml:space="preserve"> </w:t>
      </w:r>
      <w:r w:rsidR="006601B2">
        <w:t xml:space="preserve">faser och </w:t>
      </w:r>
      <w:r>
        <w:t xml:space="preserve">element </w:t>
      </w:r>
      <w:commentRangeEnd w:id="14"/>
      <w:r w:rsidR="00622CDA">
        <w:rPr>
          <w:rStyle w:val="Kommentarsreferens"/>
        </w:rPr>
        <w:commentReference w:id="14"/>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5"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6"/>
      <w:r w:rsidR="00633E89">
        <w:t>.</w:t>
      </w:r>
      <w:commentRangeEnd w:id="16"/>
      <w:r w:rsidR="00673314">
        <w:rPr>
          <w:rStyle w:val="Kommentarsreferens"/>
        </w:rPr>
        <w:commentReference w:id="16"/>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7" w:name="_Toc391456183"/>
      <w:bookmarkStart w:id="18" w:name="_Toc394248557"/>
      <w:r w:rsidRPr="004E58AD">
        <w:t>Utvärdering</w:t>
      </w:r>
      <w:bookmarkEnd w:id="17"/>
      <w:bookmarkEnd w:id="18"/>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9" w:name="_Toc391456184"/>
      <w:bookmarkStart w:id="20" w:name="_Toc394248558"/>
      <w:bookmarkEnd w:id="19"/>
      <w:commentRangeStart w:id="21"/>
      <w:r>
        <w:lastRenderedPageBreak/>
        <w:t>Resultat</w:t>
      </w:r>
      <w:bookmarkEnd w:id="20"/>
      <w:commentRangeEnd w:id="21"/>
      <w:r w:rsidR="00E04FD4">
        <w:rPr>
          <w:rStyle w:val="Kommentarsreferens"/>
          <w:rFonts w:ascii="Times New Roman" w:eastAsiaTheme="minorHAnsi" w:hAnsi="Times New Roman" w:cstheme="minorBidi"/>
          <w:bCs w:val="0"/>
          <w:color w:val="auto"/>
        </w:rPr>
        <w:commentReference w:id="21"/>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2"/>
      <w:r w:rsidR="006601B2">
        <w:rPr>
          <w:color w:val="353535"/>
          <w:szCs w:val="22"/>
        </w:rPr>
        <w:t>den</w:t>
      </w:r>
      <w:commentRangeEnd w:id="22"/>
      <w:r w:rsidR="00A44A23">
        <w:rPr>
          <w:rStyle w:val="Kommentarsreferens"/>
          <w:rFonts w:eastAsiaTheme="minorHAnsi" w:cstheme="minorBidi"/>
          <w:lang w:eastAsia="en-US"/>
        </w:rPr>
        <w:commentReference w:id="22"/>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3"/>
      <w:r w:rsidR="000E3605">
        <w:rPr>
          <w:color w:val="353535"/>
          <w:szCs w:val="22"/>
        </w:rPr>
        <w:t xml:space="preserve">påståenden och frågor </w:t>
      </w:r>
      <w:commentRangeEnd w:id="23"/>
      <w:r w:rsidR="00401324">
        <w:rPr>
          <w:rStyle w:val="Kommentarsreferens"/>
          <w:rFonts w:eastAsiaTheme="minorHAnsi" w:cstheme="minorBidi"/>
          <w:lang w:eastAsia="en-US"/>
        </w:rPr>
        <w:commentReference w:id="23"/>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4"/>
      <w:r>
        <w:rPr>
          <w:color w:val="353535"/>
          <w:szCs w:val="22"/>
        </w:rPr>
        <w:t>Resultat från intervjun visar att DIM har ett genomsnittlig högre poäng med ett medelvärde på 4,5 poäng, jämfört med ATM (medelpoäng = 3) och KLM (medelpoäng = 4) (Figur 1a).</w:t>
      </w:r>
      <w:r>
        <w:t xml:space="preserve"> </w:t>
      </w:r>
      <w:commentRangeEnd w:id="24"/>
      <w:r w:rsidR="005078DE">
        <w:rPr>
          <w:rStyle w:val="Kommentarsreferens"/>
          <w:rFonts w:eastAsiaTheme="minorHAnsi" w:cstheme="minorBidi"/>
          <w:lang w:eastAsia="en-US"/>
        </w:rPr>
        <w:commentReference w:id="24"/>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5"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6"/>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w:t>
      </w:r>
      <w:r w:rsidR="004A08DF">
        <w:rPr>
          <w:color w:val="353535"/>
          <w:szCs w:val="22"/>
        </w:rPr>
        <w:lastRenderedPageBreak/>
        <w:t xml:space="preserve">och det innebär att det associativa perspektivet representera en logisk utgångspunkt för evaluering av modeller som skulle lättare utnyttjas av Grade i framtiden. </w:t>
      </w:r>
      <w:commentRangeEnd w:id="26"/>
      <w:r w:rsidR="001A09C0">
        <w:rPr>
          <w:rStyle w:val="Kommentarsreferens"/>
          <w:rFonts w:eastAsiaTheme="minorHAnsi" w:cstheme="minorBidi"/>
          <w:lang w:eastAsia="en-US"/>
        </w:rPr>
        <w:commentReference w:id="26"/>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8"/>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8"/>
      <w:r w:rsidR="00D02663">
        <w:rPr>
          <w:rStyle w:val="Kommentarsreferens"/>
          <w:rFonts w:eastAsiaTheme="minorHAnsi" w:cstheme="minorBidi"/>
          <w:lang w:eastAsia="en-US"/>
        </w:rPr>
        <w:commentReference w:id="28"/>
      </w:r>
    </w:p>
    <w:p w14:paraId="0B9A2407" w14:textId="2679E9F8"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9"/>
      <w:r w:rsidR="00131159">
        <w:rPr>
          <w:i w:val="0"/>
        </w:rPr>
        <w:t xml:space="preserve"> </w:t>
      </w:r>
      <w:commentRangeEnd w:id="29"/>
      <w:r w:rsidR="000F257E">
        <w:rPr>
          <w:rStyle w:val="Kommentarsreferens"/>
          <w:rFonts w:ascii="Times New Roman" w:hAnsi="Times New Roman"/>
          <w:bCs w:val="0"/>
          <w:i w:val="0"/>
        </w:rPr>
        <w:commentReference w:id="29"/>
      </w:r>
      <w:r w:rsidR="00A958E8">
        <w:rPr>
          <w:i w:val="0"/>
        </w:rPr>
        <w:t xml:space="preserve">Diagramstaplarna visar resultatet av tilldelade poäng från </w:t>
      </w:r>
      <w:r w:rsidR="00D02663">
        <w:rPr>
          <w:i w:val="0"/>
        </w:rPr>
        <w:t>frågekonstruktionerna</w:t>
      </w:r>
      <w:ins w:id="30" w:author="Jason Serviss" w:date="2018-09-11T17:58:00Z">
        <w:r w:rsidR="002B4A17">
          <w:rPr>
            <w:i w:val="0"/>
          </w:rPr>
          <w:t>.</w:t>
        </w:r>
      </w:ins>
      <w:r w:rsidR="00401324">
        <w:t xml:space="preserve"> </w:t>
      </w:r>
      <w:ins w:id="31"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F6A503E"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2"/>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w:t>
      </w:r>
      <w:commentRangeStart w:id="33"/>
      <w:r w:rsidR="00D000E0">
        <w:t xml:space="preserve">faser och element </w:t>
      </w:r>
      <w:commentRangeEnd w:id="33"/>
      <w:r w:rsidR="00575177">
        <w:rPr>
          <w:rStyle w:val="Kommentarsreferens"/>
          <w:rFonts w:eastAsiaTheme="minorHAnsi" w:cstheme="minorBidi"/>
          <w:lang w:eastAsia="en-US"/>
        </w:rPr>
        <w:commentReference w:id="33"/>
      </w:r>
      <w:r w:rsidR="002717B1">
        <w:t>(Bilaga 1) för</w:t>
      </w:r>
      <w:r w:rsidR="0047588C">
        <w:t xml:space="preserve"> </w:t>
      </w:r>
      <w:r w:rsidR="00D000E0">
        <w:t xml:space="preserve">att sedan </w:t>
      </w:r>
      <w:r w:rsidR="00D000E0">
        <w:lastRenderedPageBreak/>
        <w:t xml:space="preserve">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commentRangeStart w:id="34"/>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34"/>
      <w:r w:rsidR="00C240AD">
        <w:rPr>
          <w:rStyle w:val="Kommentarsreferens"/>
          <w:rFonts w:eastAsiaTheme="minorHAnsi" w:cstheme="minorBidi"/>
          <w:lang w:eastAsia="en-US"/>
        </w:rPr>
        <w:commentReference w:id="34"/>
      </w:r>
      <w:r w:rsidR="00850895">
        <w:t>(medelpoäng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6B01B690"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35" w:author="Jason Serviss" w:date="2018-09-15T15:26:00Z">
        <w:r w:rsidR="005E268B" w:rsidDel="00E91509">
          <w:delText xml:space="preserve">Nästa </w:delText>
        </w:r>
      </w:del>
      <w:del w:id="36"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37"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w:t>
      </w:r>
      <w:r w:rsidR="00227C61">
        <w:lastRenderedPageBreak/>
        <w:t xml:space="preserve">grundades i </w:t>
      </w:r>
      <w:r w:rsidR="00DC7A9B">
        <w:t>att Grade inte lägger någon större fokus på dessa områden.</w:t>
      </w:r>
      <w:ins w:id="38" w:author="Jason Serviss" w:date="2018-09-15T15:44:00Z">
        <w:r w:rsidR="00227C61">
          <w:rPr>
            <w:rStyle w:val="Kommentarsreferens"/>
            <w:rFonts w:eastAsiaTheme="minorHAnsi" w:cstheme="minorBidi"/>
            <w:lang w:eastAsia="en-US"/>
          </w:rPr>
          <w:commentReference w:id="39"/>
        </w:r>
      </w:ins>
      <w:ins w:id="41"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hur kursen fungerar för studenten </w:t>
      </w:r>
      <w:commentRangeStart w:id="42"/>
      <w:r w:rsidR="00227C61">
        <w:t>och</w:t>
      </w:r>
      <w:r w:rsidR="000C13C1">
        <w:t xml:space="preserve"> visar vad studenten är belägen av för tillfället</w:t>
      </w:r>
      <w:r w:rsidR="00227C61">
        <w:t xml:space="preserve"> </w:t>
      </w:r>
      <w:commentRangeEnd w:id="42"/>
      <w:r w:rsidR="00227C61">
        <w:rPr>
          <w:rStyle w:val="Kommentarsreferens"/>
          <w:rFonts w:eastAsiaTheme="minorHAnsi" w:cstheme="minorBidi"/>
          <w:lang w:eastAsia="en-US"/>
        </w:rPr>
        <w:commentReference w:id="42"/>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commentRangeStart w:id="44"/>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commentRangeEnd w:id="44"/>
      <w:r w:rsidR="00463CEE">
        <w:rPr>
          <w:rStyle w:val="Kommentarsreferens"/>
          <w:rFonts w:eastAsiaTheme="minorHAnsi" w:cstheme="minorBidi"/>
          <w:lang w:eastAsia="en-US"/>
        </w:rPr>
        <w:commentReference w:id="44"/>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5"/>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lastRenderedPageBreak/>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46"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B7EED19" w:rsidR="00E2013D" w:rsidRDefault="005D0C05" w:rsidP="004E58AD">
      <w:pPr>
        <w:pStyle w:val="Brdtext"/>
        <w:spacing w:line="600" w:lineRule="auto"/>
        <w:rPr>
          <w:ins w:id="47" w:author="Jason Serviss" w:date="2018-09-15T16:56:00Z"/>
        </w:rPr>
      </w:pPr>
      <w:commentRangeStart w:id="48"/>
      <w:r>
        <w:t>Vi</w:t>
      </w:r>
      <w:commentRangeEnd w:id="48"/>
      <w:r w:rsidR="003E2AEF">
        <w:rPr>
          <w:rStyle w:val="Kommentarsreferens"/>
          <w:rFonts w:eastAsiaTheme="minorHAnsi" w:cstheme="minorBidi"/>
          <w:lang w:eastAsia="en-US"/>
        </w:rPr>
        <w:commentReference w:id="48"/>
      </w:r>
      <w:r>
        <w:t xml:space="preserve"> valde att titta </w:t>
      </w:r>
      <w:r w:rsidR="00E2013D">
        <w:t>poängutdelningen för</w:t>
      </w:r>
      <w:r>
        <w:t xml:space="preserve"> varje individuell kurs som evaluerades </w:t>
      </w:r>
      <w:r w:rsidR="005A03C6">
        <w:t xml:space="preserve">för att få en förståelse för om särskilda krav från specifika kurser kan påverka hur anpassade DIM är. </w:t>
      </w:r>
      <w:r w:rsidR="00850895">
        <w:t xml:space="preserve">Resultatet visar att spridningen mellan poäng och respektive kurs har en </w:t>
      </w:r>
      <w:r w:rsidR="00B623A6">
        <w:t>medel</w:t>
      </w:r>
      <w:r w:rsidR="005A03C6">
        <w:t xml:space="preserve">skillnad </w:t>
      </w:r>
      <w:r w:rsidR="00850895">
        <w:t>på cirka 0,5 poäng</w:t>
      </w:r>
      <w:commentRangeStart w:id="49"/>
      <w:r w:rsidR="00850895">
        <w:t xml:space="preserve"> </w:t>
      </w:r>
      <w:commentRangeEnd w:id="49"/>
      <w:r w:rsidR="00E04FD4">
        <w:rPr>
          <w:rStyle w:val="Kommentarsreferens"/>
          <w:rFonts w:eastAsiaTheme="minorHAnsi" w:cstheme="minorBidi"/>
          <w:lang w:eastAsia="en-US"/>
        </w:rPr>
        <w:commentReference w:id="49"/>
      </w:r>
      <w:r w:rsidR="00850895">
        <w:t xml:space="preserve">(Figur 3a). </w:t>
      </w:r>
      <w:r w:rsidR="00377747">
        <w:t>Vi ser att DIM’</w:t>
      </w:r>
      <w:r w:rsidR="00377747" w:rsidRPr="00377747">
        <w:t xml:space="preserve">s poäng är likartade, vilket tyder på att DIM är lika lämplig för de kurser som är observerade, och dessutom behöver </w:t>
      </w:r>
      <w:r w:rsidR="00385B71">
        <w:t xml:space="preserve">inte </w:t>
      </w:r>
      <w:r w:rsidR="00377747" w:rsidRPr="00377747">
        <w:t>s</w:t>
      </w:r>
      <w:r w:rsidR="00377747">
        <w:t>pecifika pedagogiska strategier/</w:t>
      </w:r>
      <w:r w:rsidR="00377747" w:rsidRPr="00377747">
        <w:t xml:space="preserve">modeller behöva genomföras </w:t>
      </w:r>
      <w:r w:rsidR="00377747">
        <w:t xml:space="preserve">i grunden per kurs för "typiska" Grade </w:t>
      </w:r>
      <w:r w:rsidR="00377747" w:rsidRPr="00377747">
        <w:t>kunder</w:t>
      </w:r>
      <w:r w:rsidR="00377747">
        <w:t>.</w:t>
      </w:r>
      <w:commentRangeStart w:id="50"/>
      <w:r w:rsidR="00377747">
        <w:t xml:space="preserve"> </w:t>
      </w:r>
      <w:commentRangeEnd w:id="50"/>
      <w:r w:rsidR="00377747">
        <w:rPr>
          <w:rStyle w:val="Kommentarsreferens"/>
          <w:rFonts w:eastAsiaTheme="minorHAnsi" w:cstheme="minorBidi"/>
          <w:lang w:eastAsia="en-US"/>
        </w:rPr>
        <w:commentReference w:id="50"/>
      </w:r>
      <w:commentRangeStart w:id="52"/>
      <w:r w:rsidR="00BA7F7A">
        <w:t xml:space="preserve"> </w:t>
      </w:r>
      <w:commentRangeStart w:id="53"/>
      <w:r w:rsidR="00BA7F7A">
        <w:t xml:space="preserve"> </w:t>
      </w:r>
      <w:commentRangeEnd w:id="53"/>
      <w:r w:rsidR="00E04FD4">
        <w:rPr>
          <w:rStyle w:val="Kommentarsreferens"/>
          <w:rFonts w:eastAsiaTheme="minorHAnsi" w:cstheme="minorBidi"/>
          <w:lang w:eastAsia="en-US"/>
        </w:rPr>
        <w:commentReference w:id="53"/>
      </w:r>
      <w:r w:rsidR="00BA7F7A">
        <w:t xml:space="preserve"> </w:t>
      </w:r>
      <w:commentRangeEnd w:id="52"/>
      <w:r w:rsidR="00514B48">
        <w:rPr>
          <w:rStyle w:val="Kommentarsreferens"/>
          <w:rFonts w:eastAsiaTheme="minorHAnsi" w:cstheme="minorBidi"/>
          <w:lang w:eastAsia="en-US"/>
        </w:rPr>
        <w:commentReference w:id="52"/>
      </w:r>
      <w:r w:rsidR="00850895">
        <w:t xml:space="preserve"> </w:t>
      </w:r>
    </w:p>
    <w:p w14:paraId="5E2981F0" w14:textId="77777777" w:rsidR="00297AF9" w:rsidRDefault="006606DD" w:rsidP="004E58AD">
      <w:pPr>
        <w:pStyle w:val="Brdtext"/>
        <w:spacing w:line="600" w:lineRule="auto"/>
      </w:pPr>
      <w:r>
        <w:t>I takt med att k</w:t>
      </w:r>
      <w:r w:rsidR="00850895">
        <w:t xml:space="preserve">urserna uppvisar att ha </w:t>
      </w:r>
      <w:r>
        <w:t>likvärdigt</w:t>
      </w:r>
      <w:r w:rsidR="00850895">
        <w:t xml:space="preserve"> resultat</w:t>
      </w:r>
      <w:r>
        <w:t xml:space="preserve"> kan det ge möjligheter</w:t>
      </w:r>
      <w:r w:rsidR="00850895">
        <w:t xml:space="preserve"> till att utförligare visa hur </w:t>
      </w:r>
      <w:r>
        <w:t xml:space="preserve">evalueringens poäng blev tilldelad i DIM’s faser </w:t>
      </w:r>
      <w:r w:rsidR="00850895">
        <w:t xml:space="preserve">(Figur 3b). </w:t>
      </w:r>
    </w:p>
    <w:p w14:paraId="5E605DD3" w14:textId="2B37DCDB" w:rsidR="00D45847" w:rsidRPr="004E58AD" w:rsidRDefault="00297AF9" w:rsidP="004E58AD">
      <w:pPr>
        <w:pStyle w:val="Brdtext"/>
        <w:spacing w:line="600" w:lineRule="auto"/>
        <w:rPr>
          <w:ins w:id="54" w:author="Olivia Imner" w:date="2018-07-07T12:55:00Z"/>
        </w:rPr>
      </w:pPr>
      <w:r>
        <w:t xml:space="preserve">Slutsatsen </w:t>
      </w:r>
      <w:r w:rsidR="001C5B3A">
        <w:t>från de</w:t>
      </w:r>
      <w:r>
        <w:t xml:space="preserve"> evaluerade kurserna visar att det </w:t>
      </w:r>
      <w:r w:rsidR="00522279">
        <w:t>inte finns</w:t>
      </w:r>
      <w:r>
        <w:t xml:space="preserve"> någon skillnad me</w:t>
      </w:r>
      <w:r w:rsidR="00522279">
        <w:t>llan kurserna Presentations fas</w:t>
      </w:r>
      <w:r w:rsidR="001C5B3A">
        <w:t xml:space="preserve"> och Bedömning och Utvärdering fas</w:t>
      </w:r>
      <w:r w:rsidR="00522279">
        <w:t xml:space="preserve">, Praktik fasen visar en lätt skillnad men inget markant, och Övervakning och Återkoppling </w:t>
      </w:r>
      <w:r w:rsidR="001C5B3A">
        <w:t>avser</w:t>
      </w:r>
      <w:r w:rsidR="00522279">
        <w:t xml:space="preserve"> att </w:t>
      </w:r>
      <w:r w:rsidR="001C73C5">
        <w:t xml:space="preserve">visa mest </w:t>
      </w:r>
      <w:r w:rsidR="001C5B3A">
        <w:t xml:space="preserve">varierande </w:t>
      </w:r>
      <w:r w:rsidR="00981CC7">
        <w:t>med en differens mellan kurserna KS Strålskydd och Telia GDPR</w:t>
      </w:r>
      <w:commentRangeStart w:id="55"/>
      <w:r w:rsidR="00850895">
        <w:t>.</w:t>
      </w:r>
      <w:bookmarkStart w:id="56" w:name="_Toc489811950"/>
      <w:bookmarkStart w:id="57" w:name="_Ref489810823"/>
      <w:commentRangeEnd w:id="55"/>
      <w:r w:rsidR="00E44B3C">
        <w:rPr>
          <w:rStyle w:val="Kommentarsreferens"/>
          <w:rFonts w:eastAsiaTheme="minorHAnsi" w:cstheme="minorBidi"/>
          <w:lang w:eastAsia="en-US"/>
        </w:rPr>
        <w:commentReference w:id="55"/>
      </w:r>
      <w:r>
        <w:t xml:space="preserve"> </w:t>
      </w:r>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56"/>
      <w:bookmarkEnd w:id="57"/>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58" w:name="_Toc391456185"/>
      <w:bookmarkStart w:id="59" w:name="_Toc394248559"/>
      <w:bookmarkEnd w:id="58"/>
      <w:commentRangeStart w:id="60"/>
      <w:r w:rsidRPr="004E58AD">
        <w:lastRenderedPageBreak/>
        <w:t>Diskussion</w:t>
      </w:r>
      <w:bookmarkEnd w:id="59"/>
      <w:commentRangeEnd w:id="60"/>
      <w:r w:rsidR="009C0163">
        <w:rPr>
          <w:rStyle w:val="Kommentarsreferens"/>
          <w:rFonts w:ascii="Times New Roman" w:eastAsiaTheme="minorHAnsi" w:hAnsi="Times New Roman" w:cstheme="minorBidi"/>
          <w:bCs w:val="0"/>
          <w:color w:val="auto"/>
        </w:rPr>
        <w:commentReference w:id="60"/>
      </w:r>
    </w:p>
    <w:p w14:paraId="50BCF51A" w14:textId="1F39E867" w:rsidR="00EF6EF7" w:rsidRDefault="00106F9C">
      <w:pPr>
        <w:pStyle w:val="Brdtext"/>
        <w:spacing w:line="600" w:lineRule="auto"/>
      </w:pPr>
      <w:r>
        <w:t xml:space="preserve">Syftet med det här arbetet var att utifrån Grades befintliga pedagogik undersöka om de kan stödjas av en modellbaserad strategi och vilket av perspektiven </w:t>
      </w:r>
      <w:r w:rsidR="00CC5560">
        <w:rPr>
          <w:szCs w:val="22"/>
        </w:rPr>
        <w:t>(</w:t>
      </w:r>
      <w:r w:rsidR="00CC5560">
        <w:t xml:space="preserve">associativ, konstruktivism och sociokulturellt) </w:t>
      </w:r>
      <w:r>
        <w:t>som passar in på deras ansats.</w:t>
      </w:r>
      <w:r w:rsidR="00CC5560">
        <w:t xml:space="preserve"> </w:t>
      </w:r>
      <w:r w:rsidR="008947BA">
        <w:t>Sedan</w:t>
      </w:r>
      <w:r w:rsidR="00370828">
        <w:t xml:space="preserve"> </w:t>
      </w:r>
      <w:r w:rsidR="00CC5560">
        <w:t>ska det v</w:t>
      </w:r>
      <w:r w:rsidR="00370828">
        <w:t xml:space="preserve">äljas en respektive modell från det utvalda </w:t>
      </w:r>
      <w:r w:rsidR="00EF6EF7">
        <w:t>perspektivet</w:t>
      </w:r>
      <w:r w:rsidR="00CC5560">
        <w:t xml:space="preserve"> för att </w:t>
      </w:r>
      <w:r w:rsidR="008947BA">
        <w:t xml:space="preserve">se om den </w:t>
      </w:r>
      <w:r w:rsidR="00CC5560">
        <w:t>matcha</w:t>
      </w:r>
      <w:r w:rsidR="008947BA">
        <w:t>r</w:t>
      </w:r>
      <w:r w:rsidR="00CC5560">
        <w:t xml:space="preserve"> in på</w:t>
      </w:r>
      <w:r w:rsidR="00EF6EF7">
        <w:t xml:space="preserve"> Grade nuvarande pedagogik. </w:t>
      </w:r>
      <w:r w:rsidR="001B1EAE">
        <w:t xml:space="preserve">Resultatet visade att det </w:t>
      </w:r>
      <w:r w:rsidR="00902178">
        <w:t xml:space="preserve">associativa perspektivet </w:t>
      </w:r>
      <w:r w:rsidR="00262ADC">
        <w:t xml:space="preserve">var lämpligast för att </w:t>
      </w:r>
      <w:r w:rsidR="00370828">
        <w:t>inrama</w:t>
      </w:r>
      <w:r w:rsidR="00902178">
        <w:t xml:space="preserve"> Grades pedagogiska</w:t>
      </w:r>
      <w:r w:rsidR="00B46C95">
        <w:t xml:space="preserve"> ansats</w:t>
      </w:r>
      <w:r w:rsidR="00902178">
        <w:t xml:space="preserve"> </w:t>
      </w:r>
      <w:r w:rsidR="00262ADC">
        <w:t xml:space="preserve">och </w:t>
      </w:r>
      <w:r w:rsidR="00370828">
        <w:t>det gav oss möjlighet att kartlägga</w:t>
      </w:r>
      <w:r w:rsidR="00902178">
        <w:t xml:space="preserve"> </w:t>
      </w:r>
      <w:r w:rsidR="00262ADC">
        <w:t>hur väl DIM</w:t>
      </w:r>
      <w:r w:rsidR="00902178">
        <w:t xml:space="preserve"> </w:t>
      </w:r>
      <w:r w:rsidR="00370828">
        <w:t>platsar</w:t>
      </w:r>
      <w:r w:rsidR="00262ADC">
        <w:t xml:space="preserve"> i </w:t>
      </w:r>
      <w:r w:rsidR="00ED3A56">
        <w:t xml:space="preserve">med </w:t>
      </w:r>
      <w:r w:rsidR="00262ADC">
        <w:t xml:space="preserve">de </w:t>
      </w:r>
      <w:r w:rsidR="001B1EAE">
        <w:t>befintliga kurserna</w:t>
      </w:r>
      <w:r w:rsidR="00ED3A56">
        <w:t>.</w:t>
      </w:r>
    </w:p>
    <w:p w14:paraId="24376EC2" w14:textId="09903998" w:rsidR="005C1A12" w:rsidRDefault="005C1A12">
      <w:pPr>
        <w:pStyle w:val="Brdtext"/>
        <w:spacing w:line="600" w:lineRule="auto"/>
      </w:pPr>
    </w:p>
    <w:p w14:paraId="36552843" w14:textId="75AEDBCE" w:rsidR="001D2C75" w:rsidRDefault="00D3192F">
      <w:pPr>
        <w:pStyle w:val="Brdtext"/>
        <w:spacing w:line="600" w:lineRule="auto"/>
      </w:pPr>
      <w:r>
        <w:t>En av förutsättningarna under arbetet var att varje perspektiv hade blivit tilldelad endast en pedagogisk modell. Det betyder inte att</w:t>
      </w:r>
      <w:r w:rsidR="00D14460">
        <w:t xml:space="preserve"> det finns flera alternativ eller </w:t>
      </w:r>
      <w:r>
        <w:t xml:space="preserve">möjligheter för att utvinna ytterligare fakta om vad andra modeller inom perspektiven kan åstadkomma. </w:t>
      </w:r>
      <w:r w:rsidR="00D14460">
        <w:t>Från intervju</w:t>
      </w:r>
      <w:r w:rsidR="001D2C75">
        <w:t>resultatet</w:t>
      </w:r>
      <w:r w:rsidR="00D14460">
        <w:t xml:space="preserve"> fick vi svaret att Konstruktiv</w:t>
      </w:r>
      <w:r w:rsidR="000B1A5C">
        <w:t xml:space="preserve"> läromiljö och det Associativa perspektivet</w:t>
      </w:r>
      <w:r>
        <w:t xml:space="preserve"> hade r</w:t>
      </w:r>
      <w:r w:rsidR="00EE7E1E">
        <w:t>esultat</w:t>
      </w:r>
      <w:r>
        <w:t xml:space="preserve"> som låg nära inpå varandra</w:t>
      </w:r>
      <w:r w:rsidR="00EE7E1E">
        <w:t xml:space="preserve">. </w:t>
      </w:r>
      <w:r w:rsidR="001D2C75">
        <w:t xml:space="preserve">Resultatet kan bidra med att göra ytterligare utvärderingar gällande Konstruktiv läromiljö eller också </w:t>
      </w:r>
      <w:bookmarkStart w:id="61" w:name="_GoBack"/>
      <w:bookmarkEnd w:id="61"/>
    </w:p>
    <w:p w14:paraId="3DB00810" w14:textId="77777777" w:rsidR="001D2C75" w:rsidRDefault="001D2C75">
      <w:pPr>
        <w:pStyle w:val="Brdtext"/>
        <w:spacing w:line="600" w:lineRule="auto"/>
      </w:pPr>
    </w:p>
    <w:p w14:paraId="287781E3" w14:textId="7BF6717F" w:rsidR="00127A70" w:rsidRDefault="00203802">
      <w:pPr>
        <w:pStyle w:val="Brdtext"/>
        <w:spacing w:line="600" w:lineRule="auto"/>
      </w:pPr>
      <w:r>
        <w:t xml:space="preserve">Det här kan bero på att intervjun endast bestod av en person, men det </w:t>
      </w:r>
      <w:r w:rsidR="00E44C61">
        <w:t xml:space="preserve">är </w:t>
      </w:r>
      <w:r>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t xml:space="preserve">mycket </w:t>
      </w:r>
      <w:r w:rsidR="00D068AD">
        <w:t xml:space="preserve">av </w:t>
      </w:r>
      <w:r>
        <w:t>resurser</w:t>
      </w:r>
      <w:r w:rsidR="00D068AD">
        <w:t>na</w:t>
      </w:r>
      <w:r>
        <w:t xml:space="preserve"> går åt </w:t>
      </w:r>
      <w:r w:rsidR="00403293">
        <w:t xml:space="preserve">till </w:t>
      </w:r>
      <w:r>
        <w:t>att</w:t>
      </w:r>
      <w:r w:rsidR="00634725">
        <w:t xml:space="preserve"> kurserna</w:t>
      </w:r>
      <w:r>
        <w:t xml:space="preserve"> </w:t>
      </w:r>
      <w:r w:rsidR="00DD1792">
        <w:t xml:space="preserve">ska </w:t>
      </w:r>
      <w:r>
        <w:t xml:space="preserve">fungera på den funktionella och tekniska nivån innan lärandet kan få </w:t>
      </w:r>
      <w:r w:rsidR="00493097">
        <w:t xml:space="preserve">någon </w:t>
      </w:r>
      <w:r>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r w:rsidR="00A97377">
        <w:t xml:space="preserve">Meningen med att intervjun </w:t>
      </w:r>
      <w:r w:rsidR="00CA2D4A">
        <w:t xml:space="preserve">var </w:t>
      </w:r>
      <w:r w:rsidR="00B73674">
        <w:t xml:space="preserve">för att </w:t>
      </w:r>
      <w:r w:rsidR="00AE472E">
        <w:t>få en överblick hur Grade arbetar för tillfället med pedagogiken och förstå vilket perspektiv och modell som</w:t>
      </w:r>
      <w:r w:rsidR="009A1F30">
        <w:t xml:space="preserve"> kan förbättra kurserna. </w:t>
      </w:r>
      <w:r w:rsidR="00DB1910">
        <w:t xml:space="preserve">Resultatet från intervjun kan tolkas att vi fick ett </w:t>
      </w:r>
      <w:r w:rsidR="00B37533">
        <w:t xml:space="preserve">bra </w:t>
      </w:r>
      <w:r w:rsidR="00DB1910">
        <w:t xml:space="preserve">svar på vilken pedagogisk modell som skulle testas men att ett mer överlägset resultat kan vara väsentligt om fler analysera ska </w:t>
      </w:r>
      <w:r w:rsidR="00B37533">
        <w:t xml:space="preserve">göras inom Grade. Eftersom DIM behandlades i detta arbete betyder det inte att Grade har möjligheten att bara använda endast en modell utan också testa fler och analysera hur dessa fungerar med deras kurser. </w:t>
      </w:r>
    </w:p>
    <w:p w14:paraId="367786F7" w14:textId="3D945F3B" w:rsidR="0075412A" w:rsidRPr="00127A70"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2E22B2">
        <w:rPr>
          <w:i/>
        </w:rPr>
        <w:t>Övervakning och Återkopplings</w:t>
      </w:r>
      <w:r w:rsidR="002E22B2">
        <w:t xml:space="preserve"> fasen och </w:t>
      </w:r>
      <w:r w:rsidR="002E22B2">
        <w:rPr>
          <w:i/>
        </w:rPr>
        <w:t>Bedömning och Utvärderings</w:t>
      </w:r>
      <w:r w:rsidR="000A2398">
        <w:t xml:space="preserve"> </w:t>
      </w:r>
      <w:r w:rsidR="00985604">
        <w:t xml:space="preserve">i </w:t>
      </w:r>
      <w:r w:rsidR="00CA2D4A">
        <w:t xml:space="preserve">modellen </w:t>
      </w:r>
      <w:r w:rsidR="000A2398">
        <w:t xml:space="preserve">fick låga </w:t>
      </w:r>
      <w:r w:rsidR="00864EC1">
        <w:t xml:space="preserve">poäng. 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 Dessa</w:t>
      </w:r>
      <w:r w:rsidR="008A6219">
        <w:t xml:space="preserve"> faktorer</w:t>
      </w:r>
      <w:r w:rsidR="00513716">
        <w:t xml:space="preserve"> </w:t>
      </w:r>
      <w:r w:rsidR="008E6459">
        <w:t xml:space="preserve">kan </w:t>
      </w:r>
      <w:r w:rsidR="00513716">
        <w:t>vara</w:t>
      </w:r>
      <w:r w:rsidR="008E6459">
        <w:t xml:space="preserve"> en del av att Grade varken</w:t>
      </w:r>
      <w:r w:rsidR="00BD5132">
        <w:t xml:space="preserve"> fokuserar på att göra en förändring i </w:t>
      </w:r>
      <w:r w:rsidR="00985604">
        <w:t xml:space="preserve">pedagogiken och </w:t>
      </w:r>
      <w:r w:rsidR="008A6219">
        <w:t xml:space="preserve">inte </w:t>
      </w:r>
      <w:r w:rsidR="00985604">
        <w:t xml:space="preserve">framhäver de delar som kan vara viktiga för att </w:t>
      </w:r>
      <w:r w:rsidR="008A6219">
        <w:t xml:space="preserve">förmå sig att </w:t>
      </w:r>
      <w:r w:rsidR="00985604">
        <w:t>utvecklas</w:t>
      </w:r>
      <w:r w:rsidR="00731293">
        <w:t xml:space="preserve"> i</w:t>
      </w:r>
      <w:r w:rsidR="00985604">
        <w:t xml:space="preserve">. </w:t>
      </w:r>
      <w:r w:rsidR="008A6219">
        <w:t>Arbetet</w:t>
      </w:r>
      <w:r w:rsidR="00985604">
        <w:t xml:space="preserve">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18D5960B" w14:textId="77777777" w:rsidR="005C1A12" w:rsidRDefault="005C1A12">
      <w:pPr>
        <w:pStyle w:val="Brdtext"/>
        <w:spacing w:line="600" w:lineRule="auto"/>
        <w:rPr>
          <w:b/>
        </w:rPr>
      </w:pPr>
    </w:p>
    <w:p w14:paraId="05F0C219" w14:textId="57D07ED8" w:rsidR="009367D6" w:rsidRDefault="008A6219">
      <w:pPr>
        <w:pStyle w:val="Brdtext"/>
        <w:spacing w:line="600" w:lineRule="auto"/>
      </w:pPr>
      <w:r>
        <w:t xml:space="preserve">Det kan </w:t>
      </w:r>
      <w:r w:rsidR="008173CC">
        <w:t>vara en dålig idé att vi tvingar Grade att använda en modell när de redan har ett brett u</w:t>
      </w:r>
      <w:r w:rsidR="0070291E">
        <w:t xml:space="preserve">tbud </w:t>
      </w:r>
      <w:r w:rsidR="00191B85">
        <w:t>av kunder. Resultatet från DIM utvärdering</w:t>
      </w:r>
      <w:r w:rsidR="009E28C0">
        <w:t>en</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CF4223">
        <w:t>Om antalet</w:t>
      </w:r>
      <w:r w:rsidR="00191B85">
        <w:t xml:space="preserve"> av Grades </w:t>
      </w:r>
      <w:r w:rsidR="00CF4223">
        <w:t xml:space="preserve">kunder var så </w:t>
      </w:r>
      <w:r w:rsidR="00191B85" w:rsidRPr="00191B85">
        <w:t xml:space="preserve">stora </w:t>
      </w:r>
      <w:r w:rsidR="00CF4223">
        <w:t xml:space="preserve">att de </w:t>
      </w:r>
      <w:r w:rsidR="00E048BB">
        <w:t>behövde</w:t>
      </w:r>
      <w:r w:rsidR="00191B85" w:rsidRPr="00191B85">
        <w:t xml:space="preserve"> anta en annan modell</w:t>
      </w:r>
      <w:r w:rsidR="00CF4223">
        <w:t xml:space="preserve"> och om det</w:t>
      </w:r>
      <w:r w:rsidR="001F6503">
        <w:t xml:space="preserve"> </w:t>
      </w:r>
      <w:r w:rsidR="00E048BB">
        <w:t>händer</w:t>
      </w:r>
      <w:r w:rsidR="00CF4223">
        <w:t xml:space="preserve"> </w:t>
      </w:r>
      <w:r w:rsidR="001F6503">
        <w:t>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r w:rsidR="00BA47F1">
        <w:t>de</w:t>
      </w:r>
      <w:r w:rsidR="00E048BB">
        <w:t>n</w:t>
      </w:r>
      <w:r w:rsidR="00BA47F1">
        <w:t xml:space="preserve"> befintliga data. </w:t>
      </w:r>
      <w:commentRangeStart w:id="62"/>
      <w:r w:rsidR="00AE0EFD">
        <w:t>Även</w:t>
      </w:r>
      <w:commentRangeEnd w:id="62"/>
      <w:r w:rsidR="00B52F86">
        <w:rPr>
          <w:rStyle w:val="Kommentarsreferens"/>
          <w:rFonts w:eastAsiaTheme="minorHAnsi" w:cstheme="minorBidi"/>
          <w:lang w:eastAsia="en-US"/>
        </w:rPr>
        <w:commentReference w:id="62"/>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lastRenderedPageBreak/>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1559687E" w14:textId="5E799B7B" w:rsidR="00C91B43" w:rsidRDefault="00C91B43">
      <w:pPr>
        <w:pStyle w:val="Brdtext"/>
        <w:spacing w:line="600" w:lineRule="auto"/>
      </w:pPr>
      <w:r>
        <w:t xml:space="preserve">Grade har möjligheten att utveckla sin pedagogisk med hjälp av </w:t>
      </w:r>
      <w:r w:rsidR="00095F9D">
        <w:t>använda resultatet från detta arbete och tillsammans med EIF eventuellt skapa en relation där båda partnerna får värdefull information från studen</w:t>
      </w:r>
      <w:r w:rsidR="001110A7">
        <w:t>terna. I detta fall kan ett exempel vara att studenterna gör en</w:t>
      </w:r>
      <w:r w:rsidR="00095F9D">
        <w:t xml:space="preserve"> </w:t>
      </w:r>
      <w:r w:rsidR="001110A7">
        <w:t xml:space="preserve">utvärdering efter varje kurs och därpå får Grade direkt återkoppling hur kurspedagogiken omfattar. </w:t>
      </w:r>
      <w:r>
        <w:t xml:space="preserve">få tillgång till studenternas resultat inom kurserna kan bidra med att få djupare förståelse till att arbeta med en pedagogisk modell kan vara bra i kommande kurser. Eftersom Grade får chansen till att se vilka tillgångar som behöver mer fokus kan det vara bra för att även lägga mer tid på hur de arbetar med pedagogiken tillsammans med studenten. Speciellt kan utvärderingar göras när studenten får olika alternativ på kurser och arbetar med hur de snabbast eller </w:t>
      </w:r>
      <w:r w:rsidR="003E69CB">
        <w:t xml:space="preserve">enklast lär sig nya saker. Resultatet kan också innebära att </w:t>
      </w:r>
    </w:p>
    <w:p w14:paraId="78863415" w14:textId="77777777" w:rsidR="00C91B43" w:rsidRDefault="00C91B43">
      <w:pPr>
        <w:pStyle w:val="Brdtext"/>
        <w:spacing w:line="600" w:lineRule="auto"/>
      </w:pPr>
    </w:p>
    <w:p w14:paraId="3207D75D" w14:textId="7BBDEEFC" w:rsidR="00A76A46" w:rsidRDefault="00875C23">
      <w:pPr>
        <w:pStyle w:val="Brdtext"/>
        <w:spacing w:line="600" w:lineRule="auto"/>
      </w:pPr>
      <w:commentRangeStart w:id="63"/>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63"/>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63"/>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64"/>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64"/>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64"/>
      </w:r>
      <w:r w:rsidR="00850895">
        <w:br w:type="page"/>
      </w:r>
    </w:p>
    <w:p w14:paraId="721613BB" w14:textId="77777777" w:rsidR="00D45847" w:rsidRPr="004E58AD" w:rsidRDefault="00850895" w:rsidP="009F3187">
      <w:pPr>
        <w:pStyle w:val="Heading11"/>
      </w:pPr>
      <w:bookmarkStart w:id="65" w:name="_Toc391456186"/>
      <w:bookmarkStart w:id="66" w:name="_Toc394248560"/>
      <w:bookmarkEnd w:id="65"/>
      <w:r w:rsidRPr="004E58AD">
        <w:lastRenderedPageBreak/>
        <w:t>Referenser</w:t>
      </w:r>
      <w:bookmarkEnd w:id="66"/>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D808D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67" w:name="__Fieldmark__1067_823957682"/>
      <w:bookmarkStart w:id="68" w:name="__Fieldmark__744_3764101930"/>
      <w:bookmarkStart w:id="69" w:name="__Fieldmark__1179_1934263386"/>
      <w:bookmarkEnd w:id="67"/>
      <w:bookmarkEnd w:id="68"/>
      <w:bookmarkEnd w:id="69"/>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70" w:name="_Toc391456187"/>
      <w:bookmarkStart w:id="71" w:name="_Toc394248561"/>
      <w:bookmarkEnd w:id="70"/>
      <w:r w:rsidRPr="009F3187">
        <w:lastRenderedPageBreak/>
        <w:t>Bilagor</w:t>
      </w:r>
      <w:bookmarkEnd w:id="7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2"/>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73" w:name="_Toc391456188"/>
      <w:bookmarkEnd w:id="73"/>
      <w:commentRangeStart w:id="74"/>
      <w:r w:rsidRPr="00D01DE3">
        <w:rPr>
          <w:rStyle w:val="Starkbetoning"/>
          <w:color w:val="00000A"/>
        </w:rPr>
        <w:lastRenderedPageBreak/>
        <w:t xml:space="preserve">Inledning </w:t>
      </w:r>
      <w:commentRangeEnd w:id="74"/>
      <w:r w:rsidR="00673314">
        <w:rPr>
          <w:rStyle w:val="Kommentarsreferens"/>
        </w:rPr>
        <w:commentReference w:id="74"/>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75"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76"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77"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8"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9"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80"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1"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2"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83"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84"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85"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86"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87"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8"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9"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90"/>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1" w:name="_Toc391456189"/>
      <w:bookmarkEnd w:id="91"/>
    </w:p>
    <w:p w14:paraId="5045D8EB" w14:textId="77777777" w:rsidR="00D12CAD" w:rsidRDefault="00D12CAD">
      <w:pPr>
        <w:rPr>
          <w:ins w:id="92"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93"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D3192F" w:rsidRDefault="00D3192F">
      <w:pPr>
        <w:pStyle w:val="Kommentarer"/>
      </w:pPr>
      <w:r>
        <w:rPr>
          <w:rStyle w:val="Kommentarsreferens"/>
        </w:rPr>
        <w:annotationRef/>
      </w:r>
      <w:r>
        <w:t>Not really satisfied with how this paragraph ends but can’t come up with an alternative right now…</w:t>
      </w:r>
      <w:r>
        <w:br/>
        <w:t>Ta bort ?/olivia</w:t>
      </w:r>
    </w:p>
  </w:comment>
  <w:comment w:id="9" w:author="Olivia Imner" w:date="2018-10-02T14:32:00Z" w:initials="OI">
    <w:p w14:paraId="56E5A2A5" w14:textId="174CA50C" w:rsidR="00D3192F" w:rsidRDefault="00D3192F">
      <w:pPr>
        <w:pStyle w:val="Kommentarer"/>
      </w:pPr>
      <w:r>
        <w:rPr>
          <w:rStyle w:val="Kommentarsreferens"/>
        </w:rPr>
        <w:annotationRef/>
      </w:r>
      <w:r>
        <w:t xml:space="preserve">Slutsats: DIm funkar för de kurser som vi utvärderat och </w:t>
      </w:r>
    </w:p>
  </w:comment>
  <w:comment w:id="14" w:author="Jason Serviss" w:date="2018-09-09T09:10:00Z" w:initials="JS">
    <w:p w14:paraId="0CDB43D4" w14:textId="08BB6893" w:rsidR="00D3192F" w:rsidRDefault="00D3192F"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D3192F" w:rsidRDefault="00D3192F">
      <w:pPr>
        <w:pStyle w:val="Kommentarer"/>
      </w:pPr>
    </w:p>
  </w:comment>
  <w:comment w:id="16" w:author="Jason Serviss" w:date="2018-09-13T09:24:00Z" w:initials="JS">
    <w:p w14:paraId="0EC8A166" w14:textId="4D70C8D0" w:rsidR="00D3192F" w:rsidRPr="00C05B0F" w:rsidRDefault="00D3192F">
      <w:pPr>
        <w:pStyle w:val="Kommentarer"/>
        <w:rPr>
          <w:color w:val="FFFFFF" w:themeColor="background1"/>
        </w:rPr>
      </w:pPr>
      <w:r>
        <w:rPr>
          <w:rStyle w:val="Kommentarsreferens"/>
        </w:rPr>
        <w:annotationRef/>
      </w:r>
      <w:r>
        <w:t xml:space="preserve">Not satisfied with this. It should be more along the lines of ”Antalet frågpr per model och element reflektera den mängd frågar som bedömdes vara nödvändigt att urskilja vilken modell passade bäst för den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1" w:author="Jason Serviss" w:date="2018-09-15T17:08:00Z" w:initials="JS">
    <w:p w14:paraId="77369648" w14:textId="008532B0" w:rsidR="00D3192F" w:rsidRDefault="00D3192F">
      <w:pPr>
        <w:pStyle w:val="Kommentarer"/>
      </w:pPr>
      <w:r>
        <w:rPr>
          <w:rStyle w:val="Kommentarsreferens"/>
        </w:rPr>
        <w:annotationRef/>
      </w:r>
      <w:r>
        <w:t>In most of the results checks need to be done for situations where these 2 statments can be equally correct, a) result shows that X corresponds well with model and b) result shows that model corresponds well with X. Example: The high score shows the course folows DIM well vs. The high score shows DIM is a good model for the course. Should these be considered equally true?</w:t>
      </w:r>
    </w:p>
  </w:comment>
  <w:comment w:id="22" w:author="Olivia Imner" w:date="2018-09-09T09:11:00Z" w:initials="OI">
    <w:p w14:paraId="2F534D75" w14:textId="07960E8B" w:rsidR="00D3192F" w:rsidRDefault="00D3192F">
      <w:pPr>
        <w:pStyle w:val="Kommentarer"/>
      </w:pPr>
      <w:r>
        <w:rPr>
          <w:rStyle w:val="Kommentarsreferens"/>
        </w:rPr>
        <w:annotationRef/>
      </w:r>
      <w:r>
        <w:t>Låter konstigt, annat ord..</w:t>
      </w:r>
    </w:p>
  </w:comment>
  <w:comment w:id="23" w:author="Olivia Imner" w:date="2018-09-09T15:54:00Z" w:initials="OI">
    <w:p w14:paraId="1A489350" w14:textId="493E1C41" w:rsidR="00D3192F" w:rsidRDefault="00D3192F">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4" w:author="Jason Serviss" w:date="2018-09-09T10:29:00Z" w:initials="JS">
    <w:p w14:paraId="7B006EE6" w14:textId="65B6F130" w:rsidR="00D3192F" w:rsidRDefault="00D3192F">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26" w:author="Jason Serviss" w:date="2018-09-09T09:50:00Z" w:initials="JS">
    <w:p w14:paraId="1F0105B4" w14:textId="704A523C" w:rsidR="00D3192F" w:rsidRDefault="00D3192F">
      <w:pPr>
        <w:pStyle w:val="Kommentarer"/>
      </w:pPr>
      <w:ins w:id="27" w:author="Jason Serviss" w:date="2018-09-02T14:52:00Z">
        <w:r>
          <w:rPr>
            <w:rStyle w:val="Kommentarsreferens"/>
          </w:rPr>
          <w:annotationRef/>
        </w:r>
      </w:ins>
      <w:r>
        <w:t>I am not 100% satisfied with this but it  is a rough idea of what I think should be here. OK</w:t>
      </w:r>
    </w:p>
  </w:comment>
  <w:comment w:id="28" w:author="Olivia Imner" w:date="2018-09-09T15:59:00Z" w:initials="OI">
    <w:p w14:paraId="19309899" w14:textId="7F5D87C7" w:rsidR="00D3192F" w:rsidRDefault="00D3192F">
      <w:pPr>
        <w:pStyle w:val="Kommentarer"/>
      </w:pPr>
      <w:r>
        <w:rPr>
          <w:rStyle w:val="Kommentarsreferens"/>
        </w:rPr>
        <w:annotationRef/>
      </w:r>
      <w:r>
        <w:t xml:space="preserve">Ändra Ordföljder till frågekonstruktionerna . </w:t>
      </w:r>
    </w:p>
  </w:comment>
  <w:comment w:id="29" w:author="Jason Serviss" w:date="2018-09-09T11:07:00Z" w:initials="JS">
    <w:p w14:paraId="1FFFE4B3" w14:textId="63259DB1" w:rsidR="00D3192F" w:rsidRDefault="00D3192F">
      <w:pPr>
        <w:pStyle w:val="Kommentarer"/>
      </w:pPr>
      <w:r>
        <w:rPr>
          <w:rStyle w:val="Kommentarsreferens"/>
        </w:rPr>
        <w:annotationRef/>
      </w:r>
      <w:r>
        <w:t xml:space="preserve">The figure legend does not need to describe how the interview is ”uppdelad” it needs to describe the FIGURE. Fixed </w:t>
      </w:r>
    </w:p>
  </w:comment>
  <w:comment w:id="32" w:author="Jason Serviss" w:date="2018-09-15T14:59:00Z" w:initials="JS">
    <w:p w14:paraId="0A682B11" w14:textId="042FB179" w:rsidR="00D3192F" w:rsidRDefault="00D3192F">
      <w:pPr>
        <w:pStyle w:val="Kommentarer"/>
      </w:pPr>
      <w:r>
        <w:rPr>
          <w:rStyle w:val="Kommentarsreferens"/>
        </w:rPr>
        <w:annotationRef/>
      </w:r>
      <w:r>
        <w:t xml:space="preserve">This needs to be revised. Wording needs to be precise/specific according to what the results ACTUALLY can tell us. </w:t>
      </w:r>
    </w:p>
  </w:comment>
  <w:comment w:id="33" w:author="Jason Serviss" w:date="2018-09-18T09:52:00Z" w:initials="JS">
    <w:p w14:paraId="147158D9" w14:textId="38320F9D" w:rsidR="00D3192F" w:rsidRDefault="00D3192F">
      <w:pPr>
        <w:pStyle w:val="Kommentarer"/>
      </w:pPr>
      <w:r>
        <w:rPr>
          <w:rStyle w:val="Kommentarsreferens"/>
        </w:rPr>
        <w:annotationRef/>
      </w:r>
      <w:r>
        <w:t xml:space="preserve">I think maybe you need to say here that DIM can be divided into faser and element and describe what this division consists of before saying that you ”sammanfattade” them. You should just add one sentance before this sentance that accomplishes this. </w:t>
      </w:r>
      <w:r w:rsidRPr="00874DE4">
        <w:rPr>
          <w:color w:val="FFFFFF" w:themeColor="background1"/>
        </w:rPr>
        <w:t>Ska jag beskriva faserna?</w:t>
      </w:r>
    </w:p>
  </w:comment>
  <w:comment w:id="34" w:author="Jason Serviss" w:date="2018-09-25T16:38:00Z" w:initials="JS">
    <w:p w14:paraId="5BF30984" w14:textId="3BA75FC7" w:rsidR="00D3192F" w:rsidRDefault="00D3192F">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r>
        <w:rPr>
          <w:color w:val="FFFFFF" w:themeColor="background1"/>
        </w:rPr>
        <w:t>Jag skriver om det här i diskussionen</w:t>
      </w:r>
    </w:p>
  </w:comment>
  <w:comment w:id="39" w:author="Jason Serviss" w:date="2018-10-02T14:11:00Z" w:initials="JS">
    <w:p w14:paraId="7B4E95E0" w14:textId="416EF2FC" w:rsidR="00D3192F" w:rsidRPr="00253BB6" w:rsidRDefault="00D3192F">
      <w:pPr>
        <w:pStyle w:val="Kommentarer"/>
        <w:rPr>
          <w:color w:val="FFFFFF" w:themeColor="background1"/>
        </w:rPr>
      </w:pPr>
      <w:ins w:id="40" w:author="Jason Serviss" w:date="2018-09-15T15:44:00Z">
        <w:r>
          <w:rPr>
            <w:rStyle w:val="Kommentarsreferens"/>
          </w:rPr>
          <w:annotationRef/>
        </w:r>
      </w:ins>
      <w:r>
        <w:t xml:space="preserve">Add here what was missing from these elements that caused them to have a low score. Why were the points low in these elements? Use Bilaga 3 to find the answer. </w:t>
      </w:r>
      <w:r>
        <w:rPr>
          <w:color w:val="FFFFFF" w:themeColor="background1"/>
        </w:rPr>
        <w:t>Vilka fleändringar kan göras?</w:t>
      </w:r>
    </w:p>
  </w:comment>
  <w:comment w:id="42" w:author="Jason Serviss" w:date="2018-09-18T10:31:00Z" w:initials="JS">
    <w:p w14:paraId="44D5F7A2" w14:textId="3BE714ED" w:rsidR="00D3192F" w:rsidRPr="000C13C1" w:rsidRDefault="00D3192F">
      <w:pPr>
        <w:pStyle w:val="Kommentarer"/>
        <w:rPr>
          <w:color w:val="FFFFFF" w:themeColor="background1"/>
        </w:rPr>
      </w:pPr>
      <w:ins w:id="43" w:author="Jason Serviss" w:date="2018-09-15T15:46:00Z">
        <w:r>
          <w:rPr>
            <w:rStyle w:val="Kommentarsreferens"/>
          </w:rPr>
          <w:annotationRef/>
        </w:r>
      </w:ins>
      <w:r>
        <w:t xml:space="preserve">What specific things does Grade need to add to the courses to improve the quality of this phase/element(s)? </w:t>
      </w:r>
      <w:r>
        <w:rPr>
          <w:color w:val="FFFFFF" w:themeColor="background1"/>
        </w:rPr>
        <w:t>Fixed</w:t>
      </w:r>
    </w:p>
  </w:comment>
  <w:comment w:id="44" w:author="Jason Serviss" w:date="2018-09-18T10:43:00Z" w:initials="JS">
    <w:p w14:paraId="0B0965DE" w14:textId="7C3907D8" w:rsidR="00D3192F" w:rsidRPr="001004DB" w:rsidRDefault="00D3192F">
      <w:pPr>
        <w:pStyle w:val="Kommentarer"/>
        <w:rPr>
          <w:color w:val="FFFFFF" w:themeColor="background1"/>
        </w:rPr>
      </w:pPr>
      <w:r>
        <w:rPr>
          <w:rStyle w:val="Kommentarsreferens"/>
        </w:rPr>
        <w:annotationRef/>
      </w:r>
      <w:r>
        <w:t xml:space="preserve">Instead of saying this say what should be added in order to improve the elements with low points. </w:t>
      </w:r>
      <w:r>
        <w:rPr>
          <w:color w:val="FFFFFF" w:themeColor="background1"/>
        </w:rPr>
        <w:t>Fixed</w:t>
      </w:r>
    </w:p>
  </w:comment>
  <w:comment w:id="45" w:author="Unknown Author" w:date="2018-07-25T15:56:00Z" w:initials="">
    <w:p w14:paraId="49A8A583" w14:textId="32CE9B39" w:rsidR="00D3192F" w:rsidRDefault="00D3192F">
      <w:r>
        <w:rPr>
          <w:rFonts w:asciiTheme="minorHAnsi" w:hAnsiTheme="minorHAnsi"/>
          <w:sz w:val="20"/>
        </w:rPr>
        <w:t>Remind me toa so they are in the same order as the elements on the x axis.</w:t>
      </w:r>
    </w:p>
  </w:comment>
  <w:comment w:id="48" w:author="Jason Serviss" w:date="2018-09-15T16:21:00Z" w:initials="JS">
    <w:p w14:paraId="61E58F0A" w14:textId="321F015F" w:rsidR="00D3192F" w:rsidRDefault="00D3192F">
      <w:pPr>
        <w:pStyle w:val="Kommentarer"/>
      </w:pPr>
      <w:r>
        <w:rPr>
          <w:rStyle w:val="Kommentarsreferens"/>
        </w:rPr>
        <w:annotationRef/>
      </w:r>
      <w:r>
        <w:t>On line 306 in the discussion there is a comment (that I previously made in the introduction) about why forcing Grade into one model when they have a diverse range of customers, might be a bad idea. The results in this section indicate that, according to these observations, this is not a problem. If the diversity of Grades customers was so large that they would need to adopt a different model very often, we would see the performance of DIM differ a lot between the courses that we analysed BUT we don’t see that. Of course, we are only looking at 4 courses so you can’t draw a very strong conclusion from the data but the data that we have indicates that Grade would only need to adpot a specialized model in a case when the customer has ”out of the ordinary” needs.</w:t>
      </w:r>
    </w:p>
  </w:comment>
  <w:comment w:id="49" w:author="Jason Serviss" w:date="2018-09-18T13:21:00Z" w:initials="JS">
    <w:p w14:paraId="7B90C115" w14:textId="0394004D" w:rsidR="00D3192F" w:rsidRPr="00981CC7" w:rsidRDefault="00D3192F">
      <w:pPr>
        <w:pStyle w:val="Kommentarer"/>
        <w:rPr>
          <w:color w:val="FFFFFF" w:themeColor="background1"/>
        </w:rPr>
      </w:pPr>
      <w:r>
        <w:rPr>
          <w:rStyle w:val="Kommentarsreferens"/>
        </w:rPr>
        <w:annotationRef/>
      </w:r>
      <w:r>
        <w:t xml:space="preserve">Here we should also probably state the mean score for all courses (?) </w:t>
      </w:r>
      <w:r>
        <w:rPr>
          <w:color w:val="FFFFFF" w:themeColor="background1"/>
        </w:rPr>
        <w:t>Hur? Räkna på sammanlagd poäng i Figur 3a?</w:t>
      </w:r>
    </w:p>
  </w:comment>
  <w:comment w:id="50" w:author="Olivia Imner" w:date="2018-09-18T11:22:00Z" w:initials="OI">
    <w:p w14:paraId="60FE3475" w14:textId="3E9529BC" w:rsidR="00D3192F" w:rsidRDefault="00D3192F">
      <w:pPr>
        <w:pStyle w:val="Kommentarer"/>
      </w:pPr>
      <w:r>
        <w:rPr>
          <w:rStyle w:val="Kommentarsreferens"/>
        </w:rPr>
        <w:annotationRef/>
      </w:r>
      <w:r>
        <w:t xml:space="preserve">Det stod innan : Det visar att varje individuell </w:t>
      </w:r>
      <w:ins w:id="51"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53" w:author="Jason Serviss" w:date="2018-09-15T17:12:00Z" w:initials="JS">
    <w:p w14:paraId="19D6F41E" w14:textId="693706E3" w:rsidR="00D3192F" w:rsidRDefault="00D3192F">
      <w:pPr>
        <w:pStyle w:val="Kommentarer"/>
      </w:pPr>
      <w:r>
        <w:rPr>
          <w:rStyle w:val="Kommentarsreferens"/>
        </w:rPr>
        <w:annotationRef/>
      </w:r>
      <w:r>
        <w:t>I would rather say here that ”we see that DIM scores are similar indicating that, of the courses observed, DIM is equally appropriate and, furthermore, specific pedagogic strategies/models should not need to be implemented on a per course basis for "typical" Grade customers".</w:t>
      </w:r>
    </w:p>
  </w:comment>
  <w:comment w:id="52" w:author="Jason Serviss" w:date="2018-09-15T16:13:00Z" w:initials="JS">
    <w:p w14:paraId="071669B5" w14:textId="1B74C618" w:rsidR="00D3192F" w:rsidRDefault="00D3192F">
      <w:pPr>
        <w:pStyle w:val="Kommentarer"/>
      </w:pPr>
      <w:r>
        <w:rPr>
          <w:rStyle w:val="Kommentarsreferens"/>
        </w:rPr>
        <w:annotationRef/>
      </w:r>
      <w:r>
        <w:t>The relative low average points across all courses can mean 2 things, A) it could be that DIM is a great model for these courses but that Grades pedagogic riktlinjer missed some important aspects of DIM and, therefore, the courses all had relativley low points due to the fact that they lacked the same thing. B) This result could also mean that DIM is not the best model for these courses (remember these courses are suppose to represent the ”normal” Grade customer) and, therefore that DIM is not the best model for Grade. Maybe another of the Associative perspective models would be better or even one of the KL perspective models (since it was almost the same score as DIM). With your data you cannot be SURE which is right, i.e. A) or B), and this should be discussed in the Discussion.</w:t>
      </w:r>
    </w:p>
  </w:comment>
  <w:comment w:id="55" w:author="Jason Serviss" w:date="2018-09-18T13:19:00Z" w:initials="JS">
    <w:p w14:paraId="249960F2" w14:textId="57ECA797" w:rsidR="00D3192F" w:rsidRPr="00981CC7" w:rsidRDefault="00D3192F">
      <w:pPr>
        <w:pStyle w:val="Kommentarer"/>
        <w:rPr>
          <w:color w:val="FFFFFF" w:themeColor="background1"/>
        </w:rPr>
      </w:pPr>
      <w:r>
        <w:rPr>
          <w:rStyle w:val="Kommentarsreferens"/>
        </w:rPr>
        <w:annotationRef/>
      </w:r>
      <w:r>
        <w:t xml:space="preserve">Better conclusions are needed here. The conclulsions should be: Presentation phase = no difference; Praktik phase = minor difference; Övervak o återk = most variable; Bedö o utvär = no difference. </w:t>
      </w:r>
      <w:r>
        <w:rPr>
          <w:color w:val="FFFFFF" w:themeColor="background1"/>
        </w:rPr>
        <w:t>Skrev om.</w:t>
      </w:r>
    </w:p>
    <w:p w14:paraId="23EECF35" w14:textId="77777777" w:rsidR="00D3192F" w:rsidRDefault="00D3192F">
      <w:pPr>
        <w:pStyle w:val="Kommentarer"/>
      </w:pPr>
    </w:p>
    <w:p w14:paraId="2BD1CD6C" w14:textId="21B67413" w:rsidR="00D3192F" w:rsidRDefault="00D3192F">
      <w:pPr>
        <w:pStyle w:val="Kommentarer"/>
      </w:pPr>
      <w:r>
        <w:t xml:space="preserve">Text innan :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60" w:author="Jason Serviss" w:date="2018-09-18T17:24:00Z" w:initials="JS">
    <w:p w14:paraId="0F06971F" w14:textId="77777777" w:rsidR="00D3192F" w:rsidRDefault="00D3192F">
      <w:pPr>
        <w:pStyle w:val="Kommentarer"/>
      </w:pPr>
      <w:r>
        <w:rPr>
          <w:rStyle w:val="Kommentarsreferens"/>
        </w:rPr>
        <w:annotationRef/>
      </w:r>
      <w:r>
        <w:t xml:space="preserve">I stopped reading the discussion after the first 3 sentances. The discussion needs to be divided into specific paragraphs with each one discussing specific aspects of the study. First, it is common to restate the purpose of the study and summarize the results. This you have tried to do but it needs to be improved.  After that you should probably have a paragraph per major result, </w:t>
      </w:r>
    </w:p>
    <w:p w14:paraId="717EAE0C" w14:textId="77777777" w:rsidR="00D3192F" w:rsidRDefault="00D3192F">
      <w:pPr>
        <w:pStyle w:val="Kommentarer"/>
      </w:pPr>
      <w:r>
        <w:t>i.e.</w:t>
      </w:r>
    </w:p>
    <w:p w14:paraId="6BF86C59" w14:textId="77777777" w:rsidR="00D3192F" w:rsidRDefault="00D3192F">
      <w:pPr>
        <w:pStyle w:val="Kommentarer"/>
      </w:pPr>
    </w:p>
    <w:p w14:paraId="1D898353" w14:textId="38B85C59" w:rsidR="00D3192F" w:rsidRPr="00AF601B" w:rsidRDefault="00D3192F">
      <w:pPr>
        <w:pStyle w:val="Kommentarer"/>
        <w:rPr>
          <w:b/>
        </w:rPr>
      </w:pPr>
      <w:r w:rsidRPr="00AF601B">
        <w:rPr>
          <w:b/>
        </w:rPr>
        <w:t>1 for interview and o</w:t>
      </w:r>
      <w:r>
        <w:rPr>
          <w:b/>
        </w:rPr>
        <w:t>ne for evaluation, where you d</w:t>
      </w:r>
      <w:r w:rsidRPr="00AF601B">
        <w:rPr>
          <w:b/>
        </w:rPr>
        <w:t xml:space="preserve">iscuss the result further, take up additional points that need to be discussed, ”brister” in the procurment of the results or study design, mm. Finally, in the last paragraph, you whould bring up future perspectives and highlight how additional research could be preformed to add to the results you have already. In the last sentance of the last paragraph you, again, summarize the reaearch result and its importance in a broader context. If you don’t want the ddiscussion writing to take another </w:t>
      </w:r>
    </w:p>
    <w:p w14:paraId="2DCFB3AD" w14:textId="77777777" w:rsidR="00D3192F" w:rsidRDefault="00D3192F">
      <w:pPr>
        <w:pStyle w:val="Kommentarer"/>
      </w:pPr>
    </w:p>
    <w:p w14:paraId="59D705C9" w14:textId="3F7FBA07" w:rsidR="00D3192F" w:rsidRDefault="00D3192F">
      <w:pPr>
        <w:pStyle w:val="Kommentarer"/>
      </w:pPr>
      <w:r>
        <w:t>2 months you should REALLY read a few discussions and understand how they are typically constructed. The discussions can be on any topic in a thesis or article… they are all constructed more or less in the same way.</w:t>
      </w:r>
    </w:p>
  </w:comment>
  <w:comment w:id="62" w:author="Olivia Imner" w:date="2018-09-11T13:15:00Z" w:initials="OI">
    <w:p w14:paraId="7EC61131" w14:textId="58EBAF06" w:rsidR="00D3192F" w:rsidRPr="00B52F86" w:rsidRDefault="00D3192F"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63" w:author="Olivia Imner" w:date="2018-09-25T17:34:00Z" w:initials="OI">
    <w:p w14:paraId="4425C43C" w14:textId="095F01CF" w:rsidR="00D3192F" w:rsidRDefault="00D3192F">
      <w:pPr>
        <w:pStyle w:val="Kommentarer"/>
      </w:pPr>
      <w:r>
        <w:rPr>
          <w:rStyle w:val="Kommentarsreferens"/>
        </w:rPr>
        <w:annotationRef/>
      </w:r>
      <w:r>
        <w:t>Kanske ska vara med i tidgare stycke.</w:t>
      </w:r>
    </w:p>
  </w:comment>
  <w:comment w:id="64" w:author="Olivia Imner" w:date="2018-09-25T13:51:00Z" w:initials="OI">
    <w:p w14:paraId="1C502BFD" w14:textId="61E6BE5D" w:rsidR="00D3192F" w:rsidRDefault="00D3192F">
      <w:pPr>
        <w:pStyle w:val="Kommentarer"/>
      </w:pPr>
      <w:r>
        <w:rPr>
          <w:rStyle w:val="Kommentarsreferens"/>
        </w:rPr>
        <w:annotationRef/>
      </w:r>
      <w:r>
        <w:t xml:space="preserve">Ska kanske ha med. </w:t>
      </w:r>
    </w:p>
  </w:comment>
  <w:comment w:id="72" w:author="Unknown Author" w:date="2018-09-09T08:01:00Z" w:initials="">
    <w:p w14:paraId="4778FD34" w14:textId="1B8703F5" w:rsidR="00D3192F" w:rsidRDefault="00D3192F">
      <w:r>
        <w:rPr>
          <w:rFonts w:asciiTheme="minorHAnsi" w:hAnsiTheme="minorHAnsi"/>
          <w:sz w:val="20"/>
        </w:rPr>
        <w:t>Description of table needs to be more detailed. Fixed.</w:t>
      </w:r>
    </w:p>
  </w:comment>
  <w:comment w:id="74" w:author="Jason Serviss" w:date="2018-09-11T17:50:00Z" w:initials="JS">
    <w:p w14:paraId="1E64CC6F" w14:textId="4C3FCAFD" w:rsidR="00D3192F" w:rsidRDefault="00D3192F">
      <w:pPr>
        <w:pStyle w:val="Kommentarer"/>
      </w:pPr>
      <w:r>
        <w:rPr>
          <w:rStyle w:val="Kommentarsreferens"/>
        </w:rPr>
        <w:annotationRef/>
      </w:r>
      <w:r>
        <w:t>Impossible to tell which question relates to which model.</w:t>
      </w:r>
    </w:p>
  </w:comment>
  <w:comment w:id="90" w:author="Olivia Imner" w:date="2018-07-25T08:06:00Z" w:initials="OI">
    <w:p w14:paraId="44A6F018" w14:textId="181ED00E" w:rsidR="00D3192F" w:rsidRDefault="00D3192F">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D3192F" w:rsidRDefault="00D3192F">
      <w:r>
        <w:separator/>
      </w:r>
    </w:p>
  </w:endnote>
  <w:endnote w:type="continuationSeparator" w:id="0">
    <w:p w14:paraId="4F768654" w14:textId="77777777" w:rsidR="00D3192F" w:rsidRDefault="00D31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3192F" w:rsidRDefault="00D3192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D3192F" w:rsidRDefault="00D3192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D3192F" w:rsidRDefault="00D3192F">
        <w:pPr>
          <w:pStyle w:val="Footer1"/>
          <w:jc w:val="center"/>
        </w:pPr>
        <w:r>
          <w:fldChar w:fldCharType="begin"/>
        </w:r>
        <w:r>
          <w:instrText>PAGE</w:instrText>
        </w:r>
        <w:r>
          <w:fldChar w:fldCharType="separate"/>
        </w:r>
        <w:r w:rsidR="001D2C75">
          <w:rPr>
            <w:noProof/>
          </w:rPr>
          <w:t>24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D3192F" w:rsidRDefault="00D3192F">
        <w:pPr>
          <w:pStyle w:val="Footer1"/>
          <w:jc w:val="center"/>
        </w:pPr>
        <w:r>
          <w:fldChar w:fldCharType="begin"/>
        </w:r>
        <w:r>
          <w:instrText>PAGE</w:instrText>
        </w:r>
        <w:r>
          <w:fldChar w:fldCharType="separate"/>
        </w:r>
        <w:r w:rsidR="001D2C7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D3192F" w:rsidRDefault="00D3192F">
      <w:r>
        <w:separator/>
      </w:r>
    </w:p>
  </w:footnote>
  <w:footnote w:type="continuationSeparator" w:id="0">
    <w:p w14:paraId="71DB8F98" w14:textId="77777777" w:rsidR="00D3192F" w:rsidRDefault="00D3192F">
      <w:r>
        <w:continuationSeparator/>
      </w:r>
    </w:p>
  </w:footnote>
  <w:footnote w:id="1">
    <w:p w14:paraId="5824ECF3" w14:textId="3C586678" w:rsidR="00D3192F" w:rsidRDefault="00D3192F">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D3192F" w:rsidRDefault="00D3192F">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D3192F" w:rsidRDefault="00D3192F">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D3192F" w:rsidRDefault="00D3192F">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D3192F" w:rsidRDefault="00D3192F">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D3192F" w:rsidRDefault="00D3192F"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359B7"/>
    <w:rsid w:val="000413AA"/>
    <w:rsid w:val="000427E4"/>
    <w:rsid w:val="00043579"/>
    <w:rsid w:val="00052213"/>
    <w:rsid w:val="000531A0"/>
    <w:rsid w:val="00063F85"/>
    <w:rsid w:val="000775EB"/>
    <w:rsid w:val="00083F82"/>
    <w:rsid w:val="000856E3"/>
    <w:rsid w:val="00085BB9"/>
    <w:rsid w:val="00087DFC"/>
    <w:rsid w:val="0009439E"/>
    <w:rsid w:val="00095F9D"/>
    <w:rsid w:val="000A2398"/>
    <w:rsid w:val="000A3642"/>
    <w:rsid w:val="000B1A5C"/>
    <w:rsid w:val="000B42FE"/>
    <w:rsid w:val="000C13C1"/>
    <w:rsid w:val="000C1C09"/>
    <w:rsid w:val="000C29D9"/>
    <w:rsid w:val="000D6D84"/>
    <w:rsid w:val="000E09E7"/>
    <w:rsid w:val="000E3605"/>
    <w:rsid w:val="000F0C86"/>
    <w:rsid w:val="000F257E"/>
    <w:rsid w:val="000F49A5"/>
    <w:rsid w:val="001004DB"/>
    <w:rsid w:val="001017ED"/>
    <w:rsid w:val="00103740"/>
    <w:rsid w:val="001046A8"/>
    <w:rsid w:val="00106F9C"/>
    <w:rsid w:val="001077E4"/>
    <w:rsid w:val="001110A7"/>
    <w:rsid w:val="00113211"/>
    <w:rsid w:val="00116196"/>
    <w:rsid w:val="00127A70"/>
    <w:rsid w:val="00131159"/>
    <w:rsid w:val="0016757F"/>
    <w:rsid w:val="001701BE"/>
    <w:rsid w:val="00190936"/>
    <w:rsid w:val="00191B85"/>
    <w:rsid w:val="0019256B"/>
    <w:rsid w:val="001A09C0"/>
    <w:rsid w:val="001B1EAE"/>
    <w:rsid w:val="001B244D"/>
    <w:rsid w:val="001B6E2D"/>
    <w:rsid w:val="001C5B3A"/>
    <w:rsid w:val="001C73C5"/>
    <w:rsid w:val="001D2C7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468FE"/>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5370A"/>
    <w:rsid w:val="003557DE"/>
    <w:rsid w:val="00355C23"/>
    <w:rsid w:val="00363562"/>
    <w:rsid w:val="00370828"/>
    <w:rsid w:val="00377747"/>
    <w:rsid w:val="00384E49"/>
    <w:rsid w:val="00385B71"/>
    <w:rsid w:val="00391CE8"/>
    <w:rsid w:val="003A2801"/>
    <w:rsid w:val="003A3342"/>
    <w:rsid w:val="003B5EB1"/>
    <w:rsid w:val="003C06CF"/>
    <w:rsid w:val="003D1A09"/>
    <w:rsid w:val="003E2AEF"/>
    <w:rsid w:val="003E52C3"/>
    <w:rsid w:val="003E69CB"/>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D2BD6"/>
    <w:rsid w:val="004E58AD"/>
    <w:rsid w:val="004E6C7F"/>
    <w:rsid w:val="005078DE"/>
    <w:rsid w:val="00513716"/>
    <w:rsid w:val="00514027"/>
    <w:rsid w:val="00514B48"/>
    <w:rsid w:val="00522279"/>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4761"/>
    <w:rsid w:val="005B77FC"/>
    <w:rsid w:val="005C02EC"/>
    <w:rsid w:val="005C1A12"/>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0303"/>
    <w:rsid w:val="00716679"/>
    <w:rsid w:val="00720757"/>
    <w:rsid w:val="0072154A"/>
    <w:rsid w:val="00731293"/>
    <w:rsid w:val="00735C7B"/>
    <w:rsid w:val="00744110"/>
    <w:rsid w:val="0074784D"/>
    <w:rsid w:val="00747A26"/>
    <w:rsid w:val="0075412A"/>
    <w:rsid w:val="00764107"/>
    <w:rsid w:val="0076469F"/>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D7DFC"/>
    <w:rsid w:val="007F11CF"/>
    <w:rsid w:val="007F5594"/>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947BA"/>
    <w:rsid w:val="008A6219"/>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E28C0"/>
    <w:rsid w:val="009F3187"/>
    <w:rsid w:val="009F664E"/>
    <w:rsid w:val="00A05469"/>
    <w:rsid w:val="00A06326"/>
    <w:rsid w:val="00A06A89"/>
    <w:rsid w:val="00A10B06"/>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E472E"/>
    <w:rsid w:val="00AF577B"/>
    <w:rsid w:val="00AF601B"/>
    <w:rsid w:val="00B00B74"/>
    <w:rsid w:val="00B06ECC"/>
    <w:rsid w:val="00B17BFA"/>
    <w:rsid w:val="00B2696C"/>
    <w:rsid w:val="00B31D7F"/>
    <w:rsid w:val="00B32D13"/>
    <w:rsid w:val="00B37533"/>
    <w:rsid w:val="00B40F76"/>
    <w:rsid w:val="00B40FE4"/>
    <w:rsid w:val="00B41458"/>
    <w:rsid w:val="00B467DC"/>
    <w:rsid w:val="00B46C95"/>
    <w:rsid w:val="00B52F86"/>
    <w:rsid w:val="00B61255"/>
    <w:rsid w:val="00B623A6"/>
    <w:rsid w:val="00B73674"/>
    <w:rsid w:val="00B814D2"/>
    <w:rsid w:val="00B95069"/>
    <w:rsid w:val="00BA0F17"/>
    <w:rsid w:val="00BA47F1"/>
    <w:rsid w:val="00BA62A8"/>
    <w:rsid w:val="00BA6D11"/>
    <w:rsid w:val="00BA7F7A"/>
    <w:rsid w:val="00BB2BBD"/>
    <w:rsid w:val="00BC1D82"/>
    <w:rsid w:val="00BC418D"/>
    <w:rsid w:val="00BC47D8"/>
    <w:rsid w:val="00BC64A2"/>
    <w:rsid w:val="00BD5132"/>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1B43"/>
    <w:rsid w:val="00C9446B"/>
    <w:rsid w:val="00CA160B"/>
    <w:rsid w:val="00CA2D4A"/>
    <w:rsid w:val="00CB107E"/>
    <w:rsid w:val="00CB3D1B"/>
    <w:rsid w:val="00CB4A5E"/>
    <w:rsid w:val="00CB6D9D"/>
    <w:rsid w:val="00CC5560"/>
    <w:rsid w:val="00CD3F49"/>
    <w:rsid w:val="00CE6BAB"/>
    <w:rsid w:val="00CF0BE6"/>
    <w:rsid w:val="00CF170C"/>
    <w:rsid w:val="00CF279D"/>
    <w:rsid w:val="00CF4223"/>
    <w:rsid w:val="00D000E0"/>
    <w:rsid w:val="00D01DE3"/>
    <w:rsid w:val="00D02663"/>
    <w:rsid w:val="00D042B9"/>
    <w:rsid w:val="00D068AD"/>
    <w:rsid w:val="00D12CAD"/>
    <w:rsid w:val="00D14460"/>
    <w:rsid w:val="00D26629"/>
    <w:rsid w:val="00D3192F"/>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15C1"/>
    <w:rsid w:val="00D924A7"/>
    <w:rsid w:val="00D939B2"/>
    <w:rsid w:val="00DA1086"/>
    <w:rsid w:val="00DB1910"/>
    <w:rsid w:val="00DB4ED3"/>
    <w:rsid w:val="00DC7A9B"/>
    <w:rsid w:val="00DD12F3"/>
    <w:rsid w:val="00DD1792"/>
    <w:rsid w:val="00E02ACD"/>
    <w:rsid w:val="00E040F7"/>
    <w:rsid w:val="00E048BB"/>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91509"/>
    <w:rsid w:val="00EA7A8A"/>
    <w:rsid w:val="00EB1E68"/>
    <w:rsid w:val="00EB3A4E"/>
    <w:rsid w:val="00EB433D"/>
    <w:rsid w:val="00ED3A56"/>
    <w:rsid w:val="00EE7E1E"/>
    <w:rsid w:val="00EF56C7"/>
    <w:rsid w:val="00EF6EF7"/>
    <w:rsid w:val="00F10A4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7C98E-EC19-0444-AFD4-990C153CD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10227</TotalTime>
  <Pages>30</Pages>
  <Words>7641</Words>
  <Characters>40498</Characters>
  <Application>Microsoft Macintosh Word</Application>
  <DocSecurity>0</DocSecurity>
  <Lines>337</Lines>
  <Paragraphs>96</Paragraphs>
  <ScaleCrop>false</ScaleCrop>
  <Company>Stockholms universitetsbibliotek</Company>
  <LinksUpToDate>false</LinksUpToDate>
  <CharactersWithSpaces>48043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265</cp:revision>
  <cp:lastPrinted>2010-07-05T09:46:00Z</cp:lastPrinted>
  <dcterms:created xsi:type="dcterms:W3CDTF">2018-05-01T11:24:00Z</dcterms:created>
  <dcterms:modified xsi:type="dcterms:W3CDTF">2018-10-02T15:41:00Z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