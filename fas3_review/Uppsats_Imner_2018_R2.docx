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B140A5" w:rsidRDefault="00850895">
      <w:pPr>
        <w:pStyle w:val="Subtitlefrontpage"/>
        <w:rPr>
          <w:lang w:val="en-US"/>
          <w:rPrChange w:id="0" w:author="Microsoft Office-användare" w:date="2019-01-14T07:21:00Z">
            <w:rPr/>
          </w:rPrChange>
        </w:rPr>
      </w:pPr>
      <w:r w:rsidRPr="00B140A5">
        <w:rPr>
          <w:lang w:val="en-US"/>
          <w:rPrChange w:id="1" w:author="Microsoft Office-användare" w:date="2019-01-14T07:21:00Z">
            <w:rPr/>
          </w:rPrChange>
        </w:rPr>
        <w:t xml:space="preserve">Olivia Imner </w:t>
      </w:r>
    </w:p>
    <w:p w14:paraId="7181EB32" w14:textId="22E45586" w:rsidR="00D45847" w:rsidRPr="00B140A5" w:rsidRDefault="00227C8F">
      <w:pPr>
        <w:rPr>
          <w:rFonts w:ascii="Verdana" w:hAnsi="Verdana"/>
          <w:color w:val="17365D" w:themeColor="text2" w:themeShade="BF"/>
          <w:sz w:val="28"/>
          <w:lang w:val="en-US"/>
          <w:rPrChange w:id="2" w:author="Microsoft Office-användare" w:date="2019-01-14T07:21:00Z">
            <w:rPr>
              <w:rFonts w:ascii="Verdana" w:hAnsi="Verdana"/>
              <w:color w:val="17365D" w:themeColor="text2" w:themeShade="BF"/>
              <w:sz w:val="28"/>
            </w:rPr>
          </w:rPrChange>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491E74" w:rsidRDefault="00491E74">
                            <w:pPr>
                              <w:pStyle w:val="Frontpagetext"/>
                              <w:rPr>
                                <w:sz w:val="28"/>
                                <w:szCs w:val="28"/>
                              </w:rPr>
                            </w:pPr>
                            <w:r>
                              <w:rPr>
                                <w:sz w:val="28"/>
                                <w:szCs w:val="28"/>
                              </w:rPr>
                              <w:t xml:space="preserve">Institutionen för data- </w:t>
                            </w:r>
                            <w:r>
                              <w:rPr>
                                <w:sz w:val="28"/>
                                <w:szCs w:val="28"/>
                              </w:rPr>
                              <w:br/>
                              <w:t>och systemvetenskap</w:t>
                            </w:r>
                          </w:p>
                          <w:p w14:paraId="0DD0DA7D" w14:textId="77777777" w:rsidR="00491E74" w:rsidRDefault="00491E74">
                            <w:pPr>
                              <w:pStyle w:val="TextBox"/>
                            </w:pPr>
                            <w:r>
                              <w:t xml:space="preserve">Examensarbete 15 </w:t>
                            </w:r>
                            <w:proofErr w:type="spellStart"/>
                            <w:r>
                              <w:t>hp</w:t>
                            </w:r>
                            <w:proofErr w:type="spellEnd"/>
                          </w:p>
                          <w:p w14:paraId="205AAAC7" w14:textId="77777777" w:rsidR="00491E74" w:rsidRDefault="00491E74">
                            <w:pPr>
                              <w:pStyle w:val="TextBox"/>
                            </w:pPr>
                            <w:r>
                              <w:t>Data- och systemvetenskap</w:t>
                            </w:r>
                          </w:p>
                          <w:p w14:paraId="51566511" w14:textId="77777777" w:rsidR="00491E74" w:rsidRDefault="00491E74">
                            <w:pPr>
                              <w:pStyle w:val="Textruta"/>
                            </w:pPr>
                            <w:r>
                              <w:t xml:space="preserve">Kurs- eller utbildningsprogram (180 </w:t>
                            </w:r>
                            <w:proofErr w:type="spellStart"/>
                            <w:r>
                              <w:t>hp</w:t>
                            </w:r>
                            <w:proofErr w:type="spellEnd"/>
                            <w:r>
                              <w:t xml:space="preserve">) </w:t>
                            </w:r>
                          </w:p>
                          <w:p w14:paraId="7A700FAB" w14:textId="05793D08" w:rsidR="00491E74" w:rsidRDefault="00491E74">
                            <w:pPr>
                              <w:pStyle w:val="Textruta"/>
                            </w:pPr>
                            <w:r>
                              <w:t>Höstterminen 2018</w:t>
                            </w:r>
                          </w:p>
                          <w:p w14:paraId="381612CD" w14:textId="77777777" w:rsidR="00491E74" w:rsidRDefault="00491E74">
                            <w:pPr>
                              <w:pStyle w:val="Textruta"/>
                            </w:pPr>
                            <w:r>
                              <w:t>Handledare: Robert Ramberg</w:t>
                            </w:r>
                          </w:p>
                          <w:p w14:paraId="41DC09BB" w14:textId="358B72E7" w:rsidR="00491E74" w:rsidRDefault="00491E74">
                            <w:pPr>
                              <w:pStyle w:val="Textruta"/>
                            </w:pPr>
                            <w:r>
                              <w:t>Granskare: Patrik Hernvall</w:t>
                            </w:r>
                          </w:p>
                          <w:p w14:paraId="316E1ACF" w14:textId="77777777" w:rsidR="00491E74" w:rsidRPr="00EE4EEC" w:rsidRDefault="00491E7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91E74" w:rsidRPr="00B140A5" w:rsidRDefault="00491E74">
                            <w:pPr>
                              <w:pStyle w:val="TextBox"/>
                              <w:rPr>
                                <w:lang w:val="en-US"/>
                                <w:rPrChange w:id="3" w:author="Microsoft Office-användare" w:date="2019-01-14T07:21:00Z">
                                  <w:rPr/>
                                </w:rPrChange>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491E74" w:rsidRDefault="00491E74">
                      <w:pPr>
                        <w:pStyle w:val="Frontpagetext"/>
                        <w:rPr>
                          <w:sz w:val="28"/>
                          <w:szCs w:val="28"/>
                        </w:rPr>
                      </w:pPr>
                      <w:r>
                        <w:rPr>
                          <w:sz w:val="28"/>
                          <w:szCs w:val="28"/>
                        </w:rPr>
                        <w:t xml:space="preserve">Institutionen för data- </w:t>
                      </w:r>
                      <w:r>
                        <w:rPr>
                          <w:sz w:val="28"/>
                          <w:szCs w:val="28"/>
                        </w:rPr>
                        <w:br/>
                        <w:t>och systemvetenskap</w:t>
                      </w:r>
                    </w:p>
                    <w:p w14:paraId="0DD0DA7D" w14:textId="77777777" w:rsidR="00491E74" w:rsidRDefault="00491E74">
                      <w:pPr>
                        <w:pStyle w:val="TextBox"/>
                      </w:pPr>
                      <w:r>
                        <w:t xml:space="preserve">Examensarbete 15 </w:t>
                      </w:r>
                      <w:proofErr w:type="spellStart"/>
                      <w:r>
                        <w:t>hp</w:t>
                      </w:r>
                      <w:proofErr w:type="spellEnd"/>
                    </w:p>
                    <w:p w14:paraId="205AAAC7" w14:textId="77777777" w:rsidR="00491E74" w:rsidRDefault="00491E74">
                      <w:pPr>
                        <w:pStyle w:val="TextBox"/>
                      </w:pPr>
                      <w:r>
                        <w:t>Data- och systemvetenskap</w:t>
                      </w:r>
                    </w:p>
                    <w:p w14:paraId="51566511" w14:textId="77777777" w:rsidR="00491E74" w:rsidRDefault="00491E74">
                      <w:pPr>
                        <w:pStyle w:val="Textruta"/>
                      </w:pPr>
                      <w:r>
                        <w:t xml:space="preserve">Kurs- eller utbildningsprogram (180 </w:t>
                      </w:r>
                      <w:proofErr w:type="spellStart"/>
                      <w:r>
                        <w:t>hp</w:t>
                      </w:r>
                      <w:proofErr w:type="spellEnd"/>
                      <w:r>
                        <w:t xml:space="preserve">) </w:t>
                      </w:r>
                    </w:p>
                    <w:p w14:paraId="7A700FAB" w14:textId="05793D08" w:rsidR="00491E74" w:rsidRDefault="00491E74">
                      <w:pPr>
                        <w:pStyle w:val="Textruta"/>
                      </w:pPr>
                      <w:r>
                        <w:t>Höstterminen 2018</w:t>
                      </w:r>
                    </w:p>
                    <w:p w14:paraId="381612CD" w14:textId="77777777" w:rsidR="00491E74" w:rsidRDefault="00491E74">
                      <w:pPr>
                        <w:pStyle w:val="Textruta"/>
                      </w:pPr>
                      <w:r>
                        <w:t>Handledare: Robert Ramberg</w:t>
                      </w:r>
                    </w:p>
                    <w:p w14:paraId="41DC09BB" w14:textId="358B72E7" w:rsidR="00491E74" w:rsidRDefault="00491E74">
                      <w:pPr>
                        <w:pStyle w:val="Textruta"/>
                      </w:pPr>
                      <w:r>
                        <w:t>Granskare: Patrik Hernvall</w:t>
                      </w:r>
                    </w:p>
                    <w:p w14:paraId="316E1ACF" w14:textId="77777777" w:rsidR="00491E74" w:rsidRPr="00EE4EEC" w:rsidRDefault="00491E7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91E74" w:rsidRPr="00B140A5" w:rsidRDefault="00491E74">
                      <w:pPr>
                        <w:pStyle w:val="TextBox"/>
                        <w:rPr>
                          <w:lang w:val="en-US"/>
                          <w:rPrChange w:id="4" w:author="Microsoft Office-användare" w:date="2019-01-14T07:21:00Z">
                            <w:rPr/>
                          </w:rPrChange>
                        </w:rPr>
                      </w:pPr>
                    </w:p>
                  </w:txbxContent>
                </v:textbox>
                <w10:wrap type="square" anchory="margin"/>
              </v:rect>
            </w:pict>
          </mc:Fallback>
        </mc:AlternateContent>
      </w:r>
      <w:r w:rsidR="00850895" w:rsidRPr="00B140A5">
        <w:rPr>
          <w:lang w:val="en-US"/>
          <w:rPrChange w:id="5" w:author="Microsoft Office-användare" w:date="2019-01-14T07:21:00Z">
            <w:rPr/>
          </w:rPrChange>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commentRangeStart w:id="6"/>
      <w:r>
        <w:rPr>
          <w:sz w:val="32"/>
          <w:szCs w:val="32"/>
        </w:rPr>
        <w:lastRenderedPageBreak/>
        <w:t>Nyckelord</w:t>
      </w:r>
      <w:commentRangeEnd w:id="6"/>
      <w:r w:rsidR="00B140A5">
        <w:rPr>
          <w:rStyle w:val="Kommentarsreferens"/>
          <w:rFonts w:ascii="Times New Roman" w:hAnsi="Times New Roman"/>
          <w:color w:val="auto"/>
        </w:rPr>
        <w:commentReference w:id="6"/>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0AD78F2A"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B140A5">
        <w:rPr>
          <w:noProof/>
        </w:rPr>
        <w:t>1</w:t>
      </w:r>
      <w:r w:rsidR="00424655">
        <w:rPr>
          <w:noProof/>
        </w:rPr>
        <w:fldChar w:fldCharType="end"/>
      </w:r>
    </w:p>
    <w:p w14:paraId="37CDD6F1" w14:textId="1967E410"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B140A5">
        <w:rPr>
          <w:noProof/>
        </w:rPr>
        <w:t>2</w:t>
      </w:r>
      <w:r w:rsidR="00424655">
        <w:rPr>
          <w:noProof/>
        </w:rPr>
        <w:fldChar w:fldCharType="end"/>
      </w:r>
    </w:p>
    <w:p w14:paraId="31CE9324" w14:textId="6E330CEF"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B140A5">
        <w:rPr>
          <w:noProof/>
        </w:rPr>
        <w:t>6</w:t>
      </w:r>
      <w:r w:rsidR="00424655">
        <w:rPr>
          <w:noProof/>
        </w:rPr>
        <w:fldChar w:fldCharType="end"/>
      </w:r>
    </w:p>
    <w:p w14:paraId="54808950" w14:textId="618A1C46"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7" w:author="Microsoft Office-användare" w:date="2019-01-09T09:09:00Z">
        <w:r w:rsidR="00B140A5">
          <w:rPr>
            <w:noProof/>
          </w:rPr>
          <w:t>9</w:t>
        </w:r>
      </w:ins>
      <w:del w:id="8" w:author="Microsoft Office-användare" w:date="2019-01-09T09:09:00Z">
        <w:r w:rsidR="00752279" w:rsidDel="00B140A5">
          <w:rPr>
            <w:noProof/>
          </w:rPr>
          <w:delText>7</w:delText>
        </w:r>
      </w:del>
      <w:r w:rsidR="00424655">
        <w:rPr>
          <w:noProof/>
        </w:rPr>
        <w:fldChar w:fldCharType="end"/>
      </w:r>
    </w:p>
    <w:p w14:paraId="6220960E" w14:textId="5EB964A3"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ins w:id="9" w:author="Microsoft Office-användare" w:date="2019-01-09T09:09:00Z">
        <w:r w:rsidR="00B140A5">
          <w:rPr>
            <w:noProof/>
          </w:rPr>
          <w:t>14</w:t>
        </w:r>
      </w:ins>
      <w:del w:id="10" w:author="Microsoft Office-användare" w:date="2019-01-09T09:09:00Z">
        <w:r w:rsidR="00752279" w:rsidDel="00B140A5">
          <w:rPr>
            <w:noProof/>
          </w:rPr>
          <w:delText>12</w:delText>
        </w:r>
      </w:del>
      <w:r w:rsidR="00424655">
        <w:rPr>
          <w:noProof/>
        </w:rPr>
        <w:fldChar w:fldCharType="end"/>
      </w:r>
    </w:p>
    <w:p w14:paraId="172988AE" w14:textId="59EEE09C"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ins w:id="11" w:author="Microsoft Office-användare" w:date="2019-01-09T09:09:00Z">
        <w:r w:rsidR="00B140A5">
          <w:rPr>
            <w:noProof/>
          </w:rPr>
          <w:t>17</w:t>
        </w:r>
      </w:ins>
      <w:del w:id="12" w:author="Microsoft Office-användare" w:date="2019-01-09T09:09:00Z">
        <w:r w:rsidR="00752279" w:rsidDel="00B140A5">
          <w:rPr>
            <w:noProof/>
          </w:rPr>
          <w:delText>15</w:delText>
        </w:r>
      </w:del>
      <w:r w:rsidR="00424655">
        <w:rPr>
          <w:noProof/>
        </w:rPr>
        <w:fldChar w:fldCharType="end"/>
      </w:r>
    </w:p>
    <w:p w14:paraId="2F6D3CC6" w14:textId="73BE9820"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ins w:id="13" w:author="Microsoft Office-användare" w:date="2019-01-09T09:09:00Z">
        <w:r w:rsidR="00B140A5">
          <w:rPr>
            <w:noProof/>
          </w:rPr>
          <w:t>18</w:t>
        </w:r>
      </w:ins>
      <w:del w:id="14" w:author="Microsoft Office-användare" w:date="2019-01-09T09:09:00Z">
        <w:r w:rsidR="00752279" w:rsidDel="00B140A5">
          <w:rPr>
            <w:noProof/>
          </w:rPr>
          <w:delText>15</w:delText>
        </w:r>
      </w:del>
      <w:r w:rsidR="00424655">
        <w:rPr>
          <w:noProof/>
        </w:rPr>
        <w:fldChar w:fldCharType="end"/>
      </w:r>
    </w:p>
    <w:p w14:paraId="0CC14F4D" w14:textId="10BFEF14"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ins w:id="15" w:author="Microsoft Office-användare" w:date="2019-01-09T09:09:00Z">
        <w:r w:rsidR="00B140A5">
          <w:rPr>
            <w:noProof/>
          </w:rPr>
          <w:t>19</w:t>
        </w:r>
      </w:ins>
      <w:del w:id="16" w:author="Microsoft Office-användare" w:date="2019-01-09T09:09:00Z">
        <w:r w:rsidR="00752279" w:rsidDel="00B140A5">
          <w:rPr>
            <w:noProof/>
          </w:rPr>
          <w:delText>16</w:delText>
        </w:r>
      </w:del>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commentRangeStart w:id="17"/>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commentRangeEnd w:id="17"/>
      <w:r w:rsidR="003E3AC6">
        <w:rPr>
          <w:rStyle w:val="Kommentarsreferens"/>
          <w:rFonts w:ascii="Times New Roman" w:hAnsi="Times New Roman"/>
          <w:bCs w:val="0"/>
        </w:rPr>
        <w:commentReference w:id="17"/>
      </w:r>
    </w:p>
    <w:p w14:paraId="6929F70A" w14:textId="77777777" w:rsidR="00D45847" w:rsidRDefault="00850895" w:rsidP="009D27B3">
      <w:pPr>
        <w:pStyle w:val="Heading11"/>
      </w:pPr>
      <w:bookmarkStart w:id="18" w:name="_Toc391456178"/>
      <w:bookmarkStart w:id="19" w:name="_Toc401327934"/>
      <w:bookmarkEnd w:id="18"/>
      <w:r>
        <w:lastRenderedPageBreak/>
        <w:t>Synopsis</w:t>
      </w:r>
      <w:bookmarkEnd w:id="19"/>
    </w:p>
    <w:p w14:paraId="0587F940" w14:textId="214BC1C9"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del w:id="20" w:author="Microsoft Office-användare" w:date="2019-01-14T07:23:00Z">
        <w:r w:rsidR="00B639A7" w:rsidDel="00866F2D">
          <w:delText>en</w:delText>
        </w:r>
      </w:del>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ins w:id="21" w:author="Microsoft Office-användare" w:date="2019-01-14T07:23:00Z">
        <w:r w:rsidR="00866F2D">
          <w:t>t</w:t>
        </w:r>
      </w:ins>
      <w:del w:id="22" w:author="Microsoft Office-användare" w:date="2019-01-14T07:23:00Z">
        <w:r w:rsidR="00D6155F" w:rsidDel="00866F2D">
          <w:delText>n</w:delText>
        </w:r>
      </w:del>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 xml:space="preserve">presentera </w:t>
      </w:r>
      <w:r w:rsidR="007466FA">
        <w:lastRenderedPageBreak/>
        <w:t>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3" w:name="_Toc391456179"/>
      <w:bookmarkStart w:id="24" w:name="_Toc401327935"/>
      <w:bookmarkEnd w:id="23"/>
      <w:r>
        <w:lastRenderedPageBreak/>
        <w:t>Introduktion</w:t>
      </w:r>
      <w:bookmarkEnd w:id="24"/>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w:t>
      </w:r>
      <w:commentRangeStart w:id="25"/>
      <w:r w:rsidR="002B2E86">
        <w:t xml:space="preserve">skapar </w:t>
      </w:r>
      <w:r w:rsidR="001B62E1">
        <w:t xml:space="preserve">tid </w:t>
      </w:r>
      <w:r w:rsidR="00652AE0">
        <w:t>för studenten</w:t>
      </w:r>
      <w:r w:rsidR="00BD0BAF">
        <w:t xml:space="preserve"> </w:t>
      </w:r>
      <w:commentRangeEnd w:id="25"/>
      <w:r w:rsidR="00866F2D">
        <w:rPr>
          <w:rStyle w:val="Kommentarsreferens"/>
        </w:rPr>
        <w:commentReference w:id="25"/>
      </w:r>
      <w:r w:rsidR="00BD0BAF">
        <w:t>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7DD0FEF5"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ins w:id="26" w:author="Microsoft Office-användare" w:date="2019-01-14T07:26:00Z">
        <w:r w:rsidR="00866F2D">
          <w:rPr>
            <w:bCs/>
          </w:rPr>
          <w:t>t</w:t>
        </w:r>
      </w:ins>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commentRangeStart w:id="27"/>
      <w:r w:rsidR="00850895">
        <w:t>och bevisning av validiteten</w:t>
      </w:r>
      <w:r w:rsidR="00010A04">
        <w:t xml:space="preserve"> med hjälp av</w:t>
      </w:r>
      <w:r w:rsidR="00850895">
        <w:t xml:space="preserve"> </w:t>
      </w:r>
      <w:commentRangeEnd w:id="27"/>
      <w:r w:rsidR="00866F2D">
        <w:rPr>
          <w:rStyle w:val="Kommentarsreferens"/>
        </w:rPr>
        <w:commentReference w:id="27"/>
      </w:r>
      <w:r w:rsidR="00850895">
        <w:t>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w:t>
      </w:r>
      <w:del w:id="28" w:author="Microsoft Office-användare" w:date="2019-01-14T07:27:00Z">
        <w:r w:rsidR="00850895" w:rsidDel="00866F2D">
          <w:delText xml:space="preserve">gemensam </w:delText>
        </w:r>
      </w:del>
      <w:r w:rsidR="00850895">
        <w:t>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ins w:id="29" w:author="Microsoft Office-användare" w:date="2019-01-14T07:27:00Z">
        <w:r w:rsidR="00866F2D">
          <w:t xml:space="preserve">sin </w:t>
        </w:r>
      </w:ins>
      <w:del w:id="30" w:author="Microsoft Office-användare" w:date="2019-01-14T07:27:00Z">
        <w:r w:rsidR="00384E49" w:rsidDel="00866F2D">
          <w:delText xml:space="preserve">deras </w:delText>
        </w:r>
      </w:del>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andestrategier, kursinnehållet, delkursens tid och takt, gränssnittdesign</w:t>
      </w:r>
      <w:del w:id="31" w:author="Microsoft Office-användare" w:date="2019-01-14T07:27:00Z">
        <w:r w:rsidR="00335B04" w:rsidDel="00866F2D">
          <w:delText>en</w:delText>
        </w:r>
      </w:del>
      <w:r w:rsidR="00335B04">
        <w:t xml:space="preserve">,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till exempel, beteende</w:t>
      </w:r>
      <w:del w:id="32" w:author="Microsoft Office-användare" w:date="2019-01-14T07:28:00Z">
        <w:r w:rsidDel="00866F2D">
          <w:delText xml:space="preserve"> </w:delText>
        </w:r>
      </w:del>
      <w:r>
        <w:t xml:space="preserv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commentRangeStart w:id="33"/>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commentRangeEnd w:id="33"/>
      <w:r w:rsidR="00866F2D">
        <w:rPr>
          <w:rStyle w:val="Kommentarsreferens"/>
        </w:rPr>
        <w:commentReference w:id="33"/>
      </w:r>
      <w:r w:rsidR="0091477A" w:rsidRPr="00EF5A81">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ins w:id="34" w:author="Microsoft Office-användare" w:date="2019-01-14T07:29:00Z">
        <w:r w:rsidR="00866F2D">
          <w:t xml:space="preserve">det </w:t>
        </w:r>
      </w:ins>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29506352"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ins w:id="35" w:author="Microsoft Office-användare" w:date="2019-01-14T07:29:00Z">
        <w:r w:rsidR="00866F2D">
          <w:t>,</w:t>
        </w:r>
      </w:ins>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commentRangeStart w:id="36"/>
      <w:r w:rsidR="00C707E6" w:rsidRPr="00527625">
        <w:rPr>
          <w:i/>
        </w:rPr>
        <w:t>ändamål</w:t>
      </w:r>
      <w:commentRangeEnd w:id="36"/>
      <w:r w:rsidR="00866F2D">
        <w:rPr>
          <w:rStyle w:val="Kommentarsreferens"/>
        </w:rPr>
        <w:commentReference w:id="36"/>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rPr>
          <w:ins w:id="37" w:author="Olivia Imner" w:date="2019-01-01T15:50:00Z"/>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77EC8126"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commentRangeStart w:id="38"/>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commentRangeEnd w:id="38"/>
      <w:r w:rsidR="00866F2D">
        <w:rPr>
          <w:rStyle w:val="Kommentarsreferens"/>
        </w:rPr>
        <w:commentReference w:id="38"/>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commentRangeStart w:id="39"/>
      <w:r w:rsidRPr="00713E7C">
        <w:rPr>
          <w:rFonts w:cs="Times New Roman"/>
        </w:rPr>
        <w:t xml:space="preserve">detta </w:t>
      </w:r>
      <w:commentRangeEnd w:id="39"/>
      <w:r w:rsidR="00866F2D">
        <w:rPr>
          <w:rStyle w:val="Kommentarsreferens"/>
        </w:rPr>
        <w:commentReference w:id="39"/>
      </w:r>
      <w:r w:rsidRPr="00713E7C">
        <w:rPr>
          <w:rFonts w:cs="Times New Roman"/>
        </w:rPr>
        <w:t>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ssociativa perspektivet</w:t>
      </w:r>
      <w:ins w:id="40" w:author="Olivia Imner" w:date="2019-01-18T15:47:00Z">
        <w:r w:rsidR="005004FD">
          <w:rPr>
            <w:rFonts w:cs="Times New Roman"/>
          </w:rPr>
          <w:t xml:space="preserve"> </w:t>
        </w:r>
      </w:ins>
      <w:r w:rsidRPr="00713E7C">
        <w:rPr>
          <w:rFonts w:cs="Times New Roman"/>
        </w:rPr>
        <w:t xml:space="preserve">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w:t>
      </w:r>
      <w:r w:rsidRPr="00713E7C">
        <w:rPr>
          <w:rFonts w:cs="Times New Roman"/>
        </w:rPr>
        <w:lastRenderedPageBreak/>
        <w:t xml:space="preserve">att DIM hade </w:t>
      </w:r>
      <w:commentRangeStart w:id="41"/>
      <w:r w:rsidRPr="00713E7C">
        <w:rPr>
          <w:rFonts w:cs="Times New Roman"/>
        </w:rPr>
        <w:t xml:space="preserve">en bättre prestation </w:t>
      </w:r>
      <w:commentRangeEnd w:id="41"/>
      <w:r w:rsidR="00866F2D">
        <w:rPr>
          <w:rStyle w:val="Kommentarsreferens"/>
        </w:rPr>
        <w:commentReference w:id="41"/>
      </w:r>
      <w:r w:rsidRPr="00713E7C">
        <w:rPr>
          <w:rFonts w:cs="Times New Roman"/>
        </w:rPr>
        <w:t xml:space="preserve">jämfört med </w:t>
      </w:r>
      <w:r w:rsidR="00412495">
        <w:rPr>
          <w:rFonts w:cs="Times New Roman"/>
        </w:rPr>
        <w:t>KLM och ATM</w:t>
      </w:r>
      <w:r w:rsidR="00E83E99">
        <w:rPr>
          <w:rFonts w:cs="Times New Roman"/>
        </w:rPr>
        <w:t xml:space="preserve">. </w:t>
      </w:r>
      <w:commentRangeStart w:id="42"/>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impl</w:t>
      </w:r>
      <w:r w:rsidR="007466FA">
        <w:rPr>
          <w:rFonts w:cs="Times New Roman"/>
        </w:rPr>
        <w:t xml:space="preserve">ementeras i framtiden på Grade. </w:t>
      </w:r>
      <w:commentRangeEnd w:id="42"/>
      <w:r w:rsidR="00866F2D">
        <w:rPr>
          <w:rStyle w:val="Kommentarsreferens"/>
        </w:rPr>
        <w:commentReference w:id="42"/>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ins w:id="43" w:author="Microsoft Office-användare" w:date="2019-01-14T07:36:00Z">
        <w:r w:rsidR="00866F2D">
          <w:rPr>
            <w:rFonts w:cs="Times New Roman"/>
          </w:rPr>
          <w:t>a</w:t>
        </w:r>
      </w:ins>
      <w:del w:id="44" w:author="Microsoft Office-användare" w:date="2019-01-14T07:36:00Z">
        <w:r w:rsidR="001E05E5" w:rsidDel="00866F2D">
          <w:rPr>
            <w:rFonts w:cs="Times New Roman"/>
          </w:rPr>
          <w:delText>en</w:delText>
        </w:r>
      </w:del>
      <w:r w:rsidR="001E05E5">
        <w:rPr>
          <w:rFonts w:cs="Times New Roman"/>
        </w:rPr>
        <w:t xml:space="preserve"> </w:t>
      </w:r>
      <w:r w:rsidR="008670D1">
        <w:rPr>
          <w:rFonts w:cs="Times New Roman"/>
        </w:rPr>
        <w:t>för och- nackdelar</w:t>
      </w:r>
      <w:r w:rsidR="00EA50F0">
        <w:rPr>
          <w:rFonts w:cs="Times New Roman"/>
        </w:rPr>
        <w:t xml:space="preserve"> </w:t>
      </w:r>
      <w:r w:rsidR="001E05E5">
        <w:rPr>
          <w:rFonts w:cs="Times New Roman"/>
        </w:rPr>
        <w:t xml:space="preserve">finns </w:t>
      </w:r>
      <w:commentRangeStart w:id="45"/>
      <w:r w:rsidR="008670D1">
        <w:rPr>
          <w:rFonts w:cs="Times New Roman"/>
        </w:rPr>
        <w:t xml:space="preserve">med </w:t>
      </w:r>
      <w:commentRangeEnd w:id="45"/>
      <w:r w:rsidR="00866F2D">
        <w:rPr>
          <w:rStyle w:val="Kommentarsreferens"/>
        </w:rPr>
        <w:commentReference w:id="45"/>
      </w:r>
      <w:r w:rsidR="008670D1">
        <w:rPr>
          <w:rFonts w:cs="Times New Roman"/>
        </w:rPr>
        <w:t xml:space="preserve">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del w:id="46" w:author="Microsoft Office-användare" w:date="2019-01-14T07:36:00Z">
        <w:r w:rsidR="0048422A" w:rsidDel="00866F2D">
          <w:rPr>
            <w:lang w:eastAsia="sv-SE"/>
          </w:rPr>
          <w:delText>e</w:delText>
        </w:r>
      </w:del>
      <w:r w:rsidR="003B34BD">
        <w:rPr>
          <w:lang w:eastAsia="sv-SE"/>
        </w:rPr>
        <w:t xml:space="preserve"> pedagogisk modell för varje kurs.</w:t>
      </w:r>
    </w:p>
    <w:p w14:paraId="605C34FB" w14:textId="77777777" w:rsidR="009462CB" w:rsidRDefault="00850895" w:rsidP="009D27B3">
      <w:pPr>
        <w:pStyle w:val="Heading11"/>
      </w:pPr>
      <w:bookmarkStart w:id="47" w:name="_Toc391456181"/>
      <w:bookmarkStart w:id="48" w:name="_Toc401327937"/>
      <w:bookmarkEnd w:id="47"/>
      <w:r>
        <w:t>Metod</w:t>
      </w:r>
      <w:bookmarkStart w:id="49" w:name="_Toc391456182"/>
      <w:bookmarkStart w:id="50" w:name="_Toc401327938"/>
      <w:bookmarkEnd w:id="48"/>
      <w:bookmarkEnd w:id="49"/>
    </w:p>
    <w:bookmarkEnd w:id="50"/>
    <w:p w14:paraId="2EA8083A" w14:textId="4895105C"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F84C25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r w:rsidR="002F0574" w:rsidRPr="009462CB">
        <w:rPr>
          <w:rFonts w:cs="Times New Roman"/>
        </w:rPr>
        <w:t>nyttjas</w:t>
      </w:r>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 xml:space="preserve">g valdes huvudsakligen </w:t>
      </w:r>
      <w:commentRangeStart w:id="51"/>
      <w:r w:rsidRPr="009462CB">
        <w:rPr>
          <w:rFonts w:cs="Times New Roman"/>
        </w:rPr>
        <w:t>med tanke på framtida studier</w:t>
      </w:r>
      <w:commentRangeEnd w:id="51"/>
      <w:r w:rsidR="00866F2D">
        <w:rPr>
          <w:rStyle w:val="Kommentarsreferens"/>
        </w:rPr>
        <w:commentReference w:id="51"/>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w:t>
      </w:r>
      <w:commentRangeStart w:id="52"/>
      <w:r w:rsidRPr="009462CB">
        <w:rPr>
          <w:rFonts w:cs="Times New Roman"/>
        </w:rPr>
        <w:t>Alla dessa egenskaper av kvantitativ data skulle man vilja ta del av i en större framtida studie och, därför skulle denna studie gynnas av att den preliminära explorativa studien utfördes på samma viss.</w:t>
      </w:r>
      <w:commentRangeEnd w:id="52"/>
      <w:r w:rsidR="00866F2D">
        <w:rPr>
          <w:rStyle w:val="Kommentarsreferens"/>
        </w:rPr>
        <w:commentReference w:id="52"/>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5047AE6C"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B088195" w:rsidR="00183881" w:rsidRPr="00BE257F" w:rsidRDefault="00BE257F" w:rsidP="00BE257F">
      <w:pPr>
        <w:pStyle w:val="Kommentarer"/>
        <w:numPr>
          <w:ilvl w:val="0"/>
          <w:numId w:val="21"/>
        </w:numPr>
        <w:rPr>
          <w:sz w:val="22"/>
          <w:szCs w:val="22"/>
        </w:rPr>
      </w:pPr>
      <w:commentRangeStart w:id="53"/>
      <w:r>
        <w:rPr>
          <w:sz w:val="22"/>
          <w:szCs w:val="22"/>
        </w:rPr>
        <w:t>Skapandet av i</w:t>
      </w:r>
      <w:r w:rsidR="00183881" w:rsidRPr="00BE257F">
        <w:rPr>
          <w:sz w:val="22"/>
          <w:szCs w:val="22"/>
        </w:rPr>
        <w:t>ntervjufrågor</w:t>
      </w:r>
      <w:r>
        <w:rPr>
          <w:sz w:val="22"/>
          <w:szCs w:val="22"/>
        </w:rPr>
        <w:t>na</w:t>
      </w:r>
      <w:commentRangeEnd w:id="53"/>
      <w:r w:rsidR="00866F2D">
        <w:rPr>
          <w:rStyle w:val="Kommentarsreferens"/>
        </w:rPr>
        <w:commentReference w:id="53"/>
      </w:r>
    </w:p>
    <w:p w14:paraId="4CE833B0" w14:textId="77777777" w:rsidR="00C77690" w:rsidRDefault="00C77690" w:rsidP="000B1921">
      <w:pPr>
        <w:tabs>
          <w:tab w:val="left" w:pos="1134"/>
        </w:tabs>
        <w:spacing w:line="480" w:lineRule="auto"/>
        <w:jc w:val="both"/>
        <w:rPr>
          <w:ins w:id="54" w:author="Olivia Imner" w:date="2019-01-01T16:16:00Z"/>
          <w:rFonts w:cs="Times New Roman"/>
        </w:rPr>
      </w:pPr>
    </w:p>
    <w:p w14:paraId="25D56B1E" w14:textId="794C0824"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w:t>
      </w:r>
      <w:r>
        <w:lastRenderedPageBreak/>
        <w:t>bakomlig</w:t>
      </w:r>
      <w:r w:rsidR="004B0686">
        <w:t>gande material eller målgruppen</w:t>
      </w:r>
      <w:r>
        <w:t>.</w:t>
      </w:r>
      <w:r w:rsidR="004B0686">
        <w:t xml:space="preserve"> </w:t>
      </w:r>
      <w:r>
        <w:t xml:space="preserve">Baserat på kriterierna </w:t>
      </w:r>
      <w:commentRangeStart w:id="55"/>
      <w:r>
        <w:t xml:space="preserve">valde vi </w:t>
      </w:r>
      <w:commentRangeEnd w:id="55"/>
      <w:r w:rsidR="00866F2D">
        <w:rPr>
          <w:rStyle w:val="Kommentarsreferens"/>
        </w:rPr>
        <w:commentReference w:id="55"/>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ins w:id="56" w:author="Microsoft Office-användare" w:date="2019-01-14T07:43:00Z">
        <w:r w:rsidR="00866F2D">
          <w:t>en</w:t>
        </w:r>
      </w:ins>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commentRangeStart w:id="57"/>
      <w:r>
        <w:t>tyst</w:t>
      </w:r>
      <w:commentRangeEnd w:id="57"/>
      <w:r w:rsidR="00866F2D">
        <w:rPr>
          <w:rStyle w:val="Kommentarsreferens"/>
        </w:rPr>
        <w:commentReference w:id="57"/>
      </w:r>
      <w:r>
        <w:t xml:space="preserve">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58" w:name="_Toc391456183"/>
      <w:bookmarkStart w:id="59" w:name="_Toc401327939"/>
      <w:commentRangeStart w:id="60"/>
      <w:r w:rsidRPr="000B1921">
        <w:rPr>
          <w:rFonts w:cs="Times New Roman"/>
          <w:b/>
          <w:sz w:val="24"/>
          <w:szCs w:val="24"/>
        </w:rPr>
        <w:t>Utvärdering</w:t>
      </w:r>
      <w:bookmarkEnd w:id="58"/>
      <w:bookmarkEnd w:id="59"/>
      <w:commentRangeEnd w:id="60"/>
      <w:r w:rsidR="00866F2D">
        <w:rPr>
          <w:rStyle w:val="Kommentarsreferens"/>
        </w:rPr>
        <w:commentReference w:id="60"/>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lastRenderedPageBreak/>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commentRangeStart w:id="61"/>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commentRangeEnd w:id="61"/>
      <w:r w:rsidR="00866F2D">
        <w:rPr>
          <w:rStyle w:val="Kommentarsreferens"/>
        </w:rPr>
        <w:commentReference w:id="61"/>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088F4404"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1- 2,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3,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w:t>
      </w:r>
      <w:commentRangeStart w:id="62"/>
      <w:r w:rsidR="00850895">
        <w:rPr>
          <w:rFonts w:eastAsia="Times New Roman" w:cs="Times New Roman"/>
          <w:lang w:eastAsia="sv-SE"/>
        </w:rPr>
        <w:t>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w:t>
      </w:r>
      <w:commentRangeEnd w:id="62"/>
      <w:r w:rsidR="00DE72B1">
        <w:rPr>
          <w:rStyle w:val="Kommentarsreferens"/>
        </w:rPr>
        <w:commentReference w:id="62"/>
      </w:r>
      <w:r w:rsidR="00850895">
        <w:rPr>
          <w:rFonts w:eastAsia="Times New Roman" w:cs="Times New Roman"/>
          <w:lang w:eastAsia="sv-SE"/>
        </w:rPr>
        <w:t>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63" w:name="_Toc391456184"/>
      <w:bookmarkStart w:id="64" w:name="_Toc401327940"/>
      <w:bookmarkEnd w:id="63"/>
      <w:r w:rsidRPr="00E43D1C">
        <w:t>Resultat</w:t>
      </w:r>
      <w:bookmarkEnd w:id="6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33203489"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commentRangeStart w:id="65"/>
      <w:r w:rsidR="000E3605">
        <w:t xml:space="preserve">presenterades på </w:t>
      </w:r>
      <w:commentRangeEnd w:id="65"/>
      <w:r w:rsidR="00DE72B1">
        <w:rPr>
          <w:rStyle w:val="Kommentarsreferens"/>
        </w:rPr>
        <w:commentReference w:id="65"/>
      </w:r>
      <w:r w:rsidR="000E3605">
        <w:t>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ins w:id="66" w:author="Microsoft Office-användare" w:date="2019-01-14T08:05:00Z">
        <w:r>
          <w:lastRenderedPageBreak/>
          <w:t xml:space="preserve"> </w:t>
        </w:r>
      </w:ins>
    </w:p>
    <w:p w14:paraId="5A761002" w14:textId="73031030"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5F9F0454"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B140A5">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lastRenderedPageBreak/>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4E3DD26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1C8128C" w:rsidR="00D45847" w:rsidRDefault="00E91509" w:rsidP="00CA1731">
      <w:pPr>
        <w:spacing w:line="480" w:lineRule="auto"/>
        <w:jc w:val="both"/>
      </w:pPr>
      <w:r>
        <w:t xml:space="preserve">För att få en djupare </w:t>
      </w:r>
      <w:r w:rsidR="00043AE1">
        <w:t>in</w:t>
      </w:r>
      <w:r>
        <w:t xml:space="preserve">blick inom Grades prestanda i varje fas, </w:t>
      </w:r>
      <w:commentRangeStart w:id="67"/>
      <w:r>
        <w:t>delade vi upp de erhållna poäng</w:t>
      </w:r>
      <w:r w:rsidR="00043AE1">
        <w:t>en</w:t>
      </w:r>
      <w:r>
        <w:t xml:space="preserve"> </w:t>
      </w:r>
      <w:commentRangeEnd w:id="67"/>
      <w:r w:rsidR="00047160">
        <w:rPr>
          <w:rStyle w:val="Kommentarsreferens"/>
        </w:rPr>
        <w:commentReference w:id="67"/>
      </w:r>
      <w:r>
        <w:t>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w:t>
      </w:r>
      <w:r w:rsidR="00971948">
        <w:lastRenderedPageBreak/>
        <w:t xml:space="preserve">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7229FCC4"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B140A5">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0354A76A"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10FF352C"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commentRangeStart w:id="68"/>
      <w:r>
        <w:t xml:space="preserve">varierade </w:t>
      </w:r>
      <w:commentRangeEnd w:id="68"/>
      <w:r w:rsidR="00047160">
        <w:rPr>
          <w:rStyle w:val="Kommentarsreferens"/>
        </w:rPr>
        <w:commentReference w:id="68"/>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69" w:name="_Toc489811950"/>
      <w:bookmarkStart w:id="7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39A49A10"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B140A5">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69"/>
      <w:bookmarkEnd w:id="7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71" w:name="_Toc391456185"/>
      <w:bookmarkStart w:id="72" w:name="_Toc401327941"/>
      <w:bookmarkEnd w:id="71"/>
      <w:r w:rsidRPr="004E58AD">
        <w:lastRenderedPageBreak/>
        <w:t>Diskussion</w:t>
      </w:r>
      <w:bookmarkEnd w:id="72"/>
    </w:p>
    <w:p w14:paraId="6D0F922C" w14:textId="5F3E59BD"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 xml:space="preserve">. </w:t>
      </w:r>
      <w:commentRangeStart w:id="73"/>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w:t>
      </w:r>
      <w:commentRangeEnd w:id="73"/>
      <w:r w:rsidR="00047160">
        <w:rPr>
          <w:rStyle w:val="Kommentarsreferens"/>
        </w:rPr>
        <w:commentReference w:id="73"/>
      </w:r>
      <w:r w:rsidR="000C1D43">
        <w:t>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w:t>
      </w:r>
      <w:commentRangeStart w:id="74"/>
      <w:r w:rsidR="000C1D43">
        <w:t>på Grade</w:t>
      </w:r>
      <w:r w:rsidR="009462CB">
        <w:t>s</w:t>
      </w:r>
      <w:r w:rsidR="000C1D43">
        <w:t xml:space="preserve"> nuvarande pedagogik</w:t>
      </w:r>
      <w:commentRangeEnd w:id="74"/>
      <w:r w:rsidR="00047160">
        <w:rPr>
          <w:rStyle w:val="Kommentarsreferens"/>
        </w:rPr>
        <w:commentReference w:id="74"/>
      </w:r>
      <w:r w:rsidR="000C1D43">
        <w:t xml:space="preserve">. Resultatet visade att </w:t>
      </w:r>
      <w:r w:rsidR="00E45207">
        <w:t xml:space="preserve">DIM och, följaktligen, </w:t>
      </w:r>
      <w:r w:rsidR="000C1D43">
        <w:t xml:space="preserve">det </w:t>
      </w:r>
      <w:r w:rsidR="00FC2E6B">
        <w:t>A</w:t>
      </w:r>
      <w:r w:rsidR="000C1D43">
        <w:t xml:space="preserve">ssociativa perspektivet var lämpligast för att inrama </w:t>
      </w:r>
      <w:commentRangeStart w:id="75"/>
      <w:r w:rsidR="000C1D43">
        <w:t xml:space="preserve">Grades pedagogiska </w:t>
      </w:r>
      <w:r w:rsidR="006D6C38">
        <w:t>riktlinjer</w:t>
      </w:r>
      <w:r w:rsidR="006764D6">
        <w:t>.</w:t>
      </w:r>
      <w:commentRangeEnd w:id="75"/>
      <w:r w:rsidR="00047160">
        <w:rPr>
          <w:rStyle w:val="Kommentarsreferens"/>
        </w:rPr>
        <w:commentReference w:id="75"/>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0AF73FE" w:rsidR="00AC7484" w:rsidRPr="00802217" w:rsidRDefault="00564255" w:rsidP="00CA1731">
      <w:pPr>
        <w:spacing w:line="480" w:lineRule="auto"/>
        <w:jc w:val="both"/>
        <w:rPr>
          <w:rFonts w:cs="Times New Roman"/>
        </w:rPr>
      </w:pPr>
      <w:r>
        <w:t xml:space="preserve">I </w:t>
      </w:r>
      <w:r w:rsidR="00AB703B">
        <w:t>denn</w:t>
      </w:r>
      <w:r w:rsidR="006607E1">
        <w:t xml:space="preserve">a </w:t>
      </w:r>
      <w:r>
        <w:t xml:space="preserve">studie </w:t>
      </w:r>
      <w:commentRangeStart w:id="76"/>
      <w:r>
        <w:t>utnyttjades en</w:t>
      </w:r>
      <w:r w:rsidR="005F5F47">
        <w:t xml:space="preserve"> strukturerad</w:t>
      </w:r>
      <w:r>
        <w:t xml:space="preserve"> intervju </w:t>
      </w:r>
      <w:commentRangeEnd w:id="76"/>
      <w:r w:rsidR="00047160">
        <w:rPr>
          <w:rStyle w:val="Kommentarsreferens"/>
        </w:rPr>
        <w:commentReference w:id="76"/>
      </w:r>
      <w:r>
        <w:t xml:space="preserve">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ins w:id="77" w:author="Microsoft Office-användare" w:date="2019-01-14T08:12:00Z">
        <w:r w:rsidR="00047160">
          <w:t>et</w:t>
        </w:r>
      </w:ins>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ins w:id="78" w:author="Microsoft Office-användare" w:date="2019-01-14T08:12:00Z">
        <w:r w:rsidR="00047160">
          <w:t xml:space="preserve">till </w:t>
        </w:r>
      </w:ins>
      <w:r>
        <w:t xml:space="preserve">att kartlägga individuella pedagogiska modeller </w:t>
      </w:r>
      <w:commentRangeStart w:id="79"/>
      <w:r>
        <w:t xml:space="preserve">på </w:t>
      </w:r>
      <w:commentRangeEnd w:id="79"/>
      <w:r w:rsidR="00047160">
        <w:rPr>
          <w:rStyle w:val="Kommentarsreferens"/>
        </w:rPr>
        <w:commentReference w:id="79"/>
      </w:r>
      <w:r>
        <w:t>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80"/>
      <w:r w:rsidR="006605E3">
        <w:t xml:space="preserve">företaget. </w:t>
      </w:r>
      <w:r w:rsidR="006607E1">
        <w:rPr>
          <w:rFonts w:cs="Times New Roman"/>
        </w:rPr>
        <w:t>E</w:t>
      </w:r>
      <w:r w:rsidR="00C14F1C">
        <w:rPr>
          <w:rFonts w:cs="Times New Roman"/>
        </w:rPr>
        <w:t>n</w:t>
      </w:r>
      <w:r w:rsidR="006607E1">
        <w:rPr>
          <w:rFonts w:cs="Times New Roman"/>
        </w:rPr>
        <w:t xml:space="preserve"> </w:t>
      </w:r>
      <w:commentRangeEnd w:id="80"/>
      <w:r w:rsidR="00047160">
        <w:rPr>
          <w:rStyle w:val="Kommentarsreferens"/>
        </w:rPr>
        <w:commentReference w:id="80"/>
      </w:r>
      <w:r w:rsidR="006607E1">
        <w:rPr>
          <w:rFonts w:cs="Times New Roman"/>
        </w:rPr>
        <w:t>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w:t>
      </w:r>
      <w:r w:rsidR="00C14F1C">
        <w:rPr>
          <w:rFonts w:cs="Times New Roman"/>
        </w:rPr>
        <w:t>ökar</w:t>
      </w:r>
      <w:r w:rsidR="006607E1">
        <w:rPr>
          <w:rFonts w:cs="Times New Roman"/>
        </w:rPr>
        <w:t xml:space="preserve"> risken för missförstånd av fråg</w:t>
      </w:r>
      <w:r w:rsidR="00C14F1C">
        <w:rPr>
          <w:rFonts w:cs="Times New Roman"/>
        </w:rPr>
        <w:t>orna</w:t>
      </w:r>
      <w:r w:rsidR="006607E1">
        <w:rPr>
          <w:rFonts w:cs="Times New Roman"/>
        </w:rPr>
        <w:t xml:space="preserve">, eftersom det inte finns någon chans för vidare förklaringar. </w:t>
      </w:r>
      <w:r w:rsidR="00C14F1C">
        <w:rPr>
          <w:rFonts w:cs="Times New Roman"/>
          <w:color w:val="353535"/>
        </w:rPr>
        <w:t>Trots att</w:t>
      </w:r>
      <w:r w:rsidR="006607E1">
        <w:rPr>
          <w:rFonts w:cs="Times New Roman"/>
          <w:color w:val="353535"/>
        </w:rPr>
        <w:t xml:space="preserve"> en intervju bedömdes vara den mest lämpliga metoden, </w:t>
      </w:r>
      <w:r w:rsidR="006607E1" w:rsidRPr="001E114D">
        <w:rPr>
          <w:rFonts w:cs="Times New Roman"/>
          <w:color w:val="353535"/>
        </w:rPr>
        <w:t>finns det vissa faktorer som</w:t>
      </w:r>
      <w:r w:rsidR="006607E1" w:rsidRPr="00802217">
        <w:rPr>
          <w:rFonts w:cs="Times New Roman"/>
          <w:color w:val="353535"/>
        </w:rPr>
        <w:t xml:space="preserve"> kan ha påverkat </w:t>
      </w:r>
      <w:r w:rsidR="006607E1" w:rsidRPr="00802217">
        <w:rPr>
          <w:rFonts w:cs="Times New Roman"/>
          <w:color w:val="353535"/>
        </w:rPr>
        <w:lastRenderedPageBreak/>
        <w:t>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w:t>
      </w:r>
      <w:ins w:id="81" w:author="Microsoft Office-användare" w:date="2019-01-14T08:13:00Z">
        <w:r w:rsidR="00047160">
          <w:t>n</w:t>
        </w:r>
      </w:ins>
      <w:del w:id="82" w:author="Microsoft Office-användare" w:date="2019-01-14T08:13:00Z">
        <w:r w:rsidR="006607E1" w:rsidDel="00047160">
          <w:delText>t</w:delText>
        </w:r>
      </w:del>
      <w:r w:rsidR="006607E1">
        <w:t xml:space="preserve"> skulle vara mer reliabla om flera personer kunde intervjuas. De specifika frågor som </w:t>
      </w:r>
      <w:r w:rsidR="00C14F1C">
        <w:t>ställdes</w:t>
      </w:r>
      <w:r w:rsidR="006607E1">
        <w:t xml:space="preserve"> till intervjupersonen vid intervjutillfället är en annan faktor som skulle kunna påverka resultatet. Framtida studier skulle gynnas av att utöka antal</w:t>
      </w:r>
      <w:r w:rsidR="00C14F1C">
        <w:t>et</w:t>
      </w:r>
      <w:r w:rsidR="006607E1">
        <w:t xml:space="preserve"> frågor som korresponderar till de undersökta modellerna, ett flertal nyckelpersoner som utvecklar frågarna tillsammans, samt intervju</w:t>
      </w:r>
      <w:r w:rsidR="00C14F1C">
        <w:t>er</w:t>
      </w:r>
      <w:r w:rsidR="006607E1">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ins w:id="83" w:author="Microsoft Office-användare" w:date="2019-01-14T08:14:00Z">
        <w:r w:rsidR="00047160">
          <w:t>en som</w:t>
        </w:r>
      </w:ins>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523EB4F4"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 xml:space="preserve">gav </w:t>
      </w:r>
      <w:del w:id="84" w:author="Microsoft Office-användare" w:date="2019-01-14T08:14:00Z">
        <w:r w:rsidR="00B37533" w:rsidDel="00047160">
          <w:delText xml:space="preserve">oss </w:delText>
        </w:r>
      </w:del>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 xml:space="preserve">r enligt </w:t>
      </w:r>
      <w:commentRangeStart w:id="85"/>
      <w:commentRangeStart w:id="86"/>
      <w:r w:rsidR="00457C43">
        <w:t>DIM.</w:t>
      </w:r>
      <w:r w:rsidR="00BA3DCC">
        <w:t xml:space="preserve"> </w:t>
      </w:r>
      <w:r w:rsidR="00197B05">
        <w:t xml:space="preserve">I </w:t>
      </w:r>
      <w:commentRangeEnd w:id="85"/>
      <w:r w:rsidR="00047160">
        <w:rPr>
          <w:rStyle w:val="Kommentarsreferens"/>
        </w:rPr>
        <w:commentReference w:id="85"/>
      </w:r>
      <w:commentRangeEnd w:id="86"/>
      <w:r w:rsidR="00047160">
        <w:rPr>
          <w:rStyle w:val="Kommentarsreferens"/>
        </w:rPr>
        <w:commentReference w:id="86"/>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commentRangeStart w:id="87"/>
      <w:r w:rsidR="00C02FBE">
        <w:t>förlitligt</w:t>
      </w:r>
      <w:commentRangeEnd w:id="87"/>
      <w:r w:rsidR="00047160">
        <w:rPr>
          <w:rStyle w:val="Kommentarsreferens"/>
        </w:rPr>
        <w:commentReference w:id="87"/>
      </w:r>
      <w:r w:rsidR="00D23CFF">
        <w:t xml:space="preserve"> resultat om flera personer </w:t>
      </w:r>
      <w:r w:rsidR="00C02FBE">
        <w:t xml:space="preserve">formulerar </w:t>
      </w:r>
      <w:r w:rsidR="00D23CFF">
        <w:t xml:space="preserve">påståenden. </w:t>
      </w:r>
      <w:commentRangeStart w:id="88"/>
      <w:r w:rsidR="006A08E7">
        <w:t>Utvärdering</w:t>
      </w:r>
      <w:r w:rsidR="00F358E4">
        <w:t>en</w:t>
      </w:r>
      <w:r w:rsidR="006A08E7">
        <w:t xml:space="preserve"> genomfördes av 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commentRangeEnd w:id="88"/>
      <w:r w:rsidR="00C74489">
        <w:rPr>
          <w:rStyle w:val="Kommentarsreferens"/>
        </w:rPr>
        <w:commentReference w:id="88"/>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w:t>
      </w:r>
      <w:commentRangeStart w:id="89"/>
      <w:r w:rsidR="00110DB4">
        <w:t xml:space="preserve">ett mer </w:t>
      </w:r>
      <w:r w:rsidR="00431498">
        <w:t>reliabla</w:t>
      </w:r>
      <w:r w:rsidR="00110DB4">
        <w:t xml:space="preserve"> resultat</w:t>
      </w:r>
      <w:commentRangeEnd w:id="89"/>
      <w:r w:rsidR="00C74489">
        <w:rPr>
          <w:rStyle w:val="Kommentarsreferens"/>
        </w:rPr>
        <w:commentReference w:id="89"/>
      </w:r>
      <w:r w:rsidR="00110DB4">
        <w: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lastRenderedPageBreak/>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w:t>
      </w:r>
      <w:bookmarkStart w:id="90" w:name="_GoBack"/>
      <w:bookmarkEnd w:id="90"/>
      <w:r w:rsidR="00DD61A8">
        <w:rPr>
          <w:rFonts w:eastAsia="Times New Roman" w:cs="Arial"/>
          <w:color w:val="222222"/>
          <w:shd w:val="clear" w:color="auto" w:fill="FFFFFF"/>
        </w:rPr>
        <w: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commentRangeStart w:id="91"/>
      <w:proofErr w:type="spellStart"/>
      <w:r w:rsidR="00807816">
        <w:t>Kocadere</w:t>
      </w:r>
      <w:proofErr w:type="spellEnd"/>
      <w:r w:rsidR="00807816">
        <w:t xml:space="preserve"> &amp; </w:t>
      </w:r>
      <w:proofErr w:type="spellStart"/>
      <w:r w:rsidR="00807816">
        <w:t>Ozgen</w:t>
      </w:r>
      <w:proofErr w:type="spellEnd"/>
      <w:r w:rsidR="00807816">
        <w:t xml:space="preserve"> studien </w:t>
      </w:r>
      <w:commentRangeEnd w:id="91"/>
      <w:r w:rsidR="00C74489">
        <w:rPr>
          <w:rStyle w:val="Kommentarsreferens"/>
        </w:rPr>
        <w:commentReference w:id="91"/>
      </w:r>
      <w:r w:rsidR="003475D1">
        <w:t xml:space="preserve">har </w:t>
      </w:r>
      <w:r w:rsidR="00807816">
        <w:t>däremot bara 6 frågor som representera</w:t>
      </w:r>
      <w:ins w:id="92" w:author="Microsoft Office-användare" w:date="2019-01-14T08:18:00Z">
        <w:r w:rsidR="00C74489">
          <w:t>r</w:t>
        </w:r>
      </w:ins>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293A103E"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commentRangeStart w:id="93"/>
      <w:r w:rsidR="007E6083">
        <w:t xml:space="preserve">vi </w:t>
      </w:r>
      <w:r w:rsidR="000152C2">
        <w:t xml:space="preserve">eventuellt se </w:t>
      </w:r>
      <w:commentRangeEnd w:id="93"/>
      <w:r w:rsidR="00C74489">
        <w:rPr>
          <w:rStyle w:val="Kommentarsreferens"/>
        </w:rPr>
        <w:commentReference w:id="93"/>
      </w:r>
      <w:r w:rsidR="000152C2">
        <w:t xml:space="preserve">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94" w:name="_Toc401327942"/>
      <w:r w:rsidRPr="004E58AD">
        <w:t>Tack</w:t>
      </w:r>
      <w:bookmarkEnd w:id="94"/>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w:t>
      </w:r>
      <w:r w:rsidR="004450E6">
        <w:lastRenderedPageBreak/>
        <w:t xml:space="preserve">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95" w:name="_Toc391456186"/>
      <w:bookmarkStart w:id="96" w:name="_Toc401327943"/>
      <w:bookmarkEnd w:id="95"/>
      <w:r w:rsidRPr="004E58AD">
        <w:lastRenderedPageBreak/>
        <w:t>Referenser</w:t>
      </w:r>
      <w:bookmarkEnd w:id="96"/>
    </w:p>
    <w:p w14:paraId="291E8527" w14:textId="77777777" w:rsidR="002A2729" w:rsidRPr="00B140A5" w:rsidRDefault="00B67ECD">
      <w:pPr>
        <w:widowControl w:val="0"/>
        <w:autoSpaceDE w:val="0"/>
        <w:autoSpaceDN w:val="0"/>
        <w:adjustRightInd w:val="0"/>
        <w:rPr>
          <w:rFonts w:cs="Times New Roman"/>
          <w:color w:val="000000"/>
          <w:szCs w:val="24"/>
          <w:lang w:val="en-US"/>
          <w:rPrChange w:id="97" w:author="Microsoft Office-användare" w:date="2019-01-14T07:21:00Z">
            <w:rPr>
              <w:rFonts w:cs="Times New Roman"/>
              <w:color w:val="000000"/>
              <w:szCs w:val="24"/>
            </w:rPr>
          </w:rPrChange>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 xml:space="preserve">Businessreflex. (2016, December 2). E-learning – mer lärande på effektivare sätt? </w:t>
      </w:r>
      <w:r w:rsidR="002A2729" w:rsidRPr="00B140A5">
        <w:rPr>
          <w:rFonts w:cs="Times New Roman"/>
          <w:color w:val="000000"/>
          <w:szCs w:val="24"/>
          <w:lang w:val="en-US"/>
          <w:rPrChange w:id="98" w:author="Microsoft Office-användare" w:date="2019-01-14T07:21:00Z">
            <w:rPr>
              <w:rFonts w:cs="Times New Roman"/>
              <w:color w:val="000000"/>
              <w:szCs w:val="24"/>
            </w:rPr>
          </w:rPrChange>
        </w:rPr>
        <w:t>Retrieved August 31, 2018, from goo.gl/SbUuNe</w:t>
      </w:r>
    </w:p>
    <w:p w14:paraId="12E6F393" w14:textId="77777777" w:rsidR="002A2729" w:rsidRPr="00B140A5" w:rsidRDefault="002A2729">
      <w:pPr>
        <w:widowControl w:val="0"/>
        <w:autoSpaceDE w:val="0"/>
        <w:autoSpaceDN w:val="0"/>
        <w:adjustRightInd w:val="0"/>
        <w:rPr>
          <w:rFonts w:cs="Times New Roman"/>
          <w:color w:val="000000"/>
          <w:szCs w:val="24"/>
          <w:lang w:val="en-US"/>
          <w:rPrChange w:id="99" w:author="Microsoft Office-användare" w:date="2019-01-14T07:21:00Z">
            <w:rPr>
              <w:rFonts w:cs="Times New Roman"/>
              <w:color w:val="000000"/>
              <w:szCs w:val="24"/>
            </w:rPr>
          </w:rPrChange>
        </w:rPr>
      </w:pPr>
      <w:r w:rsidRPr="00B140A5">
        <w:rPr>
          <w:rFonts w:cs="Times New Roman"/>
          <w:color w:val="000000"/>
          <w:szCs w:val="24"/>
          <w:lang w:val="en-US"/>
          <w:rPrChange w:id="100" w:author="Microsoft Office-användare" w:date="2019-01-14T07:21:00Z">
            <w:rPr>
              <w:rFonts w:cs="Times New Roman"/>
              <w:color w:val="000000"/>
              <w:szCs w:val="24"/>
            </w:rPr>
          </w:rPrChange>
        </w:rPr>
        <w:t>Carlberg, N. (2017, March 5). Branschanalys e-learning Sverige 2015. Retrieved October 7, 2018, from goo.gl/ZU9VLM</w:t>
      </w:r>
    </w:p>
    <w:p w14:paraId="411B100A" w14:textId="77777777" w:rsidR="002A2729" w:rsidRPr="00B140A5" w:rsidRDefault="002A2729">
      <w:pPr>
        <w:widowControl w:val="0"/>
        <w:autoSpaceDE w:val="0"/>
        <w:autoSpaceDN w:val="0"/>
        <w:adjustRightInd w:val="0"/>
        <w:rPr>
          <w:rFonts w:cs="Times New Roman"/>
          <w:color w:val="000000"/>
          <w:szCs w:val="24"/>
          <w:lang w:val="en-US"/>
          <w:rPrChange w:id="101" w:author="Microsoft Office-användare" w:date="2019-01-14T07:21:00Z">
            <w:rPr>
              <w:rFonts w:cs="Times New Roman"/>
              <w:color w:val="000000"/>
              <w:szCs w:val="24"/>
            </w:rPr>
          </w:rPrChange>
        </w:rPr>
      </w:pPr>
      <w:r w:rsidRPr="00B140A5">
        <w:rPr>
          <w:rFonts w:cs="Times New Roman"/>
          <w:color w:val="000000"/>
          <w:szCs w:val="24"/>
          <w:lang w:val="en-US"/>
          <w:rPrChange w:id="102" w:author="Microsoft Office-användare" w:date="2019-01-14T07:21:00Z">
            <w:rPr>
              <w:rFonts w:cs="Times New Roman"/>
              <w:color w:val="000000"/>
              <w:szCs w:val="24"/>
            </w:rPr>
          </w:rPrChange>
        </w:rPr>
        <w:t xml:space="preserve">Clark, R. C., &amp; Mayer, R. E. (2012). </w:t>
      </w:r>
      <w:r w:rsidRPr="00B140A5">
        <w:rPr>
          <w:rFonts w:cs="Times New Roman"/>
          <w:i/>
          <w:iCs/>
          <w:color w:val="000000"/>
          <w:szCs w:val="24"/>
          <w:lang w:val="en-US"/>
          <w:rPrChange w:id="103" w:author="Microsoft Office-användare" w:date="2019-01-14T07:21:00Z">
            <w:rPr>
              <w:rFonts w:cs="Times New Roman"/>
              <w:i/>
              <w:iCs/>
              <w:color w:val="000000"/>
              <w:szCs w:val="24"/>
            </w:rPr>
          </w:rPrChange>
        </w:rPr>
        <w:t>Scenario-based e-Learning: Evidence-Based Guidelines for Online Workforce Learning</w:t>
      </w:r>
      <w:r w:rsidRPr="00B140A5">
        <w:rPr>
          <w:rFonts w:cs="Times New Roman"/>
          <w:color w:val="000000"/>
          <w:szCs w:val="24"/>
          <w:lang w:val="en-US"/>
          <w:rPrChange w:id="104" w:author="Microsoft Office-användare" w:date="2019-01-14T07:21:00Z">
            <w:rPr>
              <w:rFonts w:cs="Times New Roman"/>
              <w:color w:val="000000"/>
              <w:szCs w:val="24"/>
            </w:rPr>
          </w:rPrChange>
        </w:rPr>
        <w:t>. John Wiley &amp; Sons.</w:t>
      </w:r>
    </w:p>
    <w:p w14:paraId="46432DF8" w14:textId="77777777" w:rsidR="002A2729" w:rsidRPr="00B140A5" w:rsidRDefault="002A2729">
      <w:pPr>
        <w:widowControl w:val="0"/>
        <w:autoSpaceDE w:val="0"/>
        <w:autoSpaceDN w:val="0"/>
        <w:adjustRightInd w:val="0"/>
        <w:rPr>
          <w:rFonts w:cs="Times New Roman"/>
          <w:color w:val="000000"/>
          <w:szCs w:val="24"/>
          <w:lang w:val="en-US"/>
          <w:rPrChange w:id="105" w:author="Microsoft Office-användare" w:date="2019-01-14T07:21:00Z">
            <w:rPr>
              <w:rFonts w:cs="Times New Roman"/>
              <w:color w:val="000000"/>
              <w:szCs w:val="24"/>
            </w:rPr>
          </w:rPrChange>
        </w:rPr>
      </w:pPr>
      <w:r w:rsidRPr="00B140A5">
        <w:rPr>
          <w:rFonts w:cs="Times New Roman"/>
          <w:color w:val="000000"/>
          <w:szCs w:val="24"/>
          <w:lang w:val="en-US"/>
          <w:rPrChange w:id="106" w:author="Microsoft Office-användare" w:date="2019-01-14T07:21:00Z">
            <w:rPr>
              <w:rFonts w:cs="Times New Roman"/>
              <w:color w:val="000000"/>
              <w:szCs w:val="24"/>
            </w:rPr>
          </w:rPrChange>
        </w:rPr>
        <w:t xml:space="preserve">Conole, G., Dyke, M., Oliver, M., &amp; Seale, J. (2004). Mapping pedagogy and tools for effective learning design. </w:t>
      </w:r>
      <w:r w:rsidRPr="00B140A5">
        <w:rPr>
          <w:rFonts w:cs="Times New Roman"/>
          <w:i/>
          <w:iCs/>
          <w:color w:val="000000"/>
          <w:szCs w:val="24"/>
          <w:lang w:val="en-US"/>
          <w:rPrChange w:id="107" w:author="Microsoft Office-användare" w:date="2019-01-14T07:21:00Z">
            <w:rPr>
              <w:rFonts w:cs="Times New Roman"/>
              <w:i/>
              <w:iCs/>
              <w:color w:val="000000"/>
              <w:szCs w:val="24"/>
            </w:rPr>
          </w:rPrChange>
        </w:rPr>
        <w:t>Computers &amp; Education</w:t>
      </w:r>
      <w:r w:rsidRPr="00B140A5">
        <w:rPr>
          <w:rFonts w:cs="Times New Roman"/>
          <w:color w:val="000000"/>
          <w:szCs w:val="24"/>
          <w:lang w:val="en-US"/>
          <w:rPrChange w:id="108"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09" w:author="Microsoft Office-användare" w:date="2019-01-14T07:21:00Z">
            <w:rPr>
              <w:rFonts w:cs="Times New Roman"/>
              <w:i/>
              <w:iCs/>
              <w:color w:val="000000"/>
              <w:szCs w:val="24"/>
            </w:rPr>
          </w:rPrChange>
        </w:rPr>
        <w:t>43</w:t>
      </w:r>
      <w:r w:rsidRPr="00B140A5">
        <w:rPr>
          <w:rFonts w:cs="Times New Roman"/>
          <w:color w:val="000000"/>
          <w:szCs w:val="24"/>
          <w:lang w:val="en-US"/>
          <w:rPrChange w:id="110" w:author="Microsoft Office-användare" w:date="2019-01-14T07:21:00Z">
            <w:rPr>
              <w:rFonts w:cs="Times New Roman"/>
              <w:color w:val="000000"/>
              <w:szCs w:val="24"/>
            </w:rPr>
          </w:rPrChange>
        </w:rPr>
        <w:t>(1–2), 17–33. https://doi.org/10.1016/j.compedu.2003.12.018</w:t>
      </w:r>
    </w:p>
    <w:p w14:paraId="1A4750DF" w14:textId="77777777" w:rsidR="002A2729" w:rsidRPr="00B140A5" w:rsidRDefault="002A2729">
      <w:pPr>
        <w:widowControl w:val="0"/>
        <w:autoSpaceDE w:val="0"/>
        <w:autoSpaceDN w:val="0"/>
        <w:adjustRightInd w:val="0"/>
        <w:rPr>
          <w:rFonts w:cs="Times New Roman"/>
          <w:color w:val="000000"/>
          <w:szCs w:val="24"/>
          <w:lang w:val="en-US"/>
          <w:rPrChange w:id="111" w:author="Microsoft Office-användare" w:date="2019-01-14T07:21:00Z">
            <w:rPr>
              <w:rFonts w:cs="Times New Roman"/>
              <w:color w:val="000000"/>
              <w:szCs w:val="24"/>
            </w:rPr>
          </w:rPrChange>
        </w:rPr>
      </w:pPr>
      <w:r w:rsidRPr="00B140A5">
        <w:rPr>
          <w:rFonts w:cs="Times New Roman"/>
          <w:color w:val="000000"/>
          <w:szCs w:val="24"/>
          <w:lang w:val="en-US"/>
          <w:rPrChange w:id="112" w:author="Microsoft Office-användare" w:date="2019-01-14T07:21:00Z">
            <w:rPr>
              <w:rFonts w:cs="Times New Roman"/>
              <w:color w:val="000000"/>
              <w:szCs w:val="24"/>
            </w:rPr>
          </w:rPrChange>
        </w:rPr>
        <w:t xml:space="preserve">Conole, Gráinne. (2010). </w:t>
      </w:r>
      <w:r w:rsidRPr="00B140A5">
        <w:rPr>
          <w:rFonts w:cs="Times New Roman"/>
          <w:i/>
          <w:iCs/>
          <w:color w:val="000000"/>
          <w:szCs w:val="24"/>
          <w:lang w:val="en-US"/>
          <w:rPrChange w:id="113" w:author="Microsoft Office-användare" w:date="2019-01-14T07:21:00Z">
            <w:rPr>
              <w:rFonts w:cs="Times New Roman"/>
              <w:i/>
              <w:iCs/>
              <w:color w:val="000000"/>
              <w:szCs w:val="24"/>
            </w:rPr>
          </w:rPrChange>
        </w:rPr>
        <w:t>Review of Pedagogical Models and their use in e-learning</w:t>
      </w:r>
      <w:r w:rsidRPr="00B140A5">
        <w:rPr>
          <w:rFonts w:cs="Times New Roman"/>
          <w:color w:val="000000"/>
          <w:szCs w:val="24"/>
          <w:lang w:val="en-US"/>
          <w:rPrChange w:id="114" w:author="Microsoft Office-användare" w:date="2019-01-14T07:21:00Z">
            <w:rPr>
              <w:rFonts w:cs="Times New Roman"/>
              <w:color w:val="000000"/>
              <w:szCs w:val="24"/>
            </w:rPr>
          </w:rPrChange>
        </w:rPr>
        <w:t>. Milton Keynes: Open University. Retrieved from goo.gl/AfBK7R</w:t>
      </w:r>
    </w:p>
    <w:p w14:paraId="3CF64351" w14:textId="6E6612F5" w:rsidR="002A2729" w:rsidRPr="00B140A5" w:rsidRDefault="002A2729">
      <w:pPr>
        <w:widowControl w:val="0"/>
        <w:autoSpaceDE w:val="0"/>
        <w:autoSpaceDN w:val="0"/>
        <w:adjustRightInd w:val="0"/>
        <w:rPr>
          <w:rFonts w:cs="Times New Roman"/>
          <w:color w:val="000000"/>
          <w:szCs w:val="24"/>
          <w:lang w:val="en-US"/>
          <w:rPrChange w:id="115" w:author="Microsoft Office-användare" w:date="2019-01-14T07:21:00Z">
            <w:rPr>
              <w:rFonts w:cs="Times New Roman"/>
              <w:color w:val="000000"/>
              <w:szCs w:val="24"/>
            </w:rPr>
          </w:rPrChange>
        </w:rPr>
      </w:pPr>
      <w:r w:rsidRPr="00B140A5">
        <w:rPr>
          <w:rFonts w:cs="Times New Roman"/>
          <w:color w:val="000000"/>
          <w:szCs w:val="24"/>
          <w:lang w:val="en-US"/>
          <w:rPrChange w:id="116" w:author="Microsoft Office-användare" w:date="2019-01-14T07:21:00Z">
            <w:rPr>
              <w:rFonts w:cs="Times New Roman"/>
              <w:color w:val="000000"/>
              <w:szCs w:val="24"/>
            </w:rPr>
          </w:rPrChange>
        </w:rPr>
        <w:t xml:space="preserve">Dabbagh, N. (2005). Pedagogical models for E-Learning: A theory-based design framework. In </w:t>
      </w:r>
      <w:r w:rsidRPr="00B140A5">
        <w:rPr>
          <w:rFonts w:cs="Times New Roman"/>
          <w:i/>
          <w:iCs/>
          <w:color w:val="000000"/>
          <w:szCs w:val="24"/>
          <w:lang w:val="en-US"/>
          <w:rPrChange w:id="117" w:author="Microsoft Office-användare" w:date="2019-01-14T07:21:00Z">
            <w:rPr>
              <w:rFonts w:cs="Times New Roman"/>
              <w:i/>
              <w:iCs/>
              <w:color w:val="000000"/>
              <w:szCs w:val="24"/>
            </w:rPr>
          </w:rPrChange>
        </w:rPr>
        <w:t>In International Journal of Technology in Teaching and Learning</w:t>
      </w:r>
      <w:r w:rsidR="002F0574" w:rsidRPr="00B140A5">
        <w:rPr>
          <w:rFonts w:cs="Times New Roman"/>
          <w:color w:val="000000"/>
          <w:szCs w:val="24"/>
          <w:lang w:val="en-US"/>
          <w:rPrChange w:id="118" w:author="Microsoft Office-användare" w:date="2019-01-14T07:21:00Z">
            <w:rPr>
              <w:rFonts w:cs="Times New Roman"/>
              <w:color w:val="000000"/>
              <w:szCs w:val="24"/>
            </w:rPr>
          </w:rPrChange>
        </w:rPr>
        <w:t xml:space="preserve"> (</w:t>
      </w:r>
      <w:r w:rsidRPr="00B140A5">
        <w:rPr>
          <w:rFonts w:cs="Times New Roman"/>
          <w:color w:val="000000"/>
          <w:szCs w:val="24"/>
          <w:lang w:val="en-US"/>
          <w:rPrChange w:id="119" w:author="Microsoft Office-användare" w:date="2019-01-14T07:21:00Z">
            <w:rPr>
              <w:rFonts w:cs="Times New Roman"/>
              <w:color w:val="000000"/>
              <w:szCs w:val="24"/>
            </w:rPr>
          </w:rPrChange>
        </w:rPr>
        <w:t>p. 25–44).</w:t>
      </w:r>
    </w:p>
    <w:p w14:paraId="4E815F21" w14:textId="77777777" w:rsidR="002A2729" w:rsidRPr="00B140A5" w:rsidRDefault="002A2729">
      <w:pPr>
        <w:widowControl w:val="0"/>
        <w:autoSpaceDE w:val="0"/>
        <w:autoSpaceDN w:val="0"/>
        <w:adjustRightInd w:val="0"/>
        <w:rPr>
          <w:rFonts w:cs="Times New Roman"/>
          <w:color w:val="000000"/>
          <w:szCs w:val="24"/>
          <w:lang w:val="en-US"/>
          <w:rPrChange w:id="120" w:author="Microsoft Office-användare" w:date="2019-01-14T07:21:00Z">
            <w:rPr>
              <w:rFonts w:cs="Times New Roman"/>
              <w:color w:val="000000"/>
              <w:szCs w:val="24"/>
            </w:rPr>
          </w:rPrChange>
        </w:rPr>
      </w:pPr>
      <w:r w:rsidRPr="00B140A5">
        <w:rPr>
          <w:rFonts w:cs="Times New Roman"/>
          <w:color w:val="000000"/>
          <w:szCs w:val="24"/>
          <w:lang w:val="en-US"/>
          <w:rPrChange w:id="121" w:author="Microsoft Office-användare" w:date="2019-01-14T07:21:00Z">
            <w:rPr>
              <w:rFonts w:cs="Times New Roman"/>
              <w:color w:val="000000"/>
              <w:szCs w:val="24"/>
            </w:rPr>
          </w:rPrChange>
        </w:rPr>
        <w:t xml:space="preserve">Dalsgaard, C. (2005). Pedagogical quality in e-learning. </w:t>
      </w:r>
      <w:r w:rsidRPr="00B140A5">
        <w:rPr>
          <w:rFonts w:cs="Times New Roman"/>
          <w:i/>
          <w:iCs/>
          <w:color w:val="000000"/>
          <w:szCs w:val="24"/>
          <w:lang w:val="en-US"/>
          <w:rPrChange w:id="122" w:author="Microsoft Office-användare" w:date="2019-01-14T07:21:00Z">
            <w:rPr>
              <w:rFonts w:cs="Times New Roman"/>
              <w:i/>
              <w:iCs/>
              <w:color w:val="000000"/>
              <w:szCs w:val="24"/>
            </w:rPr>
          </w:rPrChange>
        </w:rPr>
        <w:t>Eleed</w:t>
      </w:r>
      <w:r w:rsidRPr="00B140A5">
        <w:rPr>
          <w:rFonts w:cs="Times New Roman"/>
          <w:color w:val="000000"/>
          <w:szCs w:val="24"/>
          <w:lang w:val="en-US"/>
          <w:rPrChange w:id="123"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24" w:author="Microsoft Office-användare" w:date="2019-01-14T07:21:00Z">
            <w:rPr>
              <w:rFonts w:cs="Times New Roman"/>
              <w:i/>
              <w:iCs/>
              <w:color w:val="000000"/>
              <w:szCs w:val="24"/>
            </w:rPr>
          </w:rPrChange>
        </w:rPr>
        <w:t>1</w:t>
      </w:r>
      <w:r w:rsidRPr="00B140A5">
        <w:rPr>
          <w:rFonts w:cs="Times New Roman"/>
          <w:color w:val="000000"/>
          <w:szCs w:val="24"/>
          <w:lang w:val="en-US"/>
          <w:rPrChange w:id="125" w:author="Microsoft Office-användare" w:date="2019-01-14T07:21:00Z">
            <w:rPr>
              <w:rFonts w:cs="Times New Roman"/>
              <w:color w:val="000000"/>
              <w:szCs w:val="24"/>
            </w:rPr>
          </w:rPrChange>
        </w:rPr>
        <w:t>(1). Retrieved from https://eleed.campussource.de/archive/1/78/index_html</w:t>
      </w:r>
    </w:p>
    <w:p w14:paraId="542B539F" w14:textId="77777777" w:rsidR="002A2729" w:rsidRPr="00B140A5" w:rsidRDefault="002A2729">
      <w:pPr>
        <w:widowControl w:val="0"/>
        <w:autoSpaceDE w:val="0"/>
        <w:autoSpaceDN w:val="0"/>
        <w:adjustRightInd w:val="0"/>
        <w:rPr>
          <w:rFonts w:cs="Times New Roman"/>
          <w:color w:val="000000"/>
          <w:szCs w:val="24"/>
          <w:lang w:val="en-US"/>
          <w:rPrChange w:id="126" w:author="Microsoft Office-användare" w:date="2019-01-14T07:21:00Z">
            <w:rPr>
              <w:rFonts w:cs="Times New Roman"/>
              <w:color w:val="000000"/>
              <w:szCs w:val="24"/>
            </w:rPr>
          </w:rPrChange>
        </w:rPr>
      </w:pPr>
      <w:r w:rsidRPr="002A2729">
        <w:rPr>
          <w:rFonts w:cs="Times New Roman"/>
          <w:color w:val="000000"/>
          <w:szCs w:val="24"/>
        </w:rPr>
        <w:t xml:space="preserve">de Jong, N., Verstegen, D. M. L., Tan, F. E. S., &amp; O’Connor, S. J. (2013). </w:t>
      </w:r>
      <w:r w:rsidRPr="00B140A5">
        <w:rPr>
          <w:rFonts w:cs="Times New Roman"/>
          <w:color w:val="000000"/>
          <w:szCs w:val="24"/>
          <w:lang w:val="en-US"/>
          <w:rPrChange w:id="127" w:author="Microsoft Office-användare" w:date="2019-01-14T07:21:00Z">
            <w:rPr>
              <w:rFonts w:cs="Times New Roman"/>
              <w:color w:val="000000"/>
              <w:szCs w:val="24"/>
            </w:rPr>
          </w:rPrChange>
        </w:rPr>
        <w:t xml:space="preserve">A comparison of classroom and online asynchronous problem-based learning for students undertaking statistics training as part of a Public Health Masters degree. </w:t>
      </w:r>
      <w:r w:rsidRPr="00B140A5">
        <w:rPr>
          <w:rFonts w:cs="Times New Roman"/>
          <w:i/>
          <w:iCs/>
          <w:color w:val="000000"/>
          <w:szCs w:val="24"/>
          <w:lang w:val="en-US"/>
          <w:rPrChange w:id="128" w:author="Microsoft Office-användare" w:date="2019-01-14T07:21:00Z">
            <w:rPr>
              <w:rFonts w:cs="Times New Roman"/>
              <w:i/>
              <w:iCs/>
              <w:color w:val="000000"/>
              <w:szCs w:val="24"/>
            </w:rPr>
          </w:rPrChange>
        </w:rPr>
        <w:t>Advances in Health Sciences Education: Theory and Practice</w:t>
      </w:r>
      <w:r w:rsidRPr="00B140A5">
        <w:rPr>
          <w:rFonts w:cs="Times New Roman"/>
          <w:color w:val="000000"/>
          <w:szCs w:val="24"/>
          <w:lang w:val="en-US"/>
          <w:rPrChange w:id="129"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30" w:author="Microsoft Office-användare" w:date="2019-01-14T07:21:00Z">
            <w:rPr>
              <w:rFonts w:cs="Times New Roman"/>
              <w:i/>
              <w:iCs/>
              <w:color w:val="000000"/>
              <w:szCs w:val="24"/>
            </w:rPr>
          </w:rPrChange>
        </w:rPr>
        <w:t>18</w:t>
      </w:r>
      <w:r w:rsidRPr="00B140A5">
        <w:rPr>
          <w:rFonts w:cs="Times New Roman"/>
          <w:color w:val="000000"/>
          <w:szCs w:val="24"/>
          <w:lang w:val="en-US"/>
          <w:rPrChange w:id="131" w:author="Microsoft Office-användare" w:date="2019-01-14T07:21:00Z">
            <w:rPr>
              <w:rFonts w:cs="Times New Roman"/>
              <w:color w:val="000000"/>
              <w:szCs w:val="24"/>
            </w:rPr>
          </w:rPrChange>
        </w:rPr>
        <w:t>(2), 245–264. https://doi.org/10.1007/s10459-012-9368-x</w:t>
      </w:r>
    </w:p>
    <w:p w14:paraId="1D33E46A" w14:textId="77777777" w:rsidR="002A2729" w:rsidRPr="00B140A5" w:rsidRDefault="002A2729">
      <w:pPr>
        <w:widowControl w:val="0"/>
        <w:autoSpaceDE w:val="0"/>
        <w:autoSpaceDN w:val="0"/>
        <w:adjustRightInd w:val="0"/>
        <w:rPr>
          <w:rFonts w:cs="Times New Roman"/>
          <w:color w:val="000000"/>
          <w:szCs w:val="24"/>
          <w:lang w:val="en-US"/>
          <w:rPrChange w:id="132" w:author="Microsoft Office-användare" w:date="2019-01-14T07:21:00Z">
            <w:rPr>
              <w:rFonts w:cs="Times New Roman"/>
              <w:color w:val="000000"/>
              <w:szCs w:val="24"/>
            </w:rPr>
          </w:rPrChange>
        </w:rPr>
      </w:pPr>
      <w:r w:rsidRPr="00B140A5">
        <w:rPr>
          <w:rFonts w:cs="Times New Roman"/>
          <w:color w:val="000000"/>
          <w:szCs w:val="24"/>
          <w:lang w:val="en-US"/>
          <w:rPrChange w:id="133" w:author="Microsoft Office-användare" w:date="2019-01-14T07:21:00Z">
            <w:rPr>
              <w:rFonts w:cs="Times New Roman"/>
              <w:color w:val="000000"/>
              <w:szCs w:val="24"/>
            </w:rPr>
          </w:rPrChange>
        </w:rPr>
        <w:t xml:space="preserve">Engeström, Y. (1987). </w:t>
      </w:r>
      <w:r w:rsidRPr="00B140A5">
        <w:rPr>
          <w:rFonts w:cs="Times New Roman"/>
          <w:i/>
          <w:iCs/>
          <w:color w:val="000000"/>
          <w:szCs w:val="24"/>
          <w:lang w:val="en-US"/>
          <w:rPrChange w:id="134" w:author="Microsoft Office-användare" w:date="2019-01-14T07:21:00Z">
            <w:rPr>
              <w:rFonts w:cs="Times New Roman"/>
              <w:i/>
              <w:iCs/>
              <w:color w:val="000000"/>
              <w:szCs w:val="24"/>
            </w:rPr>
          </w:rPrChange>
        </w:rPr>
        <w:t>Learning by expanding: An activity-theoretical approach to developmental research</w:t>
      </w:r>
      <w:r w:rsidRPr="00B140A5">
        <w:rPr>
          <w:rFonts w:cs="Times New Roman"/>
          <w:color w:val="000000"/>
          <w:szCs w:val="24"/>
          <w:lang w:val="en-US"/>
          <w:rPrChange w:id="135" w:author="Microsoft Office-användare" w:date="2019-01-14T07:21:00Z">
            <w:rPr>
              <w:rFonts w:cs="Times New Roman"/>
              <w:color w:val="000000"/>
              <w:szCs w:val="24"/>
            </w:rPr>
          </w:rPrChange>
        </w:rPr>
        <w:t>. p. 78.</w:t>
      </w:r>
    </w:p>
    <w:p w14:paraId="6ACE6E54" w14:textId="77777777" w:rsidR="002A2729" w:rsidRPr="00B140A5" w:rsidRDefault="002A2729">
      <w:pPr>
        <w:widowControl w:val="0"/>
        <w:autoSpaceDE w:val="0"/>
        <w:autoSpaceDN w:val="0"/>
        <w:adjustRightInd w:val="0"/>
        <w:rPr>
          <w:rFonts w:cs="Times New Roman"/>
          <w:color w:val="000000"/>
          <w:szCs w:val="24"/>
          <w:lang w:val="en-US"/>
          <w:rPrChange w:id="136" w:author="Microsoft Office-användare" w:date="2019-01-14T07:21:00Z">
            <w:rPr>
              <w:rFonts w:cs="Times New Roman"/>
              <w:color w:val="000000"/>
              <w:szCs w:val="24"/>
            </w:rPr>
          </w:rPrChange>
        </w:rPr>
      </w:pPr>
      <w:r w:rsidRPr="00B140A5">
        <w:rPr>
          <w:rFonts w:cs="Times New Roman"/>
          <w:color w:val="000000"/>
          <w:szCs w:val="24"/>
          <w:lang w:val="en-US"/>
          <w:rPrChange w:id="137" w:author="Microsoft Office-användare" w:date="2019-01-14T07:21:00Z">
            <w:rPr>
              <w:rFonts w:cs="Times New Roman"/>
              <w:color w:val="000000"/>
              <w:szCs w:val="24"/>
            </w:rPr>
          </w:rPrChange>
        </w:rPr>
        <w:t xml:space="preserve">European Union Reference Laboratories. (2001). </w:t>
      </w:r>
      <w:r w:rsidRPr="00B140A5">
        <w:rPr>
          <w:rFonts w:cs="Times New Roman"/>
          <w:i/>
          <w:iCs/>
          <w:color w:val="000000"/>
          <w:szCs w:val="24"/>
          <w:lang w:val="en-US"/>
          <w:rPrChange w:id="138" w:author="Microsoft Office-användare" w:date="2019-01-14T07:21:00Z">
            <w:rPr>
              <w:rFonts w:cs="Times New Roman"/>
              <w:i/>
              <w:iCs/>
              <w:color w:val="000000"/>
              <w:szCs w:val="24"/>
            </w:rPr>
          </w:rPrChange>
        </w:rPr>
        <w:t>eLearning : Designing Tomorrow’s Education An Interim Report</w:t>
      </w:r>
      <w:r w:rsidRPr="00B140A5">
        <w:rPr>
          <w:rFonts w:cs="Times New Roman"/>
          <w:color w:val="000000"/>
          <w:szCs w:val="24"/>
          <w:lang w:val="en-US"/>
          <w:rPrChange w:id="139" w:author="Microsoft Office-användare" w:date="2019-01-14T07:21:00Z">
            <w:rPr>
              <w:rFonts w:cs="Times New Roman"/>
              <w:color w:val="000000"/>
              <w:szCs w:val="24"/>
            </w:rPr>
          </w:rPrChange>
        </w:rPr>
        <w:t>. International Co-operation Europe Ltd: Commission Of The European Communities. Retrieved from goo.gl/nhn8QH</w:t>
      </w:r>
    </w:p>
    <w:p w14:paraId="0C6B72B9" w14:textId="77777777" w:rsidR="002A2729" w:rsidRPr="00B140A5" w:rsidRDefault="002A2729">
      <w:pPr>
        <w:widowControl w:val="0"/>
        <w:autoSpaceDE w:val="0"/>
        <w:autoSpaceDN w:val="0"/>
        <w:adjustRightInd w:val="0"/>
        <w:rPr>
          <w:rFonts w:cs="Times New Roman"/>
          <w:color w:val="000000"/>
          <w:szCs w:val="24"/>
          <w:lang w:val="en-US"/>
          <w:rPrChange w:id="140" w:author="Microsoft Office-användare" w:date="2019-01-14T07:21:00Z">
            <w:rPr>
              <w:rFonts w:cs="Times New Roman"/>
              <w:color w:val="000000"/>
              <w:szCs w:val="24"/>
            </w:rPr>
          </w:rPrChange>
        </w:rPr>
      </w:pPr>
      <w:r w:rsidRPr="00B140A5">
        <w:rPr>
          <w:rFonts w:cs="Times New Roman"/>
          <w:color w:val="000000"/>
          <w:szCs w:val="24"/>
          <w:lang w:val="en-US"/>
          <w:rPrChange w:id="141" w:author="Microsoft Office-användare" w:date="2019-01-14T07:21:00Z">
            <w:rPr>
              <w:rFonts w:cs="Times New Roman"/>
              <w:color w:val="000000"/>
              <w:szCs w:val="24"/>
            </w:rPr>
          </w:rPrChange>
        </w:rPr>
        <w:t xml:space="preserve">Kauchak, D. P., &amp; Eggen, P. D. (2011). </w:t>
      </w:r>
      <w:r w:rsidRPr="00B140A5">
        <w:rPr>
          <w:rFonts w:cs="Times New Roman"/>
          <w:i/>
          <w:iCs/>
          <w:color w:val="000000"/>
          <w:szCs w:val="24"/>
          <w:lang w:val="en-US"/>
          <w:rPrChange w:id="142" w:author="Microsoft Office-användare" w:date="2019-01-14T07:21:00Z">
            <w:rPr>
              <w:rFonts w:cs="Times New Roman"/>
              <w:i/>
              <w:iCs/>
              <w:color w:val="000000"/>
              <w:szCs w:val="24"/>
            </w:rPr>
          </w:rPrChange>
        </w:rPr>
        <w:t>Learning and teaching: research-based methods</w:t>
      </w:r>
      <w:r w:rsidRPr="00B140A5">
        <w:rPr>
          <w:rFonts w:cs="Times New Roman"/>
          <w:color w:val="000000"/>
          <w:szCs w:val="24"/>
          <w:lang w:val="en-US"/>
          <w:rPrChange w:id="143" w:author="Microsoft Office-användare" w:date="2019-01-14T07:21:00Z">
            <w:rPr>
              <w:rFonts w:cs="Times New Roman"/>
              <w:color w:val="000000"/>
              <w:szCs w:val="24"/>
            </w:rPr>
          </w:rPrChange>
        </w:rPr>
        <w:t>. Boston: Pearson.</w:t>
      </w:r>
    </w:p>
    <w:p w14:paraId="111CCD65" w14:textId="77777777" w:rsidR="002A2729" w:rsidRPr="00B140A5" w:rsidRDefault="002A2729">
      <w:pPr>
        <w:widowControl w:val="0"/>
        <w:autoSpaceDE w:val="0"/>
        <w:autoSpaceDN w:val="0"/>
        <w:adjustRightInd w:val="0"/>
        <w:rPr>
          <w:rFonts w:cs="Times New Roman"/>
          <w:color w:val="000000"/>
          <w:szCs w:val="24"/>
          <w:lang w:val="en-US"/>
          <w:rPrChange w:id="144" w:author="Microsoft Office-användare" w:date="2019-01-14T07:21:00Z">
            <w:rPr>
              <w:rFonts w:cs="Times New Roman"/>
              <w:color w:val="000000"/>
              <w:szCs w:val="24"/>
            </w:rPr>
          </w:rPrChange>
        </w:rPr>
      </w:pPr>
      <w:r w:rsidRPr="00B140A5">
        <w:rPr>
          <w:rFonts w:cs="Times New Roman"/>
          <w:color w:val="000000"/>
          <w:szCs w:val="24"/>
          <w:lang w:val="en-US"/>
          <w:rPrChange w:id="145" w:author="Microsoft Office-användare" w:date="2019-01-14T07:21:00Z">
            <w:rPr>
              <w:rFonts w:cs="Times New Roman"/>
              <w:color w:val="000000"/>
              <w:szCs w:val="24"/>
            </w:rPr>
          </w:rPrChange>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19005949" w14:textId="77777777" w:rsidR="002A2729" w:rsidRPr="00B140A5" w:rsidRDefault="002A2729">
      <w:pPr>
        <w:widowControl w:val="0"/>
        <w:autoSpaceDE w:val="0"/>
        <w:autoSpaceDN w:val="0"/>
        <w:adjustRightInd w:val="0"/>
        <w:rPr>
          <w:rFonts w:cs="Times New Roman"/>
          <w:color w:val="000000"/>
          <w:szCs w:val="24"/>
          <w:lang w:val="en-US"/>
          <w:rPrChange w:id="146" w:author="Microsoft Office-användare" w:date="2019-01-14T07:21:00Z">
            <w:rPr>
              <w:rFonts w:cs="Times New Roman"/>
              <w:color w:val="000000"/>
              <w:szCs w:val="24"/>
            </w:rPr>
          </w:rPrChange>
        </w:rPr>
      </w:pPr>
      <w:r w:rsidRPr="00B140A5">
        <w:rPr>
          <w:rFonts w:cs="Times New Roman"/>
          <w:color w:val="000000"/>
          <w:szCs w:val="24"/>
          <w:lang w:val="en-US"/>
          <w:rPrChange w:id="147" w:author="Microsoft Office-användare" w:date="2019-01-14T07:21:00Z">
            <w:rPr>
              <w:rFonts w:cs="Times New Roman"/>
              <w:color w:val="000000"/>
              <w:szCs w:val="24"/>
            </w:rPr>
          </w:rPrChange>
        </w:rPr>
        <w:t xml:space="preserve">Kocadere, S. A., &amp; Ozgen, D. (2012). Assessment of Basic Design Course in Terms of Constructivist Learning Theory. </w:t>
      </w:r>
      <w:r w:rsidRPr="00B140A5">
        <w:rPr>
          <w:rFonts w:cs="Times New Roman"/>
          <w:i/>
          <w:iCs/>
          <w:color w:val="000000"/>
          <w:szCs w:val="24"/>
          <w:lang w:val="en-US"/>
          <w:rPrChange w:id="148" w:author="Microsoft Office-användare" w:date="2019-01-14T07:21:00Z">
            <w:rPr>
              <w:rFonts w:cs="Times New Roman"/>
              <w:i/>
              <w:iCs/>
              <w:color w:val="000000"/>
              <w:szCs w:val="24"/>
            </w:rPr>
          </w:rPrChange>
        </w:rPr>
        <w:t>Procedia - Social and Behavioral Sciences</w:t>
      </w:r>
      <w:r w:rsidRPr="00B140A5">
        <w:rPr>
          <w:rFonts w:cs="Times New Roman"/>
          <w:color w:val="000000"/>
          <w:szCs w:val="24"/>
          <w:lang w:val="en-US"/>
          <w:rPrChange w:id="149"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50" w:author="Microsoft Office-användare" w:date="2019-01-14T07:21:00Z">
            <w:rPr>
              <w:rFonts w:cs="Times New Roman"/>
              <w:i/>
              <w:iCs/>
              <w:color w:val="000000"/>
              <w:szCs w:val="24"/>
            </w:rPr>
          </w:rPrChange>
        </w:rPr>
        <w:t>51</w:t>
      </w:r>
      <w:r w:rsidRPr="00B140A5">
        <w:rPr>
          <w:rFonts w:cs="Times New Roman"/>
          <w:color w:val="000000"/>
          <w:szCs w:val="24"/>
          <w:lang w:val="en-US"/>
          <w:rPrChange w:id="151" w:author="Microsoft Office-användare" w:date="2019-01-14T07:21:00Z">
            <w:rPr>
              <w:rFonts w:cs="Times New Roman"/>
              <w:color w:val="000000"/>
              <w:szCs w:val="24"/>
            </w:rPr>
          </w:rPrChange>
        </w:rPr>
        <w:t>, 115–119. https://doi.org/10.1016/j.sbspro.2012.08.128</w:t>
      </w:r>
    </w:p>
    <w:p w14:paraId="3D6E04D6" w14:textId="77777777" w:rsidR="002A2729" w:rsidRPr="00B140A5" w:rsidRDefault="002A2729">
      <w:pPr>
        <w:widowControl w:val="0"/>
        <w:autoSpaceDE w:val="0"/>
        <w:autoSpaceDN w:val="0"/>
        <w:adjustRightInd w:val="0"/>
        <w:rPr>
          <w:rFonts w:cs="Times New Roman"/>
          <w:color w:val="000000"/>
          <w:szCs w:val="24"/>
          <w:lang w:val="en-US"/>
          <w:rPrChange w:id="152" w:author="Microsoft Office-användare" w:date="2019-01-14T07:21:00Z">
            <w:rPr>
              <w:rFonts w:cs="Times New Roman"/>
              <w:color w:val="000000"/>
              <w:szCs w:val="24"/>
            </w:rPr>
          </w:rPrChange>
        </w:rPr>
      </w:pPr>
      <w:r w:rsidRPr="00B140A5">
        <w:rPr>
          <w:rFonts w:cs="Times New Roman"/>
          <w:color w:val="000000"/>
          <w:szCs w:val="24"/>
          <w:lang w:val="en-US"/>
          <w:rPrChange w:id="153" w:author="Microsoft Office-användare" w:date="2019-01-14T07:21:00Z">
            <w:rPr>
              <w:rFonts w:cs="Times New Roman"/>
              <w:color w:val="000000"/>
              <w:szCs w:val="24"/>
            </w:rPr>
          </w:rPrChange>
        </w:rPr>
        <w:t xml:space="preserve">Magliaro, S. G., Lockee, B. B., &amp; Burton, J. K. (2005). Direct instruction revisited: A key model for instructional technology. </w:t>
      </w:r>
      <w:r w:rsidRPr="00B140A5">
        <w:rPr>
          <w:rFonts w:cs="Times New Roman"/>
          <w:i/>
          <w:iCs/>
          <w:color w:val="000000"/>
          <w:szCs w:val="24"/>
          <w:lang w:val="en-US"/>
          <w:rPrChange w:id="154" w:author="Microsoft Office-användare" w:date="2019-01-14T07:21:00Z">
            <w:rPr>
              <w:rFonts w:cs="Times New Roman"/>
              <w:i/>
              <w:iCs/>
              <w:color w:val="000000"/>
              <w:szCs w:val="24"/>
            </w:rPr>
          </w:rPrChange>
        </w:rPr>
        <w:t>Educational Technology Research and Development</w:t>
      </w:r>
      <w:r w:rsidRPr="00B140A5">
        <w:rPr>
          <w:rFonts w:cs="Times New Roman"/>
          <w:color w:val="000000"/>
          <w:szCs w:val="24"/>
          <w:lang w:val="en-US"/>
          <w:rPrChange w:id="155"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56" w:author="Microsoft Office-användare" w:date="2019-01-14T07:21:00Z">
            <w:rPr>
              <w:rFonts w:cs="Times New Roman"/>
              <w:i/>
              <w:iCs/>
              <w:color w:val="000000"/>
              <w:szCs w:val="24"/>
            </w:rPr>
          </w:rPrChange>
        </w:rPr>
        <w:t>53</w:t>
      </w:r>
      <w:r w:rsidRPr="00B140A5">
        <w:rPr>
          <w:rFonts w:cs="Times New Roman"/>
          <w:color w:val="000000"/>
          <w:szCs w:val="24"/>
          <w:lang w:val="en-US"/>
          <w:rPrChange w:id="157" w:author="Microsoft Office-användare" w:date="2019-01-14T07:21:00Z">
            <w:rPr>
              <w:rFonts w:cs="Times New Roman"/>
              <w:color w:val="000000"/>
              <w:szCs w:val="24"/>
            </w:rPr>
          </w:rPrChange>
        </w:rPr>
        <w:t>(4), 41–55. https://doi.org/10.1007/BF02504684</w:t>
      </w:r>
    </w:p>
    <w:p w14:paraId="40BC4BE0" w14:textId="77777777" w:rsidR="002A2729" w:rsidRPr="00B140A5" w:rsidRDefault="002A2729">
      <w:pPr>
        <w:widowControl w:val="0"/>
        <w:autoSpaceDE w:val="0"/>
        <w:autoSpaceDN w:val="0"/>
        <w:adjustRightInd w:val="0"/>
        <w:rPr>
          <w:rFonts w:cs="Times New Roman"/>
          <w:color w:val="000000"/>
          <w:szCs w:val="24"/>
          <w:lang w:val="en-US"/>
          <w:rPrChange w:id="158" w:author="Microsoft Office-användare" w:date="2019-01-14T07:21:00Z">
            <w:rPr>
              <w:rFonts w:cs="Times New Roman"/>
              <w:color w:val="000000"/>
              <w:szCs w:val="24"/>
            </w:rPr>
          </w:rPrChange>
        </w:rPr>
      </w:pPr>
      <w:r w:rsidRPr="00B140A5">
        <w:rPr>
          <w:rFonts w:cs="Times New Roman"/>
          <w:color w:val="000000"/>
          <w:szCs w:val="24"/>
          <w:lang w:val="en-US"/>
          <w:rPrChange w:id="159" w:author="Microsoft Office-användare" w:date="2019-01-14T07:21:00Z">
            <w:rPr>
              <w:rFonts w:cs="Times New Roman"/>
              <w:color w:val="000000"/>
              <w:szCs w:val="24"/>
            </w:rPr>
          </w:rPrChange>
        </w:rPr>
        <w:t xml:space="preserve">Malhotra, N. K., &amp; Birks, D. F. (2006). </w:t>
      </w:r>
      <w:r w:rsidRPr="00B140A5">
        <w:rPr>
          <w:rFonts w:cs="Times New Roman"/>
          <w:i/>
          <w:iCs/>
          <w:color w:val="000000"/>
          <w:szCs w:val="24"/>
          <w:lang w:val="en-US"/>
          <w:rPrChange w:id="160" w:author="Microsoft Office-användare" w:date="2019-01-14T07:21:00Z">
            <w:rPr>
              <w:rFonts w:cs="Times New Roman"/>
              <w:i/>
              <w:iCs/>
              <w:color w:val="000000"/>
              <w:szCs w:val="24"/>
            </w:rPr>
          </w:rPrChange>
        </w:rPr>
        <w:t>Marketing Research - An Applied Approach - European</w:t>
      </w:r>
      <w:r w:rsidRPr="00B140A5">
        <w:rPr>
          <w:rFonts w:cs="Times New Roman"/>
          <w:color w:val="000000"/>
          <w:szCs w:val="24"/>
          <w:lang w:val="en-US"/>
          <w:rPrChange w:id="161" w:author="Microsoft Office-användare" w:date="2019-01-14T07:21:00Z">
            <w:rPr>
              <w:rFonts w:cs="Times New Roman"/>
              <w:color w:val="000000"/>
              <w:szCs w:val="24"/>
            </w:rPr>
          </w:rPrChange>
        </w:rPr>
        <w:t xml:space="preserve"> (Updated Second European Edition). Prentice Hall, Inc., a Pearson Education company.</w:t>
      </w:r>
    </w:p>
    <w:p w14:paraId="12B7AAD1" w14:textId="77777777" w:rsidR="002A2729" w:rsidRPr="00B140A5" w:rsidRDefault="002A2729">
      <w:pPr>
        <w:widowControl w:val="0"/>
        <w:autoSpaceDE w:val="0"/>
        <w:autoSpaceDN w:val="0"/>
        <w:adjustRightInd w:val="0"/>
        <w:rPr>
          <w:rFonts w:cs="Times New Roman"/>
          <w:color w:val="000000"/>
          <w:szCs w:val="24"/>
          <w:lang w:val="en-US"/>
          <w:rPrChange w:id="162" w:author="Microsoft Office-användare" w:date="2019-01-14T07:21:00Z">
            <w:rPr>
              <w:rFonts w:cs="Times New Roman"/>
              <w:color w:val="000000"/>
              <w:szCs w:val="24"/>
            </w:rPr>
          </w:rPrChange>
        </w:rPr>
      </w:pPr>
      <w:r w:rsidRPr="00B140A5">
        <w:rPr>
          <w:rFonts w:cs="Times New Roman"/>
          <w:color w:val="000000"/>
          <w:szCs w:val="24"/>
          <w:lang w:val="en-US"/>
          <w:rPrChange w:id="163" w:author="Microsoft Office-användare" w:date="2019-01-14T07:21:00Z">
            <w:rPr>
              <w:rFonts w:cs="Times New Roman"/>
              <w:color w:val="000000"/>
              <w:szCs w:val="24"/>
            </w:rPr>
          </w:rPrChange>
        </w:rPr>
        <w:t xml:space="preserve">Mayes, T., &amp; de Freitas, S. (2004). Review of e-learning theories, frameworks and models. </w:t>
      </w:r>
      <w:r w:rsidRPr="00B140A5">
        <w:rPr>
          <w:rFonts w:cs="Times New Roman"/>
          <w:i/>
          <w:iCs/>
          <w:color w:val="000000"/>
          <w:szCs w:val="24"/>
          <w:lang w:val="en-US"/>
          <w:rPrChange w:id="164" w:author="Microsoft Office-användare" w:date="2019-01-14T07:21:00Z">
            <w:rPr>
              <w:rFonts w:cs="Times New Roman"/>
              <w:i/>
              <w:iCs/>
              <w:color w:val="000000"/>
              <w:szCs w:val="24"/>
            </w:rPr>
          </w:rPrChange>
        </w:rPr>
        <w:t>JISC E-Learning Models Desk Study</w:t>
      </w:r>
      <w:r w:rsidRPr="00B140A5">
        <w:rPr>
          <w:rFonts w:cs="Times New Roman"/>
          <w:color w:val="000000"/>
          <w:szCs w:val="24"/>
          <w:lang w:val="en-US"/>
          <w:rPrChange w:id="165" w:author="Microsoft Office-användare" w:date="2019-01-14T07:21:00Z">
            <w:rPr>
              <w:rFonts w:cs="Times New Roman"/>
              <w:color w:val="000000"/>
              <w:szCs w:val="24"/>
            </w:rPr>
          </w:rPrChange>
        </w:rPr>
        <w:t>, (1).</w:t>
      </w:r>
    </w:p>
    <w:p w14:paraId="2B20D09F" w14:textId="77777777" w:rsidR="002A2729" w:rsidRPr="00B140A5" w:rsidRDefault="002A2729">
      <w:pPr>
        <w:widowControl w:val="0"/>
        <w:autoSpaceDE w:val="0"/>
        <w:autoSpaceDN w:val="0"/>
        <w:adjustRightInd w:val="0"/>
        <w:rPr>
          <w:rFonts w:cs="Times New Roman"/>
          <w:color w:val="000000"/>
          <w:szCs w:val="24"/>
          <w:lang w:val="en-US"/>
          <w:rPrChange w:id="166" w:author="Microsoft Office-användare" w:date="2019-01-14T07:21:00Z">
            <w:rPr>
              <w:rFonts w:cs="Times New Roman"/>
              <w:color w:val="000000"/>
              <w:szCs w:val="24"/>
            </w:rPr>
          </w:rPrChange>
        </w:rPr>
      </w:pPr>
      <w:r w:rsidRPr="00B140A5">
        <w:rPr>
          <w:rFonts w:cs="Times New Roman"/>
          <w:color w:val="000000"/>
          <w:szCs w:val="24"/>
          <w:lang w:val="en-US"/>
          <w:rPrChange w:id="167" w:author="Microsoft Office-användare" w:date="2019-01-14T07:21:00Z">
            <w:rPr>
              <w:rFonts w:cs="Times New Roman"/>
              <w:color w:val="000000"/>
              <w:szCs w:val="24"/>
            </w:rPr>
          </w:rPrChange>
        </w:rPr>
        <w:t xml:space="preserve">Moraros, J., Islam, A., Yu, S., Banow, R., &amp; Schindelka, B. (2015). Flipping for success: evaluating the effectiveness of a novel teaching approach in a graduate level setting. </w:t>
      </w:r>
      <w:r w:rsidRPr="00B140A5">
        <w:rPr>
          <w:rFonts w:cs="Times New Roman"/>
          <w:i/>
          <w:iCs/>
          <w:color w:val="000000"/>
          <w:szCs w:val="24"/>
          <w:lang w:val="en-US"/>
          <w:rPrChange w:id="168" w:author="Microsoft Office-användare" w:date="2019-01-14T07:21:00Z">
            <w:rPr>
              <w:rFonts w:cs="Times New Roman"/>
              <w:i/>
              <w:iCs/>
              <w:color w:val="000000"/>
              <w:szCs w:val="24"/>
            </w:rPr>
          </w:rPrChange>
        </w:rPr>
        <w:t>BMC Medical Education</w:t>
      </w:r>
      <w:r w:rsidRPr="00B140A5">
        <w:rPr>
          <w:rFonts w:cs="Times New Roman"/>
          <w:color w:val="000000"/>
          <w:szCs w:val="24"/>
          <w:lang w:val="en-US"/>
          <w:rPrChange w:id="169"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70" w:author="Microsoft Office-användare" w:date="2019-01-14T07:21:00Z">
            <w:rPr>
              <w:rFonts w:cs="Times New Roman"/>
              <w:i/>
              <w:iCs/>
              <w:color w:val="000000"/>
              <w:szCs w:val="24"/>
            </w:rPr>
          </w:rPrChange>
        </w:rPr>
        <w:t>15</w:t>
      </w:r>
      <w:r w:rsidRPr="00B140A5">
        <w:rPr>
          <w:rFonts w:cs="Times New Roman"/>
          <w:color w:val="000000"/>
          <w:szCs w:val="24"/>
          <w:lang w:val="en-US"/>
          <w:rPrChange w:id="171" w:author="Microsoft Office-användare" w:date="2019-01-14T07:21:00Z">
            <w:rPr>
              <w:rFonts w:cs="Times New Roman"/>
              <w:color w:val="000000"/>
              <w:szCs w:val="24"/>
            </w:rPr>
          </w:rPrChange>
        </w:rPr>
        <w:t>. https://doi.org/10.1186/s12909-015-0317-2</w:t>
      </w:r>
    </w:p>
    <w:p w14:paraId="24F01C2F" w14:textId="77777777" w:rsidR="002A2729" w:rsidRPr="00B140A5" w:rsidRDefault="002A2729">
      <w:pPr>
        <w:widowControl w:val="0"/>
        <w:autoSpaceDE w:val="0"/>
        <w:autoSpaceDN w:val="0"/>
        <w:adjustRightInd w:val="0"/>
        <w:rPr>
          <w:rFonts w:cs="Times New Roman"/>
          <w:color w:val="000000"/>
          <w:szCs w:val="24"/>
          <w:lang w:val="en-US"/>
          <w:rPrChange w:id="172" w:author="Microsoft Office-användare" w:date="2019-01-14T07:21:00Z">
            <w:rPr>
              <w:rFonts w:cs="Times New Roman"/>
              <w:color w:val="000000"/>
              <w:szCs w:val="24"/>
            </w:rPr>
          </w:rPrChange>
        </w:rPr>
      </w:pPr>
      <w:r w:rsidRPr="00B140A5">
        <w:rPr>
          <w:rFonts w:cs="Times New Roman"/>
          <w:color w:val="000000"/>
          <w:szCs w:val="24"/>
          <w:lang w:val="en-US"/>
          <w:rPrChange w:id="173" w:author="Microsoft Office-användare" w:date="2019-01-14T07:21:00Z">
            <w:rPr>
              <w:rFonts w:cs="Times New Roman"/>
              <w:color w:val="000000"/>
              <w:szCs w:val="24"/>
            </w:rPr>
          </w:rPrChange>
        </w:rPr>
        <w:t xml:space="preserve">Pange, A., &amp; Pange, J. (2011). Is E-learning Based On Learning Theories? A Literature Review. </w:t>
      </w:r>
      <w:r w:rsidRPr="00B140A5">
        <w:rPr>
          <w:rFonts w:cs="Times New Roman"/>
          <w:i/>
          <w:iCs/>
          <w:color w:val="000000"/>
          <w:szCs w:val="24"/>
          <w:lang w:val="en-US"/>
          <w:rPrChange w:id="174" w:author="Microsoft Office-användare" w:date="2019-01-14T07:21:00Z">
            <w:rPr>
              <w:rFonts w:cs="Times New Roman"/>
              <w:i/>
              <w:iCs/>
              <w:color w:val="000000"/>
              <w:szCs w:val="24"/>
            </w:rPr>
          </w:rPrChange>
        </w:rPr>
        <w:t>World Academy of Science, Engineering &amp; Technology</w:t>
      </w:r>
      <w:r w:rsidRPr="00B140A5">
        <w:rPr>
          <w:rFonts w:cs="Times New Roman"/>
          <w:color w:val="000000"/>
          <w:szCs w:val="24"/>
          <w:lang w:val="en-US"/>
          <w:rPrChange w:id="175" w:author="Microsoft Office-användare" w:date="2019-01-14T07:21:00Z">
            <w:rPr>
              <w:rFonts w:cs="Times New Roman"/>
              <w:color w:val="000000"/>
              <w:szCs w:val="24"/>
            </w:rPr>
          </w:rPrChange>
        </w:rPr>
        <w:t xml:space="preserve">, </w:t>
      </w:r>
      <w:r w:rsidRPr="00B140A5">
        <w:rPr>
          <w:rFonts w:cs="Times New Roman"/>
          <w:i/>
          <w:iCs/>
          <w:color w:val="000000"/>
          <w:szCs w:val="24"/>
          <w:lang w:val="en-US"/>
          <w:rPrChange w:id="176" w:author="Microsoft Office-användare" w:date="2019-01-14T07:21:00Z">
            <w:rPr>
              <w:rFonts w:cs="Times New Roman"/>
              <w:i/>
              <w:iCs/>
              <w:color w:val="000000"/>
              <w:szCs w:val="24"/>
            </w:rPr>
          </w:rPrChange>
        </w:rPr>
        <w:t>5</w:t>
      </w:r>
      <w:r w:rsidRPr="00B140A5">
        <w:rPr>
          <w:rFonts w:cs="Times New Roman"/>
          <w:color w:val="000000"/>
          <w:szCs w:val="24"/>
          <w:lang w:val="en-US"/>
          <w:rPrChange w:id="177" w:author="Microsoft Office-användare" w:date="2019-01-14T07:21:00Z">
            <w:rPr>
              <w:rFonts w:cs="Times New Roman"/>
              <w:color w:val="000000"/>
              <w:szCs w:val="24"/>
            </w:rPr>
          </w:rPrChange>
        </w:rPr>
        <w:t>(8).</w:t>
      </w:r>
    </w:p>
    <w:p w14:paraId="2A76084C" w14:textId="77777777" w:rsidR="002A2729" w:rsidRPr="002A2729" w:rsidRDefault="002A2729">
      <w:pPr>
        <w:widowControl w:val="0"/>
        <w:autoSpaceDE w:val="0"/>
        <w:autoSpaceDN w:val="0"/>
        <w:adjustRightInd w:val="0"/>
        <w:rPr>
          <w:rFonts w:cs="Times New Roman"/>
          <w:color w:val="000000"/>
          <w:szCs w:val="24"/>
        </w:rPr>
      </w:pPr>
      <w:r w:rsidRPr="00B140A5">
        <w:rPr>
          <w:rFonts w:cs="Times New Roman"/>
          <w:color w:val="000000"/>
          <w:szCs w:val="24"/>
          <w:lang w:val="en-US"/>
          <w:rPrChange w:id="178" w:author="Microsoft Office-användare" w:date="2019-01-14T07:21:00Z">
            <w:rPr>
              <w:rFonts w:cs="Times New Roman"/>
              <w:color w:val="000000"/>
              <w:szCs w:val="24"/>
            </w:rPr>
          </w:rPrChange>
        </w:rPr>
        <w:t xml:space="preserve">Yeh, Y.-C. (2009). Integrating e-learning into the Direct-instruction Model to enhance the effectiveness of critical-thinking instruction. </w:t>
      </w:r>
      <w:r w:rsidRPr="002A2729">
        <w:rPr>
          <w:rFonts w:cs="Times New Roman"/>
          <w:i/>
          <w:iCs/>
          <w:color w:val="000000"/>
          <w:szCs w:val="24"/>
        </w:rPr>
        <w:t>Instructional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(2), 185–203. Retrieved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79" w:name="_Toc391456187"/>
      <w:bookmarkStart w:id="180" w:name="_Toc401327944"/>
      <w:bookmarkEnd w:id="179"/>
      <w:r w:rsidRPr="009F3187">
        <w:lastRenderedPageBreak/>
        <w:t>Bilagor</w:t>
      </w:r>
      <w:bookmarkEnd w:id="18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81" w:name="_Toc391456188"/>
      <w:bookmarkEnd w:id="18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82" w:name="_Toc391456189"/>
      <w:bookmarkEnd w:id="18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6B3D6927" w:rsidR="007D3048" w:rsidRPr="000427E4" w:rsidDel="007D3048" w:rsidRDefault="00AD2787" w:rsidP="000427E4">
      <w:pPr>
        <w:rPr>
          <w:del w:id="183" w:author="Microsoft Office-användare" w:date="2019-01-14T07:53:00Z"/>
          <w:rFonts w:ascii="Verdana" w:hAnsi="Verdana"/>
          <w:sz w:val="16"/>
          <w:szCs w:val="16"/>
        </w:rPr>
        <w:sectPr w:rsidR="007D3048" w:rsidRPr="000427E4" w:rsidDel="007D3048" w:rsidSect="00491E74">
          <w:footerReference w:type="default" r:id="rId16"/>
          <w:footerReference w:type="first" r:id="rId17"/>
          <w:type w:val="continuous"/>
          <w:pgSz w:w="11906" w:h="16838"/>
          <w:pgMar w:top="1135" w:right="1417" w:bottom="1417" w:left="1417" w:header="0" w:footer="709" w:gutter="0"/>
          <w:lnNumType w:countBy="1" w:restart="continuous"/>
          <w:pgNumType w:start="1"/>
          <w:cols w:space="720"/>
          <w:formProt w:val="0"/>
          <w:titlePg w:val="0"/>
          <w:docGrid w:linePitch="360" w:charSpace="12288"/>
          <w:sectPrChange w:id="184" w:author="Olivia Imner" w:date="2019-01-19T17:55:00Z">
            <w:sectPr w:rsidR="007D3048" w:rsidRPr="000427E4" w:rsidDel="007D3048" w:rsidSect="00491E74">
              <w:type w:val="nextPage"/>
              <w:pgMar w:top="1135" w:right="1417" w:bottom="1417" w:left="1417" w:header="0" w:footer="709" w:gutter="0"/>
              <w:titlePg/>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rsidSect="00491E74">
          <w:type w:val="continuous"/>
          <w:pgSz w:w="11906" w:h="16838"/>
          <w:pgMar w:top="1135" w:right="1417" w:bottom="1417" w:left="1417" w:header="0" w:footer="709" w:gutter="0"/>
          <w:lnNumType w:countBy="1" w:restart="continuous"/>
          <w:cols w:space="720"/>
          <w:formProt w:val="0"/>
          <w:docGrid w:linePitch="360" w:charSpace="12288"/>
          <w:sectPrChange w:id="185" w:author="Olivia Imner" w:date="2019-01-19T17:55:00Z">
            <w:sectPr w:rsidR="00D45847" w:rsidSect="00491E74">
              <w:pgMar w:top="1135" w:right="1417" w:bottom="1417" w:left="1417" w:header="0" w:footer="709" w:gutter="0"/>
              <w:lnNumType w:countBy="0" w:restart="newPage"/>
            </w:sectPr>
          </w:sectPrChange>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Microsoft Office-användare" w:date="2019-01-18T14:53:00Z" w:initials="MO">
    <w:p w14:paraId="72DAF3A4" w14:textId="3DE946EC" w:rsidR="00491E74" w:rsidRDefault="00491E74">
      <w:pPr>
        <w:pStyle w:val="Kommentarer"/>
      </w:pPr>
      <w:r>
        <w:rPr>
          <w:rStyle w:val="Kommentarsreferens"/>
        </w:rPr>
        <w:annotationRef/>
      </w:r>
      <w:r>
        <w:t>EIF och ELF</w:t>
      </w:r>
      <w:proofErr w:type="gramStart"/>
      <w:r>
        <w:t>?.</w:t>
      </w:r>
      <w:proofErr w:type="gramEnd"/>
      <w:r>
        <w:t xml:space="preserve"> NO-Jason</w:t>
      </w:r>
    </w:p>
  </w:comment>
  <w:comment w:id="17" w:author="Microsoft Office-användare" w:date="2019-01-18T14:53:00Z" w:initials="MO">
    <w:p w14:paraId="018541E4" w14:textId="342DB991" w:rsidR="00491E74" w:rsidRDefault="00491E74">
      <w:pPr>
        <w:pStyle w:val="Kommentarer"/>
      </w:pPr>
      <w:r>
        <w:rPr>
          <w:rStyle w:val="Kommentarsreferens"/>
        </w:rPr>
        <w:annotationRef/>
      </w:r>
      <w:r>
        <w:t xml:space="preserve">Behövs verkligen dessa förkortas? </w:t>
      </w:r>
    </w:p>
  </w:comment>
  <w:comment w:id="25" w:author="Microsoft Office-användare" w:date="2019-01-14T07:25:00Z" w:initials="MO">
    <w:p w14:paraId="4B1C7E34" w14:textId="665AAE35" w:rsidR="00491E74" w:rsidRDefault="00491E74">
      <w:pPr>
        <w:pStyle w:val="Kommentarer"/>
      </w:pPr>
      <w:r>
        <w:rPr>
          <w:rStyle w:val="Kommentarsreferens"/>
        </w:rPr>
        <w:annotationRef/>
      </w:r>
      <w:r>
        <w:t>Sparar tid?</w:t>
      </w:r>
    </w:p>
  </w:comment>
  <w:comment w:id="27" w:author="Microsoft Office-användare" w:date="2019-01-14T07:26:00Z" w:initials="MO">
    <w:p w14:paraId="20E6358F" w14:textId="4CF42460" w:rsidR="00491E74" w:rsidRDefault="00491E74">
      <w:pPr>
        <w:pStyle w:val="Kommentarer"/>
      </w:pPr>
      <w:r>
        <w:rPr>
          <w:rStyle w:val="Kommentarsreferens"/>
        </w:rPr>
        <w:annotationRef/>
      </w:r>
      <w:r>
        <w:t>… och validering med stöd i undervisning av studenter.</w:t>
      </w:r>
    </w:p>
  </w:comment>
  <w:comment w:id="33" w:author="Microsoft Office-användare" w:date="2019-01-14T07:28:00Z" w:initials="MO">
    <w:p w14:paraId="365772D0" w14:textId="7608C497" w:rsidR="00491E74" w:rsidRDefault="00491E74">
      <w:pPr>
        <w:pStyle w:val="Kommentarer"/>
      </w:pPr>
      <w:r>
        <w:rPr>
          <w:rStyle w:val="Kommentarsreferens"/>
        </w:rPr>
        <w:annotationRef/>
      </w:r>
      <w:r>
        <w:t>Slå ihop…</w:t>
      </w:r>
    </w:p>
  </w:comment>
  <w:comment w:id="36" w:author="Microsoft Office-användare" w:date="2019-01-18T14:55:00Z" w:initials="MO">
    <w:p w14:paraId="6688D991" w14:textId="5934CF6F" w:rsidR="00491E74" w:rsidRDefault="00491E74">
      <w:pPr>
        <w:pStyle w:val="Kommentarer"/>
      </w:pPr>
      <w:r>
        <w:rPr>
          <w:rStyle w:val="Kommentarsreferens"/>
        </w:rPr>
        <w:annotationRef/>
      </w:r>
      <w:r>
        <w:t>Mål? NO -Jason</w:t>
      </w:r>
    </w:p>
  </w:comment>
  <w:comment w:id="38" w:author="Microsoft Office-användare" w:date="2019-01-14T07:32:00Z" w:initials="MO">
    <w:p w14:paraId="371699F0" w14:textId="79F4EC6E" w:rsidR="00491E74" w:rsidRDefault="00491E74">
      <w:pPr>
        <w:pStyle w:val="Kommentarer"/>
      </w:pPr>
      <w:r>
        <w:rPr>
          <w:rStyle w:val="Kommentarsreferens"/>
        </w:rPr>
        <w:annotationRef/>
      </w:r>
      <w:r>
        <w:t xml:space="preserve">Förstå ” Hur </w:t>
      </w:r>
      <w:proofErr w:type="spellStart"/>
      <w:r>
        <w:t>grades</w:t>
      </w:r>
      <w:proofErr w:type="spellEnd"/>
      <w:r>
        <w:t xml:space="preserve"> befintliga pedagogiska riktlinjer passar in i…”</w:t>
      </w:r>
    </w:p>
  </w:comment>
  <w:comment w:id="39" w:author="Microsoft Office-användare" w:date="2019-01-14T07:33:00Z" w:initials="MO">
    <w:p w14:paraId="21F5312D" w14:textId="3BCBE0C9" w:rsidR="00491E74" w:rsidRDefault="00491E74">
      <w:pPr>
        <w:pStyle w:val="Kommentarer"/>
      </w:pPr>
      <w:r>
        <w:rPr>
          <w:rStyle w:val="Kommentarsreferens"/>
        </w:rPr>
        <w:annotationRef/>
      </w:r>
      <w:r>
        <w:t>… denna fråga…</w:t>
      </w:r>
    </w:p>
  </w:comment>
  <w:comment w:id="41" w:author="Microsoft Office-användare" w:date="2019-01-18T15:00:00Z" w:initials="MO">
    <w:p w14:paraId="73BB8B75" w14:textId="4D93315D" w:rsidR="00491E74" w:rsidRDefault="00491E74">
      <w:pPr>
        <w:pStyle w:val="Kommentarer"/>
      </w:pPr>
      <w:r>
        <w:rPr>
          <w:rStyle w:val="Kommentarsreferens"/>
        </w:rPr>
        <w:annotationRef/>
      </w:r>
      <w:r>
        <w:t xml:space="preserve">Vad menas med detta? </w:t>
      </w:r>
      <w:proofErr w:type="gramStart"/>
      <w:r>
        <w:t>Dvs</w:t>
      </w:r>
      <w:proofErr w:type="gramEnd"/>
      <w:r>
        <w:t xml:space="preserve"> det blir svårt för läsaren att förstå vad du menar med ”bättre prestation”. </w:t>
      </w:r>
      <w:proofErr w:type="gramStart"/>
      <w:r>
        <w:t>–”</w:t>
      </w:r>
      <w:proofErr w:type="gramEnd"/>
      <w:r>
        <w:t xml:space="preserve">…DIM passade Grades ped. rikt. bättre än KLM och ATM” or </w:t>
      </w:r>
      <w:proofErr w:type="spellStart"/>
      <w:r>
        <w:t>similar</w:t>
      </w:r>
      <w:proofErr w:type="spellEnd"/>
      <w:r>
        <w:t xml:space="preserve"> - Jason</w:t>
      </w:r>
    </w:p>
  </w:comment>
  <w:comment w:id="42" w:author="Microsoft Office-användare" w:date="2019-01-14T07:35:00Z" w:initials="MO">
    <w:p w14:paraId="1FC3B6B1" w14:textId="504F92B4" w:rsidR="00491E74" w:rsidRDefault="00491E74">
      <w:pPr>
        <w:pStyle w:val="Kommentarer"/>
      </w:pPr>
      <w:r>
        <w:rPr>
          <w:rStyle w:val="Kommentarsreferens"/>
        </w:rPr>
        <w:annotationRef/>
      </w:r>
      <w:r>
        <w:t>Resultaten tyder på att DIM-modellen skulle kunna representera en bra utgångspunkt</w:t>
      </w:r>
      <w:proofErr w:type="gramStart"/>
      <w:r>
        <w:t>….</w:t>
      </w:r>
      <w:proofErr w:type="gramEnd"/>
      <w:r>
        <w:t>”</w:t>
      </w:r>
    </w:p>
  </w:comment>
  <w:comment w:id="45" w:author="Microsoft Office-användare" w:date="2019-01-14T07:36:00Z" w:initials="MO">
    <w:p w14:paraId="39F2C2C8" w14:textId="20723C21" w:rsidR="00491E74" w:rsidRDefault="00491E74">
      <w:pPr>
        <w:pStyle w:val="Kommentarer"/>
      </w:pPr>
      <w:r>
        <w:rPr>
          <w:rStyle w:val="Kommentarsreferens"/>
        </w:rPr>
        <w:annotationRef/>
      </w:r>
      <w:r>
        <w:t>.. som finns med…</w:t>
      </w:r>
    </w:p>
  </w:comment>
  <w:comment w:id="51" w:author="Microsoft Office-användare" w:date="2019-01-14T07:39:00Z" w:initials="MO">
    <w:p w14:paraId="0DA96E02" w14:textId="220136E0" w:rsidR="00491E74" w:rsidRDefault="00491E74">
      <w:pPr>
        <w:pStyle w:val="Kommentarer"/>
      </w:pPr>
      <w:r>
        <w:rPr>
          <w:rStyle w:val="Kommentarsreferens"/>
        </w:rPr>
        <w:annotationRef/>
      </w:r>
      <w:r>
        <w:t>… studier och att överskådligt kunna jämföra och värdera olika pedagogiska perspektiv (förslag utveckling)</w:t>
      </w:r>
    </w:p>
  </w:comment>
  <w:comment w:id="52" w:author="Microsoft Office-användare" w:date="2019-01-14T07:40:00Z" w:initials="MO">
    <w:p w14:paraId="28C3E06C" w14:textId="2D85D14A" w:rsidR="00491E74" w:rsidRDefault="00491E74">
      <w:pPr>
        <w:pStyle w:val="Kommentarer"/>
      </w:pPr>
      <w:r>
        <w:rPr>
          <w:rStyle w:val="Kommentarsreferens"/>
        </w:rPr>
        <w:annotationRef/>
      </w:r>
      <w:r>
        <w:t>Förslag formulering: Alla dessa egenskaper talar för genomförande av en framtida och mer omfattande studie. Denna studie kan därför i sammanhanget betraktas som en vägledande för-studie.</w:t>
      </w:r>
    </w:p>
  </w:comment>
  <w:comment w:id="53" w:author="Microsoft Office-användare" w:date="2019-01-14T07:42:00Z" w:initials="MO">
    <w:p w14:paraId="480D1993" w14:textId="2447843C" w:rsidR="00491E74" w:rsidRDefault="00491E74">
      <w:pPr>
        <w:pStyle w:val="Kommentarer"/>
      </w:pPr>
      <w:r>
        <w:rPr>
          <w:rStyle w:val="Kommentarsreferens"/>
        </w:rPr>
        <w:annotationRef/>
      </w:r>
      <w:r>
        <w:t>.. med fasta svarsalternativ enligt skalan…</w:t>
      </w:r>
    </w:p>
  </w:comment>
  <w:comment w:id="55" w:author="Microsoft Office-användare" w:date="2019-01-14T07:42:00Z" w:initials="MO">
    <w:p w14:paraId="4E39E2FD" w14:textId="773EACFF" w:rsidR="00491E74" w:rsidRDefault="00491E74">
      <w:pPr>
        <w:pStyle w:val="Kommentarer"/>
      </w:pPr>
      <w:r>
        <w:rPr>
          <w:rStyle w:val="Kommentarsreferens"/>
        </w:rPr>
        <w:annotationRef/>
      </w:r>
      <w:r>
        <w:t>valdes</w:t>
      </w:r>
    </w:p>
  </w:comment>
  <w:comment w:id="57" w:author="Microsoft Office-användare" w:date="2019-01-14T07:43:00Z" w:initials="MO">
    <w:p w14:paraId="7FDA2657" w14:textId="005C6466" w:rsidR="00491E74" w:rsidRDefault="00491E74">
      <w:pPr>
        <w:pStyle w:val="Kommentarer"/>
      </w:pPr>
      <w:r>
        <w:rPr>
          <w:rStyle w:val="Kommentarsreferens"/>
        </w:rPr>
        <w:annotationRef/>
      </w:r>
      <w:r>
        <w:t>ostörd lokal?</w:t>
      </w:r>
    </w:p>
  </w:comment>
  <w:comment w:id="60" w:author="Microsoft Office-användare" w:date="2019-01-14T07:44:00Z" w:initials="MO">
    <w:p w14:paraId="57CA359E" w14:textId="2E86DE8E" w:rsidR="00491E74" w:rsidRDefault="00491E74">
      <w:pPr>
        <w:pStyle w:val="Kommentarer"/>
      </w:pPr>
      <w:r>
        <w:rPr>
          <w:rStyle w:val="Kommentarsreferens"/>
        </w:rPr>
        <w:annotationRef/>
      </w:r>
      <w:r>
        <w:t>Utvärdering av kurser?</w:t>
      </w:r>
    </w:p>
  </w:comment>
  <w:comment w:id="61" w:author="Microsoft Office-användare" w:date="2019-01-14T07:46:00Z" w:initials="MO">
    <w:p w14:paraId="6004B9DF" w14:textId="408013BF" w:rsidR="00491E74" w:rsidRDefault="00491E74">
      <w:pPr>
        <w:pStyle w:val="Kommentarer"/>
      </w:pPr>
      <w:r>
        <w:rPr>
          <w:rStyle w:val="Kommentarsreferens"/>
        </w:rPr>
        <w:annotationRef/>
      </w:r>
      <w:r>
        <w:t xml:space="preserve">I denna lista finns utformning av formulär under 2, men i beskrivningen nedan under 3 – se över det. Det är också oklart vem som genomför denna utvärdering (dvs svarar på påståendena), är det samma person som intervjuades, och skedde detta i direkt anslutning till intervjun? Med risk att bli våldsamt tjatig, men en figur som beskriver processen skulle höja läsbarhet – och därmed förståelsen – för vad du gjort, och hur du gått tillväga. Se bifogat </w:t>
      </w:r>
      <w:proofErr w:type="spellStart"/>
      <w:r>
        <w:t>ppt</w:t>
      </w:r>
      <w:proofErr w:type="spellEnd"/>
      <w:r>
        <w:t>-dokument för enkel modell som kan förfinas</w:t>
      </w:r>
      <w:proofErr w:type="gramStart"/>
      <w:r>
        <w:t>..</w:t>
      </w:r>
      <w:proofErr w:type="gramEnd"/>
    </w:p>
  </w:comment>
  <w:comment w:id="62" w:author="Microsoft Office-användare" w:date="2019-01-18T15:04:00Z" w:initials="MO">
    <w:p w14:paraId="0C824EB2" w14:textId="54F91EEF" w:rsidR="00491E74" w:rsidRDefault="00491E74">
      <w:pPr>
        <w:pStyle w:val="Kommentarer"/>
      </w:pPr>
      <w:r>
        <w:rPr>
          <w:rStyle w:val="Kommentarsreferens"/>
        </w:rPr>
        <w:annotationRef/>
      </w:r>
      <w:r>
        <w:t>Oklart vem som åsyftas här, se kommentar ovan… -</w:t>
      </w:r>
      <w:proofErr w:type="spellStart"/>
      <w:r>
        <w:t>Don’t</w:t>
      </w:r>
      <w:proofErr w:type="spellEnd"/>
      <w:r>
        <w:t xml:space="preserve"> </w:t>
      </w:r>
      <w:proofErr w:type="spellStart"/>
      <w:r>
        <w:t>change</w:t>
      </w:r>
      <w:proofErr w:type="spellEnd"/>
      <w:r>
        <w:t xml:space="preserve"> </w:t>
      </w:r>
      <w:proofErr w:type="spellStart"/>
      <w:r>
        <w:t>this</w:t>
      </w:r>
      <w:proofErr w:type="spellEnd"/>
      <w:r>
        <w:t xml:space="preserve">. </w:t>
      </w:r>
      <w:proofErr w:type="spellStart"/>
      <w:r>
        <w:t>We</w:t>
      </w:r>
      <w:proofErr w:type="spellEnd"/>
      <w:r>
        <w:t xml:space="preserve"> </w:t>
      </w:r>
      <w:proofErr w:type="spellStart"/>
      <w:proofErr w:type="gramStart"/>
      <w:r>
        <w:t>can</w:t>
      </w:r>
      <w:proofErr w:type="spellEnd"/>
      <w:r>
        <w:t xml:space="preserve">  adress</w:t>
      </w:r>
      <w:proofErr w:type="gramEnd"/>
      <w:r>
        <w:t xml:space="preserve"> it in the </w:t>
      </w:r>
      <w:proofErr w:type="spellStart"/>
      <w:r>
        <w:t>response</w:t>
      </w:r>
      <w:proofErr w:type="spellEnd"/>
      <w:r>
        <w:t xml:space="preserve"> </w:t>
      </w:r>
      <w:proofErr w:type="spellStart"/>
      <w:r>
        <w:t>document</w:t>
      </w:r>
      <w:proofErr w:type="spellEnd"/>
      <w:r>
        <w:t>. Jason</w:t>
      </w:r>
    </w:p>
  </w:comment>
  <w:comment w:id="65" w:author="Microsoft Office-användare" w:date="2019-01-14T08:04:00Z" w:initials="MO">
    <w:p w14:paraId="496FDBF5" w14:textId="15C8C749" w:rsidR="00491E74" w:rsidRDefault="00491E74">
      <w:pPr>
        <w:pStyle w:val="Kommentarer"/>
      </w:pPr>
      <w:r>
        <w:rPr>
          <w:rStyle w:val="Kommentarsreferens"/>
        </w:rPr>
        <w:annotationRef/>
      </w:r>
      <w:r>
        <w:t>Ställdes under…</w:t>
      </w:r>
    </w:p>
  </w:comment>
  <w:comment w:id="67" w:author="Microsoft Office-användare" w:date="2019-01-14T08:06:00Z" w:initials="MO">
    <w:p w14:paraId="2E80E010" w14:textId="63F98EC9" w:rsidR="00491E74" w:rsidRDefault="00491E74">
      <w:pPr>
        <w:pStyle w:val="Kommentarer"/>
      </w:pPr>
      <w:r>
        <w:rPr>
          <w:rStyle w:val="Kommentarsreferens"/>
        </w:rPr>
        <w:annotationRef/>
      </w:r>
      <w:r>
        <w:t>Delades de erhållna poängen upp …</w:t>
      </w:r>
    </w:p>
  </w:comment>
  <w:comment w:id="68" w:author="Microsoft Office-användare" w:date="2019-01-14T08:07:00Z" w:initials="MO">
    <w:p w14:paraId="77E7A88E" w14:textId="5FE792EA" w:rsidR="00491E74" w:rsidRDefault="00491E74">
      <w:pPr>
        <w:pStyle w:val="Kommentarer"/>
      </w:pPr>
      <w:r>
        <w:rPr>
          <w:rStyle w:val="Kommentarsreferens"/>
        </w:rPr>
        <w:annotationRef/>
      </w:r>
      <w:r>
        <w:t>… variation i implementation …</w:t>
      </w:r>
    </w:p>
  </w:comment>
  <w:comment w:id="73" w:author="Microsoft Office-användare" w:date="2019-01-14T08:08:00Z" w:initials="MO">
    <w:p w14:paraId="51FBF5F8" w14:textId="616BEBC2" w:rsidR="00491E74" w:rsidRDefault="00491E74">
      <w:pPr>
        <w:pStyle w:val="Kommentarer"/>
      </w:pPr>
      <w:r>
        <w:rPr>
          <w:rStyle w:val="Kommentarsreferens"/>
        </w:rPr>
        <w:annotationRef/>
      </w:r>
      <w:r>
        <w:t xml:space="preserve">Du har tidigare i texten uttryckt det som att förstå vilken pedagogisk modell som passar bäst givet </w:t>
      </w:r>
      <w:proofErr w:type="spellStart"/>
      <w:r>
        <w:t>grades</w:t>
      </w:r>
      <w:proofErr w:type="spellEnd"/>
      <w:r>
        <w:t xml:space="preserve"> riktlinjer – inte vilken pedagogik de har… se över detta och att det uttrycks på samma sätt i dokumentet.</w:t>
      </w:r>
    </w:p>
  </w:comment>
  <w:comment w:id="74" w:author="Microsoft Office-användare" w:date="2019-01-14T08:10:00Z" w:initials="MO">
    <w:p w14:paraId="044053A3" w14:textId="4603A334" w:rsidR="00491E74" w:rsidRDefault="00491E74">
      <w:pPr>
        <w:pStyle w:val="Kommentarer"/>
      </w:pPr>
      <w:r>
        <w:rPr>
          <w:rStyle w:val="Kommentarsreferens"/>
        </w:rPr>
        <w:annotationRef/>
      </w:r>
      <w:r>
        <w:t>Se kommentaren ovan</w:t>
      </w:r>
      <w:proofErr w:type="gramStart"/>
      <w:r>
        <w:t>..</w:t>
      </w:r>
      <w:proofErr w:type="gramEnd"/>
    </w:p>
  </w:comment>
  <w:comment w:id="75" w:author="Microsoft Office-användare" w:date="2019-01-14T08:10:00Z" w:initials="MO">
    <w:p w14:paraId="1498E8FF" w14:textId="076851B1" w:rsidR="00491E74" w:rsidRDefault="00491E74">
      <w:pPr>
        <w:pStyle w:val="Kommentarer"/>
      </w:pPr>
      <w:r>
        <w:rPr>
          <w:rStyle w:val="Kommentarsreferens"/>
        </w:rPr>
        <w:annotationRef/>
      </w:r>
      <w:r>
        <w:t>Se ovan…</w:t>
      </w:r>
    </w:p>
  </w:comment>
  <w:comment w:id="76" w:author="Microsoft Office-användare" w:date="2019-01-14T08:10:00Z" w:initials="MO">
    <w:p w14:paraId="4812AC79" w14:textId="7A4F88C0" w:rsidR="00491E74" w:rsidRDefault="00491E74">
      <w:pPr>
        <w:pStyle w:val="Kommentarer"/>
      </w:pPr>
      <w:r>
        <w:rPr>
          <w:rStyle w:val="Kommentarsreferens"/>
        </w:rPr>
        <w:annotationRef/>
      </w:r>
      <w:r>
        <w:t>Först här i diskussionen lyfter du strukturerad intervju, varför inte göra det redan i metoden? Med tillägget ” förbestämda svarsalternativ enligt skalan</w:t>
      </w:r>
      <w:proofErr w:type="gramStart"/>
      <w:r>
        <w:t>….</w:t>
      </w:r>
      <w:proofErr w:type="gramEnd"/>
      <w:r>
        <w:t>”?</w:t>
      </w:r>
    </w:p>
  </w:comment>
  <w:comment w:id="79" w:author="Microsoft Office-användare" w:date="2019-01-14T08:12:00Z" w:initials="MO">
    <w:p w14:paraId="6906099B" w14:textId="258A8318" w:rsidR="00491E74" w:rsidRDefault="00491E74">
      <w:pPr>
        <w:pStyle w:val="Kommentarer"/>
      </w:pPr>
      <w:r>
        <w:rPr>
          <w:rStyle w:val="Kommentarsreferens"/>
        </w:rPr>
        <w:annotationRef/>
      </w:r>
      <w:r>
        <w:t>enligt</w:t>
      </w:r>
    </w:p>
  </w:comment>
  <w:comment w:id="80" w:author="Microsoft Office-användare" w:date="2019-01-14T08:13:00Z" w:initials="MO">
    <w:p w14:paraId="4DD3F9F9" w14:textId="41A7C6A7" w:rsidR="00491E74" w:rsidRDefault="00491E74">
      <w:pPr>
        <w:pStyle w:val="Kommentarer"/>
      </w:pPr>
      <w:r>
        <w:rPr>
          <w:rStyle w:val="Kommentarsreferens"/>
        </w:rPr>
        <w:annotationRef/>
      </w:r>
      <w:r>
        <w:t>jag skulle förslå styckebrytning här.</w:t>
      </w:r>
    </w:p>
  </w:comment>
  <w:comment w:id="85" w:author="Microsoft Office-användare" w:date="2019-01-14T08:14:00Z" w:initials="MO">
    <w:p w14:paraId="4DA06CEB" w14:textId="4ECACDB9" w:rsidR="00491E74" w:rsidRDefault="00491E74">
      <w:pPr>
        <w:pStyle w:val="Kommentarer"/>
      </w:pPr>
      <w:r>
        <w:rPr>
          <w:rStyle w:val="Kommentarsreferens"/>
        </w:rPr>
        <w:annotationRef/>
      </w:r>
      <w:r>
        <w:t>Styckebrytning?</w:t>
      </w:r>
    </w:p>
  </w:comment>
  <w:comment w:id="86" w:author="Microsoft Office-användare" w:date="2019-01-14T08:15:00Z" w:initials="MO">
    <w:p w14:paraId="08BBF3D4" w14:textId="2D85B90D" w:rsidR="00491E74" w:rsidRDefault="00491E74">
      <w:pPr>
        <w:pStyle w:val="Kommentarer"/>
      </w:pPr>
      <w:r>
        <w:rPr>
          <w:rStyle w:val="Kommentarsreferens"/>
        </w:rPr>
        <w:annotationRef/>
      </w:r>
    </w:p>
  </w:comment>
  <w:comment w:id="87" w:author="Microsoft Office-användare" w:date="2019-01-14T08:15:00Z" w:initials="MO">
    <w:p w14:paraId="7E18E190" w14:textId="6B7EBF7B" w:rsidR="00491E74" w:rsidRDefault="00491E74">
      <w:pPr>
        <w:pStyle w:val="Kommentarer"/>
      </w:pPr>
      <w:r>
        <w:rPr>
          <w:rStyle w:val="Kommentarsreferens"/>
        </w:rPr>
        <w:annotationRef/>
      </w:r>
      <w:r>
        <w:t>Tillförlitligt?</w:t>
      </w:r>
    </w:p>
  </w:comment>
  <w:comment w:id="88" w:author="Microsoft Office-användare" w:date="2019-01-18T15:07:00Z" w:initials="MO">
    <w:p w14:paraId="7FDFA962" w14:textId="74248A37" w:rsidR="00491E74" w:rsidRDefault="00491E74">
      <w:pPr>
        <w:pStyle w:val="Kommentarer"/>
      </w:pPr>
      <w:r>
        <w:rPr>
          <w:rStyle w:val="Kommentarsreferens"/>
        </w:rPr>
        <w:annotationRef/>
      </w:r>
      <w:r>
        <w:t>Här är det oklart om du menar att utvärderingen utfördes enbart av en person (dvs dig) eller att det endast fanns en person som intervjuades? Se tidigare kommentar i metoden om detta… -</w:t>
      </w:r>
      <w:proofErr w:type="spellStart"/>
      <w:r>
        <w:t>Leave</w:t>
      </w:r>
      <w:proofErr w:type="spellEnd"/>
      <w:r>
        <w:t xml:space="preserve"> </w:t>
      </w:r>
      <w:proofErr w:type="spellStart"/>
      <w:r>
        <w:t>this</w:t>
      </w:r>
      <w:proofErr w:type="spellEnd"/>
      <w:r>
        <w:t xml:space="preserve"> as </w:t>
      </w:r>
      <w:proofErr w:type="spellStart"/>
      <w:r>
        <w:t>well</w:t>
      </w:r>
      <w:proofErr w:type="spellEnd"/>
      <w:r>
        <w:t xml:space="preserve"> for </w:t>
      </w:r>
      <w:proofErr w:type="spellStart"/>
      <w:r>
        <w:t>now</w:t>
      </w:r>
      <w:proofErr w:type="spellEnd"/>
      <w:r>
        <w:t>. Jason</w:t>
      </w:r>
    </w:p>
  </w:comment>
  <w:comment w:id="89" w:author="Microsoft Office-användare" w:date="2019-01-14T08:17:00Z" w:initials="MO">
    <w:p w14:paraId="619F1819" w14:textId="09A58845" w:rsidR="00491E74" w:rsidRDefault="00491E74">
      <w:pPr>
        <w:pStyle w:val="Kommentarer"/>
      </w:pPr>
      <w:r>
        <w:rPr>
          <w:rStyle w:val="Kommentarsreferens"/>
        </w:rPr>
        <w:annotationRef/>
      </w:r>
      <w:r>
        <w:t>Ett mer reliabelt, eller mer reliabla…</w:t>
      </w:r>
    </w:p>
  </w:comment>
  <w:comment w:id="91" w:author="Microsoft Office-användare" w:date="2019-01-14T08:17:00Z" w:initials="MO">
    <w:p w14:paraId="2E6966DB" w14:textId="65037F7C" w:rsidR="00491E74" w:rsidRDefault="00491E74">
      <w:pPr>
        <w:pStyle w:val="Kommentarer"/>
      </w:pPr>
      <w:r>
        <w:rPr>
          <w:rStyle w:val="Kommentarsreferens"/>
        </w:rPr>
        <w:annotationRef/>
      </w:r>
      <w:r>
        <w:t xml:space="preserve">Studien av </w:t>
      </w:r>
      <w:proofErr w:type="spellStart"/>
      <w:r>
        <w:t>Kocadere</w:t>
      </w:r>
      <w:proofErr w:type="spellEnd"/>
      <w:r>
        <w:t xml:space="preserve"> &amp;….</w:t>
      </w:r>
    </w:p>
  </w:comment>
  <w:comment w:id="93" w:author="Microsoft Office-användare" w:date="2019-01-14T08:18:00Z" w:initials="MO">
    <w:p w14:paraId="4AB0C69D" w14:textId="61C40BB4" w:rsidR="00491E74" w:rsidRDefault="00491E74">
      <w:pPr>
        <w:pStyle w:val="Kommentarer"/>
      </w:pPr>
      <w:r>
        <w:rPr>
          <w:rStyle w:val="Kommentarsreferens"/>
        </w:rPr>
        <w:annotationRef/>
      </w:r>
      <w:r>
        <w:t>… skulle det eventuellt visa att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491E74" w:rsidRDefault="00491E74">
      <w:r>
        <w:separator/>
      </w:r>
    </w:p>
  </w:endnote>
  <w:endnote w:type="continuationSeparator" w:id="0">
    <w:p w14:paraId="14F9C31A" w14:textId="77777777" w:rsidR="00491E74" w:rsidRDefault="00491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491E74" w:rsidRDefault="00491E7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491E74" w:rsidRDefault="00491E7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491E74" w:rsidRDefault="00491E74">
        <w:pPr>
          <w:pStyle w:val="Footer1"/>
          <w:jc w:val="center"/>
        </w:pPr>
        <w:r>
          <w:fldChar w:fldCharType="begin"/>
        </w:r>
        <w:r>
          <w:instrText>PAGE</w:instrText>
        </w:r>
        <w:r>
          <w:fldChar w:fldCharType="separate"/>
        </w:r>
        <w:r w:rsidR="00F15F0A">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491E74" w:rsidRDefault="00491E74">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491E74" w:rsidRDefault="00491E74">
      <w:r>
        <w:separator/>
      </w:r>
    </w:p>
  </w:footnote>
  <w:footnote w:type="continuationSeparator" w:id="0">
    <w:p w14:paraId="6123010B" w14:textId="77777777" w:rsidR="00491E74" w:rsidRDefault="00491E74">
      <w:r>
        <w:continuationSeparator/>
      </w:r>
    </w:p>
  </w:footnote>
  <w:footnote w:id="1">
    <w:p w14:paraId="5824ECF3" w14:textId="4B98B15A" w:rsidR="00491E74" w:rsidRPr="005D1A1C" w:rsidRDefault="00491E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491E74" w:rsidRPr="005D1A1C" w:rsidRDefault="00491E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491E74" w:rsidRPr="005D1A1C" w:rsidRDefault="00491E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491E74" w:rsidRPr="005D1A1C" w:rsidRDefault="00491E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491E74" w:rsidRPr="005D1A1C" w:rsidRDefault="00491E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491E74" w:rsidRDefault="00491E74"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6"/>
  </w:num>
  <w:num w:numId="4">
    <w:abstractNumId w:val="12"/>
  </w:num>
  <w:num w:numId="5">
    <w:abstractNumId w:val="20"/>
  </w:num>
  <w:num w:numId="6">
    <w:abstractNumId w:val="21"/>
  </w:num>
  <w:num w:numId="7">
    <w:abstractNumId w:val="15"/>
  </w:num>
  <w:num w:numId="8">
    <w:abstractNumId w:val="11"/>
  </w:num>
  <w:num w:numId="9">
    <w:abstractNumId w:val="16"/>
  </w:num>
  <w:num w:numId="10">
    <w:abstractNumId w:val="0"/>
  </w:num>
  <w:num w:numId="11">
    <w:abstractNumId w:val="13"/>
  </w:num>
  <w:num w:numId="12">
    <w:abstractNumId w:val="14"/>
  </w:num>
  <w:num w:numId="13">
    <w:abstractNumId w:val="2"/>
  </w:num>
  <w:num w:numId="14">
    <w:abstractNumId w:val="17"/>
  </w:num>
  <w:num w:numId="15">
    <w:abstractNumId w:val="8"/>
  </w:num>
  <w:num w:numId="16">
    <w:abstractNumId w:val="10"/>
  </w:num>
  <w:num w:numId="17">
    <w:abstractNumId w:val="18"/>
  </w:num>
  <w:num w:numId="18">
    <w:abstractNumId w:val="9"/>
  </w:num>
  <w:num w:numId="19">
    <w:abstractNumId w:val="1"/>
  </w:num>
  <w:num w:numId="20">
    <w:abstractNumId w:val="19"/>
  </w:num>
  <w:num w:numId="21">
    <w:abstractNumId w:val="4"/>
  </w:num>
  <w:num w:numId="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3AC6"/>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1E74"/>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04FD"/>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5B94"/>
    <w:rsid w:val="00CD7B55"/>
    <w:rsid w:val="00CD7E26"/>
    <w:rsid w:val="00CE004E"/>
    <w:rsid w:val="00CE0862"/>
    <w:rsid w:val="00CE0F0E"/>
    <w:rsid w:val="00CE6BAB"/>
    <w:rsid w:val="00CF008C"/>
    <w:rsid w:val="00CF0B56"/>
    <w:rsid w:val="00CF0BE6"/>
    <w:rsid w:val="00CF0BF3"/>
    <w:rsid w:val="00CF170C"/>
    <w:rsid w:val="00CF365A"/>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13C1"/>
    <w:rsid w:val="00D924A7"/>
    <w:rsid w:val="00D939B2"/>
    <w:rsid w:val="00D970EE"/>
    <w:rsid w:val="00DA0666"/>
    <w:rsid w:val="00DA1086"/>
    <w:rsid w:val="00DA1B11"/>
    <w:rsid w:val="00DB1910"/>
    <w:rsid w:val="00DB3821"/>
    <w:rsid w:val="00DB3CC8"/>
    <w:rsid w:val="00DB4ED3"/>
    <w:rsid w:val="00DC27C1"/>
    <w:rsid w:val="00DC5094"/>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5A9"/>
    <w:rsid w:val="00EE3EDE"/>
    <w:rsid w:val="00EE400D"/>
    <w:rsid w:val="00EE4EEC"/>
    <w:rsid w:val="00EE7E1E"/>
    <w:rsid w:val="00EF56C7"/>
    <w:rsid w:val="00EF5A81"/>
    <w:rsid w:val="00EF6328"/>
    <w:rsid w:val="00F01E86"/>
    <w:rsid w:val="00F066BE"/>
    <w:rsid w:val="00F10A47"/>
    <w:rsid w:val="00F11601"/>
    <w:rsid w:val="00F1559D"/>
    <w:rsid w:val="00F15F0A"/>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comments" Target="comments.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B8DEB8D-76EC-AB4C-8B2B-78890470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15372</Words>
  <Characters>81475</Characters>
  <Application>Microsoft Macintosh Word</Application>
  <DocSecurity>0</DocSecurity>
  <Lines>678</Lines>
  <Paragraphs>193</Paragraphs>
  <ScaleCrop>false</ScaleCrop>
  <Company>Stockholms universitetsbibliotek</Company>
  <LinksUpToDate>false</LinksUpToDate>
  <CharactersWithSpaces>96654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2019-01-09T08:09:00Z</cp:lastPrinted>
  <dcterms:created xsi:type="dcterms:W3CDTF">2019-01-14T08:46:00Z</dcterms:created>
  <dcterms:modified xsi:type="dcterms:W3CDTF">2019-01-20T10:49:00Z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