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BF621B" w:rsidRDefault="00BF621B">
                            <w:pPr>
                              <w:pStyle w:val="Frontpagetext"/>
                              <w:rPr>
                                <w:sz w:val="28"/>
                                <w:szCs w:val="28"/>
                              </w:rPr>
                            </w:pPr>
                            <w:r>
                              <w:rPr>
                                <w:sz w:val="28"/>
                                <w:szCs w:val="28"/>
                              </w:rPr>
                              <w:t xml:space="preserve">Institutionen för data- </w:t>
                            </w:r>
                            <w:r>
                              <w:rPr>
                                <w:sz w:val="28"/>
                                <w:szCs w:val="28"/>
                              </w:rPr>
                              <w:br/>
                              <w:t>och systemvetenskap</w:t>
                            </w:r>
                          </w:p>
                          <w:p w14:paraId="0DD0DA7D" w14:textId="77777777" w:rsidR="00BF621B" w:rsidRDefault="00BF621B">
                            <w:pPr>
                              <w:pStyle w:val="TextBox"/>
                            </w:pPr>
                            <w:r>
                              <w:t xml:space="preserve">Examensarbete 15 </w:t>
                            </w:r>
                            <w:proofErr w:type="spellStart"/>
                            <w:r>
                              <w:t>hp</w:t>
                            </w:r>
                            <w:proofErr w:type="spellEnd"/>
                          </w:p>
                          <w:p w14:paraId="205AAAC7" w14:textId="77777777" w:rsidR="00BF621B" w:rsidRDefault="00BF621B">
                            <w:pPr>
                              <w:pStyle w:val="TextBox"/>
                            </w:pPr>
                            <w:r>
                              <w:t>Data- och systemvetenskap</w:t>
                            </w:r>
                          </w:p>
                          <w:p w14:paraId="51566511" w14:textId="77777777" w:rsidR="00BF621B" w:rsidRDefault="00BF621B">
                            <w:pPr>
                              <w:pStyle w:val="Textruta"/>
                            </w:pPr>
                            <w:r>
                              <w:t xml:space="preserve">Kurs- eller utbildningsprogram (180 </w:t>
                            </w:r>
                            <w:proofErr w:type="spellStart"/>
                            <w:r>
                              <w:t>hp</w:t>
                            </w:r>
                            <w:proofErr w:type="spellEnd"/>
                            <w:r>
                              <w:t xml:space="preserve">) </w:t>
                            </w:r>
                          </w:p>
                          <w:p w14:paraId="7A700FAB" w14:textId="05793D08" w:rsidR="00BF621B" w:rsidRDefault="00BF621B">
                            <w:pPr>
                              <w:pStyle w:val="Textruta"/>
                            </w:pPr>
                            <w:r>
                              <w:t>Höstterminen 2018</w:t>
                            </w:r>
                          </w:p>
                          <w:p w14:paraId="381612CD" w14:textId="77777777" w:rsidR="00BF621B" w:rsidRDefault="00BF621B">
                            <w:pPr>
                              <w:pStyle w:val="Textruta"/>
                            </w:pPr>
                            <w:r>
                              <w:t>Handledare: Robert Ramberg</w:t>
                            </w:r>
                          </w:p>
                          <w:p w14:paraId="41DC09BB" w14:textId="358B72E7" w:rsidR="00BF621B" w:rsidRDefault="00BF621B">
                            <w:pPr>
                              <w:pStyle w:val="Textruta"/>
                            </w:pPr>
                            <w:r>
                              <w:t>Granskare: Patrik Hernvall</w:t>
                            </w:r>
                          </w:p>
                          <w:p w14:paraId="316E1ACF" w14:textId="77777777" w:rsidR="00BF621B" w:rsidRPr="00EE4EEC" w:rsidRDefault="00BF621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BF621B" w:rsidRDefault="00BF621B">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1F0B" w:rsidRDefault="00CA1F0B">
                      <w:pPr>
                        <w:pStyle w:val="Frontpagetext"/>
                        <w:rPr>
                          <w:sz w:val="28"/>
                          <w:szCs w:val="28"/>
                        </w:rPr>
                      </w:pPr>
                      <w:r>
                        <w:rPr>
                          <w:sz w:val="28"/>
                          <w:szCs w:val="28"/>
                        </w:rPr>
                        <w:t xml:space="preserve">Institutionen för data- </w:t>
                      </w:r>
                      <w:r>
                        <w:rPr>
                          <w:sz w:val="28"/>
                          <w:szCs w:val="28"/>
                        </w:rPr>
                        <w:br/>
                        <w:t>och systemvetenskap</w:t>
                      </w:r>
                    </w:p>
                    <w:p w14:paraId="0DD0DA7D" w14:textId="77777777" w:rsidR="00CA1F0B" w:rsidRDefault="00CA1F0B">
                      <w:pPr>
                        <w:pStyle w:val="TextBox"/>
                      </w:pPr>
                      <w:r>
                        <w:t xml:space="preserve">Examensarbete 15 </w:t>
                      </w:r>
                      <w:proofErr w:type="spellStart"/>
                      <w:r>
                        <w:t>hp</w:t>
                      </w:r>
                      <w:proofErr w:type="spellEnd"/>
                    </w:p>
                    <w:p w14:paraId="205AAAC7" w14:textId="77777777" w:rsidR="00CA1F0B" w:rsidRDefault="00CA1F0B">
                      <w:pPr>
                        <w:pStyle w:val="TextBox"/>
                      </w:pPr>
                      <w:r>
                        <w:t>Data- och systemvetenskap</w:t>
                      </w:r>
                    </w:p>
                    <w:p w14:paraId="51566511" w14:textId="77777777" w:rsidR="00CA1F0B" w:rsidRDefault="00CA1F0B">
                      <w:pPr>
                        <w:pStyle w:val="Textruta"/>
                      </w:pPr>
                      <w:r>
                        <w:t xml:space="preserve">Kurs- eller utbildningsprogram (180 </w:t>
                      </w:r>
                      <w:proofErr w:type="spellStart"/>
                      <w:r>
                        <w:t>hp</w:t>
                      </w:r>
                      <w:proofErr w:type="spellEnd"/>
                      <w:r>
                        <w:t xml:space="preserve">) </w:t>
                      </w:r>
                    </w:p>
                    <w:p w14:paraId="7A700FAB" w14:textId="05793D08" w:rsidR="00CA1F0B" w:rsidRDefault="00CA1F0B">
                      <w:pPr>
                        <w:pStyle w:val="Textruta"/>
                      </w:pPr>
                      <w:r>
                        <w:t>Höstterminen 2018</w:t>
                      </w:r>
                    </w:p>
                    <w:p w14:paraId="381612CD" w14:textId="77777777" w:rsidR="00CA1F0B" w:rsidRDefault="00CA1F0B">
                      <w:pPr>
                        <w:pStyle w:val="Textruta"/>
                      </w:pPr>
                      <w:r>
                        <w:t>Handledare: Robert Ramberg</w:t>
                      </w:r>
                    </w:p>
                    <w:p w14:paraId="41DC09BB" w14:textId="358B72E7" w:rsidR="00CA1F0B" w:rsidRDefault="00CA1F0B">
                      <w:pPr>
                        <w:pStyle w:val="Textruta"/>
                      </w:pPr>
                      <w:r>
                        <w:t>Granskare: Patrik Hernvall</w:t>
                      </w:r>
                    </w:p>
                    <w:p w14:paraId="316E1ACF" w14:textId="77777777" w:rsidR="00CA1F0B" w:rsidRPr="00EE4EEC" w:rsidRDefault="00CA1F0B">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1F0B" w:rsidRDefault="00CA1F0B">
                      <w:pPr>
                        <w:pStyle w:val="TextBox"/>
                      </w:pPr>
                    </w:p>
                  </w:txbxContent>
                </v:textbox>
                <w10:wrap type="square" anchory="margin"/>
              </v:rect>
            </w:pict>
          </mc:Fallback>
        </mc:AlternateContent>
      </w:r>
      <w:r w:rsidR="00850895">
        <w:br w:type="page"/>
      </w:r>
    </w:p>
    <w:p w14:paraId="19EFE0DD" w14:textId="79F248C0" w:rsidR="00227C8F" w:rsidRPr="00AC7EB3" w:rsidRDefault="00227C8F" w:rsidP="00227C8F">
      <w:pPr>
        <w:pStyle w:val="Normalwebb"/>
        <w:rPr>
          <w:i/>
          <w:sz w:val="22"/>
          <w:szCs w:val="22"/>
          <w:lang w:val="en-US"/>
        </w:rPr>
      </w:pPr>
      <w:r w:rsidRPr="00AC7EB3">
        <w:rPr>
          <w:i/>
          <w:sz w:val="22"/>
          <w:szCs w:val="22"/>
          <w:lang w:val="en-US"/>
        </w:rPr>
        <w:lastRenderedPageBreak/>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proofErr w:type="gramStart"/>
      <w:r w:rsidRPr="00AC7EB3">
        <w:rPr>
          <w:i/>
          <w:sz w:val="22"/>
          <w:szCs w:val="22"/>
          <w:lang w:val="en-US"/>
        </w:rPr>
        <w:t>participate</w:t>
      </w:r>
      <w:proofErr w:type="gramEnd"/>
      <w:r w:rsidRPr="00AC7EB3">
        <w:rPr>
          <w:i/>
          <w:sz w:val="22"/>
          <w:szCs w:val="22"/>
          <w:lang w:val="en-US"/>
        </w:rPr>
        <w:t xml:space="preserve">, to belong, to negotiate meaning” </w:t>
      </w:r>
      <w:r w:rsidRPr="00BC101F">
        <w:rPr>
          <w:sz w:val="22"/>
          <w:szCs w:val="22"/>
          <w:lang w:val="en-US"/>
        </w:rPr>
        <w:t xml:space="preserve">- </w:t>
      </w:r>
      <w:r w:rsidRPr="00BC101F">
        <w:rPr>
          <w:sz w:val="22"/>
          <w:szCs w:val="22"/>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752279">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752279">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752279">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752279">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752279">
        <w:rPr>
          <w:noProof/>
        </w:rPr>
        <w:t>12</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752279">
        <w:rPr>
          <w:noProof/>
        </w:rPr>
        <w:t>15</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752279">
        <w:rPr>
          <w:noProof/>
        </w:rPr>
        <w:t>15</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752279">
        <w:rPr>
          <w:noProof/>
        </w:rPr>
        <w:t>16</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9D27B3">
      <w:pPr>
        <w:pStyle w:val="Heading11"/>
      </w:pPr>
      <w:bookmarkStart w:id="0" w:name="_Toc391456178"/>
      <w:bookmarkStart w:id="1" w:name="_Toc401327934"/>
      <w:bookmarkEnd w:id="0"/>
      <w:r>
        <w:lastRenderedPageBreak/>
        <w:t>Synopsis</w:t>
      </w:r>
      <w:bookmarkEnd w:id="1"/>
    </w:p>
    <w:p w14:paraId="0587F940" w14:textId="28798823" w:rsidR="00D45847" w:rsidRDefault="00B43A10" w:rsidP="001E11BD">
      <w:pPr>
        <w:spacing w:line="480" w:lineRule="auto"/>
        <w:jc w:val="both"/>
      </w:pPr>
      <w:r>
        <w:t>Elektroniskt lärande (E</w:t>
      </w:r>
      <w:r w:rsidR="00943F6C">
        <w:t>-</w:t>
      </w:r>
      <w:r w:rsidR="00413C7D">
        <w:t>lärande) är en form av undervisning</w:t>
      </w:r>
      <w:r w:rsidR="00943F6C">
        <w:t xml:space="preserve"> som sker via distans </w:t>
      </w:r>
      <w:r w:rsidR="00071487">
        <w:t>via</w:t>
      </w:r>
      <w:r w:rsidR="00943F6C">
        <w:t xml:space="preserve">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A2710E">
        <w:t xml:space="preserve"> t.ex</w:t>
      </w:r>
      <w:r w:rsidR="001E5D4E">
        <w:t>.</w:t>
      </w:r>
      <w:r w:rsidR="00EF6328">
        <w:t xml:space="preserve"> </w:t>
      </w:r>
      <w:r w:rsidR="00E458F4">
        <w:t>ökad struktur av kursinnehåll,</w:t>
      </w:r>
      <w:r w:rsidR="00EF6328">
        <w:t xml:space="preserve"> mer effektiv</w:t>
      </w:r>
      <w:r w:rsidR="00054492">
        <w:t>t</w:t>
      </w:r>
      <w:r w:rsidR="00EF6328">
        <w:t xml:space="preserve"> lärande</w:t>
      </w:r>
      <w:r w:rsidR="00E458F4">
        <w:t xml:space="preserve"> för studenter med olika bakgrund</w:t>
      </w:r>
      <w:r w:rsidR="00C27B26">
        <w:t>,</w:t>
      </w:r>
      <w:r w:rsidR="009411BD">
        <w:t xml:space="preserve"> </w:t>
      </w:r>
      <w:r w:rsidR="00464E06">
        <w:t xml:space="preserve">bättre långvarig inlärning för studenterna, </w:t>
      </w:r>
      <w:r w:rsidR="00A41CB2">
        <w:t>samt tydligare inlärningsmål</w:t>
      </w:r>
      <w:r w:rsidR="00943F6C">
        <w:t xml:space="preserve">.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0033C8">
        <w:t xml:space="preserve">intervju </w:t>
      </w:r>
      <w:r w:rsidR="00265FDF">
        <w:t>med</w:t>
      </w:r>
      <w:r w:rsidR="00054492">
        <w:t xml:space="preserve"> den person som är </w:t>
      </w:r>
      <w:r w:rsidR="00A73A40">
        <w:t>ansvarig för pedagogik</w:t>
      </w:r>
      <w:r w:rsidR="00054492">
        <w:t xml:space="preserve"> på Grade</w:t>
      </w:r>
      <w:r w:rsidR="00A73A40">
        <w:t>. Detta</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w:t>
      </w:r>
      <w:r w:rsidR="002C5DCC">
        <w:t xml:space="preserve">riktlinjer </w:t>
      </w:r>
      <w:r w:rsidR="00265FDF">
        <w:t>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w:t>
      </w:r>
      <w:r w:rsidR="002B32A2">
        <w:t>Studien</w:t>
      </w:r>
      <w:r w:rsidR="00265FDF">
        <w:t xml:space="preserve"> evaluera</w:t>
      </w:r>
      <w:r w:rsidR="00714353">
        <w:t>r</w:t>
      </w:r>
      <w:r w:rsidR="00265FDF">
        <w:t xml:space="preserve"> </w:t>
      </w:r>
      <w:r w:rsidR="009411BD">
        <w:t xml:space="preserve">också </w:t>
      </w:r>
      <w:r w:rsidR="00265FDF">
        <w:t xml:space="preserve">fyra av Grades tidigare kurser enligt en </w:t>
      </w:r>
      <w:r w:rsidR="00A73A40">
        <w:t xml:space="preserve">potentiell </w:t>
      </w:r>
      <w:r w:rsidR="000033C8">
        <w:t>pedagogisk</w:t>
      </w:r>
      <w:r w:rsidR="009411BD">
        <w:t xml:space="preserve"> modell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w:t>
      </w:r>
      <w:r w:rsidR="00A73A40">
        <w:t>deras</w:t>
      </w:r>
      <w:r w:rsidR="00265FDF">
        <w:t xml:space="preserve">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w:t>
      </w:r>
      <w:r w:rsidR="002C5DCC">
        <w:t>riktlinjer</w:t>
      </w:r>
      <w:r w:rsidR="00D6155F">
        <w:t xml:space="preserve">.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w:t>
      </w:r>
      <w:r w:rsidR="00A512CD">
        <w:t xml:space="preserve">visar </w:t>
      </w:r>
      <w:r w:rsidR="00A72A42">
        <w:t>Grade en stark</w:t>
      </w:r>
      <w:r w:rsidR="00D6155F">
        <w:t xml:space="preserve"> </w:t>
      </w:r>
      <w:r w:rsidR="00A512CD">
        <w:t xml:space="preserve">förmåga </w:t>
      </w:r>
      <w:r w:rsidR="00D6155F">
        <w:t xml:space="preserve">av att </w:t>
      </w:r>
      <w:r w:rsidR="007466FA">
        <w:t>presentera kurser</w:t>
      </w:r>
      <w:r w:rsidR="00A512CD">
        <w:t xml:space="preserve"> genom höga evalueringsresultat i DIM</w:t>
      </w:r>
      <w:r w:rsidR="0032261D">
        <w:t>’</w:t>
      </w:r>
      <w:r w:rsidR="00A512CD">
        <w:t xml:space="preserve">s </w:t>
      </w:r>
      <w:r w:rsidR="00A512CD">
        <w:rPr>
          <w:i/>
        </w:rPr>
        <w:t xml:space="preserve">Presentations </w:t>
      </w:r>
      <w:r w:rsidR="00A512CD" w:rsidRPr="0032261D">
        <w:t>fas</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utgångspunkt för vidare undersökningar kring </w:t>
      </w:r>
      <w:r w:rsidR="003A53D6">
        <w:t>pedagogiska modeller som skulle</w:t>
      </w:r>
      <w:r w:rsidR="00A73A40">
        <w:t xml:space="preserve"> kunna</w:t>
      </w:r>
      <w:r w:rsidR="003A53D6">
        <w:t xml:space="preserve"> tillämpas </w:t>
      </w:r>
      <w:r w:rsidR="0081570D">
        <w:t xml:space="preserve">hos </w:t>
      </w:r>
      <w:r w:rsidR="00714353">
        <w:t>Grade</w:t>
      </w:r>
      <w:r w:rsidR="00207601">
        <w:t xml:space="preserve">, samtidigt som </w:t>
      </w:r>
      <w:r w:rsidR="00A73A40">
        <w:t xml:space="preserve">studien </w:t>
      </w:r>
      <w:r w:rsidR="0081570D">
        <w:t>kartlägger p</w:t>
      </w:r>
      <w:r w:rsidR="001B7295">
        <w:t>otentiella</w:t>
      </w:r>
      <w:r w:rsidR="0081570D">
        <w:t xml:space="preserve"> förbättringar i Grades nuvarande </w:t>
      </w:r>
      <w:r w:rsidR="006D6C38">
        <w:t>pedagogiska riktlinjer</w:t>
      </w:r>
      <w:r w:rsidR="0081570D">
        <w:t>.</w:t>
      </w:r>
      <w:r w:rsidR="00850895">
        <w:br w:type="page"/>
      </w:r>
    </w:p>
    <w:p w14:paraId="0801F9C7" w14:textId="7E8209D5" w:rsidR="00DB3821" w:rsidRPr="00547B0E" w:rsidRDefault="00850895" w:rsidP="009D27B3">
      <w:pPr>
        <w:pStyle w:val="Heading11"/>
      </w:pPr>
      <w:bookmarkStart w:id="2" w:name="_Toc391456179"/>
      <w:bookmarkStart w:id="3" w:name="_Toc401327935"/>
      <w:bookmarkEnd w:id="2"/>
      <w:r>
        <w:lastRenderedPageBreak/>
        <w:t>Introduktion</w:t>
      </w:r>
      <w:bookmarkEnd w:id="3"/>
    </w:p>
    <w:p w14:paraId="300F89A0" w14:textId="7B1EB672"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w:t>
      </w:r>
      <w:proofErr w:type="spellStart"/>
      <w:r>
        <w:t>Bo</w:t>
      </w:r>
      <w:r w:rsidR="00BD0BAF">
        <w:t>wer</w:t>
      </w:r>
      <w:proofErr w:type="spellEnd"/>
      <w:r w:rsidR="00BD0BAF">
        <w:t xml:space="preserve">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 xml:space="preserve">-lärandet skapar </w:t>
      </w:r>
      <w:r w:rsidR="001B62E1">
        <w:t xml:space="preserve">tid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0A6CA9">
        <w:t xml:space="preserve">på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0A6CA9">
        <w:t xml:space="preserve">att </w:t>
      </w:r>
      <w:r>
        <w:t>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39ED6C2B"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BD39C4">
        <w:t>Detta koncept</w:t>
      </w:r>
      <w:r w:rsidR="001B62E1">
        <w:t xml:space="preserve">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av utveckling </w:t>
      </w:r>
      <w:r w:rsidR="00DB4ED3">
        <w:lastRenderedPageBreak/>
        <w:t xml:space="preserve">och recension </w:t>
      </w:r>
      <w:r w:rsidR="000A6CA9">
        <w:t>av</w:t>
      </w:r>
      <w:r w:rsidR="007C474C">
        <w:t xml:space="preserve"> ELF </w:t>
      </w:r>
      <w:r w:rsidR="000A6CA9">
        <w:t>tillsammans med</w:t>
      </w:r>
      <w:r w:rsidR="007C474C">
        <w:t xml:space="preserve"> </w:t>
      </w:r>
      <w:r w:rsidR="00CF0B56">
        <w:t>ämnesexperter</w:t>
      </w:r>
      <w:r w:rsidR="00DB4ED3">
        <w:t xml:space="preserve"> </w:t>
      </w:r>
      <w:r w:rsidR="00CA592B">
        <w:t xml:space="preserve">(s.k. </w:t>
      </w:r>
      <w:proofErr w:type="spellStart"/>
      <w:r w:rsidR="00CA592B">
        <w:t>Subject</w:t>
      </w:r>
      <w:proofErr w:type="spellEnd"/>
      <w:r w:rsidR="00CA592B">
        <w:t xml:space="preserve"> </w:t>
      </w:r>
      <w:proofErr w:type="spellStart"/>
      <w:r w:rsidR="00CA592B">
        <w:t>Matter</w:t>
      </w:r>
      <w:proofErr w:type="spellEnd"/>
      <w:r w:rsidR="00CA592B">
        <w:t xml:space="preserve">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682F2A56" w14:textId="77777777" w:rsidR="004A54DB" w:rsidRDefault="00840367" w:rsidP="004A54DB">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w:t>
      </w:r>
      <w:r w:rsidR="000A6CA9">
        <w:t xml:space="preserve"> och</w:t>
      </w:r>
      <w:r w:rsidR="00F24A19">
        <w:t xml:space="preserve"> </w:t>
      </w:r>
      <w:r w:rsidR="004A5707">
        <w:t xml:space="preserve">etableras i </w:t>
      </w:r>
      <w:r w:rsidR="00E040F7">
        <w:t xml:space="preserve">många </w:t>
      </w:r>
      <w:r w:rsidR="00B467DC">
        <w:t xml:space="preserve">fall </w:t>
      </w:r>
      <w:r w:rsidR="003F797E">
        <w:t>i</w:t>
      </w:r>
      <w:r w:rsidR="00850895">
        <w:t>genom testning och bevisning av validiteten</w:t>
      </w:r>
      <w:r w:rsidR="00010A04">
        <w:t xml:space="preserve"> med hjälp av</w:t>
      </w:r>
      <w:r w:rsidR="00850895">
        <w:t xml:space="preserve"> undervisning</w:t>
      </w:r>
      <w:r w:rsidR="00010A04">
        <w:t>en av studenter</w:t>
      </w:r>
      <w:r w:rsidR="00674E90">
        <w:t xml:space="preserve"> </w:t>
      </w:r>
      <w:r w:rsidR="00674E90" w:rsidRPr="0032261D">
        <w:fldChar w:fldCharType="begin"/>
      </w:r>
      <w:r w:rsidR="00C91F45">
        <w:instrText xml:space="preserve"> ADDIN ZOTERO_ITEM CSL_CITATION {"citationID":"7qQSqxPJ","properties":{"formattedCitation":"\\uldash{(de Jong, Verstegen, Tan, &amp; O\\uc0\\u8217{}Connor, 2013; Khalil &amp; Elkhider, 2016; Moraros, Islam, Yu, Banow, &amp; Schindelka, 2015)}","plainCitation":"(de Jong, Verstegen, Tan, &amp; O’Connor, 2013; Khalil &amp; Elkhider, 2016; Moraros, Islam, Yu, Banow, &amp; Schindelka, 2015)","dontUpdate":true,"noteIndex":0},"citationItems":[{"id":102,"uris":["http://zotero.org/users/local/QsygNxKM/items/GTZH7WZH"],"uri":["http://zotero.org/users/local/QsygNxKM/items/GTZH7WZH"],"itemData":{"id":102,"type":"article-journal","title":"A comparison of classroom and online asynchronous problem-based learning for students undertaking statistics training as part of a Public Health Masters degree","container-title":"Advances in Health Sciences Education: Theory and Practice","page":"245-264","volume":"18","issue":"2","source":"PubMed","abstract":"This case-study compared traditional, face-to-face classroom-based teaching with asynchronous online learning and teaching methods in two sets of students undertaking a problem-based learning module in the multilevel and exploratory factor analysis of longitudinal data as part of a Masters degree in Public Health at Maastricht University. Students were allocated to one of the two study variants on the basis of their enrolment status as full-time or part-time students. Full-time students (n = 11) followed the classroom-based variant and part-time students (n = 12) followed the online asynchronous variant which included video recorded lectures and a series of asynchronous online group or individual SPSS activities with synchronous tutor feedback. A validated student motivation questionnaire was administered to both groups of students at the start of the study and a second questionnaire was administered at the end of the module. This elicited data about student satisfaction with the module content, teaching and learning methods, and tutor feedback. The module coordinator and problem-based learning tutor were also interviewed about their experience of delivering the experimental online variant and asked to evaluate its success in relation to student attainment of the module's learning outcomes. Student examination results were also compared between the two groups. Asynchronous online teaching and learning methods proved to be an acceptable alternative to classroom-based teaching for both students and staff. Educational outcomes were similar for both groups, but importantly, there was no evidence that the asynchronous online delivery of module content disadvantaged part-time students in comparison to their full-time counterparts.","DOI":"10.1007/s10459-012-9368-x","ISSN":"1573-1677","note":"PMID: 22477027\nPMCID: PMC3622737","journalAbbreviation":"Adv Health Sci Educ Theory Pract","language":"eng","author":[{"family":"Jong","given":"N.","non-dropping-particle":"de"},{"family":"Verstegen","given":"D. M. L."},{"family":"Tan","given":"F. E. S."},{"family":"O'Connor","given":"S. J."}],"issued":{"date-parts":[["2013",5]]}}},{"id":105,"uris":["http://zotero.org/users/local/QsygNxKM/items/ZNKI8357"],"uri":["http://zotero.org/users/local/QsygNxKM/items/ZNKI8357"],"itemData":{"id":105,"type":"article-journal","title":"Applying learning theories and instructional design models for effective instruction | Advances in Physiology Education","URL":"https://www.physiology.org/doi/full/10.1152/advan.00138.2015?fbclid=IwAR2VUc3Gv25kiYfwDlXq6b567ZN4VFci6CP6cE5Y5EQw2yzmy5U5T-zGffU&amp;","author":[{"family":"Khalil","given":"Mohammed K."},{"family":"Elkhider","given":"Ihsan A."}],"issued":{"date-parts":[["2016",1,25]]},"accessed":{"date-parts":[["2018",11,22]]}}},{"id":99,"uris":["http://zotero.org/users/local/QsygNxKM/items/XJV8RAJ8"],"uri":["http://zotero.org/users/local/QsygNxKM/items/XJV8RAJ8"],"itemData":{"id":99,"type":"article-journal","title":"Flipping for success: evaluating the effectiveness of a novel teaching approach in a graduate level setting","container-title":"BMC Medical Education","volume":"15","source":"PubMed Central","abstract":"Background\nFlipped Classroom is a model that’s quickly gaining recognition as a novel teaching approach among health science curricula. The purpose of this study was four-fold and aimed to compare Flipped Classroom effectiveness ratings with: 1) student socio-demographic characteristics, 2) student final grades, 3) student overall course satisfaction, and 4) course pre-Flipped Classroom effectiveness ratings.\n\nMethods\nThe participants in the study consisted of 67 Masters-level graduate students in an introductory epidemiology class. Data was collected from students who completed surveys during three time points (beginning, middle and end) in each term. The Flipped Classroom was employed for the academic year 2012–2013 (two terms) using both pre-class activities and in-class activities.\n\nResults\nAmong the 67 Masters-level graduate students, 80% found the Flipped Classroom model to be either somewhat effective or very effective (M = 4.1/5.0). International students rated the Flipped Classroom to be significantly more effective when compared to North American students (X2 = 11.35, p &lt; 0.05). Students’ perceived effectiveness of the Flipped Classroom had no significant association to their academic performance in the course as measured by their final grades (rs = 0.70). However, students who found the Flipped Classroom to be effective were also more likely to be satisfied with their course experience. Additionally, it was found that the SEEQ variable scores for students enrolled in the Flipped Classroom were significantly higher than the ones for students enrolled prior to the implementation of the Flipped Classroom (p = 0.003).\n\nConclusions\nOverall, the format of the Flipped Classroom provided more opportunities for students to engage in critical thinking, independently facilitate their own learning, and more effectively interact with and learn from their peers. Additionally, the instructor was given more flexibility to cover a wider range and depth of material, provide in-class applied learning opportunities based on problem-solving activities and offer timely feedback/guidance to students. Yet in our study, this teaching style had its fair share of challenges, which were largely dependent on the use and management of technology. Despite these challenges, the Flipped Classroom proved to be a novel and effective teaching approach at the graduate level setting.","URL":"https://www.ncbi.nlm.nih.gov/pmc/articles/PMC4363198/","DOI":"10.1186/s12909-015-0317-2","ISSN":"1472-6920","note":"PMID: 25884508\nPMCID: PMC4363198","shortTitle":"Flipping for success","journalAbbreviation":"BMC Med Educ","author":[{"family":"Moraros","given":"John"},{"family":"Islam","given":"Adiba"},{"family":"Yu","given":"Stan"},{"family":"Banow","given":"Ryan"},{"family":"Schindelka","given":"Barbara"}],"issued":{"date-parts":[["2015",2,28]]},"accessed":{"date-parts":[["2018",11,22]]}}}],"schema":"https://github.com/citation-style-language/schema/raw/master/csl-citation.json"} </w:instrText>
      </w:r>
      <w:r w:rsidR="00674E90" w:rsidRPr="0032261D">
        <w:fldChar w:fldCharType="separate"/>
      </w:r>
      <w:r w:rsidR="0098789C">
        <w:t xml:space="preserve">(de Jong, </w:t>
      </w:r>
      <w:r w:rsidR="0032261D">
        <w:t>et.al.</w:t>
      </w:r>
      <w:r w:rsidR="0098789C">
        <w:t xml:space="preserve">, </w:t>
      </w:r>
      <w:r w:rsidR="006A5D72" w:rsidRPr="0032261D">
        <w:t xml:space="preserve">2013; Khalil &amp; Elkhider, 2016; Moraros, </w:t>
      </w:r>
      <w:r w:rsidR="0032261D" w:rsidRPr="0032261D">
        <w:t>et.al.</w:t>
      </w:r>
      <w:r w:rsidR="006A5D72" w:rsidRPr="0032261D">
        <w:t>, 2015)</w:t>
      </w:r>
      <w:r w:rsidR="00674E90" w:rsidRPr="0032261D">
        <w:fldChar w:fldCharType="end"/>
      </w:r>
      <w:r w:rsidR="00010A04" w:rsidRPr="0032261D">
        <w:t>.</w:t>
      </w:r>
      <w:r w:rsidR="00010A04">
        <w:t xml:space="preserve"> </w:t>
      </w:r>
      <w:r w:rsidR="00897EA6">
        <w:t xml:space="preserve">Nya lärometoder utvärderas genom att jämföra inlärningen hos studenter som exponerats för lärometoden mot en kontrollgrupp. </w:t>
      </w:r>
      <w:r w:rsidR="004A5707">
        <w:t>E</w:t>
      </w:r>
      <w:r w:rsidR="00850895">
        <w:t>tt exempel</w:t>
      </w:r>
      <w:r w:rsidR="006725C3">
        <w:t xml:space="preserve"> på en lärometod som har visat sig </w:t>
      </w:r>
      <w:r w:rsidR="007C1638">
        <w:t xml:space="preserve">förbättra minnesåterkallelsen </w:t>
      </w:r>
      <w:r w:rsidR="000B4763">
        <w:t>för studenterna är scenario</w:t>
      </w:r>
      <w:r w:rsidR="00850895">
        <w:t>baserad e-lärande</w:t>
      </w:r>
      <w:r w:rsidR="000B4763">
        <w:t xml:space="preserve">, vilket </w:t>
      </w:r>
      <w:r w:rsidR="00897EA6">
        <w:t>försätter</w:t>
      </w:r>
      <w:r w:rsidR="000B4763">
        <w:t xml:space="preserve">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w:t>
      </w:r>
      <w:r w:rsidR="00EA5670">
        <w:t xml:space="preserve">ett </w:t>
      </w:r>
      <w:r w:rsidR="00850895">
        <w:t>meningsfull</w:t>
      </w:r>
      <w:r w:rsidR="000B4763">
        <w:t>t</w:t>
      </w:r>
      <w:r w:rsidR="00147B30">
        <w:t xml:space="preserve"> 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r w:rsidR="00EA5670">
        <w:t>är</w:t>
      </w:r>
      <w:r w:rsidR="00D74144">
        <w:t xml:space="preserve"> p</w:t>
      </w:r>
      <w:r w:rsidR="00850895">
        <w:t xml:space="preserve">edagogiska modeller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w:t>
      </w:r>
      <w:r w:rsidR="00897EA6">
        <w:t>förmåga</w:t>
      </w:r>
      <w:r w:rsidR="00384E49">
        <w:t xml:space="preserve">. </w:t>
      </w:r>
      <w:r w:rsidR="00850895">
        <w:t>Det har uppvisat</w:t>
      </w:r>
      <w:r w:rsidR="0074784D">
        <w:t>s</w:t>
      </w:r>
      <w:r w:rsidR="00850895">
        <w:t xml:space="preserve"> att majoriteten av e-kurser </w:t>
      </w:r>
      <w:r w:rsidR="00C11C02">
        <w:t>inte</w:t>
      </w:r>
      <w:r w:rsidR="00C91F45">
        <w:t xml:space="preserve"> bygger</w:t>
      </w:r>
      <w:r w:rsidR="00C11C02">
        <w:t xml:space="preserve"> på en antagen pedagogik</w:t>
      </w:r>
      <w:r w:rsidR="000B4763">
        <w:t xml:space="preserve">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w:t>
      </w:r>
      <w:r w:rsidR="00897EA6">
        <w:t>ad</w:t>
      </w:r>
      <w:r w:rsidR="000B42FE">
        <w:t xml:space="preserve"> </w:t>
      </w:r>
      <w:r w:rsidR="0074784D">
        <w:t>kvalitet av</w:t>
      </w:r>
      <w:r w:rsidR="000B42FE">
        <w:t xml:space="preserve"> ELF’s framtida e-kurser.</w:t>
      </w:r>
    </w:p>
    <w:p w14:paraId="1DA3B1A4" w14:textId="77777777" w:rsidR="004A54DB" w:rsidRDefault="004A54DB" w:rsidP="004A54DB">
      <w:pPr>
        <w:spacing w:line="480" w:lineRule="auto"/>
        <w:jc w:val="both"/>
      </w:pPr>
    </w:p>
    <w:p w14:paraId="3C978851" w14:textId="77777777" w:rsidR="004A54DB" w:rsidRDefault="00041127" w:rsidP="004A54DB">
      <w:pPr>
        <w:spacing w:line="480" w:lineRule="auto"/>
        <w:jc w:val="both"/>
      </w:pPr>
      <w:r>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 xml:space="preserve">Kognitiv </w:t>
      </w:r>
      <w:r w:rsidR="00EF5A81" w:rsidRPr="00EF5A81">
        <w:lastRenderedPageBreak/>
        <w:t>(</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C91F45">
        <w:instrText xml:space="preserve"> ADDIN ZOTERO_ITEM CSL_CITATION {"citationID":"R7nxKu1w","properties":{"formattedCitation":"(Gr\\uc0\\u225{}inne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lämplighet beror </w:t>
      </w:r>
      <w:r w:rsidR="000B4763" w:rsidRPr="00EF5A81">
        <w:t>huvudsak</w:t>
      </w:r>
      <w:r w:rsidR="00897EA6">
        <w:t>ligen</w:t>
      </w:r>
      <w:r w:rsidR="000B4763" w:rsidRPr="00EF5A81">
        <w:t xml:space="preserve">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p>
    <w:p w14:paraId="1B9B1935" w14:textId="77777777" w:rsidR="004A54DB" w:rsidRDefault="004A54DB" w:rsidP="004A54DB">
      <w:pPr>
        <w:spacing w:line="480" w:lineRule="auto"/>
        <w:jc w:val="both"/>
      </w:pPr>
    </w:p>
    <w:p w14:paraId="449F3933" w14:textId="329F8244" w:rsidR="00387A03" w:rsidRDefault="00CD7E26" w:rsidP="004A54DB">
      <w:pPr>
        <w:spacing w:line="480" w:lineRule="auto"/>
        <w:jc w:val="both"/>
      </w:pPr>
      <w:r>
        <w:t>D</w:t>
      </w:r>
      <w:r w:rsidR="0062005C" w:rsidRPr="00EF5A81">
        <w:t>et A</w:t>
      </w:r>
      <w:r w:rsidR="00850895" w:rsidRPr="00EF5A81">
        <w:t>ssociativa perspektivet</w:t>
      </w:r>
      <w:r>
        <w:t xml:space="preserve"> är oftast beskriven som ”lärande </w:t>
      </w:r>
      <w:r w:rsidR="001B0552">
        <w:t>genom utförande</w:t>
      </w:r>
      <w:r>
        <w:t xml:space="preserve"> av strukturerade uppgifter” och</w:t>
      </w:r>
      <w:r w:rsidR="00850895" w:rsidRPr="00EF5A81">
        <w:t xml:space="preserve"> </w:t>
      </w:r>
      <w:r>
        <w:t>karakterisera</w:t>
      </w:r>
      <w:r w:rsidR="0032261D">
        <w:t>s</w:t>
      </w:r>
      <w:r>
        <w:t xml:space="preserve"> </w:t>
      </w:r>
      <w:r w:rsidR="00C95447">
        <w:t xml:space="preserve">av, </w:t>
      </w:r>
      <w:r>
        <w:t xml:space="preserve">till exempel, beteende modifiering och lärande genom association och förstärkning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(DIM)</w:t>
      </w:r>
      <w:r w:rsidR="00B424BC">
        <w:t xml:space="preserve"> (Bilaga 1)</w:t>
      </w:r>
      <w:r w:rsidR="0019256B" w:rsidRPr="00EF5A81">
        <w:t xml:space="preserve">. </w:t>
      </w:r>
      <w:r w:rsidR="00897EA6">
        <w:t xml:space="preserve">I </w:t>
      </w:r>
      <w:r w:rsidR="0019256B" w:rsidRPr="00EF5A81">
        <w:t xml:space="preserve">DIM </w:t>
      </w:r>
      <w:r w:rsidR="0093589A" w:rsidRPr="00EF5A81">
        <w:t>utgå</w:t>
      </w:r>
      <w:r w:rsidR="00897EA6">
        <w:t>r undervisningen</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p>
    <w:p w14:paraId="47BA92BD" w14:textId="77777777" w:rsidR="004A54DB" w:rsidRDefault="004A54DB" w:rsidP="004A54DB">
      <w:pPr>
        <w:spacing w:line="480" w:lineRule="auto"/>
        <w:jc w:val="both"/>
      </w:pPr>
    </w:p>
    <w:p w14:paraId="5FA485B7" w14:textId="45AAA39C" w:rsidR="004A1CFE" w:rsidRDefault="004822AA" w:rsidP="004A1CFE">
      <w:pPr>
        <w:spacing w:line="480" w:lineRule="auto"/>
        <w:jc w:val="both"/>
      </w:pPr>
      <w:r>
        <w:t>Det Kognitiva</w:t>
      </w:r>
      <w:r w:rsidR="00850895" w:rsidRPr="00EF5A81">
        <w:t xml:space="preserve"> perspektiv</w:t>
      </w:r>
      <w:r>
        <w:t>et</w:t>
      </w:r>
      <w:r w:rsidR="00850895" w:rsidRPr="00EF5A81">
        <w:t xml:space="preserve">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F11601">
        <w:t xml:space="preserve">”lärande genom förståelse” </w:t>
      </w:r>
      <w:r w:rsidR="006C0816">
        <w:t xml:space="preserve">och utnyttjar relationen mellan kognitiva processer och </w:t>
      </w:r>
      <w:r w:rsidR="00E12474">
        <w:t>beteende</w:t>
      </w:r>
      <w:r w:rsidR="006C0816">
        <w:t xml:space="preserve"> för att strukturera kursinnehåll och ge upphov till transformationer i kognitiva strukturer </w:t>
      </w:r>
      <w:r w:rsidR="00CF3F07">
        <w:fldChar w:fldCharType="begin"/>
      </w:r>
      <w:r w:rsidR="00C91F45">
        <w:instrText xml:space="preserve"> ADDIN ZOTERO_ITEM CSL_CITATION {"citationID":"n5M8bytL","properties":{"formattedCitation":"(Gr\\uc0\\u225{}inne Conole, 2010; Dalsgaard, 2005)","plainCitation":"(Gráinne Conole, 2010; Dalsgaard, 2005)","dontUpdate":true,"noteIndex":0},"citationItems":[{"id":61,"uris":["http://zotero.org/users/local/QsygNxKM/items/T93CEQ5S"],"uri":["http://zotero.org/users/local/QsygNxKM/items/T93CEQ5S"],"itemData":{"id":61,"type":"report","title":"Review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B00BFB">
        <w:t xml:space="preserve"> Studenten lär sig </w:t>
      </w:r>
      <w:r w:rsidR="00470E31">
        <w:t xml:space="preserve">bl.a. </w:t>
      </w:r>
      <w:r w:rsidR="00B00BFB">
        <w:t xml:space="preserve">genom omvandling av erfarenhet </w:t>
      </w:r>
      <w:r w:rsidR="00470E31">
        <w:t>till kunskap och kompetens</w:t>
      </w:r>
      <w:r w:rsidR="0032261D">
        <w:t>,</w:t>
      </w:r>
      <w:r w:rsidR="00470E31">
        <w:t xml:space="preserve"> ofta genom </w:t>
      </w:r>
      <w:r w:rsidR="00CB012E" w:rsidRPr="00CB012E">
        <w:t>självstyrd</w:t>
      </w:r>
      <w:r w:rsidR="00CB012E">
        <w:t>a aktivitet</w:t>
      </w:r>
      <w:r w:rsidR="00E12474">
        <w:t>er</w:t>
      </w:r>
      <w:r w:rsidR="00CB012E">
        <w:t xml:space="preserve"> och </w:t>
      </w:r>
      <w:r w:rsidR="00470E31">
        <w:t>lösning av specifika problem</w:t>
      </w:r>
      <w:r w:rsidR="00DE4DD3">
        <w:t xml:space="preserve"> (Conole, 2010, </w:t>
      </w:r>
      <w:proofErr w:type="spellStart"/>
      <w:r w:rsidR="00DE4DD3">
        <w:t>Brodie</w:t>
      </w:r>
      <w:proofErr w:type="spellEnd"/>
      <w:r w:rsidR="00DE4DD3">
        <w:t>, 2005)</w:t>
      </w:r>
      <w:r w:rsidR="00470E31">
        <w:t xml:space="preserve">. </w:t>
      </w:r>
      <w:r w:rsidR="00CF5985" w:rsidRPr="00EF5A81">
        <w:t>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91479D">
        <w:t>et</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B424BC">
        <w:t xml:space="preserve"> (Bilaga 1)</w:t>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w:t>
      </w:r>
      <w:r w:rsidR="00850895" w:rsidRPr="00EF5A81">
        <w:t xml:space="preserve">självständigt </w:t>
      </w:r>
      <w:r w:rsidR="00B661EF" w:rsidRPr="00EF5A81">
        <w:t xml:space="preserve">ska </w:t>
      </w:r>
      <w:r w:rsidR="00F611BE" w:rsidRPr="00EF5A81">
        <w:t>lösa</w:t>
      </w:r>
      <w:r w:rsidR="00FD29BA">
        <w:t>s</w:t>
      </w:r>
      <w:r w:rsidR="00F611BE" w:rsidRPr="00EF5A81">
        <w:t xml:space="preserve">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w:t>
      </w:r>
      <w:r w:rsidR="00B424BC">
        <w:t xml:space="preserve"> att</w:t>
      </w:r>
      <w:r w:rsidR="00850895" w:rsidRPr="00EF5A81">
        <w:t xml:space="preserve">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t>(Yeh, 2009)</w:t>
      </w:r>
      <w:r w:rsidR="0091477A" w:rsidRPr="00EF5A81">
        <w:fldChar w:fldCharType="end"/>
      </w:r>
      <w:r w:rsidR="004A54DB">
        <w:t>.</w:t>
      </w:r>
      <w:r w:rsidR="004A1CFE" w:rsidRPr="004A1CFE">
        <w:t xml:space="preserve"> </w:t>
      </w:r>
    </w:p>
    <w:p w14:paraId="14479E10" w14:textId="77777777" w:rsidR="004A1CFE" w:rsidRDefault="004A1CFE" w:rsidP="004A1CFE">
      <w:pPr>
        <w:spacing w:line="480" w:lineRule="auto"/>
        <w:jc w:val="both"/>
      </w:pPr>
    </w:p>
    <w:p w14:paraId="27DAF670" w14:textId="5B0F1DD9" w:rsidR="004A54DB" w:rsidRDefault="004C23F2" w:rsidP="004A54DB">
      <w:pPr>
        <w:spacing w:line="480" w:lineRule="auto"/>
        <w:jc w:val="both"/>
      </w:pPr>
      <w:r w:rsidRPr="00EF5A81">
        <w:t xml:space="preserve">Slutligen, </w:t>
      </w:r>
      <w:r w:rsidR="00B661EF" w:rsidRPr="00EF5A81">
        <w:t xml:space="preserve">handlar </w:t>
      </w:r>
      <w:r w:rsidRPr="00EF5A81">
        <w:t>d</w:t>
      </w:r>
      <w:r w:rsidR="00205671" w:rsidRPr="00EF5A81">
        <w:t>et S</w:t>
      </w:r>
      <w:r w:rsidR="00850895" w:rsidRPr="00EF5A81">
        <w:t xml:space="preserve">ociokulturella perspektivet om </w:t>
      </w:r>
      <w:r w:rsidR="00CB012E">
        <w:t xml:space="preserve">”lärande genom social interaktion” det vill säga, </w:t>
      </w:r>
      <w:r w:rsidR="00850895" w:rsidRPr="00EF5A81">
        <w:t>att d</w:t>
      </w:r>
      <w:r w:rsidR="00205671" w:rsidRPr="00EF5A81">
        <w:t>elta i sociala sammanhang</w:t>
      </w:r>
      <w:r w:rsidR="00850895" w:rsidRPr="00EF5A81">
        <w:t xml:space="preserve"> för att </w:t>
      </w:r>
      <w:r w:rsidR="00B661EF" w:rsidRPr="00EF5A81">
        <w:t xml:space="preserve">studenten ska lära </w:t>
      </w:r>
      <w:r w:rsidR="00B661EF" w:rsidRPr="0032261D">
        <w:t>sig</w:t>
      </w:r>
      <w:r w:rsidR="0032261D">
        <w:t xml:space="preserve"> </w:t>
      </w:r>
      <w:r w:rsidR="0032261D" w:rsidRPr="0032261D">
        <w:fldChar w:fldCharType="begin"/>
      </w:r>
      <w:r w:rsidR="00C91F45">
        <w:instrText xml:space="preserve"> ADDIN ZOTERO_ITEM CSL_CITATION {"citationID":"6dBYzKaD","properties":{"formattedCitation":"(Gr\\uc0\\u225{}inne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61D" w:rsidRPr="0032261D">
        <w:fldChar w:fldCharType="separate"/>
      </w:r>
      <w:r w:rsidR="00C91F45" w:rsidRPr="00C91F45">
        <w:rPr>
          <w:rFonts w:cs="Times New Roman"/>
          <w:szCs w:val="24"/>
        </w:rPr>
        <w:t>(Gráinne Conole, 2010)</w:t>
      </w:r>
      <w:r w:rsidR="0032261D" w:rsidRPr="0032261D">
        <w:fldChar w:fldCharType="end"/>
      </w:r>
      <w:r w:rsidR="0032261D">
        <w:t xml:space="preserve">. </w:t>
      </w:r>
      <w:r w:rsidR="00B661EF" w:rsidRPr="0032261D">
        <w:t>E</w:t>
      </w:r>
      <w:r w:rsidR="00205671" w:rsidRPr="0032261D">
        <w:t>tt</w:t>
      </w:r>
      <w:r w:rsidR="00205671" w:rsidRPr="00EF5A81">
        <w:t xml:space="preserve">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där studente</w:t>
      </w:r>
      <w:r w:rsidR="00FD29BA">
        <w:t>rna</w:t>
      </w:r>
      <w:r w:rsidR="00B661EF" w:rsidRPr="00EF5A81">
        <w:t xml:space="preserve"> kan </w:t>
      </w:r>
      <w:r w:rsidR="00850895" w:rsidRPr="00EF5A81">
        <w:t xml:space="preserve">skaffa </w:t>
      </w:r>
      <w:r w:rsidR="00FD29BA">
        <w:t xml:space="preserve">sig </w:t>
      </w:r>
      <w:r w:rsidR="00850895" w:rsidRPr="00EF5A81">
        <w:t xml:space="preserve">kunskaper </w:t>
      </w:r>
      <w:r w:rsidR="00205671" w:rsidRPr="00EF5A81">
        <w:t>tillsammans</w:t>
      </w:r>
      <w:r w:rsidR="004F5AA8" w:rsidRPr="00EF5A81">
        <w:t xml:space="preserve">. </w:t>
      </w:r>
      <w:r w:rsidR="00AD0B2B">
        <w:t xml:space="preserve">I </w:t>
      </w:r>
      <w:r w:rsidR="00E12474">
        <w:t xml:space="preserve">de </w:t>
      </w:r>
      <w:r w:rsidR="00AD0B2B">
        <w:t>små studentgrupper</w:t>
      </w:r>
      <w:r w:rsidR="00E12474">
        <w:t>na</w:t>
      </w:r>
      <w:r w:rsidR="00AD0B2B">
        <w:t xml:space="preserve">, </w:t>
      </w:r>
      <w:r w:rsidR="00D56AA9">
        <w:t xml:space="preserve">motiveras </w:t>
      </w:r>
      <w:r w:rsidR="00E12474">
        <w:t xml:space="preserve">studenten </w:t>
      </w:r>
      <w:r w:rsidR="00D56AA9">
        <w:t xml:space="preserve">till lärande genom bl.a. sin motivation att etablera sig i gruppen </w:t>
      </w:r>
      <w:r w:rsidR="00FD29BA">
        <w:t>genom att</w:t>
      </w:r>
      <w:r w:rsidR="00D56AA9">
        <w:t xml:space="preserve"> bidra </w:t>
      </w:r>
      <w:r w:rsidR="00FD29BA">
        <w:t xml:space="preserve">med </w:t>
      </w:r>
      <w:r w:rsidR="00D56AA9">
        <w:t>sin egen insats</w:t>
      </w:r>
      <w:r w:rsidR="00AD0B2B">
        <w:t xml:space="preserve"> och tidigare kunskaper. </w:t>
      </w:r>
      <w:r w:rsidR="00D56AA9">
        <w:t xml:space="preserve"> </w:t>
      </w:r>
      <w:r w:rsidR="00AD0B2B">
        <w:t>Samtidigt,</w:t>
      </w:r>
      <w:r w:rsidR="00D56AA9">
        <w:t xml:space="preserve"> </w:t>
      </w:r>
      <w:r w:rsidR="00AD0B2B">
        <w:t>stödjer</w:t>
      </w:r>
      <w:r w:rsidR="00D56AA9">
        <w:t xml:space="preserve"> </w:t>
      </w:r>
      <w:r w:rsidR="00CC42D0">
        <w:t xml:space="preserve">gruppen </w:t>
      </w:r>
      <w:r w:rsidR="00D56AA9">
        <w:t>läroprocessen genom utveckling av</w:t>
      </w:r>
      <w:r w:rsidR="00AD0B2B">
        <w:t xml:space="preserve"> praxis som delas inom gruppen och </w:t>
      </w:r>
      <w:r w:rsidR="002A4176">
        <w:lastRenderedPageBreak/>
        <w:t>inkluderar</w:t>
      </w:r>
      <w:r w:rsidR="0032261D">
        <w:t>,</w:t>
      </w:r>
      <w:r w:rsidR="00AD0B2B">
        <w:t xml:space="preserve"> t</w:t>
      </w:r>
      <w:r w:rsidR="00E12474">
        <w:t>ill exempel</w:t>
      </w:r>
      <w:r w:rsidR="00D56AA9">
        <w:t xml:space="preserve"> värderingar och specifik kunskap</w:t>
      </w:r>
      <w:r w:rsidR="00AD0B2B">
        <w:t xml:space="preserve"> </w:t>
      </w:r>
      <w:r w:rsidR="003727F8" w:rsidRPr="008C1E9D">
        <w:fldChar w:fldCharType="begin"/>
      </w:r>
      <w:r w:rsidR="00C91F45">
        <w:instrText xml:space="preserve"> ADDIN ZOTERO_ITEM CSL_CITATION {"citationID":"KHBxQuqW","properties":{"formattedCitation":"(Mayes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3727F8" w:rsidRPr="008C1E9D">
        <w:fldChar w:fldCharType="separate"/>
      </w:r>
      <w:r w:rsidR="00C91F45" w:rsidRPr="00C91F45">
        <w:rPr>
          <w:rFonts w:cs="Times New Roman"/>
          <w:szCs w:val="24"/>
        </w:rPr>
        <w:t>(Mayes &amp; de Freitas, 2004)</w:t>
      </w:r>
      <w:r w:rsidR="003727F8" w:rsidRPr="008C1E9D">
        <w:fldChar w:fldCharType="end"/>
      </w:r>
      <w:r w:rsidR="003727F8" w:rsidRPr="008C1E9D">
        <w:t xml:space="preserve">. </w:t>
      </w:r>
      <w:r w:rsidR="00FC2E6B" w:rsidRPr="008C1E9D">
        <w:t>S</w:t>
      </w:r>
      <w:r w:rsidR="00CF5985" w:rsidRPr="008C1E9D">
        <w:t>ocio</w:t>
      </w:r>
      <w:r w:rsidR="00CF5985" w:rsidRPr="00EF5A81">
        <w:t>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8C1E9D">
        <w:t xml:space="preserve">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B424BC">
        <w:t xml:space="preserve"> (Bilaga 1)</w:t>
      </w:r>
      <w:r w:rsidR="004F5AA8" w:rsidRPr="00EF5A81">
        <w:t xml:space="preserve">. </w:t>
      </w:r>
      <w:r w:rsidR="00FF20FE">
        <w:t xml:space="preserve">ATM är baserad på sex hörnstenar som utnyttjas för att </w:t>
      </w:r>
      <w:r w:rsidR="00C707E6">
        <w:t xml:space="preserve">åstadkomma ett </w:t>
      </w:r>
      <w:r w:rsidR="00B306BC">
        <w:t>inlärningsresultat</w:t>
      </w:r>
      <w:r w:rsidR="00FF20FE">
        <w:t xml:space="preserve">: </w:t>
      </w:r>
      <w:r w:rsidR="00FF20FE" w:rsidRPr="008C1E9D">
        <w:rPr>
          <w:i/>
        </w:rPr>
        <w:t>verktyg</w:t>
      </w:r>
      <w:r w:rsidR="00FF20FE">
        <w:t xml:space="preserve">, </w:t>
      </w:r>
      <w:r w:rsidR="00FF20FE" w:rsidRPr="008C1E9D">
        <w:rPr>
          <w:i/>
        </w:rPr>
        <w:t>deltagare</w:t>
      </w:r>
      <w:r w:rsidR="00FF20FE">
        <w:t xml:space="preserve">, </w:t>
      </w:r>
      <w:r w:rsidR="00C707E6" w:rsidRPr="008C1E9D">
        <w:rPr>
          <w:i/>
        </w:rPr>
        <w:t>ändamål</w:t>
      </w:r>
      <w:r w:rsidR="00FF20FE">
        <w:t xml:space="preserve">, </w:t>
      </w:r>
      <w:r w:rsidR="00FF20FE" w:rsidRPr="008C1E9D">
        <w:rPr>
          <w:i/>
        </w:rPr>
        <w:t>regler</w:t>
      </w:r>
      <w:r w:rsidR="00FF20FE">
        <w:t xml:space="preserve">, </w:t>
      </w:r>
      <w:r w:rsidR="00FF20FE" w:rsidRPr="008C1E9D">
        <w:rPr>
          <w:i/>
        </w:rPr>
        <w:t>gemenskap</w:t>
      </w:r>
      <w:r w:rsidR="00FF20FE">
        <w:t xml:space="preserve">, och </w:t>
      </w:r>
      <w:r w:rsidR="007733D5" w:rsidRPr="007733D5">
        <w:rPr>
          <w:i/>
        </w:rPr>
        <w:t>sociala organisationsmodell</w:t>
      </w:r>
      <w:r w:rsidR="00FD29BA">
        <w:rPr>
          <w:i/>
        </w:rPr>
        <w:t>er</w:t>
      </w:r>
      <w:r w:rsidR="007733D5" w:rsidRPr="007733D5">
        <w:rPr>
          <w:i/>
        </w:rPr>
        <w:t xml:space="preserve"> </w:t>
      </w:r>
      <w:r w:rsidR="003727F8" w:rsidRPr="008C1E9D">
        <w:fldChar w:fldCharType="begin"/>
      </w:r>
      <w:r w:rsidR="00C91F45">
        <w:instrText xml:space="preserve"> ADDIN ZOTERO_ITEM CSL_CITATION {"citationID":"t4lmXnmt","properties":{"formattedCitation":"(Engestr\\uc0\\u246{}m, 1987)","plainCitation":"(Engeström, 1987)","noteIndex":0},"citationItems":[{"id":97,"uris":["http://zotero.org/users/local/QsygNxKM/items/VX5N58DQ"],"uri":["http://zotero.org/users/local/QsygNxKM/items/VX5N58DQ"],"itemData":{"id":97,"type":"book","title":"Learning by expanding: An activity-theoretical approach to developmental research","publisher-place":"p. 78","event-place":"p. 78","author":[{"family":"Engeström","given":"Yrjö"}],"issued":{"date-parts":[["1987"]]}}}],"schema":"https://github.com/citation-style-language/schema/raw/master/csl-citation.json"} </w:instrText>
      </w:r>
      <w:r w:rsidR="003727F8" w:rsidRPr="008C1E9D">
        <w:fldChar w:fldCharType="separate"/>
      </w:r>
      <w:r w:rsidR="00C91F45" w:rsidRPr="00C91F45">
        <w:rPr>
          <w:rFonts w:cs="Times New Roman"/>
          <w:szCs w:val="24"/>
        </w:rPr>
        <w:t>(Engeström, 1987)</w:t>
      </w:r>
      <w:r w:rsidR="003727F8" w:rsidRPr="008C1E9D">
        <w:fldChar w:fldCharType="end"/>
      </w:r>
      <w:r w:rsidR="003727F8">
        <w:t xml:space="preserve">. </w:t>
      </w:r>
      <w:r w:rsidR="00FF20FE">
        <w:t xml:space="preserve">ATM förutsätter att </w:t>
      </w:r>
      <w:r w:rsidR="00C707E6" w:rsidRPr="008C1E9D">
        <w:rPr>
          <w:i/>
        </w:rPr>
        <w:t>deltagare</w:t>
      </w:r>
      <w:r w:rsidR="00C707E6">
        <w:t xml:space="preserve"> jobbar</w:t>
      </w:r>
      <w:r w:rsidR="00FD29BA">
        <w:t xml:space="preserve"> tillsammans</w:t>
      </w:r>
      <w:r w:rsidR="00C707E6">
        <w:t xml:space="preserve"> mot</w:t>
      </w:r>
      <w:r w:rsidR="003727F8">
        <w:t xml:space="preserve"> ett</w:t>
      </w:r>
      <w:r w:rsidR="00C707E6">
        <w:t xml:space="preserve"> gemensamt </w:t>
      </w:r>
      <w:r w:rsidR="00C707E6" w:rsidRPr="00527625">
        <w:rPr>
          <w:i/>
        </w:rPr>
        <w:t>ändamål</w:t>
      </w:r>
      <w:r w:rsidR="00C707E6" w:rsidRPr="00EF5A81">
        <w:t xml:space="preserve"> </w:t>
      </w:r>
      <w:r w:rsidR="00C707E6">
        <w:t>(</w:t>
      </w:r>
      <w:r w:rsidR="00C707E6" w:rsidRPr="00527625">
        <w:rPr>
          <w:i/>
        </w:rPr>
        <w:t>gemenskap</w:t>
      </w:r>
      <w:r w:rsidR="00C707E6">
        <w:t xml:space="preserve">). Detta sker med hjälp av specifika </w:t>
      </w:r>
      <w:r w:rsidR="00C707E6">
        <w:rPr>
          <w:i/>
        </w:rPr>
        <w:t>verktyg</w:t>
      </w:r>
      <w:r w:rsidR="00C707E6">
        <w:t xml:space="preserve"> </w:t>
      </w:r>
      <w:r w:rsidR="00B306BC">
        <w:t>för</w:t>
      </w:r>
      <w:r w:rsidR="007733D5">
        <w:t xml:space="preserve"> att nå ett inlärningsresultat</w:t>
      </w:r>
      <w:r w:rsidR="00B306BC">
        <w:t xml:space="preserve"> </w:t>
      </w:r>
      <w:r w:rsidR="007733D5">
        <w:t xml:space="preserve">och </w:t>
      </w:r>
      <w:r w:rsidR="003727F8">
        <w:t xml:space="preserve">som </w:t>
      </w:r>
      <w:r w:rsidR="00B306BC">
        <w:t>är</w:t>
      </w:r>
      <w:r w:rsidR="007733D5">
        <w:t xml:space="preserve"> styrd</w:t>
      </w:r>
      <w:r w:rsidR="00B306BC">
        <w:t xml:space="preserve"> av </w:t>
      </w:r>
      <w:r w:rsidR="00B306BC">
        <w:rPr>
          <w:i/>
        </w:rPr>
        <w:t xml:space="preserve">regler </w:t>
      </w:r>
      <w:r w:rsidR="00B306BC">
        <w:t>och</w:t>
      </w:r>
      <w:r w:rsidR="00B306BC">
        <w:rPr>
          <w:i/>
        </w:rPr>
        <w:t xml:space="preserve"> </w:t>
      </w:r>
      <w:r w:rsidR="007733D5" w:rsidRPr="007733D5">
        <w:rPr>
          <w:i/>
        </w:rPr>
        <w:t>sociala organisationsmodell</w:t>
      </w:r>
      <w:r w:rsidR="007733D5">
        <w:rPr>
          <w:i/>
        </w:rPr>
        <w:t>er</w:t>
      </w:r>
      <w:r w:rsidR="00B306BC">
        <w:t xml:space="preserve">. </w:t>
      </w:r>
      <w:r w:rsidR="007733D5">
        <w:t>ATM-baserad</w:t>
      </w:r>
      <w:r w:rsidR="008C1E9D">
        <w:t xml:space="preserve"> </w:t>
      </w:r>
      <w:r w:rsidR="007733D5">
        <w:t>inlärning</w:t>
      </w:r>
      <w:r w:rsidR="00850895" w:rsidRPr="00EF5A81">
        <w:t xml:space="preserve"> gör att förståelse uppstår både individuellt och gemensamt när det arbetas praktiskt i ett socialt sammanhang.</w:t>
      </w:r>
      <w:r w:rsidR="004A54DB">
        <w:t xml:space="preserve"> </w:t>
      </w:r>
    </w:p>
    <w:p w14:paraId="5E352C7A" w14:textId="77777777" w:rsidR="004A54DB" w:rsidRDefault="004A54DB" w:rsidP="004A54DB">
      <w:pPr>
        <w:spacing w:line="480" w:lineRule="auto"/>
        <w:jc w:val="both"/>
      </w:pPr>
    </w:p>
    <w:p w14:paraId="5349BBBF" w14:textId="77777777" w:rsidR="004A1CFE" w:rsidRDefault="00A2390B" w:rsidP="004A1CFE">
      <w:pPr>
        <w:spacing w:line="480" w:lineRule="auto"/>
        <w:jc w:val="both"/>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w:t>
      </w:r>
      <w:r w:rsidR="00FD29BA">
        <w:t xml:space="preserve"> årligen</w:t>
      </w:r>
      <w:r>
        <w:t xml:space="preserve"> producerar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w:t>
      </w:r>
      <w:r w:rsidR="002C5DCC">
        <w:rPr>
          <w:rFonts w:cs="Times New Roman"/>
        </w:rPr>
        <w:t>en</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r w:rsidR="007F1B19">
        <w:rPr>
          <w:rFonts w:cs="Times New Roman"/>
        </w:rPr>
        <w:t>kurser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FD29BA">
        <w:rPr>
          <w:rFonts w:cs="Times New Roman"/>
        </w:rPr>
        <w:t>inte</w:t>
      </w:r>
      <w:r w:rsidR="00D83AD0" w:rsidRPr="00713E7C">
        <w:rPr>
          <w:rFonts w:cs="Times New Roman"/>
        </w:rPr>
        <w:t xml:space="preserve"> </w:t>
      </w:r>
      <w:r w:rsidR="00850895" w:rsidRPr="00713E7C">
        <w:rPr>
          <w:rFonts w:cs="Times New Roman"/>
        </w:rPr>
        <w:t xml:space="preserve">utgår från någon specifik pedagogisk </w:t>
      </w:r>
      <w:r w:rsidR="00FD29BA">
        <w:rPr>
          <w:rFonts w:cs="Times New Roman"/>
        </w:rPr>
        <w:t>modell</w:t>
      </w:r>
      <w:r w:rsidR="00FD29BA" w:rsidRPr="00713E7C">
        <w:rPr>
          <w:rFonts w:cs="Times New Roman"/>
        </w:rPr>
        <w:t xml:space="preserve"> </w:t>
      </w:r>
      <w:r w:rsidR="00850895" w:rsidRPr="00713E7C">
        <w:rPr>
          <w:rFonts w:cs="Times New Roman"/>
        </w:rPr>
        <w:t>i dagsläget, kan det vara fördelaktigt för de</w:t>
      </w:r>
      <w:r w:rsidR="00FD29BA">
        <w:rPr>
          <w:rFonts w:cs="Times New Roman"/>
        </w:rPr>
        <w:t>m</w:t>
      </w:r>
      <w:r w:rsidR="00850895" w:rsidRPr="00713E7C">
        <w:rPr>
          <w:rFonts w:cs="Times New Roman"/>
        </w:rPr>
        <w:t xml:space="preserve"> att </w:t>
      </w:r>
      <w:r w:rsidR="00FD29BA">
        <w:rPr>
          <w:rFonts w:cs="Times New Roman"/>
        </w:rPr>
        <w:t>implementera</w:t>
      </w:r>
      <w:r w:rsidR="00FD29BA" w:rsidRPr="00713E7C">
        <w:rPr>
          <w:rFonts w:cs="Times New Roman"/>
        </w:rPr>
        <w:t xml:space="preserve"> </w:t>
      </w:r>
      <w:r w:rsidR="00850895" w:rsidRPr="00713E7C">
        <w:rPr>
          <w:rFonts w:cs="Times New Roman"/>
        </w:rPr>
        <w:t xml:space="preserve">en </w:t>
      </w:r>
      <w:r w:rsidR="00991BE3">
        <w:rPr>
          <w:rFonts w:cs="Times New Roman"/>
        </w:rPr>
        <w:t>sådan</w:t>
      </w:r>
      <w:r w:rsidR="00991BE3" w:rsidRPr="00713E7C">
        <w:rPr>
          <w:rFonts w:cs="Times New Roman"/>
        </w:rPr>
        <w:t xml:space="preserve"> </w:t>
      </w:r>
      <w:r w:rsidR="00850895" w:rsidRPr="00713E7C">
        <w:rPr>
          <w:rFonts w:cs="Times New Roman"/>
        </w:rPr>
        <w:t xml:space="preserve">modell för att </w:t>
      </w:r>
      <w:r w:rsidR="00991BE3">
        <w:rPr>
          <w:rFonts w:cs="Times New Roman"/>
        </w:rPr>
        <w:t>förbättra deras e-kurser.</w:t>
      </w:r>
      <w:r w:rsidR="004A1CFE" w:rsidRPr="004A1CFE">
        <w:t xml:space="preserve"> </w:t>
      </w:r>
    </w:p>
    <w:p w14:paraId="2244146D" w14:textId="77777777" w:rsidR="00261F22" w:rsidRDefault="00261F22" w:rsidP="004A1CFE">
      <w:pPr>
        <w:spacing w:line="480" w:lineRule="auto"/>
        <w:jc w:val="both"/>
      </w:pPr>
    </w:p>
    <w:p w14:paraId="3EC0EA8E" w14:textId="2B33A331"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w:t>
      </w:r>
      <w:r w:rsidR="00991BE3">
        <w:rPr>
          <w:rFonts w:cs="Times New Roman"/>
        </w:rPr>
        <w:t>riktlinjer</w:t>
      </w:r>
      <w:r w:rsidR="00991BE3" w:rsidRPr="00713E7C">
        <w:rPr>
          <w:rFonts w:cs="Times New Roman"/>
        </w:rPr>
        <w:t xml:space="preserve"> </w:t>
      </w:r>
      <w:r w:rsidRPr="00713E7C">
        <w:rPr>
          <w:rFonts w:cs="Times New Roman"/>
        </w:rPr>
        <w:t>till en modellbaserad</w:t>
      </w:r>
      <w:r w:rsidR="0089225C">
        <w:rPr>
          <w:rFonts w:cs="Times New Roman"/>
        </w:rPr>
        <w:t xml:space="preserve"> </w:t>
      </w:r>
      <w:r w:rsidRPr="00713E7C">
        <w:rPr>
          <w:rFonts w:cs="Times New Roman"/>
        </w:rPr>
        <w:t xml:space="preserve">strategi skulle stödjas genom att förstå </w:t>
      </w:r>
      <w:r w:rsidR="001E05E5">
        <w:rPr>
          <w:rFonts w:cs="Times New Roman"/>
        </w:rPr>
        <w:t>”H</w:t>
      </w:r>
      <w:r w:rsidRPr="00713E7C">
        <w:rPr>
          <w:rFonts w:cs="Times New Roman"/>
        </w:rPr>
        <w:t xml:space="preserve">ur </w:t>
      </w:r>
      <w:r w:rsidR="001E05E5">
        <w:rPr>
          <w:rFonts w:cs="Times New Roman"/>
        </w:rPr>
        <w:t xml:space="preserve">passar </w:t>
      </w:r>
      <w:r w:rsidR="00092C24">
        <w:rPr>
          <w:rFonts w:cs="Times New Roman"/>
        </w:rPr>
        <w:t>Grades</w:t>
      </w:r>
      <w:r w:rsidRPr="00713E7C">
        <w:rPr>
          <w:rFonts w:cs="Times New Roman"/>
        </w:rPr>
        <w:t xml:space="preserve"> befintliga </w:t>
      </w:r>
      <w:r w:rsidR="006D6C38" w:rsidRPr="00713E7C">
        <w:rPr>
          <w:rFonts w:cs="Times New Roman"/>
        </w:rPr>
        <w:t>pedagogis</w:t>
      </w:r>
      <w:r w:rsidR="006D6C38">
        <w:rPr>
          <w:rFonts w:cs="Times New Roman"/>
        </w:rPr>
        <w:t>ka</w:t>
      </w:r>
      <w:r w:rsidR="00442178">
        <w:rPr>
          <w:rFonts w:cs="Times New Roman"/>
        </w:rPr>
        <w:t xml:space="preserve"> riktlinjer</w:t>
      </w:r>
      <w:r w:rsidRPr="00713E7C">
        <w:rPr>
          <w:rFonts w:cs="Times New Roman"/>
        </w:rPr>
        <w:t xml:space="preserve">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1E05E5">
        <w:rPr>
          <w:rFonts w:cs="Times New Roman"/>
        </w:rPr>
        <w:t>?”</w:t>
      </w:r>
      <w:r w:rsidR="00B3436A">
        <w:rPr>
          <w:rFonts w:cs="Times New Roman"/>
        </w:rPr>
        <w:t xml:space="preserve"> </w:t>
      </w:r>
      <w:r w:rsidRPr="00713E7C">
        <w:rPr>
          <w:rFonts w:cs="Times New Roman"/>
        </w:rPr>
        <w:t xml:space="preserve">För att </w:t>
      </w:r>
      <w:r w:rsidR="001E05E5">
        <w:rPr>
          <w:rFonts w:cs="Times New Roman"/>
        </w:rPr>
        <w:t>besvara</w:t>
      </w:r>
      <w:r w:rsidRPr="00713E7C">
        <w:rPr>
          <w:rFonts w:cs="Times New Roman"/>
        </w:rPr>
        <w:t xml:space="preserve"> detta jämförde</w:t>
      </w:r>
      <w:r w:rsidR="00EB72CF">
        <w:rPr>
          <w:rFonts w:cs="Times New Roman"/>
        </w:rPr>
        <w:t>s</w:t>
      </w:r>
      <w:r w:rsidRPr="00713E7C">
        <w:rPr>
          <w:rFonts w:cs="Times New Roman"/>
        </w:rPr>
        <w:t xml:space="preserve"> Grades nuvarande pedagogiska </w:t>
      </w:r>
      <w:r w:rsidR="00442178">
        <w:rPr>
          <w:rFonts w:cs="Times New Roman"/>
        </w:rPr>
        <w:t>riktlinjer</w:t>
      </w:r>
      <w:r w:rsidR="00442178" w:rsidRPr="00713E7C">
        <w:rPr>
          <w:rFonts w:cs="Times New Roman"/>
        </w:rPr>
        <w:t xml:space="preserve"> </w:t>
      </w:r>
      <w:r w:rsidRPr="00713E7C">
        <w:rPr>
          <w:rFonts w:cs="Times New Roman"/>
        </w:rPr>
        <w:t>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w:t>
      </w:r>
      <w:r w:rsidR="00442178">
        <w:rPr>
          <w:rFonts w:cs="Times New Roman"/>
        </w:rPr>
        <w:t>riktlinjer</w:t>
      </w:r>
      <w:r w:rsidR="00442178" w:rsidRPr="00713E7C">
        <w:rPr>
          <w:rFonts w:cs="Times New Roman"/>
        </w:rPr>
        <w:t xml:space="preserve"> </w:t>
      </w:r>
      <w:r w:rsidR="00EB72CF">
        <w:rPr>
          <w:rFonts w:cs="Times New Roman"/>
        </w:rPr>
        <w:t>samt</w:t>
      </w:r>
      <w:r w:rsidRPr="00713E7C">
        <w:rPr>
          <w:rFonts w:cs="Times New Roman"/>
        </w:rPr>
        <w:t xml:space="preserve"> att DIM hade en bättre prestation jämfört med </w:t>
      </w:r>
      <w:r w:rsidR="00412495">
        <w:rPr>
          <w:rFonts w:cs="Times New Roman"/>
        </w:rPr>
        <w:t>KLM och ATM</w:t>
      </w:r>
      <w:r w:rsidR="00E83E99">
        <w:rPr>
          <w:rFonts w:cs="Times New Roman"/>
        </w:rPr>
        <w:t xml:space="preserve">.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utgångspunkt för att fortsätta undersöka vilka modeller som skulle </w:t>
      </w:r>
      <w:r w:rsidRPr="00713E7C">
        <w:rPr>
          <w:rFonts w:cs="Times New Roman"/>
        </w:rPr>
        <w:lastRenderedPageBreak/>
        <w:t>kunna impl</w:t>
      </w:r>
      <w:r w:rsidR="007466FA">
        <w:rPr>
          <w:rFonts w:cs="Times New Roman"/>
        </w:rPr>
        <w:t xml:space="preserve">ementeras i framtiden på Grade. </w:t>
      </w:r>
      <w:r w:rsidR="001E05E5">
        <w:rPr>
          <w:rFonts w:cs="Times New Roman"/>
        </w:rPr>
        <w:t>Studien syftade också på</w:t>
      </w:r>
      <w:r w:rsidR="00F96BD6">
        <w:rPr>
          <w:rFonts w:cs="Times New Roman"/>
        </w:rPr>
        <w:t xml:space="preserve"> att </w:t>
      </w:r>
      <w:r w:rsidR="008670D1">
        <w:rPr>
          <w:rFonts w:cs="Times New Roman"/>
        </w:rPr>
        <w:t>förstå</w:t>
      </w:r>
      <w:r w:rsidR="00412495">
        <w:rPr>
          <w:rFonts w:cs="Times New Roman"/>
        </w:rPr>
        <w:t xml:space="preserve"> </w:t>
      </w:r>
      <w:r w:rsidR="001E05E5">
        <w:rPr>
          <w:rFonts w:cs="Times New Roman"/>
        </w:rPr>
        <w:t xml:space="preserve">vilken </w:t>
      </w:r>
      <w:r w:rsidR="008670D1">
        <w:rPr>
          <w:rFonts w:cs="Times New Roman"/>
        </w:rPr>
        <w:t>för och- nackdelar</w:t>
      </w:r>
      <w:r w:rsidR="00EA50F0">
        <w:rPr>
          <w:rFonts w:cs="Times New Roman"/>
        </w:rPr>
        <w:t xml:space="preserve"> </w:t>
      </w:r>
      <w:r w:rsidR="001E05E5">
        <w:rPr>
          <w:rFonts w:cs="Times New Roman"/>
        </w:rPr>
        <w:t xml:space="preserve">finns </w:t>
      </w:r>
      <w:r w:rsidR="008670D1">
        <w:rPr>
          <w:rFonts w:cs="Times New Roman"/>
        </w:rPr>
        <w:t xml:space="preserve">med Grades nuvarande pedagogiska </w:t>
      </w:r>
      <w:r w:rsidR="006D6C38">
        <w:rPr>
          <w:rFonts w:cs="Times New Roman"/>
        </w:rPr>
        <w:t>riktlinjer</w:t>
      </w:r>
      <w:r w:rsidR="001E05E5">
        <w:rPr>
          <w:rFonts w:cs="Times New Roman"/>
        </w:rPr>
        <w:t xml:space="preserve"> och därför</w:t>
      </w:r>
      <w:r w:rsidR="008670D1">
        <w:rPr>
          <w:rFonts w:cs="Times New Roman"/>
        </w:rPr>
        <w:t xml:space="preserve">, utvärderades fyra av Grades tidigare </w:t>
      </w:r>
      <w:r w:rsidR="00EA50F0">
        <w:rPr>
          <w:rFonts w:cs="Times New Roman"/>
        </w:rPr>
        <w:t xml:space="preserve">kurser </w:t>
      </w:r>
      <w:r w:rsidR="008670D1">
        <w:rPr>
          <w:rFonts w:cs="Times New Roman"/>
        </w:rPr>
        <w:t xml:space="preserve">enligt DIM’s riktlinjer. Utvärderingen hittade </w:t>
      </w:r>
      <w:r w:rsidR="008670D1">
        <w:rPr>
          <w:lang w:eastAsia="sv-SE"/>
        </w:rPr>
        <w:t>variera</w:t>
      </w:r>
      <w:r w:rsidR="00412495">
        <w:rPr>
          <w:lang w:eastAsia="sv-SE"/>
        </w:rPr>
        <w:t>n</w:t>
      </w:r>
      <w:r w:rsidR="00C82DDB" w:rsidRPr="00C82DDB">
        <w:rPr>
          <w:lang w:eastAsia="sv-SE"/>
        </w:rPr>
        <w:t xml:space="preserve">de </w:t>
      </w:r>
      <w:r w:rsidR="008670D1">
        <w:rPr>
          <w:lang w:eastAsia="sv-SE"/>
        </w:rPr>
        <w:t xml:space="preserve">resultat </w:t>
      </w:r>
      <w:r w:rsidR="00C82DDB" w:rsidRPr="00C82DDB">
        <w:rPr>
          <w:lang w:eastAsia="sv-SE"/>
        </w:rPr>
        <w:t>beroende på vi</w:t>
      </w:r>
      <w:r w:rsidR="008670D1">
        <w:rPr>
          <w:lang w:eastAsia="sv-SE"/>
        </w:rPr>
        <w:t>lke</w:t>
      </w:r>
      <w:r w:rsidR="00412495">
        <w:rPr>
          <w:lang w:eastAsia="sv-SE"/>
        </w:rPr>
        <w:t>n</w:t>
      </w:r>
      <w:r w:rsidR="008670D1">
        <w:rPr>
          <w:lang w:eastAsia="sv-SE"/>
        </w:rPr>
        <w:t xml:space="preserve"> </w:t>
      </w:r>
      <w:r w:rsidR="008670D1" w:rsidRPr="000C6079">
        <w:rPr>
          <w:lang w:eastAsia="sv-SE"/>
        </w:rPr>
        <w:t>modell</w:t>
      </w:r>
      <w:r w:rsidR="00412495" w:rsidRPr="000C6079">
        <w:rPr>
          <w:lang w:eastAsia="sv-SE"/>
        </w:rPr>
        <w:t>-</w:t>
      </w:r>
      <w:r w:rsidR="008670D1" w:rsidRPr="000C6079">
        <w:rPr>
          <w:lang w:eastAsia="sv-SE"/>
        </w:rPr>
        <w:t>fas</w:t>
      </w:r>
      <w:r w:rsidR="008670D1">
        <w:rPr>
          <w:lang w:eastAsia="sv-SE"/>
        </w:rPr>
        <w:t xml:space="preserve"> som evaluerades och</w:t>
      </w:r>
      <w:r w:rsidR="00C82DDB" w:rsidRPr="00C82DDB">
        <w:rPr>
          <w:lang w:eastAsia="sv-SE"/>
        </w:rPr>
        <w:t xml:space="preserve"> </w:t>
      </w:r>
      <w:r w:rsidR="00C82DDB">
        <w:rPr>
          <w:lang w:eastAsia="sv-SE"/>
        </w:rPr>
        <w:t xml:space="preserve">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w:t>
      </w:r>
      <w:r w:rsidR="00412495">
        <w:rPr>
          <w:lang w:eastAsia="sv-SE"/>
        </w:rPr>
        <w:t xml:space="preserve"> de största</w:t>
      </w:r>
      <w:r w:rsidR="00C82DDB" w:rsidRPr="00C82DDB">
        <w:rPr>
          <w:lang w:eastAsia="sv-SE"/>
        </w:rPr>
        <w:t xml:space="preserve"> möjligheter</w:t>
      </w:r>
      <w:r w:rsidR="00412495">
        <w:rPr>
          <w:lang w:eastAsia="sv-SE"/>
        </w:rPr>
        <w:t>na</w:t>
      </w:r>
      <w:r w:rsidR="00C82DDB" w:rsidRPr="00C82DDB">
        <w:rPr>
          <w:lang w:eastAsia="sv-SE"/>
        </w:rPr>
        <w:t xml:space="preserve"> </w:t>
      </w:r>
      <w:r w:rsidR="00412495">
        <w:rPr>
          <w:lang w:eastAsia="sv-SE"/>
        </w:rPr>
        <w:t>för</w:t>
      </w:r>
      <w:r w:rsidR="00C82DDB" w:rsidRPr="00C82DDB">
        <w:rPr>
          <w:lang w:eastAsia="sv-SE"/>
        </w:rPr>
        <w:t xml:space="preserve"> förbättr</w:t>
      </w:r>
      <w:r w:rsidR="00412495">
        <w:rPr>
          <w:lang w:eastAsia="sv-SE"/>
        </w:rPr>
        <w:t>ing</w:t>
      </w:r>
      <w:r w:rsidR="00C82DDB" w:rsidRPr="00C82DDB">
        <w:rPr>
          <w:lang w:eastAsia="sv-SE"/>
        </w:rPr>
        <w:t xml:space="preserve">. I sin helhet ger resultatet från denna analys en tydlig </w:t>
      </w:r>
      <w:r w:rsidR="00412495">
        <w:rPr>
          <w:lang w:eastAsia="sv-SE"/>
        </w:rPr>
        <w:t xml:space="preserve">bild </w:t>
      </w:r>
      <w:r w:rsidR="00C82DDB" w:rsidRPr="00C82DDB">
        <w:rPr>
          <w:lang w:eastAsia="sv-SE"/>
        </w:rPr>
        <w:t>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412495">
        <w:rPr>
          <w:lang w:eastAsia="sv-SE"/>
        </w:rPr>
        <w:t>na</w:t>
      </w:r>
      <w:r w:rsidR="00C32530">
        <w:rPr>
          <w:lang w:eastAsia="sv-SE"/>
        </w:rPr>
        <w:t>, vilket</w:t>
      </w:r>
      <w:r w:rsidR="003B34BD">
        <w:rPr>
          <w:lang w:eastAsia="sv-SE"/>
        </w:rPr>
        <w:t xml:space="preserve"> tyder på att det inte är nödvändigt att utvärdera en anpassad</w:t>
      </w:r>
      <w:ins w:id="4" w:author="Olivia Imner" w:date="2018-11-27T08:59:00Z">
        <w:r w:rsidR="0048422A">
          <w:rPr>
            <w:lang w:eastAsia="sv-SE"/>
          </w:rPr>
          <w:t>e</w:t>
        </w:r>
      </w:ins>
      <w:r w:rsidR="003B34BD">
        <w:rPr>
          <w:lang w:eastAsia="sv-SE"/>
        </w:rPr>
        <w:t xml:space="preserve"> pedagogisk modell för varje kurs.</w:t>
      </w:r>
    </w:p>
    <w:p w14:paraId="1897F9F4" w14:textId="70CE0C18" w:rsidR="00582DFC" w:rsidRDefault="00850895" w:rsidP="009D27B3">
      <w:pPr>
        <w:pStyle w:val="Heading11"/>
      </w:pPr>
      <w:bookmarkStart w:id="5" w:name="_Toc391456181"/>
      <w:bookmarkStart w:id="6" w:name="_Toc401327937"/>
      <w:bookmarkEnd w:id="5"/>
      <w:r>
        <w:t>Metod</w:t>
      </w:r>
      <w:bookmarkStart w:id="7" w:name="_Toc391456182"/>
      <w:bookmarkStart w:id="8" w:name="_Toc401327938"/>
      <w:bookmarkEnd w:id="6"/>
      <w:bookmarkEnd w:id="7"/>
    </w:p>
    <w:p w14:paraId="4F1EA438" w14:textId="170DC84A" w:rsidR="00D45847" w:rsidRPr="00CA1731" w:rsidRDefault="003C298D" w:rsidP="00CA1731">
      <w:pPr>
        <w:tabs>
          <w:tab w:val="left" w:pos="1134"/>
        </w:tabs>
        <w:spacing w:line="360" w:lineRule="auto"/>
        <w:rPr>
          <w:rFonts w:cs="Times New Roman"/>
          <w:b/>
          <w:sz w:val="24"/>
          <w:szCs w:val="24"/>
        </w:rPr>
      </w:pPr>
      <w:r>
        <w:rPr>
          <w:rFonts w:cs="Times New Roman"/>
          <w:b/>
          <w:sz w:val="24"/>
          <w:szCs w:val="24"/>
        </w:rPr>
        <w:t>Framtagande av intervju</w:t>
      </w:r>
      <w:r w:rsidR="00E30B7E">
        <w:rPr>
          <w:rFonts w:cs="Times New Roman"/>
          <w:b/>
          <w:sz w:val="24"/>
          <w:szCs w:val="24"/>
        </w:rPr>
        <w:t>frågor</w:t>
      </w:r>
      <w:bookmarkEnd w:id="8"/>
    </w:p>
    <w:p w14:paraId="25D56B1E" w14:textId="017363B8" w:rsidR="00E41077" w:rsidRPr="00CA1F0B" w:rsidRDefault="00850895" w:rsidP="000B1921">
      <w:pPr>
        <w:tabs>
          <w:tab w:val="left" w:pos="1134"/>
        </w:tabs>
        <w:spacing w:line="480" w:lineRule="auto"/>
        <w:jc w:val="both"/>
      </w:pPr>
      <w:r>
        <w:rPr>
          <w:rFonts w:cs="Times New Roman"/>
        </w:rPr>
        <w:t xml:space="preserve">Målet med att göra en intervju var att utvärdera vilket pedagogiskt perspektiv som ligger närmast de </w:t>
      </w:r>
      <w:r w:rsidR="009A74A3">
        <w:rPr>
          <w:rFonts w:cs="Times New Roman"/>
        </w:rPr>
        <w:t>pedagogisk</w:t>
      </w:r>
      <w:r w:rsidR="003F0E92">
        <w:rPr>
          <w:rFonts w:cs="Times New Roman"/>
        </w:rPr>
        <w:t>a</w:t>
      </w:r>
      <w:r w:rsidR="009A74A3">
        <w:rPr>
          <w:rFonts w:cs="Times New Roman"/>
        </w:rPr>
        <w:t xml:space="preserve"> </w:t>
      </w:r>
      <w:r w:rsidR="003F0E92">
        <w:rPr>
          <w:rFonts w:cs="Times New Roman"/>
        </w:rPr>
        <w:t xml:space="preserve">riktlinjer </w:t>
      </w:r>
      <w:r w:rsidR="00545510">
        <w:rPr>
          <w:rFonts w:cs="Times New Roman"/>
        </w:rPr>
        <w:t>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xml:space="preserve">. En </w:t>
      </w:r>
      <w:r w:rsidR="00340590">
        <w:rPr>
          <w:rFonts w:cs="Times New Roman"/>
        </w:rPr>
        <w:t xml:space="preserve">intervju bedömdes att vara den mest lämpade </w:t>
      </w:r>
      <w:r w:rsidR="00502257">
        <w:rPr>
          <w:rFonts w:cs="Times New Roman"/>
        </w:rPr>
        <w:t>tillgängliga metod</w:t>
      </w:r>
      <w:r w:rsidR="00412495">
        <w:rPr>
          <w:rFonts w:cs="Times New Roman"/>
        </w:rPr>
        <w:t>en</w:t>
      </w:r>
      <w:r w:rsidR="00340590">
        <w:rPr>
          <w:rFonts w:cs="Times New Roman"/>
        </w:rPr>
        <w:t xml:space="preserve"> för att kunna fullfölja studien och för att uppfylla de angivna målen</w:t>
      </w:r>
      <w:r w:rsidR="003066C7">
        <w:rPr>
          <w:rFonts w:cs="Times New Roman"/>
        </w:rPr>
        <w:t>.</w:t>
      </w:r>
      <w:r w:rsidR="00527434">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och likaså vilka pedagogiska modeller som är passande för e-lärande. Tre pedagogiska perspektiv,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w:t>
      </w:r>
      <w:r w:rsidR="00412495">
        <w:t xml:space="preserve"> de</w:t>
      </w:r>
      <w:r>
        <w:t xml:space="preserve"> representativa modeller</w:t>
      </w:r>
      <w:r w:rsidR="00412495">
        <w:t>na</w:t>
      </w:r>
      <w:r>
        <w:t xml:space="preserve"> valdes tog</w:t>
      </w:r>
      <w:r w:rsidR="00AD4C61">
        <w:t>s</w:t>
      </w:r>
      <w:r>
        <w:t xml:space="preserve"> </w:t>
      </w:r>
      <w:r w:rsidR="00E662D4">
        <w:t xml:space="preserve">det </w:t>
      </w:r>
      <w:r>
        <w:t xml:space="preserve">hänsyn till </w:t>
      </w:r>
      <w:r w:rsidR="00BE6335">
        <w:t>att de tidigare</w:t>
      </w:r>
      <w:r w:rsidR="00412495">
        <w:t xml:space="preserve"> har</w:t>
      </w:r>
      <w:r w:rsidR="00BE6335">
        <w:t xml:space="preserve"> beskriv</w:t>
      </w:r>
      <w:r w:rsidR="00412495">
        <w:t>its</w:t>
      </w:r>
      <w:r w:rsidR="00BE6335">
        <w:t xml:space="preserve"> </w:t>
      </w:r>
      <w:r w:rsidR="00412495">
        <w:t>som</w:t>
      </w:r>
      <w:r w:rsidR="00BE6335">
        <w:t xml:space="preserve"> </w:t>
      </w:r>
      <w:r w:rsidR="00412495">
        <w:t>väl</w:t>
      </w:r>
      <w:r w:rsidR="00BE6335">
        <w:t xml:space="preserve"> anpassade för e-lärande. Därefter togs </w:t>
      </w:r>
      <w:r w:rsidR="00E36747">
        <w:t xml:space="preserve">det </w:t>
      </w:r>
      <w:r w:rsidR="00BE6335">
        <w:t xml:space="preserve">i beaktande </w:t>
      </w:r>
      <w:r>
        <w:t>hur representativa de var för perspe</w:t>
      </w:r>
      <w:r w:rsidR="00AD4C61">
        <w:t xml:space="preserve">ktiven genom att </w:t>
      </w:r>
      <w:r w:rsidR="00224B2D">
        <w:t xml:space="preserve">utesluta modeller där modellkriteriet skiljde sig markant från andra modeller i </w:t>
      </w:r>
      <w:r w:rsidR="00224B2D">
        <w:lastRenderedPageBreak/>
        <w:t xml:space="preserve">perspektivet. </w:t>
      </w:r>
      <w:r w:rsidR="00BE6335">
        <w:t>Slutligen</w:t>
      </w:r>
      <w:r>
        <w:t xml:space="preserve"> tog</w:t>
      </w:r>
      <w:r w:rsidR="00E662D4">
        <w:t>s det</w:t>
      </w:r>
      <w:r>
        <w:t xml:space="preserve"> hänsyn till </w:t>
      </w:r>
      <w:r w:rsidR="00E662D4">
        <w:t>kriterier</w:t>
      </w:r>
      <w:r>
        <w:t xml:space="preserve"> från Grade som omedelbart</w:t>
      </w:r>
      <w:r w:rsidR="00E662D4">
        <w:t xml:space="preserve"> skulle</w:t>
      </w:r>
      <w:r>
        <w:t xml:space="preserve"> göra vissa modeller olämpliga att använda. Dessa kriterier var</w:t>
      </w:r>
      <w:r w:rsidR="00FB56B1">
        <w:t>,</w:t>
      </w:r>
      <w:r>
        <w:t xml:space="preserve">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0412CF">
        <w:t>intervjufrågor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rsidR="00224B2D">
        <w:t>-</w:t>
      </w:r>
      <w:r w:rsidR="0028519F">
        <w:t>fas</w:t>
      </w:r>
      <w:r w:rsidR="0079274D">
        <w:t xml:space="preserve"> </w:t>
      </w:r>
      <w:r w:rsidR="007F5A31">
        <w:t xml:space="preserve">enligt Grades pedagogiska riktlinjer </w:t>
      </w:r>
      <w:r w:rsidR="0079274D">
        <w:t>(Bilaga 2)</w:t>
      </w:r>
      <w:r>
        <w:t>.</w:t>
      </w:r>
      <w:r w:rsidR="00BC609E">
        <w:t xml:space="preserve"> </w:t>
      </w:r>
      <w:r w:rsidR="000412CF">
        <w:t>Intervjufrågorna</w:t>
      </w:r>
      <w:r w:rsidR="00673314">
        <w:t xml:space="preserve"> var designade att bli bedömd</w:t>
      </w:r>
      <w:r w:rsidR="00224B2D">
        <w:t>a</w:t>
      </w:r>
      <w:r w:rsidR="00673314">
        <w:t xml:space="preserve"> på en skala mellan 1 (inte alls viktigt) till 5 (mycket viktigt)</w:t>
      </w:r>
      <w:r w:rsidR="0028519F">
        <w:t xml:space="preserve"> </w:t>
      </w:r>
      <w:r w:rsidR="00224B2D">
        <w:t>vilket</w:t>
      </w:r>
      <w:r w:rsidR="0028519F">
        <w:t xml:space="preserve"> poängsätt</w:t>
      </w:r>
      <w:r w:rsidR="00224B2D">
        <w:t>s</w:t>
      </w:r>
      <w:r w:rsidR="0028519F">
        <w:t xml:space="preserve"> av respondenten</w:t>
      </w:r>
      <w:r w:rsidR="00673314">
        <w:t xml:space="preserve">. </w:t>
      </w:r>
      <w:r>
        <w:t xml:space="preserve"> </w:t>
      </w:r>
      <w:r w:rsidR="00A74157">
        <w:t xml:space="preserve">Antalet frågor per modell och element </w:t>
      </w:r>
      <w:r w:rsidR="00C05B0F">
        <w:t>reflekterar den mängd frågo</w:t>
      </w:r>
      <w:r w:rsidR="00A74157">
        <w:t xml:space="preserve">r som var nödvändigt </w:t>
      </w:r>
      <w:r w:rsidR="002705D4">
        <w:t xml:space="preserve">för </w:t>
      </w:r>
      <w:r w:rsidR="00A74157">
        <w:t>att urskilja vilken modell som passade bäst för de</w:t>
      </w:r>
      <w:r w:rsidR="00224B2D">
        <w:t>n aktuella</w:t>
      </w:r>
      <w:r w:rsidR="00A74157">
        <w:t xml:space="preserve"> </w:t>
      </w:r>
      <w:r w:rsidR="0028519F">
        <w:t>fas</w:t>
      </w:r>
      <w:r w:rsidR="00224B2D">
        <w:t>en</w:t>
      </w:r>
      <w:r w:rsidR="002705D4">
        <w:t>. D</w:t>
      </w:r>
      <w:r w:rsidR="00C05B0F">
        <w:t xml:space="preserve">et </w:t>
      </w:r>
      <w:r w:rsidR="00A74157">
        <w:t>resulterade i ett ojämnt antal mode</w:t>
      </w:r>
      <w:r w:rsidR="00C564E9">
        <w:t xml:space="preserve">llspecifika frågor per </w:t>
      </w:r>
      <w:r w:rsidR="0028519F">
        <w:t>fas</w:t>
      </w:r>
      <w:r w:rsidR="00633E89">
        <w:t xml:space="preserve">. </w:t>
      </w:r>
      <w:r>
        <w:t>Poängen från intervju</w:t>
      </w:r>
      <w:r w:rsidR="002705D4">
        <w:t>n</w:t>
      </w:r>
      <w:r>
        <w:t xml:space="preserve"> sammanställdes per perspektiv/modell och den </w:t>
      </w:r>
      <w:r w:rsidR="00205671">
        <w:t>pedagogisk</w:t>
      </w:r>
      <w:r w:rsidR="004F5AA8">
        <w:t xml:space="preserve">a </w:t>
      </w:r>
      <w:r w:rsidR="000412CF">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 </w:t>
      </w:r>
      <w:r>
        <w:rPr>
          <w:rFonts w:eastAsia="Times New Roman" w:cs="Times New Roman"/>
          <w:lang w:eastAsia="sv-SE"/>
        </w:rPr>
        <w:t>för Grade</w:t>
      </w:r>
      <w:r w:rsidR="00A46B98">
        <w:rPr>
          <w:rFonts w:eastAsia="Times New Roman" w:cs="Times New Roman"/>
          <w:lang w:eastAsia="sv-SE"/>
        </w:rPr>
        <w:t>s</w:t>
      </w:r>
      <w:r w:rsidR="008C1E9D">
        <w:rPr>
          <w:rFonts w:eastAsia="Times New Roman" w:cs="Times New Roman"/>
          <w:lang w:eastAsia="sv-SE"/>
        </w:rPr>
        <w:t xml:space="preserve"> nuvarande pedagogiska</w:t>
      </w:r>
      <w:r w:rsidR="006D6C38">
        <w:rPr>
          <w:rFonts w:eastAsia="Times New Roman" w:cs="Times New Roman"/>
          <w:lang w:eastAsia="sv-SE"/>
        </w:rPr>
        <w:t xml:space="preserve"> riktlinjer</w:t>
      </w:r>
      <w:r>
        <w:rPr>
          <w:rFonts w:eastAsia="Times New Roman" w:cs="Times New Roman"/>
          <w:lang w:eastAsia="sv-SE"/>
        </w:rPr>
        <w:t>.</w:t>
      </w:r>
    </w:p>
    <w:p w14:paraId="47890A27" w14:textId="77777777" w:rsidR="00E30B7E" w:rsidRDefault="00E30B7E" w:rsidP="000B1921">
      <w:pPr>
        <w:tabs>
          <w:tab w:val="left" w:pos="1134"/>
        </w:tabs>
        <w:spacing w:line="480" w:lineRule="auto"/>
        <w:jc w:val="both"/>
        <w:rPr>
          <w:rFonts w:eastAsia="Times New Roman" w:cs="Times New Roman"/>
          <w:lang w:eastAsia="sv-SE"/>
        </w:rPr>
      </w:pPr>
    </w:p>
    <w:p w14:paraId="32BAAB67" w14:textId="0A8A6D94" w:rsidR="00D45847" w:rsidRPr="008C1E9D" w:rsidRDefault="00E30B7E" w:rsidP="008C1E9D">
      <w:pPr>
        <w:tabs>
          <w:tab w:val="left" w:pos="1134"/>
        </w:tabs>
        <w:spacing w:line="360" w:lineRule="auto"/>
        <w:rPr>
          <w:rFonts w:cs="Times New Roman"/>
          <w:b/>
          <w:sz w:val="24"/>
          <w:szCs w:val="24"/>
        </w:rPr>
      </w:pPr>
      <w:r>
        <w:rPr>
          <w:rFonts w:cs="Times New Roman"/>
          <w:b/>
          <w:sz w:val="24"/>
          <w:szCs w:val="24"/>
        </w:rPr>
        <w:t>Intervjun</w:t>
      </w:r>
    </w:p>
    <w:p w14:paraId="4D6BD85E" w14:textId="27A0CBD2" w:rsidR="00DB3821" w:rsidRDefault="00E41077" w:rsidP="000B1921">
      <w:pPr>
        <w:tabs>
          <w:tab w:val="left" w:pos="1134"/>
        </w:tabs>
        <w:spacing w:line="480" w:lineRule="auto"/>
        <w:jc w:val="both"/>
        <w:rPr>
          <w:rFonts w:eastAsia="Times New Roman" w:cs="Times New Roman"/>
          <w:lang w:eastAsia="sv-SE"/>
        </w:rPr>
      </w:pPr>
      <w:r>
        <w:t xml:space="preserve">Intervjun skedde på Grades kontor i Stockholm i en tyst lokal utan </w:t>
      </w:r>
      <w:r w:rsidR="00067904">
        <w:t>störningsmöjligheter</w:t>
      </w:r>
      <w:r>
        <w:t xml:space="preserve">. Intervjun började med att förklara </w:t>
      </w:r>
      <w:r w:rsidR="00067904">
        <w:t>för</w:t>
      </w:r>
      <w:r>
        <w:t xml:space="preserve"> respondenten </w:t>
      </w:r>
      <w:r w:rsidR="00E30B7E">
        <w:t xml:space="preserve">att </w:t>
      </w:r>
      <w:r w:rsidR="000412CF">
        <w:t xml:space="preserve">intervjufrågorna </w:t>
      </w:r>
      <w:r w:rsidR="007E2E4F">
        <w:t>skulle ställas en i tag</w:t>
      </w:r>
      <w:r w:rsidR="008C1E9D">
        <w:t xml:space="preserve">et </w:t>
      </w:r>
      <w:r w:rsidR="00E30B7E">
        <w:t>och besvaras enligt bedömningsskala</w:t>
      </w:r>
      <w:r w:rsidR="000D6D5B">
        <w:t>n</w:t>
      </w:r>
      <w:r w:rsidR="00E30B7E">
        <w:t>.</w:t>
      </w:r>
      <w:r w:rsidR="008C1E9D">
        <w:t xml:space="preserve"> </w:t>
      </w:r>
      <w:r w:rsidR="00E30B7E">
        <w:t xml:space="preserve">Bedömningsskalan förklarades </w:t>
      </w:r>
      <w:r w:rsidR="007E2E4F">
        <w:t xml:space="preserve">också </w:t>
      </w:r>
      <w:r w:rsidR="00E30B7E">
        <w:t>för respondenten. Respondenten var</w:t>
      </w:r>
      <w:r w:rsidR="008C1E9D">
        <w:t xml:space="preserve"> informerad</w:t>
      </w:r>
      <w:r w:rsidR="00067904">
        <w:t xml:space="preserve"> om</w:t>
      </w:r>
      <w:r w:rsidR="008C1E9D">
        <w:t xml:space="preserve"> </w:t>
      </w:r>
      <w:r w:rsidR="00067904">
        <w:t xml:space="preserve">att </w:t>
      </w:r>
      <w:r w:rsidR="001B33D1">
        <w:t>det fanns</w:t>
      </w:r>
      <w:r w:rsidR="00067904">
        <w:t xml:space="preserve"> möjlighet att fråga efter ytterligare förklaring</w:t>
      </w:r>
      <w:r w:rsidR="008C1E9D">
        <w:t xml:space="preserve"> </w:t>
      </w:r>
      <w:r w:rsidR="00067904">
        <w:t>vid</w:t>
      </w:r>
      <w:r w:rsidR="00E30B7E">
        <w:t xml:space="preserve"> oklarheter i </w:t>
      </w:r>
      <w:r w:rsidR="000412CF">
        <w:t>intervjufrågorna</w:t>
      </w:r>
      <w:r w:rsidR="00E30B7E">
        <w:t xml:space="preserve">. </w:t>
      </w:r>
      <w:r w:rsidR="000412CF">
        <w:t xml:space="preserve">Intervjufrågorna </w:t>
      </w:r>
      <w:r w:rsidR="00E30B7E">
        <w:t xml:space="preserve">där respondenten bad om </w:t>
      </w:r>
      <w:r w:rsidR="007E2E4F">
        <w:t>ytterligare</w:t>
      </w:r>
      <w:r w:rsidR="00E30B7E">
        <w:t xml:space="preserve"> förklaring</w:t>
      </w:r>
      <w:r w:rsidR="00067904">
        <w:t>,</w:t>
      </w:r>
      <w:r w:rsidR="00E30B7E">
        <w:t xml:space="preserve"> </w:t>
      </w:r>
      <w:r w:rsidR="00067904">
        <w:t>samt</w:t>
      </w:r>
      <w:r w:rsidR="00E30B7E">
        <w:t xml:space="preserve"> den förklaring som gavs</w:t>
      </w:r>
      <w:r w:rsidR="00067904">
        <w:t>,</w:t>
      </w:r>
      <w:r w:rsidR="00E30B7E">
        <w:t xml:space="preserve"> är inkluderade i Bilaga 2.</w:t>
      </w:r>
      <w:r>
        <w:t xml:space="preserve"> För att säkerställa att ingen del av Grades pedagogiska riktlinjer hade missats i </w:t>
      </w:r>
      <w:r w:rsidR="000412CF">
        <w:t>intervjufrågorna</w:t>
      </w:r>
      <w:r>
        <w:t xml:space="preserve">, </w:t>
      </w:r>
      <w:r>
        <w:rPr>
          <w:rFonts w:eastAsia="Times New Roman" w:cs="Times New Roman"/>
          <w:lang w:eastAsia="sv-SE"/>
        </w:rPr>
        <w:t>avslutades intervjun med en öppen fråga där respondenten hade möjligheten att bidra med ytterligare information angående riktlinjerna om de kände att något saknades.</w:t>
      </w:r>
      <w:r w:rsidR="00E30B7E">
        <w:rPr>
          <w:rFonts w:eastAsia="Times New Roman" w:cs="Times New Roman"/>
          <w:lang w:eastAsia="sv-SE"/>
        </w:rPr>
        <w:t xml:space="preserve"> Ingen ytterligare information gavs av respondenten vid detta moment.</w:t>
      </w:r>
      <w:r>
        <w:rPr>
          <w:rFonts w:eastAsia="Times New Roman" w:cs="Times New Roman"/>
          <w:lang w:eastAsia="sv-SE"/>
        </w:rPr>
        <w:t xml:space="preserve"> Respondenten gav sitt godkännande att använda sina intervjusvar i denna studie.</w:t>
      </w:r>
    </w:p>
    <w:p w14:paraId="067AA821" w14:textId="77777777" w:rsidR="000412CF" w:rsidRDefault="000412CF"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9" w:name="_Toc391456183"/>
      <w:bookmarkStart w:id="10" w:name="_Toc401327939"/>
      <w:r w:rsidRPr="000B1921">
        <w:rPr>
          <w:rFonts w:cs="Times New Roman"/>
          <w:b/>
          <w:sz w:val="24"/>
          <w:szCs w:val="24"/>
        </w:rPr>
        <w:t>Utvärdering</w:t>
      </w:r>
      <w:bookmarkEnd w:id="9"/>
      <w:bookmarkEnd w:id="10"/>
    </w:p>
    <w:p w14:paraId="58B6265B" w14:textId="4ED04800" w:rsidR="00780A57" w:rsidRPr="009D27B3"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w:t>
      </w:r>
      <w:r w:rsidR="006D6C38">
        <w:rPr>
          <w:rFonts w:eastAsia="Times New Roman" w:cs="Times New Roman"/>
          <w:lang w:eastAsia="sv-SE"/>
        </w:rPr>
        <w:t>pedagogiska riktlinjer</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E43D1C">
        <w:rPr>
          <w:rFonts w:eastAsia="Times New Roman" w:cs="Times New Roman"/>
          <w:lang w:eastAsia="sv-SE"/>
        </w:rPr>
        <w:t xml:space="preserve"> (Bilaga 3)</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w:t>
      </w:r>
      <w:r w:rsidR="00067904">
        <w:rPr>
          <w:rFonts w:eastAsia="Times New Roman" w:cs="Times New Roman"/>
          <w:lang w:eastAsia="sv-SE"/>
        </w:rPr>
        <w:t xml:space="preserve"> och varje</w:t>
      </w:r>
      <w:r w:rsidR="00850895">
        <w:rPr>
          <w:rFonts w:eastAsia="Times New Roman" w:cs="Times New Roman"/>
          <w:lang w:eastAsia="sv-SE"/>
        </w:rPr>
        <w:t xml:space="preserve"> element i respektive fas</w:t>
      </w:r>
      <w:r w:rsidR="00067904">
        <w:rPr>
          <w:rFonts w:eastAsia="Times New Roman" w:cs="Times New Roman"/>
          <w:lang w:eastAsia="sv-SE"/>
        </w:rPr>
        <w:t>.</w:t>
      </w:r>
      <w:r w:rsidR="00850895">
        <w:rPr>
          <w:rFonts w:eastAsia="Times New Roman" w:cs="Times New Roman"/>
          <w:lang w:eastAsia="sv-SE"/>
        </w:rPr>
        <w:t xml:space="preserve"> </w:t>
      </w:r>
      <w:r w:rsidR="00067904">
        <w:rPr>
          <w:rFonts w:eastAsia="Times New Roman" w:cs="Times New Roman"/>
          <w:lang w:eastAsia="sv-SE"/>
        </w:rPr>
        <w:t>Det resulterade i</w:t>
      </w:r>
      <w:r w:rsidR="00850895">
        <w:rPr>
          <w:rFonts w:eastAsia="Times New Roman" w:cs="Times New Roman"/>
          <w:lang w:eastAsia="sv-SE"/>
        </w:rPr>
        <w:t xml:space="preserve"> genomsnitt 4 påståenden per fas och 1-2 påståenden per element.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w:t>
      </w:r>
      <w:r w:rsidR="003A5A58">
        <w:rPr>
          <w:rFonts w:eastAsia="Times New Roman" w:cs="Times New Roman"/>
          <w:lang w:eastAsia="sv-SE"/>
        </w:rPr>
        <w:t>studiens ledare</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w:t>
      </w:r>
      <w:r w:rsidR="00080C1A">
        <w:rPr>
          <w:rFonts w:eastAsia="Times New Roman" w:cs="Times New Roman"/>
          <w:lang w:eastAsia="sv-SE"/>
        </w:rPr>
        <w:t xml:space="preserve">för </w:t>
      </w:r>
      <w:r w:rsidR="00067904">
        <w:rPr>
          <w:rFonts w:eastAsia="Times New Roman" w:cs="Times New Roman"/>
          <w:lang w:eastAsia="sv-SE"/>
        </w:rPr>
        <w:t xml:space="preserve">samtliga </w:t>
      </w:r>
      <w:r w:rsidR="00080C1A">
        <w:rPr>
          <w:rFonts w:eastAsia="Times New Roman" w:cs="Times New Roman"/>
          <w:lang w:eastAsia="sv-SE"/>
        </w:rPr>
        <w:t>av de tidigare kurserna uppdelade utefter</w:t>
      </w:r>
      <w:r w:rsidR="00850895">
        <w:rPr>
          <w:rFonts w:eastAsia="Times New Roman" w:cs="Times New Roman"/>
          <w:lang w:eastAsia="sv-SE"/>
        </w:rPr>
        <w:t xml:space="preserve"> DIM’s faser</w:t>
      </w:r>
      <w:r w:rsidR="00067904">
        <w:rPr>
          <w:rFonts w:eastAsia="Times New Roman" w:cs="Times New Roman"/>
          <w:lang w:eastAsia="sv-SE"/>
        </w:rPr>
        <w:t xml:space="preserve"> och </w:t>
      </w:r>
      <w:r w:rsidR="00850895">
        <w:rPr>
          <w:rFonts w:eastAsia="Times New Roman" w:cs="Times New Roman"/>
          <w:lang w:eastAsia="sv-SE"/>
        </w:rPr>
        <w:t xml:space="preserve">element. </w:t>
      </w:r>
    </w:p>
    <w:p w14:paraId="650E9956" w14:textId="7B631B81" w:rsidR="00582DFC" w:rsidRPr="009B18DA" w:rsidRDefault="00850895" w:rsidP="009D27B3">
      <w:pPr>
        <w:pStyle w:val="Heading11"/>
      </w:pPr>
      <w:bookmarkStart w:id="11" w:name="_Toc391456184"/>
      <w:bookmarkStart w:id="12" w:name="_Toc401327940"/>
      <w:bookmarkEnd w:id="11"/>
      <w:r w:rsidRPr="00E43D1C">
        <w:t>Resultat</w:t>
      </w:r>
      <w:bookmarkEnd w:id="12"/>
    </w:p>
    <w:p w14:paraId="181AF975" w14:textId="0A7130BC" w:rsidR="00D45847" w:rsidRPr="000B1921" w:rsidRDefault="00850895" w:rsidP="000B1921">
      <w:pPr>
        <w:pStyle w:val="Brdtext"/>
        <w:spacing w:line="360" w:lineRule="auto"/>
        <w:rPr>
          <w:b/>
          <w:sz w:val="24"/>
        </w:rPr>
      </w:pPr>
      <w:r w:rsidRPr="000B1921">
        <w:rPr>
          <w:b/>
          <w:sz w:val="24"/>
        </w:rPr>
        <w:t>Associativt perspektiv och DIM motsvarar Grades nuvarande pedagogi</w:t>
      </w:r>
      <w:r w:rsidR="006D6C38">
        <w:rPr>
          <w:b/>
          <w:sz w:val="24"/>
        </w:rPr>
        <w:t>ska riktlinjer</w:t>
      </w:r>
      <w:r w:rsidRPr="000B1921">
        <w:rPr>
          <w:b/>
          <w:sz w:val="24"/>
        </w:rPr>
        <w:t xml:space="preserve">  </w:t>
      </w:r>
    </w:p>
    <w:p w14:paraId="022FF46B" w14:textId="1D9F92A4" w:rsidR="00780A57" w:rsidRDefault="00850895" w:rsidP="00CA1731">
      <w:pPr>
        <w:spacing w:line="480" w:lineRule="auto"/>
        <w:jc w:val="both"/>
      </w:pPr>
      <w:r>
        <w:t>För att kunna svara på vilket pedagogiskt perspektiv</w:t>
      </w:r>
      <w:r w:rsidR="0072154A">
        <w:t xml:space="preserve"> och</w:t>
      </w:r>
      <w:r>
        <w:t xml:space="preserve"> respektiv</w:t>
      </w:r>
      <w:r w:rsidR="00CA5B2D">
        <w:t xml:space="preserve">e modell som ligger närmast de pedagogiska riktlinjer </w:t>
      </w:r>
      <w:r>
        <w:t>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0412CF">
        <w:t xml:space="preserve">intervjufrågor </w:t>
      </w:r>
      <w:r w:rsidR="000E3605">
        <w:t>som presenterades på interv</w:t>
      </w:r>
      <w:r w:rsidR="006601B2">
        <w:t>ju</w:t>
      </w:r>
      <w:r w:rsidR="000E3605">
        <w:t xml:space="preserve">n och poängsätts </w:t>
      </w:r>
      <w:r w:rsidR="004B3714">
        <w:t xml:space="preserve">av personen som intervjuades </w:t>
      </w:r>
      <w:r w:rsidR="000E3605">
        <w:t xml:space="preserve">enligt </w:t>
      </w:r>
      <w:r w:rsidR="009B18DA">
        <w:t>en femgradig skala (Bilaga 2).</w:t>
      </w:r>
    </w:p>
    <w:p w14:paraId="651192ED" w14:textId="77777777" w:rsidR="00780A57" w:rsidRDefault="00780A57" w:rsidP="00CA1731">
      <w:pPr>
        <w:spacing w:line="480" w:lineRule="auto"/>
        <w:jc w:val="both"/>
      </w:pPr>
    </w:p>
    <w:p w14:paraId="5A761002" w14:textId="0AB69605" w:rsidR="00E972C5" w:rsidRDefault="00850895" w:rsidP="00CA1731">
      <w:pPr>
        <w:spacing w:line="480" w:lineRule="auto"/>
        <w:jc w:val="both"/>
      </w:pPr>
      <w:r>
        <w:lastRenderedPageBreak/>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w:t>
      </w:r>
      <w:r w:rsidR="006D6C38">
        <w:t>riktlinjer</w:t>
      </w:r>
      <w:r>
        <w:t xml:space="preserve">.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fall (Figur 1b). KLM, som hade en medelpoäng strax under DIM, s</w:t>
      </w:r>
      <w:r w:rsidR="00FB56B1">
        <w:t xml:space="preserve">kulle nästan bedömts som lika </w:t>
      </w:r>
      <w:r w:rsidR="00A80803">
        <w:t xml:space="preserve">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ogi</w:t>
      </w:r>
      <w:r w:rsidR="006D6C38">
        <w:t>ska riktlinjer</w:t>
      </w:r>
      <w:r w:rsidR="00A80803">
        <w:t xml:space="preserve">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w:t>
      </w:r>
      <w:r w:rsidR="006D6C38">
        <w:t>iska riktlinjer</w:t>
      </w:r>
      <w:r w:rsidR="00255B32">
        <w:t>, vilket</w:t>
      </w:r>
      <w:r w:rsidR="00FC2E6B">
        <w:t xml:space="preserve"> innebär att det A</w:t>
      </w:r>
      <w:r w:rsidR="004A08DF">
        <w:t>ssociativa perspektivet representera</w:t>
      </w:r>
      <w:r w:rsidR="00255B32">
        <w:t>r</w:t>
      </w:r>
      <w:r w:rsidR="004A08DF">
        <w:t xml:space="preserve"> en </w:t>
      </w:r>
      <w:r w:rsidR="003F0E92">
        <w:t xml:space="preserve">rimlig </w:t>
      </w:r>
      <w:r w:rsidR="004A08DF">
        <w:t xml:space="preserve">utgångspunkt för evaluering av modeller som lättare </w:t>
      </w:r>
      <w:r w:rsidR="00255B32">
        <w:t xml:space="preserve">skulle kunna </w:t>
      </w:r>
      <w:r w:rsidR="004A08DF">
        <w:t xml:space="preserve">utnyttjas av Grade i framtiden. </w:t>
      </w:r>
    </w:p>
    <w:p w14:paraId="144BB021" w14:textId="77777777" w:rsidR="004A1CFE" w:rsidRDefault="004A1CFE"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drawing>
          <wp:inline distT="0" distB="0" distL="0" distR="0" wp14:anchorId="2F3806C5" wp14:editId="648758C4">
            <wp:extent cx="5760719" cy="3316798"/>
            <wp:effectExtent l="0" t="0" r="5715"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19" cy="3316798"/>
                    </a:xfrm>
                    <a:prstGeom prst="rect">
                      <a:avLst/>
                    </a:prstGeom>
                  </pic:spPr>
                </pic:pic>
              </a:graphicData>
            </a:graphic>
          </wp:inline>
        </w:drawing>
      </w:r>
    </w:p>
    <w:p w14:paraId="1762915B" w14:textId="66867483" w:rsidR="00344A49" w:rsidRPr="003C298D" w:rsidRDefault="00850895" w:rsidP="003C298D">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752279">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 xml:space="preserve">de tilldelade poäng från </w:t>
      </w:r>
      <w:r w:rsidR="000412CF">
        <w:t>intervjufrågorna</w:t>
      </w:r>
      <w:r w:rsidR="00CA4A2A">
        <w:t>,</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0412CF">
        <w:t xml:space="preserve">intervjufrågorna </w:t>
      </w:r>
      <w:r>
        <w:t>i bilaga 2.</w:t>
      </w:r>
    </w:p>
    <w:p w14:paraId="313AFCAB" w14:textId="00613A05" w:rsidR="00F5632E" w:rsidRPr="009D27B3" w:rsidRDefault="00AE48F8" w:rsidP="009D27B3">
      <w:pPr>
        <w:spacing w:line="360" w:lineRule="auto"/>
        <w:rPr>
          <w:rFonts w:eastAsia="Times New Roman" w:cs="Times New Roman"/>
          <w:b/>
          <w:sz w:val="24"/>
          <w:szCs w:val="24"/>
          <w:lang w:eastAsia="sv-SE"/>
        </w:rPr>
      </w:pPr>
      <w:r>
        <w:rPr>
          <w:b/>
          <w:sz w:val="24"/>
        </w:rPr>
        <w:lastRenderedPageBreak/>
        <w:t>För – och nackdelar i Grades</w:t>
      </w:r>
      <w:r w:rsidR="0054444D">
        <w:rPr>
          <w:b/>
          <w:sz w:val="24"/>
        </w:rPr>
        <w:t xml:space="preserve"> nuvarande</w:t>
      </w:r>
      <w:r>
        <w:rPr>
          <w:b/>
          <w:sz w:val="24"/>
        </w:rPr>
        <w:t xml:space="preserve"> pedagog</w:t>
      </w:r>
      <w:r w:rsidR="006D6C38">
        <w:rPr>
          <w:b/>
          <w:sz w:val="24"/>
        </w:rPr>
        <w:t>iska riktlinjer</w:t>
      </w:r>
      <w:r>
        <w:rPr>
          <w:b/>
          <w:sz w:val="24"/>
        </w:rPr>
        <w:t xml:space="preserve"> enligt DIM</w:t>
      </w:r>
    </w:p>
    <w:p w14:paraId="29EBCC13" w14:textId="6B6E90E6"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r w:rsidR="00E43D1C">
        <w:t xml:space="preserve">nyligen designade </w:t>
      </w:r>
      <w:r w:rsidR="00A835E8" w:rsidRPr="00560AA3">
        <w:t xml:space="preserve">kurser </w:t>
      </w:r>
      <w:r w:rsidR="00882330" w:rsidRPr="00560AA3">
        <w:t>(KS Strålskydd, PT Strålsäkerhet, RCC, Telia GDPR)</w:t>
      </w:r>
      <w:r w:rsidR="00882330">
        <w:t xml:space="preserve"> enligt DIM’s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sammanfattningar </w:t>
      </w:r>
      <w:r w:rsidR="0048422A">
        <w:t xml:space="preserve">av materialet </w:t>
      </w:r>
      <w:r w:rsidR="00D808DD">
        <w:t xml:space="preserve">och övningar. </w:t>
      </w:r>
      <w:r w:rsidR="00234C76">
        <w:t xml:space="preserve">Samtidigt visar resultatet generellt sätt att Grade kunde förbättra kurserna genom att lägga mer fokus på </w:t>
      </w:r>
      <w:r w:rsidR="00E91509">
        <w:t>feedback</w:t>
      </w:r>
      <w:r w:rsidR="00234C76">
        <w:t xml:space="preserve">, </w:t>
      </w:r>
      <w:proofErr w:type="spellStart"/>
      <w:r w:rsidR="00694336">
        <w:t>avslutnings</w:t>
      </w:r>
      <w:r w:rsidR="00874DE4">
        <w:t>test</w:t>
      </w:r>
      <w:proofErr w:type="spellEnd"/>
      <w:r w:rsidR="00234C76">
        <w:t>, och rättningar.</w:t>
      </w:r>
      <w:r w:rsidR="00D808DD">
        <w:t xml:space="preserve"> </w:t>
      </w:r>
    </w:p>
    <w:p w14:paraId="7789A662" w14:textId="77777777" w:rsidR="00E91509" w:rsidRDefault="00E91509" w:rsidP="00CA1731">
      <w:pPr>
        <w:spacing w:line="480" w:lineRule="auto"/>
        <w:jc w:val="both"/>
      </w:pPr>
    </w:p>
    <w:p w14:paraId="5D4A30B3" w14:textId="7D567596"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r w:rsidR="00E43D1C">
        <w:t xml:space="preserve">;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7C49F9">
        <w:t xml:space="preserve"> (Bilaga 2)</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 xml:space="preserve">Framgångar inom dessa </w:t>
      </w:r>
      <w:r w:rsidR="00521970">
        <w:lastRenderedPageBreak/>
        <w:t>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752279">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6588B965"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w:t>
      </w:r>
      <w:r w:rsidR="003A5A58">
        <w:t xml:space="preserve"> hos Grade</w:t>
      </w:r>
      <w:r w:rsidR="005A03C6">
        <w:t xml:space="preserve">. </w:t>
      </w:r>
      <w:r w:rsidR="00850895">
        <w:t xml:space="preserve">Resultatet visar att </w:t>
      </w:r>
      <w:r w:rsidR="0051725C">
        <w:t xml:space="preserve">medelpoäng över alla kurser är 2,76 med en </w:t>
      </w:r>
      <w:r w:rsidR="00B623A6">
        <w:t>medel</w:t>
      </w:r>
      <w:r w:rsidR="00694336">
        <w:t>skillnads</w:t>
      </w:r>
      <w:r w:rsidR="0051725C">
        <w:t xml:space="preserve">spridning </w:t>
      </w:r>
      <w:r w:rsidR="00850895">
        <w:t>på cirka 0,</w:t>
      </w:r>
      <w:r w:rsidR="00DE1202">
        <w:t>6</w:t>
      </w:r>
      <w:r w:rsidR="00850895">
        <w:t xml:space="preserve"> </w:t>
      </w:r>
      <w:r w:rsidR="00850895">
        <w:lastRenderedPageBreak/>
        <w:t>poäng</w:t>
      </w:r>
      <w:r w:rsidR="00C564E9">
        <w:t xml:space="preserve"> </w:t>
      </w:r>
      <w:r w:rsidR="00850895">
        <w:t xml:space="preserve">(Figur 3a). </w:t>
      </w:r>
      <w:r w:rsidR="0051725C">
        <w:t>Den minimala spridning</w:t>
      </w:r>
      <w:r w:rsidR="00694336">
        <w:t>en</w:t>
      </w:r>
      <w:r w:rsidR="0051725C">
        <w:t xml:space="preserve"> </w:t>
      </w:r>
      <w:del w:id="13" w:author="Olivia Imner" w:date="2018-12-02T20:01:00Z">
        <w:r w:rsidR="00377747" w:rsidRPr="00377747" w:rsidDel="00BF621B">
          <w:delText xml:space="preserve">tyder </w:delText>
        </w:r>
      </w:del>
      <w:ins w:id="14" w:author="Olivia Imner" w:date="2018-12-02T20:01:00Z">
        <w:r w:rsidR="00BF621B">
          <w:t>förklarar</w:t>
        </w:r>
        <w:r w:rsidR="00BF621B" w:rsidRPr="00377747">
          <w:t xml:space="preserve"> </w:t>
        </w:r>
      </w:ins>
      <w:del w:id="15" w:author="Olivia Imner" w:date="2018-12-02T20:02:00Z">
        <w:r w:rsidR="00377747" w:rsidRPr="00377747" w:rsidDel="00BF621B">
          <w:delText xml:space="preserve">på </w:delText>
        </w:r>
      </w:del>
      <w:r w:rsidR="00377747" w:rsidRPr="00377747">
        <w:t xml:space="preserve">att DIM är lika lämplig för de kurser som är observerade och </w:t>
      </w:r>
      <w:ins w:id="16" w:author="Olivia Imner" w:date="2018-12-01T16:32:00Z">
        <w:r w:rsidR="0089225C">
          <w:t xml:space="preserve">antyder </w:t>
        </w:r>
      </w:ins>
      <w:r w:rsidR="00EA1899">
        <w:t xml:space="preserve">att </w:t>
      </w:r>
      <w:r w:rsidR="00694336">
        <w:t>en utvärdering av</w:t>
      </w:r>
      <w:r w:rsidR="00EA1899">
        <w:t xml:space="preserve"> en </w:t>
      </w:r>
      <w:r w:rsidR="00644DF9">
        <w:t>passa</w:t>
      </w:r>
      <w:r w:rsidR="0089225C">
        <w:t>n</w:t>
      </w:r>
      <w:r w:rsidR="00644DF9">
        <w:t>de</w:t>
      </w:r>
      <w:r w:rsidR="00D90862">
        <w:t xml:space="preserve"> pedagogisk</w:t>
      </w:r>
      <w:r w:rsidR="0089225C">
        <w:t xml:space="preserve"> </w:t>
      </w:r>
      <w:r w:rsidR="00EA1899">
        <w:t xml:space="preserve">modell </w:t>
      </w:r>
      <w:r w:rsidR="00E86D52">
        <w:t>för va</w:t>
      </w:r>
      <w:r w:rsidR="00EA1899">
        <w:t xml:space="preserve">rje kurs inte </w:t>
      </w:r>
      <w:r w:rsidR="00694336">
        <w:t xml:space="preserve">är </w:t>
      </w:r>
      <w:r w:rsidR="00EA1899">
        <w:t>nödvändigt</w:t>
      </w:r>
      <w:r w:rsidR="0089225C">
        <w:t>.</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proofErr w:type="spellStart"/>
      <w:r w:rsidR="00D90862" w:rsidRPr="00694336">
        <w:rPr>
          <w:i/>
        </w:rPr>
        <w:t>Å</w:t>
      </w:r>
      <w:r w:rsidR="00503EE6" w:rsidRPr="00694336">
        <w:rPr>
          <w:i/>
        </w:rPr>
        <w:t>terkoppling</w:t>
      </w:r>
      <w:r w:rsidR="00694336" w:rsidRPr="00694336">
        <w:rPr>
          <w:i/>
        </w:rPr>
        <w:t>s</w:t>
      </w:r>
      <w:r w:rsidR="00503EE6" w:rsidRPr="00694336">
        <w:rPr>
          <w:i/>
        </w:rPr>
        <w:t>fas</w:t>
      </w:r>
      <w:proofErr w:type="spellEnd"/>
      <w:r w:rsidR="00503EE6">
        <w:t xml:space="preserve"> = </w:t>
      </w:r>
      <w:r w:rsidR="00503EE6" w:rsidRPr="00503EE6">
        <w:t>2.25</w:t>
      </w:r>
      <w:r w:rsidR="00503EE6">
        <w:t xml:space="preserve">, </w:t>
      </w:r>
      <w:proofErr w:type="spellStart"/>
      <w:r w:rsidR="00503EE6" w:rsidRPr="00694336">
        <w:rPr>
          <w:i/>
        </w:rPr>
        <w:t>Praktikfas</w:t>
      </w:r>
      <w:proofErr w:type="spellEnd"/>
      <w:r w:rsidR="00503EE6">
        <w:t xml:space="preserve"> = </w:t>
      </w:r>
      <w:r w:rsidR="00503EE6" w:rsidRPr="00503EE6">
        <w:t>2.33</w:t>
      </w:r>
      <w:r w:rsidR="00503EE6">
        <w:t xml:space="preserve">, </w:t>
      </w:r>
      <w:proofErr w:type="spellStart"/>
      <w:r w:rsidR="00503EE6" w:rsidRPr="00694336">
        <w:rPr>
          <w:i/>
        </w:rPr>
        <w:t>Presentation</w:t>
      </w:r>
      <w:r w:rsidR="00694336" w:rsidRPr="00694336">
        <w:rPr>
          <w:i/>
        </w:rPr>
        <w:t>s</w:t>
      </w:r>
      <w:r w:rsidR="00503EE6" w:rsidRPr="00694336">
        <w:rPr>
          <w:i/>
        </w:rPr>
        <w:t>fas</w:t>
      </w:r>
      <w:proofErr w:type="spellEnd"/>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7" w:name="_Toc489811950"/>
      <w:bookmarkStart w:id="18"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752279">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7"/>
      <w:bookmarkEnd w:id="18"/>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9D27B3">
      <w:pPr>
        <w:pStyle w:val="Heading11"/>
      </w:pPr>
      <w:bookmarkStart w:id="19" w:name="_Toc391456185"/>
      <w:bookmarkStart w:id="20" w:name="_Toc401327941"/>
      <w:bookmarkEnd w:id="19"/>
      <w:r w:rsidRPr="004E58AD">
        <w:lastRenderedPageBreak/>
        <w:t>Diskussion</w:t>
      </w:r>
      <w:bookmarkEnd w:id="20"/>
    </w:p>
    <w:p w14:paraId="6D0F922C" w14:textId="62497791" w:rsidR="00482F2B" w:rsidRDefault="00521970" w:rsidP="00CA1731">
      <w:pPr>
        <w:spacing w:line="480" w:lineRule="auto"/>
        <w:jc w:val="both"/>
      </w:pPr>
      <w:r>
        <w:t>Denna studie</w:t>
      </w:r>
      <w:r w:rsidR="00231746">
        <w:t xml:space="preserve"> utgick från </w:t>
      </w:r>
      <w:r w:rsidR="008D175A">
        <w:t>förutsättningen</w:t>
      </w:r>
      <w:r w:rsidR="00231746">
        <w:t xml:space="preserve"> </w:t>
      </w:r>
      <w:r w:rsidR="00A71251">
        <w:t xml:space="preserve">att </w:t>
      </w:r>
      <w:r w:rsidR="008D175A">
        <w:t xml:space="preserve">det skulle vara gynnsamt för Grade att anta en modellbaserade </w:t>
      </w:r>
      <w:r w:rsidR="00A71251">
        <w:t xml:space="preserve">strategi </w:t>
      </w:r>
      <w:r w:rsidR="008D175A">
        <w:t>för att få deras</w:t>
      </w:r>
      <w:r w:rsidR="00C21DDA" w:rsidRPr="00C84F64">
        <w:t xml:space="preserve">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 xml:space="preserve">ssociativa perspektivet var lämpligast för att inrama Grades pedagogiska </w:t>
      </w:r>
      <w:r w:rsidR="006D6C38">
        <w:t>riktlinjer</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8B0888">
        <w:t xml:space="preserve">Studien </w:t>
      </w:r>
      <w:ins w:id="21" w:author="Olivia Imner" w:date="2018-12-02T09:51:00Z">
        <w:r w:rsidR="00370975">
          <w:t xml:space="preserve">har </w:t>
        </w:r>
      </w:ins>
      <w:ins w:id="22" w:author="Olivia Imner" w:date="2018-12-02T09:11:00Z">
        <w:r w:rsidR="007C7CD3">
          <w:t xml:space="preserve">likväl </w:t>
        </w:r>
      </w:ins>
      <w:ins w:id="23" w:author="Olivia Imner" w:date="2018-12-02T09:52:00Z">
        <w:r w:rsidR="00370975">
          <w:t xml:space="preserve">syftat </w:t>
        </w:r>
      </w:ins>
      <w:ins w:id="24" w:author="Olivia Imner" w:date="2018-12-02T09:11:00Z">
        <w:r w:rsidR="007C7CD3">
          <w:t>till</w:t>
        </w:r>
      </w:ins>
      <w:ins w:id="25" w:author="Olivia Imner" w:date="2018-11-27T18:04:00Z">
        <w:r w:rsidR="008B0888">
          <w:t xml:space="preserve"> att förs</w:t>
        </w:r>
        <w:r w:rsidR="007C7CD3">
          <w:t>tå vilka för och- nackdelar Grade har med de</w:t>
        </w:r>
        <w:r w:rsidR="008B0888">
          <w:t xml:space="preserve"> befintliga pedagogiska </w:t>
        </w:r>
      </w:ins>
      <w:ins w:id="26" w:author="Olivia Imner" w:date="2018-12-02T09:14:00Z">
        <w:r w:rsidR="007C7CD3">
          <w:t>riktlinjerna</w:t>
        </w:r>
      </w:ins>
      <w:ins w:id="27" w:author="Olivia Imner" w:date="2018-11-27T18:04:00Z">
        <w:r w:rsidR="008B0888">
          <w:t xml:space="preserve"> och </w:t>
        </w:r>
      </w:ins>
      <w:ins w:id="28" w:author="Olivia Imner" w:date="2018-12-02T09:13:00Z">
        <w:r w:rsidR="007C7CD3">
          <w:t>därmed</w:t>
        </w:r>
      </w:ins>
      <w:ins w:id="29" w:author="Olivia Imner" w:date="2018-11-27T18:04:00Z">
        <w:r w:rsidR="008B0888">
          <w:t xml:space="preserve"> utvärderades fyra av Grades tidigare </w:t>
        </w:r>
      </w:ins>
      <w:ins w:id="30" w:author="Olivia Imner" w:date="2018-11-27T18:06:00Z">
        <w:r w:rsidR="008B0888">
          <w:t>kurser enligt DIM’s riktlinjer.</w:t>
        </w:r>
      </w:ins>
      <w:r w:rsidR="008B0888">
        <w:t xml:space="preserve"> </w:t>
      </w:r>
      <w:ins w:id="31" w:author="Olivia Imner" w:date="2018-11-27T18:06:00Z">
        <w:r w:rsidR="008B0888">
          <w:t>Det</w:t>
        </w:r>
      </w:ins>
      <w:ins w:id="32" w:author="Olivia Imner" w:date="2018-11-27T18:07:00Z">
        <w:r w:rsidR="008B0888">
          <w:t xml:space="preserve"> som</w:t>
        </w:r>
      </w:ins>
      <w:ins w:id="33" w:author="Olivia Imner" w:date="2018-11-27T18:06:00Z">
        <w:r w:rsidR="008B0888">
          <w:t xml:space="preserve"> </w:t>
        </w:r>
      </w:ins>
      <w:r w:rsidR="008265DC">
        <w:rPr>
          <w:rStyle w:val="Kommentarsreferens"/>
        </w:rPr>
        <w:commentReference w:id="34"/>
      </w:r>
      <w:r w:rsidR="00AB703B">
        <w:t xml:space="preserve">påträffades </w:t>
      </w:r>
      <w:r w:rsidR="008B0888">
        <w:t>var</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bookmarkStart w:id="35" w:name="_GoBack"/>
      <w:bookmarkEnd w:id="35"/>
    </w:p>
    <w:p w14:paraId="4D757CA3" w14:textId="77777777" w:rsidR="00551BEB" w:rsidRDefault="00551BEB" w:rsidP="00CA1731">
      <w:pPr>
        <w:spacing w:line="480" w:lineRule="auto"/>
        <w:jc w:val="both"/>
      </w:pPr>
    </w:p>
    <w:p w14:paraId="23819B53" w14:textId="04665B51" w:rsidR="00AC7484" w:rsidRPr="00802217" w:rsidRDefault="00564255" w:rsidP="00CA1731">
      <w:pPr>
        <w:spacing w:line="480" w:lineRule="auto"/>
        <w:jc w:val="both"/>
        <w:rPr>
          <w:rFonts w:cs="Times New Roman"/>
        </w:rPr>
      </w:pPr>
      <w:r>
        <w:t xml:space="preserve">I </w:t>
      </w:r>
      <w:ins w:id="36" w:author="Olivia Imner" w:date="2018-12-02T12:03:00Z">
        <w:r w:rsidR="00AB703B">
          <w:t>denn</w:t>
        </w:r>
        <w:r w:rsidR="006607E1">
          <w:t xml:space="preserve">a </w:t>
        </w:r>
      </w:ins>
      <w:r>
        <w:t xml:space="preserve">studie utnyttjades en intervju för att uppnå </w:t>
      </w:r>
      <w:ins w:id="37" w:author="Olivia Imner" w:date="2018-12-02T12:04:00Z">
        <w:r w:rsidR="00AB703B">
          <w:t>ett</w:t>
        </w:r>
        <w:r w:rsidR="006607E1">
          <w:t xml:space="preserve"> av studiens</w:t>
        </w:r>
      </w:ins>
      <w:r>
        <w:t xml:space="preserve"> mål.</w:t>
      </w:r>
      <w:ins w:id="38" w:author="Olivia Imner" w:date="2018-12-02T11:12:00Z">
        <w:r>
          <w:t xml:space="preserve"> </w:t>
        </w:r>
      </w:ins>
      <w:ins w:id="39" w:author="Olivia Imner" w:date="2018-12-02T11:11:00Z">
        <w:r>
          <w:t xml:space="preserve">Intervjun bestod av ett flertal frågor för varje modell-fas där varje fråga motsvarade en av de representativa modellerna. Med intervjusvaren kunde Grades nuvarande pedagogiska riktlinjer kartläggas på de tre representativa modeller och, i och med det, kunde det mest passande </w:t>
        </w:r>
      </w:ins>
      <w:ins w:id="40" w:author="Olivia Imner" w:date="2018-12-02T11:39:00Z">
        <w:r w:rsidR="001A2E41">
          <w:t>perspektiv</w:t>
        </w:r>
      </w:ins>
      <w:ins w:id="41" w:author="Olivia Imner" w:date="2018-12-02T11:11:00Z">
        <w:r>
          <w:t xml:space="preserve"> för Grades nuvarande pedagogiska riktlinjer bestämmas. </w:t>
        </w:r>
      </w:ins>
      <w:ins w:id="42" w:author="Olivia Imner" w:date="2018-12-02T11:27:00Z">
        <w:r w:rsidR="007430EC">
          <w:t>Denna</w:t>
        </w:r>
      </w:ins>
      <w:ins w:id="43" w:author="Olivia Imner" w:date="2018-12-02T11:26:00Z">
        <w:r w:rsidR="007430EC">
          <w:t xml:space="preserve"> strategi speglar strategin från tidigare studier </w:t>
        </w:r>
      </w:ins>
      <w:ins w:id="44" w:author="Olivia Imner" w:date="2018-12-02T11:42:00Z">
        <w:r w:rsidR="005C096D">
          <w:t>med målet</w:t>
        </w:r>
      </w:ins>
      <w:ins w:id="45" w:author="Olivia Imner" w:date="2018-12-02T11:26:00Z">
        <w:r w:rsidR="007430EC">
          <w:t xml:space="preserve"> </w:t>
        </w:r>
      </w:ins>
      <w:ins w:id="46" w:author="Olivia Imner" w:date="2018-12-02T11:11:00Z">
        <w:r>
          <w:t>att kartlägga individuella pedagogiska modeller på de olika pedagogiska perspektiven</w:t>
        </w:r>
      </w:ins>
      <w:ins w:id="47" w:author="Olivia Imner" w:date="2018-12-02T11:27:00Z">
        <w:r w:rsidR="007430EC">
          <w:t xml:space="preserve"> (</w:t>
        </w:r>
        <w:r w:rsidR="007430EC">
          <w:rPr>
            <w:noProof/>
          </w:rPr>
          <w:fldChar w:fldCharType="begin"/>
        </w:r>
        <w:r w:rsidR="007430EC">
          <w:rPr>
            <w:noProof/>
          </w:rPr>
          <w:instrText xml:space="preserve"> ADDIN ZOTERO_ITEM CSL_CITATION {"citationID":"NGmTcghj","properties":{"formattedCitation":"\\uldash{(Mayes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7430EC">
          <w:rPr>
            <w:noProof/>
          </w:rPr>
          <w:fldChar w:fldCharType="separate"/>
        </w:r>
        <w:r w:rsidR="007430EC" w:rsidRPr="0096432E">
          <w:rPr>
            <w:rFonts w:cs="Times New Roman"/>
            <w:szCs w:val="24"/>
            <w:u w:val="dash"/>
          </w:rPr>
          <w:t>Mayes &amp; de Freitas</w:t>
        </w:r>
        <w:r w:rsidR="007430EC">
          <w:rPr>
            <w:rFonts w:cs="Times New Roman"/>
            <w:szCs w:val="24"/>
            <w:u w:val="dash"/>
          </w:rPr>
          <w:t>,</w:t>
        </w:r>
        <w:r w:rsidR="007430EC" w:rsidRPr="0096432E">
          <w:rPr>
            <w:rFonts w:cs="Times New Roman"/>
            <w:szCs w:val="24"/>
            <w:u w:val="dash"/>
          </w:rPr>
          <w:t xml:space="preserve"> 2004)</w:t>
        </w:r>
        <w:r w:rsidR="007430EC">
          <w:rPr>
            <w:noProof/>
          </w:rPr>
          <w:fldChar w:fldCharType="end"/>
        </w:r>
      </w:ins>
      <w:ins w:id="48" w:author="Olivia Imner" w:date="2018-12-02T11:11:00Z">
        <w:r>
          <w:t xml:space="preserve">. I denna studie </w:t>
        </w:r>
      </w:ins>
      <w:ins w:id="49" w:author="Olivia Imner" w:date="2018-12-02T13:55:00Z">
        <w:r w:rsidR="00EB647C">
          <w:t xml:space="preserve">är </w:t>
        </w:r>
      </w:ins>
      <w:ins w:id="50" w:author="Olivia Imner" w:date="2018-12-02T11:11:00Z">
        <w:r w:rsidR="00EB647C">
          <w:t xml:space="preserve">varje perspektiv </w:t>
        </w:r>
      </w:ins>
      <w:ins w:id="51" w:author="Olivia Imner" w:date="2018-12-02T13:55:00Z">
        <w:r w:rsidR="00EB647C">
          <w:t>representerat</w:t>
        </w:r>
      </w:ins>
      <w:ins w:id="52" w:author="Olivia Imner" w:date="2018-12-02T11:11:00Z">
        <w:r>
          <w:t xml:space="preserve"> av en fråga och genom att analysera vilken fråga </w:t>
        </w:r>
      </w:ins>
      <w:ins w:id="53" w:author="Olivia Imner" w:date="2018-12-02T13:55:00Z">
        <w:r w:rsidR="00EB647C">
          <w:t xml:space="preserve">som </w:t>
        </w:r>
      </w:ins>
      <w:ins w:id="54" w:author="Olivia Imner" w:date="2018-12-02T11:11:00Z">
        <w:r>
          <w:t xml:space="preserve">bäst </w:t>
        </w:r>
      </w:ins>
      <w:ins w:id="55" w:author="Olivia Imner" w:date="2018-12-02T11:37:00Z">
        <w:r w:rsidR="001A2E41">
          <w:t>karaktär</w:t>
        </w:r>
      </w:ins>
      <w:ins w:id="56" w:author="Olivia Imner" w:date="2018-12-02T11:38:00Z">
        <w:r w:rsidR="001A2E41">
          <w:t>iserar</w:t>
        </w:r>
      </w:ins>
      <w:ins w:id="57" w:author="Olivia Imner" w:date="2018-12-02T11:11:00Z">
        <w:r>
          <w:t xml:space="preserve"> </w:t>
        </w:r>
      </w:ins>
      <w:ins w:id="58" w:author="Olivia Imner" w:date="2018-12-02T11:42:00Z">
        <w:r w:rsidR="005C096D">
          <w:t xml:space="preserve">en </w:t>
        </w:r>
      </w:ins>
      <w:ins w:id="59" w:author="Olivia Imner" w:date="2018-12-02T11:43:00Z">
        <w:r w:rsidR="005C096D">
          <w:t>specifik</w:t>
        </w:r>
      </w:ins>
      <w:ins w:id="60" w:author="Olivia Imner" w:date="2018-12-02T11:42:00Z">
        <w:r w:rsidR="005C096D">
          <w:t xml:space="preserve"> </w:t>
        </w:r>
      </w:ins>
      <w:ins w:id="61" w:author="Olivia Imner" w:date="2018-12-02T11:11:00Z">
        <w:r w:rsidR="005C096D">
          <w:t>modell,</w:t>
        </w:r>
        <w:r>
          <w:t xml:space="preserve"> kunde de förstå vilken perspektiv modellen </w:t>
        </w:r>
      </w:ins>
      <w:ins w:id="62" w:author="Olivia Imner" w:date="2018-12-02T13:57:00Z">
        <w:r w:rsidR="00EB647C">
          <w:t>korresponderar</w:t>
        </w:r>
      </w:ins>
      <w:ins w:id="63" w:author="Olivia Imner" w:date="2018-12-02T11:11:00Z">
        <w:r w:rsidR="00EB647C">
          <w:t xml:space="preserve"> bäst med</w:t>
        </w:r>
        <w:r>
          <w:t xml:space="preserve">. </w:t>
        </w:r>
      </w:ins>
      <w:commentRangeStart w:id="64"/>
      <w:ins w:id="65" w:author="Olivia Imner" w:date="2018-12-02T11:32:00Z">
        <w:r w:rsidR="001A2E41">
          <w:t>Jämfört med Mayes</w:t>
        </w:r>
      </w:ins>
      <w:ins w:id="66" w:author="Olivia Imner" w:date="2018-12-02T12:05:00Z">
        <w:r w:rsidR="006607E1">
          <w:t xml:space="preserve"> &amp; de Freitas</w:t>
        </w:r>
      </w:ins>
      <w:ins w:id="67" w:author="Olivia Imner" w:date="2018-12-02T11:32:00Z">
        <w:r w:rsidR="001A2E41">
          <w:t xml:space="preserve">, vår strategi har som fördel att vi </w:t>
        </w:r>
      </w:ins>
      <w:ins w:id="68" w:author="Olivia Imner" w:date="2018-12-02T11:38:00Z">
        <w:r w:rsidR="001A2E41">
          <w:t>använder oss av</w:t>
        </w:r>
      </w:ins>
      <w:ins w:id="69" w:author="Olivia Imner" w:date="2018-12-02T11:32:00Z">
        <w:r w:rsidR="001A2E41">
          <w:t xml:space="preserve"> ett flertal frågor</w:t>
        </w:r>
      </w:ins>
      <w:ins w:id="70" w:author="Olivia Imner" w:date="2018-12-02T11:39:00Z">
        <w:r w:rsidR="001A2E41">
          <w:t xml:space="preserve"> per perspektiv</w:t>
        </w:r>
      </w:ins>
      <w:ins w:id="71" w:author="Olivia Imner" w:date="2018-12-02T12:05:00Z">
        <w:r w:rsidR="006607E1">
          <w:t xml:space="preserve"> vilket ger </w:t>
        </w:r>
      </w:ins>
      <w:ins w:id="72" w:author="Olivia Imner" w:date="2018-12-02T12:06:00Z">
        <w:r w:rsidR="006607E1">
          <w:t>ett</w:t>
        </w:r>
      </w:ins>
      <w:ins w:id="73" w:author="Olivia Imner" w:date="2018-12-02T12:05:00Z">
        <w:r w:rsidR="006607E1">
          <w:t xml:space="preserve"> mer noggrant </w:t>
        </w:r>
      </w:ins>
      <w:ins w:id="74" w:author="Olivia Imner" w:date="2018-12-02T12:06:00Z">
        <w:r w:rsidR="006607E1">
          <w:t>resultat</w:t>
        </w:r>
      </w:ins>
      <w:ins w:id="75" w:author="Olivia Imner" w:date="2018-12-02T11:40:00Z">
        <w:r w:rsidR="001A2E41">
          <w:t>.</w:t>
        </w:r>
      </w:ins>
      <w:ins w:id="76" w:author="Olivia Imner" w:date="2018-12-02T11:45:00Z">
        <w:r w:rsidR="005C096D">
          <w:t xml:space="preserve"> I</w:t>
        </w:r>
      </w:ins>
      <w:ins w:id="77" w:author="Olivia Imner" w:date="2018-12-02T11:43:00Z">
        <w:r w:rsidR="005C096D">
          <w:t xml:space="preserve"> och med att</w:t>
        </w:r>
      </w:ins>
      <w:ins w:id="78" w:author="Olivia Imner" w:date="2018-12-02T11:45:00Z">
        <w:r w:rsidR="005C096D">
          <w:t xml:space="preserve"> vår strategi </w:t>
        </w:r>
      </w:ins>
      <w:ins w:id="79" w:author="Olivia Imner" w:date="2018-12-02T11:46:00Z">
        <w:r w:rsidR="005C096D">
          <w:t xml:space="preserve">representerar </w:t>
        </w:r>
      </w:ins>
      <w:ins w:id="80" w:author="Olivia Imner" w:date="2018-12-02T11:43:00Z">
        <w:r w:rsidR="005C096D">
          <w:t>varje perspektiv med en model</w:t>
        </w:r>
      </w:ins>
      <w:ins w:id="81" w:author="Olivia Imner" w:date="2018-12-02T11:44:00Z">
        <w:r w:rsidR="005C096D">
          <w:t>l</w:t>
        </w:r>
      </w:ins>
      <w:ins w:id="82" w:author="Olivia Imner" w:date="2018-12-02T11:43:00Z">
        <w:r w:rsidR="005C096D">
          <w:t>,</w:t>
        </w:r>
      </w:ins>
      <w:ins w:id="83" w:author="Olivia Imner" w:date="2018-12-02T11:32:00Z">
        <w:r w:rsidR="001A2E41">
          <w:t xml:space="preserve"> </w:t>
        </w:r>
      </w:ins>
      <w:ins w:id="84" w:author="Olivia Imner" w:date="2018-12-02T11:51:00Z">
        <w:r w:rsidR="005C096D">
          <w:t>ha</w:t>
        </w:r>
      </w:ins>
      <w:ins w:id="85" w:author="Olivia Imner" w:date="2018-12-02T11:52:00Z">
        <w:r w:rsidR="00D23CFF">
          <w:t>r vi också</w:t>
        </w:r>
      </w:ins>
      <w:ins w:id="86" w:author="Olivia Imner" w:date="2018-12-02T11:51:00Z">
        <w:r w:rsidR="005C096D">
          <w:t xml:space="preserve"> möjlighet att</w:t>
        </w:r>
      </w:ins>
      <w:ins w:id="87" w:author="Olivia Imner" w:date="2018-12-02T11:44:00Z">
        <w:r w:rsidR="005C096D">
          <w:t xml:space="preserve"> direkt identifiera en </w:t>
        </w:r>
      </w:ins>
      <w:ins w:id="88" w:author="Olivia Imner" w:date="2018-12-02T11:51:00Z">
        <w:r w:rsidR="005C096D">
          <w:t>kandidat</w:t>
        </w:r>
      </w:ins>
      <w:ins w:id="89" w:author="Olivia Imner" w:date="2018-12-02T11:44:00Z">
        <w:r w:rsidR="005C096D">
          <w:t xml:space="preserve"> modell </w:t>
        </w:r>
      </w:ins>
      <w:ins w:id="90" w:author="Olivia Imner" w:date="2018-12-02T11:47:00Z">
        <w:r w:rsidR="005C096D">
          <w:t>som skulle kunna implementeras i företaget</w:t>
        </w:r>
      </w:ins>
      <w:ins w:id="91" w:author="Olivia Imner" w:date="2018-12-02T11:33:00Z">
        <w:r w:rsidR="001A2E41">
          <w:t>.</w:t>
        </w:r>
      </w:ins>
      <w:commentRangeEnd w:id="64"/>
      <w:ins w:id="92" w:author="Olivia Imner" w:date="2018-12-02T13:59:00Z">
        <w:r w:rsidR="00EB647C">
          <w:rPr>
            <w:rStyle w:val="Kommentarsreferens"/>
          </w:rPr>
          <w:commentReference w:id="64"/>
        </w:r>
      </w:ins>
      <w:ins w:id="94" w:author="Olivia Imner" w:date="2018-12-02T11:32:00Z">
        <w:r w:rsidR="001A2E41">
          <w:t xml:space="preserve"> </w:t>
        </w:r>
      </w:ins>
      <w:r w:rsidR="006607E1">
        <w:rPr>
          <w:rFonts w:cs="Times New Roman"/>
        </w:rPr>
        <w:t>Ett alternativ forskningsmetod skulle kunna vara att använda en enkät för att utvinna en större bredd på informationsflödet</w:t>
      </w:r>
      <w:r w:rsidR="006607E1">
        <w:t xml:space="preserve">, </w:t>
      </w:r>
      <w:r w:rsidR="006607E1">
        <w:rPr>
          <w:rFonts w:cs="Times New Roman"/>
        </w:rPr>
        <w:t xml:space="preserve">eftersom fler </w:t>
      </w:r>
      <w:r w:rsidR="006607E1">
        <w:t xml:space="preserve">frågor </w:t>
      </w:r>
      <w:r w:rsidR="006607E1">
        <w:rPr>
          <w:rFonts w:cs="Times New Roman"/>
        </w:rPr>
        <w:t xml:space="preserve">kan ställas till flera personer. Dock finns risken för att missförstånd av frågan ökar med en enkät, eftersom det inte finns någon chans för vidare förklaringar. </w:t>
      </w:r>
      <w:r w:rsidR="006607E1">
        <w:rPr>
          <w:rFonts w:cs="Times New Roman"/>
          <w:color w:val="353535"/>
        </w:rPr>
        <w:t xml:space="preserve">Fast en intervju bedömdes att vara den mest lämpliga metoden att </w:t>
      </w:r>
      <w:r w:rsidR="006607E1">
        <w:rPr>
          <w:rFonts w:cs="Times New Roman"/>
          <w:color w:val="353535"/>
        </w:rPr>
        <w:lastRenderedPageBreak/>
        <w:t xml:space="preserve">använda, </w:t>
      </w:r>
      <w:r w:rsidR="006607E1" w:rsidRPr="001E114D">
        <w:rPr>
          <w:rFonts w:cs="Times New Roman"/>
          <w:color w:val="353535"/>
        </w:rPr>
        <w:t>finns det vissa faktorer som</w:t>
      </w:r>
      <w:r w:rsidR="006607E1" w:rsidRPr="00802217">
        <w:rPr>
          <w:rFonts w:cs="Times New Roman"/>
          <w:color w:val="353535"/>
        </w:rPr>
        <w:t xml:space="preserve"> kan ha påverkat intervjuresultatet på ett okänt sätt.</w:t>
      </w:r>
      <w:r w:rsidR="006607E1">
        <w:rPr>
          <w:rFonts w:ascii="AppleSystemUIFont" w:hAnsi="AppleSystemUIFont" w:cs="AppleSystemUIFont"/>
          <w:color w:val="353535"/>
          <w:sz w:val="24"/>
          <w:szCs w:val="24"/>
        </w:rPr>
        <w:t xml:space="preserve"> </w:t>
      </w:r>
      <w:r w:rsidR="006607E1">
        <w:t>Intervjun bestod endast av en respondent och följden kan bli att resultatet skulle vara mer reliabla om flera personer kunde intervjuas. De specifika frågor som valdes att ställa till intervjupersonen vid intervjutillfället är en annan faktor som skulle kunna har påverkat resultatet. Framtida studier skulle gynnas av att utökat antal frågor som korresponderar till de undersökta modellerna, ett flertal nyckelpersoner som utvecklar frågarna tillsammans, samt intervju med åtskilliga på Grade som utvecklar kurser utöver den pedagogiska ansvarige.</w:t>
      </w:r>
      <w:r w:rsidR="007E3F69">
        <w:t xml:space="preserve"> </w:t>
      </w:r>
      <w:r w:rsidR="008227FA">
        <w:t>Intervjuresultatet visade att det Associativa perspektivet passade bäst in på Grades</w:t>
      </w:r>
      <w:r w:rsidR="006764D6">
        <w:t xml:space="preserve"> pedagogi</w:t>
      </w:r>
      <w:r w:rsidR="006D6C38">
        <w:t>ska riktlinjer</w:t>
      </w:r>
      <w:r w:rsidR="006764D6">
        <w:t>,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w:t>
      </w:r>
      <w:r w:rsidR="006D6C38">
        <w:t>ska riktlinjer</w:t>
      </w:r>
      <w:r w:rsidR="00AC7484">
        <w:t xml:space="preserve">. </w:t>
      </w:r>
    </w:p>
    <w:p w14:paraId="0D3BB99D" w14:textId="77777777" w:rsidR="00482F2B" w:rsidRPr="00D970EE" w:rsidRDefault="00482F2B" w:rsidP="00CA1731">
      <w:pPr>
        <w:spacing w:line="480" w:lineRule="auto"/>
        <w:jc w:val="both"/>
      </w:pPr>
    </w:p>
    <w:p w14:paraId="40E50DF1" w14:textId="10467650" w:rsidR="00590E58" w:rsidRPr="00A362AF" w:rsidRDefault="00710303" w:rsidP="00CA1731">
      <w:pPr>
        <w:spacing w:line="480" w:lineRule="auto"/>
        <w:jc w:val="both"/>
        <w:rPr>
          <w:rFonts w:eastAsia="Times New Roman" w:cs="Arial"/>
          <w:color w:val="222222"/>
          <w:shd w:val="clear" w:color="auto" w:fill="FFFFFF"/>
        </w:rPr>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97B05">
        <w:t xml:space="preserve">I </w:t>
      </w:r>
      <w:r w:rsidR="00BA3DCC">
        <w:t xml:space="preserve">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D23CFF">
        <w:t xml:space="preserve">Antalet påståenden i utvärderingen och utformningen av påståenden kan vara faktorer som påverkat resultatet. Framförallt kan det ge ett noggrannare resultat om flera personer hanterar påståenden.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w:t>
      </w:r>
      <w:r w:rsidR="00110DB4">
        <w:lastRenderedPageBreak/>
        <w:t xml:space="preserve">använda fler </w:t>
      </w:r>
      <w:r w:rsidR="006A08E7">
        <w:t xml:space="preserve">kursgranskare </w:t>
      </w:r>
      <w:r w:rsidR="00110DB4">
        <w:t xml:space="preserve">för att få ett mer </w:t>
      </w:r>
      <w:r w:rsidR="00431498">
        <w:t>reliabla</w:t>
      </w:r>
      <w:r w:rsidR="00110DB4">
        <w:t xml:space="preserv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ins w:id="95" w:author="Olivia Imner" w:date="2018-12-02T18:33:00Z">
        <w:r w:rsidR="00453A19">
          <w:rPr>
            <w:rFonts w:asciiTheme="majorHAnsi" w:eastAsia="Times New Roman" w:hAnsiTheme="majorHAnsi" w:cs="Arial"/>
            <w:color w:val="222222"/>
            <w:shd w:val="clear" w:color="auto" w:fill="FFFFFF"/>
          </w:rPr>
          <w:fldChar w:fldCharType="begin"/>
        </w:r>
      </w:ins>
      <w:ins w:id="96" w:author="Olivia Imner" w:date="2018-12-02T18:34:00Z">
        <w:r w:rsidR="00453A19">
          <w:rPr>
            <w:rFonts w:asciiTheme="majorHAnsi" w:eastAsia="Times New Roman" w:hAnsiTheme="majorHAnsi" w:cs="Arial"/>
            <w:color w:val="222222"/>
            <w:shd w:val="clear" w:color="auto" w:fill="FFFFFF"/>
          </w:rPr>
          <w:instrText xml:space="preserve"> ADDIN ZOTERO_ITEM CSL_CITATION {"citationID":"gLtiWOFX","properties":{"formattedCitation":"\\uldash{(Kocadere &amp; Ozgen, 2012)}","plainCitation":"(Kocadere &amp; Ozgen, 2012)","noteIndex":0},"citationItems":[{"id":109,"uris":["http://zotero.org/users/local/QsygNxKM/items/3W4WUQP5"],"uri":["http://zotero.org/users/local/QsygNxKM/items/3W4WUQP5"],"itemData":{"id":109,"type":"article-journal","title":"Assessment of Basic Design Course in Terms of Constructivist Learning Theory","container-title":"Procedia - Social and Behavioral Sciences","page":"115-119","volume":"51","source":"Crossref","abstract":"Design education is a process that allows multiple solutions and different points of views, where individuality in interpretation and expression are encouraged. Design courses take place in a studio environment where students deal actively with projects related to everyday life and evaluation is an indispensible part of learning. Due to its structure, design education appears to be compatible with constructivist learning theory. Basic Design is the common course of different design departments, which establishes the required foundation for any kind of professional design training. The purpose of this study is to analyze the Basic Design course from a constructivist point of view.","URL":"https://linkinghub.elsevier.com/retrieve/pii/S1877042812032661","DOI":"10.1016/j.sbspro.2012.08.128","ISSN":"18770428","language":"en","author":[{"family":"Kocadere","given":"Selay Arkun"},{"family":"Ozgen","given":"Dalsu"}],"issued":{"date-parts":[["2012"]]},"accessed":{"date-parts":[["2018",12,2]]}}}],"schema":"https://github.com/citation-style-language/schema/raw/master/csl-citation.json"} </w:instrText>
        </w:r>
      </w:ins>
      <w:r w:rsidR="00453A19">
        <w:rPr>
          <w:rFonts w:asciiTheme="majorHAnsi" w:eastAsia="Times New Roman" w:hAnsiTheme="majorHAnsi" w:cs="Arial"/>
          <w:color w:val="222222"/>
          <w:shd w:val="clear" w:color="auto" w:fill="FFFFFF"/>
        </w:rPr>
        <w:fldChar w:fldCharType="separate"/>
      </w:r>
      <w:proofErr w:type="spellStart"/>
      <w:ins w:id="97" w:author="Olivia Imner" w:date="2018-12-02T18:34:00Z">
        <w:r w:rsidR="00453A19" w:rsidRPr="00453A19">
          <w:rPr>
            <w:rFonts w:ascii="Cambria" w:hAnsiTheme="majorHAnsi"/>
            <w:color w:val="000000"/>
            <w:szCs w:val="24"/>
            <w:u w:val="dash"/>
          </w:rPr>
          <w:t>Kocadere</w:t>
        </w:r>
        <w:proofErr w:type="spellEnd"/>
        <w:r w:rsidR="00453A19" w:rsidRPr="00453A19">
          <w:rPr>
            <w:rFonts w:ascii="Cambria" w:hAnsiTheme="majorHAnsi"/>
            <w:color w:val="000000"/>
            <w:szCs w:val="24"/>
            <w:u w:val="dash"/>
          </w:rPr>
          <w:t xml:space="preserve"> &amp; </w:t>
        </w:r>
        <w:proofErr w:type="spellStart"/>
        <w:r w:rsidR="00453A19" w:rsidRPr="00453A19">
          <w:rPr>
            <w:rFonts w:ascii="Cambria" w:hAnsiTheme="majorHAnsi"/>
            <w:color w:val="000000"/>
            <w:szCs w:val="24"/>
            <w:u w:val="dash"/>
          </w:rPr>
          <w:t>Ozgen</w:t>
        </w:r>
        <w:proofErr w:type="spellEnd"/>
        <w:r w:rsidR="00453A19" w:rsidRPr="00453A19">
          <w:rPr>
            <w:rFonts w:ascii="Cambria" w:hAnsiTheme="majorHAnsi"/>
            <w:color w:val="000000"/>
            <w:szCs w:val="24"/>
            <w:u w:val="dash"/>
          </w:rPr>
          <w:t>, 2012</w:t>
        </w:r>
        <w:r w:rsidR="00453A19">
          <w:rPr>
            <w:rFonts w:ascii="Cambria" w:hAnsiTheme="majorHAnsi"/>
            <w:color w:val="000000"/>
            <w:szCs w:val="24"/>
            <w:u w:val="dash"/>
          </w:rPr>
          <w:t xml:space="preserve"> </w:t>
        </w:r>
      </w:ins>
      <w:ins w:id="98" w:author="Olivia Imner" w:date="2018-12-02T18:33:00Z">
        <w:r w:rsidR="00453A19">
          <w:rPr>
            <w:rFonts w:asciiTheme="majorHAnsi" w:eastAsia="Times New Roman" w:hAnsiTheme="majorHAnsi" w:cs="Arial"/>
            <w:color w:val="222222"/>
            <w:shd w:val="clear" w:color="auto" w:fill="FFFFFF"/>
          </w:rPr>
          <w:fldChar w:fldCharType="end"/>
        </w:r>
      </w:ins>
      <w:ins w:id="99" w:author="Olivia Imner" w:date="2018-12-02T09:05:00Z">
        <w:r w:rsidR="00A362AF">
          <w:rPr>
            <w:rFonts w:eastAsia="Times New Roman" w:cs="Arial"/>
            <w:color w:val="222222"/>
            <w:shd w:val="clear" w:color="auto" w:fill="FFFFFF"/>
          </w:rPr>
          <w:t xml:space="preserve">har </w:t>
        </w:r>
      </w:ins>
      <w:ins w:id="100" w:author="Olivia Imner" w:date="2018-12-02T09:06:00Z">
        <w:r w:rsidR="00A362AF">
          <w:rPr>
            <w:rFonts w:eastAsia="Times New Roman" w:cs="Arial"/>
            <w:color w:val="222222"/>
            <w:shd w:val="clear" w:color="auto" w:fill="FFFFFF"/>
          </w:rPr>
          <w:t>utnyttjat</w:t>
        </w:r>
      </w:ins>
      <w:ins w:id="101" w:author="Olivia Imner" w:date="2018-12-02T09:05:00Z">
        <w:r w:rsidR="00ED39A7">
          <w:rPr>
            <w:rFonts w:eastAsia="Times New Roman" w:cs="Arial"/>
            <w:color w:val="222222"/>
            <w:shd w:val="clear" w:color="auto" w:fill="FFFFFF"/>
          </w:rPr>
          <w:t xml:space="preserve"> studenter för att </w:t>
        </w:r>
      </w:ins>
      <w:ins w:id="102" w:author="Olivia Imner" w:date="2018-12-02T10:18:00Z">
        <w:r w:rsidR="00ED39A7">
          <w:rPr>
            <w:rFonts w:eastAsia="Times New Roman" w:cs="Arial"/>
            <w:color w:val="222222"/>
            <w:shd w:val="clear" w:color="auto" w:fill="FFFFFF"/>
          </w:rPr>
          <w:t>utföra en kurs</w:t>
        </w:r>
      </w:ins>
      <w:ins w:id="103" w:author="Olivia Imner" w:date="2018-12-02T09:05:00Z">
        <w:r w:rsidR="00ED39A7">
          <w:rPr>
            <w:rFonts w:eastAsia="Times New Roman" w:cs="Arial"/>
            <w:color w:val="222222"/>
            <w:shd w:val="clear" w:color="auto" w:fill="FFFFFF"/>
          </w:rPr>
          <w:t xml:space="preserve">evaluering </w:t>
        </w:r>
        <w:r w:rsidR="00A362AF">
          <w:rPr>
            <w:rFonts w:eastAsia="Times New Roman" w:cs="Arial"/>
            <w:color w:val="222222"/>
            <w:shd w:val="clear" w:color="auto" w:fill="FFFFFF"/>
          </w:rPr>
          <w:t>utifrån en pedagogisk modell</w:t>
        </w:r>
      </w:ins>
      <w:ins w:id="104" w:author="Olivia Imner" w:date="2018-12-02T10:18:00Z">
        <w:r w:rsidR="00ED39A7">
          <w:rPr>
            <w:rFonts w:eastAsia="Times New Roman" w:cs="Arial"/>
            <w:color w:val="222222"/>
            <w:shd w:val="clear" w:color="auto" w:fill="FFFFFF"/>
          </w:rPr>
          <w:t>. Genomförandet gjordes t</w:t>
        </w:r>
      </w:ins>
      <w:ins w:id="105" w:author="Olivia Imner" w:date="2018-12-02T09:05:00Z">
        <w:r w:rsidR="00ED39A7">
          <w:rPr>
            <w:rFonts w:eastAsia="Times New Roman" w:cs="Arial"/>
            <w:color w:val="222222"/>
            <w:shd w:val="clear" w:color="auto" w:fill="FFFFFF"/>
          </w:rPr>
          <w:t>illsammans med en jämförbar</w:t>
        </w:r>
        <w:r w:rsidR="00A362AF">
          <w:rPr>
            <w:rFonts w:eastAsia="Times New Roman" w:cs="Arial"/>
            <w:color w:val="222222"/>
            <w:shd w:val="clear" w:color="auto" w:fill="FFFFFF"/>
          </w:rPr>
          <w:t xml:space="preserve"> poängskala som används i denna studie. </w:t>
        </w:r>
      </w:ins>
      <w:commentRangeStart w:id="106"/>
      <w:ins w:id="107" w:author="Olivia Imner" w:date="2018-12-02T10:13:00Z">
        <w:r w:rsidR="00ED39A7">
          <w:rPr>
            <w:rFonts w:eastAsia="Times New Roman" w:cs="Arial"/>
            <w:color w:val="222222"/>
            <w:shd w:val="clear" w:color="auto" w:fill="FFFFFF"/>
          </w:rPr>
          <w:t xml:space="preserve">Studien </w:t>
        </w:r>
      </w:ins>
      <w:ins w:id="108" w:author="Olivia Imner" w:date="2018-12-02T13:16:00Z">
        <w:r w:rsidR="0080601C">
          <w:rPr>
            <w:rFonts w:eastAsia="Times New Roman" w:cs="Arial"/>
            <w:color w:val="222222"/>
            <w:shd w:val="clear" w:color="auto" w:fill="FFFFFF"/>
          </w:rPr>
          <w:t>visade vilka</w:t>
        </w:r>
      </w:ins>
      <w:ins w:id="109" w:author="Olivia Imner" w:date="2018-12-02T10:13:00Z">
        <w:r w:rsidR="00ED39A7">
          <w:rPr>
            <w:rFonts w:eastAsia="Times New Roman" w:cs="Arial"/>
            <w:color w:val="222222"/>
            <w:shd w:val="clear" w:color="auto" w:fill="FFFFFF"/>
          </w:rPr>
          <w:t xml:space="preserve"> </w:t>
        </w:r>
      </w:ins>
      <w:ins w:id="110" w:author="Olivia Imner" w:date="2018-12-02T13:33:00Z">
        <w:r w:rsidR="00C12E25">
          <w:rPr>
            <w:rFonts w:eastAsia="Times New Roman" w:cs="Arial"/>
            <w:color w:val="222222"/>
            <w:shd w:val="clear" w:color="auto" w:fill="FFFFFF"/>
          </w:rPr>
          <w:t xml:space="preserve">faktorer den </w:t>
        </w:r>
      </w:ins>
      <w:ins w:id="111" w:author="Olivia Imner" w:date="2018-12-02T10:13:00Z">
        <w:r w:rsidR="00ED39A7">
          <w:rPr>
            <w:rFonts w:eastAsia="Times New Roman" w:cs="Arial"/>
            <w:color w:val="222222"/>
            <w:shd w:val="clear" w:color="auto" w:fill="FFFFFF"/>
          </w:rPr>
          <w:t xml:space="preserve">pedagogiska modellen </w:t>
        </w:r>
      </w:ins>
      <w:ins w:id="112" w:author="Olivia Imner" w:date="2018-12-02T13:33:00Z">
        <w:r w:rsidR="00C12E25">
          <w:rPr>
            <w:rFonts w:eastAsia="Times New Roman" w:cs="Arial"/>
            <w:color w:val="222222"/>
            <w:shd w:val="clear" w:color="auto" w:fill="FFFFFF"/>
          </w:rPr>
          <w:t xml:space="preserve">hade för att </w:t>
        </w:r>
      </w:ins>
      <w:ins w:id="113" w:author="Olivia Imner" w:date="2018-12-02T10:13:00Z">
        <w:r w:rsidR="00C12E25">
          <w:rPr>
            <w:rFonts w:eastAsia="Times New Roman" w:cs="Arial"/>
            <w:color w:val="222222"/>
            <w:shd w:val="clear" w:color="auto" w:fill="FFFFFF"/>
          </w:rPr>
          <w:t>passa</w:t>
        </w:r>
        <w:r w:rsidR="00ED39A7">
          <w:rPr>
            <w:rFonts w:eastAsia="Times New Roman" w:cs="Arial"/>
            <w:color w:val="222222"/>
            <w:shd w:val="clear" w:color="auto" w:fill="FFFFFF"/>
          </w:rPr>
          <w:t xml:space="preserve"> in i kursens tillvägagångsätt </w:t>
        </w:r>
      </w:ins>
      <w:ins w:id="114" w:author="Olivia Imner" w:date="2018-12-02T10:15:00Z">
        <w:r w:rsidR="00ED39A7">
          <w:rPr>
            <w:rFonts w:eastAsia="Times New Roman" w:cs="Arial"/>
            <w:color w:val="222222"/>
            <w:shd w:val="clear" w:color="auto" w:fill="FFFFFF"/>
          </w:rPr>
          <w:t xml:space="preserve">och kunde därmed ge specifik information för förbättring. </w:t>
        </w:r>
      </w:ins>
      <w:commentRangeEnd w:id="106"/>
      <w:ins w:id="115" w:author="Olivia Imner" w:date="2018-12-02T12:01:00Z">
        <w:r w:rsidR="00D23CFF">
          <w:rPr>
            <w:rStyle w:val="Kommentarsreferens"/>
          </w:rPr>
          <w:commentReference w:id="106"/>
        </w:r>
      </w:ins>
    </w:p>
    <w:p w14:paraId="211E84E5" w14:textId="77777777" w:rsidR="00C67B0B" w:rsidRDefault="00C67B0B" w:rsidP="00CA1731">
      <w:pPr>
        <w:spacing w:line="480" w:lineRule="auto"/>
        <w:jc w:val="both"/>
      </w:pPr>
    </w:p>
    <w:p w14:paraId="04042C3D" w14:textId="0B108DD7" w:rsidR="003475EE" w:rsidRDefault="00667FC8" w:rsidP="00CA1731">
      <w:pPr>
        <w:spacing w:line="480" w:lineRule="auto"/>
        <w:jc w:val="both"/>
      </w:pPr>
      <w:r>
        <w:t xml:space="preserve">Det är inte nödvändigtvis att en ELF kan fungera optimalt </w:t>
      </w:r>
      <w:r w:rsidR="003251B2">
        <w:t>genom</w:t>
      </w:r>
      <w:r>
        <w:t xml:space="preserve">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821F45">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w:t>
      </w:r>
      <w:ins w:id="117" w:author="Olivia Imner" w:date="2018-12-01T16:33:00Z">
        <w:r w:rsidR="0089225C">
          <w:t xml:space="preserve"> </w:t>
        </w:r>
      </w:ins>
      <w:r w:rsidR="00590E58">
        <w:t>pedagogisk</w:t>
      </w:r>
      <w:r w:rsidR="002B1E41">
        <w:t xml:space="preserve"> 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09FA0D49" w14:textId="5E0EDB86" w:rsidR="005E3782"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w:t>
      </w:r>
      <w:r w:rsidR="006D6C38">
        <w:t>ska riktlinjer</w:t>
      </w:r>
      <w:r w:rsidR="007E6083">
        <w:t>, enligt DIM. Studien</w:t>
      </w:r>
      <w:r w:rsidR="00DE1A92">
        <w:t xml:space="preserve"> </w:t>
      </w:r>
      <w:r>
        <w:t>påpekar fördelar samtidigt som</w:t>
      </w:r>
      <w:r w:rsidR="007E6083">
        <w:t xml:space="preserve"> den</w:t>
      </w:r>
      <w:r>
        <w:t xml:space="preserve">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p>
    <w:p w14:paraId="1EFE6459" w14:textId="77777777" w:rsidR="00E97FC1" w:rsidRPr="004E58AD" w:rsidRDefault="00E97FC1" w:rsidP="009D27B3">
      <w:pPr>
        <w:pStyle w:val="Heading11"/>
      </w:pPr>
      <w:bookmarkStart w:id="118" w:name="_Toc401327942"/>
      <w:r w:rsidRPr="004E58AD">
        <w:t>Tack</w:t>
      </w:r>
      <w:bookmarkEnd w:id="11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9D27B3">
      <w:pPr>
        <w:pStyle w:val="Heading11"/>
      </w:pPr>
      <w:bookmarkStart w:id="119" w:name="_Toc391456186"/>
      <w:bookmarkStart w:id="120" w:name="_Toc401327943"/>
      <w:bookmarkEnd w:id="119"/>
      <w:r w:rsidRPr="004E58AD">
        <w:t>Referenser</w:t>
      </w:r>
      <w:bookmarkEnd w:id="120"/>
    </w:p>
    <w:p w14:paraId="2F882192" w14:textId="7F5E62B8" w:rsidR="00D90B2E" w:rsidRPr="00453A19" w:rsidDel="0096432E" w:rsidRDefault="00B67ECD">
      <w:pPr>
        <w:widowControl w:val="0"/>
        <w:autoSpaceDE w:val="0"/>
        <w:autoSpaceDN w:val="0"/>
        <w:adjustRightInd w:val="0"/>
        <w:rPr>
          <w:del w:id="121" w:author="Olivia Imner" w:date="2018-12-02T11:14:00Z"/>
          <w:rFonts w:cs="Times New Roman"/>
          <w:color w:val="000000"/>
          <w:szCs w:val="24"/>
        </w:rPr>
      </w:pPr>
      <w:r w:rsidRPr="004D2145">
        <w:rPr>
          <w:rFonts w:eastAsia="Times New Roman" w:cs="Times New Roman"/>
          <w:color w:val="222222"/>
          <w:shd w:val="clear" w:color="auto" w:fill="FFFFFF"/>
        </w:rPr>
        <w:fldChar w:fldCharType="begin"/>
      </w:r>
      <w:r w:rsidR="00D90B2E">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proofErr w:type="spellStart"/>
      <w:ins w:id="122" w:author="Olivia Imner" w:date="2018-12-02T18:34:00Z">
        <w:r w:rsidR="00453A19">
          <w:rPr>
            <w:rFonts w:cs="Times New Roman"/>
            <w:color w:val="000000"/>
            <w:szCs w:val="24"/>
          </w:rPr>
          <w:t>Automatic</w:t>
        </w:r>
        <w:proofErr w:type="spellEnd"/>
        <w:r w:rsidR="00453A19">
          <w:rPr>
            <w:rFonts w:cs="Times New Roman"/>
            <w:color w:val="000000"/>
            <w:szCs w:val="24"/>
          </w:rPr>
          <w:t xml:space="preserve"> citation </w:t>
        </w:r>
        <w:proofErr w:type="spellStart"/>
        <w:r w:rsidR="00453A19">
          <w:rPr>
            <w:rFonts w:cs="Times New Roman"/>
            <w:color w:val="000000"/>
            <w:szCs w:val="24"/>
          </w:rPr>
          <w:t>updates</w:t>
        </w:r>
        <w:proofErr w:type="spellEnd"/>
        <w:r w:rsidR="00453A19">
          <w:rPr>
            <w:rFonts w:cs="Times New Roman"/>
            <w:color w:val="000000"/>
            <w:szCs w:val="24"/>
          </w:rPr>
          <w:t xml:space="preserve"> </w:t>
        </w:r>
        <w:proofErr w:type="spellStart"/>
        <w:r w:rsidR="00453A19">
          <w:rPr>
            <w:rFonts w:cs="Times New Roman"/>
            <w:color w:val="000000"/>
            <w:szCs w:val="24"/>
          </w:rPr>
          <w:t>are</w:t>
        </w:r>
        <w:proofErr w:type="spellEnd"/>
        <w:r w:rsidR="00453A19">
          <w:rPr>
            <w:rFonts w:cs="Times New Roman"/>
            <w:color w:val="000000"/>
            <w:szCs w:val="24"/>
          </w:rPr>
          <w:t xml:space="preserve"> </w:t>
        </w:r>
        <w:proofErr w:type="spellStart"/>
        <w:r w:rsidR="00453A19">
          <w:rPr>
            <w:rFonts w:cs="Times New Roman"/>
            <w:color w:val="000000"/>
            <w:szCs w:val="24"/>
          </w:rPr>
          <w:t>disabled</w:t>
        </w:r>
        <w:proofErr w:type="spellEnd"/>
        <w:r w:rsidR="00453A19">
          <w:rPr>
            <w:rFonts w:cs="Times New Roman"/>
            <w:color w:val="000000"/>
            <w:szCs w:val="24"/>
          </w:rPr>
          <w:t xml:space="preserve">. To </w:t>
        </w:r>
        <w:proofErr w:type="spellStart"/>
        <w:r w:rsidR="00453A19">
          <w:rPr>
            <w:rFonts w:cs="Times New Roman"/>
            <w:color w:val="000000"/>
            <w:szCs w:val="24"/>
          </w:rPr>
          <w:t>see</w:t>
        </w:r>
        <w:proofErr w:type="spellEnd"/>
        <w:r w:rsidR="00453A19">
          <w:rPr>
            <w:rFonts w:cs="Times New Roman"/>
            <w:color w:val="000000"/>
            <w:szCs w:val="24"/>
          </w:rPr>
          <w:t xml:space="preserve"> the </w:t>
        </w:r>
        <w:proofErr w:type="spellStart"/>
        <w:r w:rsidR="00453A19">
          <w:rPr>
            <w:rFonts w:cs="Times New Roman"/>
            <w:color w:val="000000"/>
            <w:szCs w:val="24"/>
          </w:rPr>
          <w:t>bibliography</w:t>
        </w:r>
        <w:proofErr w:type="spellEnd"/>
        <w:r w:rsidR="00453A19">
          <w:rPr>
            <w:rFonts w:cs="Times New Roman"/>
            <w:color w:val="000000"/>
            <w:szCs w:val="24"/>
          </w:rPr>
          <w:t xml:space="preserve">, </w:t>
        </w:r>
        <w:proofErr w:type="spellStart"/>
        <w:r w:rsidR="00453A19">
          <w:rPr>
            <w:rFonts w:cs="Times New Roman"/>
            <w:color w:val="000000"/>
            <w:szCs w:val="24"/>
          </w:rPr>
          <w:t>click</w:t>
        </w:r>
        <w:proofErr w:type="spellEnd"/>
        <w:r w:rsidR="00453A19">
          <w:rPr>
            <w:rFonts w:cs="Times New Roman"/>
            <w:color w:val="000000"/>
            <w:szCs w:val="24"/>
          </w:rPr>
          <w:t xml:space="preserve"> </w:t>
        </w:r>
        <w:proofErr w:type="spellStart"/>
        <w:r w:rsidR="00453A19">
          <w:rPr>
            <w:rFonts w:cs="Times New Roman"/>
            <w:color w:val="000000"/>
            <w:szCs w:val="24"/>
          </w:rPr>
          <w:t>Refresh</w:t>
        </w:r>
        <w:proofErr w:type="spellEnd"/>
        <w:r w:rsidR="00453A19">
          <w:rPr>
            <w:rFonts w:cs="Times New Roman"/>
            <w:color w:val="000000"/>
            <w:szCs w:val="24"/>
          </w:rPr>
          <w:t xml:space="preserve"> in the </w:t>
        </w:r>
        <w:proofErr w:type="spellStart"/>
        <w:r w:rsidR="00453A19">
          <w:rPr>
            <w:rFonts w:cs="Times New Roman"/>
            <w:color w:val="000000"/>
            <w:szCs w:val="24"/>
          </w:rPr>
          <w:t>Zotero</w:t>
        </w:r>
        <w:proofErr w:type="spellEnd"/>
        <w:r w:rsidR="00453A19">
          <w:rPr>
            <w:rFonts w:cs="Times New Roman"/>
            <w:color w:val="000000"/>
            <w:szCs w:val="24"/>
          </w:rPr>
          <w:t xml:space="preserve"> toolbar.</w:t>
        </w:r>
      </w:ins>
      <w:del w:id="123" w:author="Olivia Imner" w:date="2018-12-02T11:14:00Z">
        <w:r w:rsidR="00D90B2E" w:rsidRPr="00453A19" w:rsidDel="0096432E">
          <w:rPr>
            <w:rFonts w:cs="Times New Roman"/>
            <w:color w:val="000000"/>
            <w:szCs w:val="24"/>
          </w:rPr>
          <w:delText>Businessreflex. (2016, December 2). E-learning – mer lärande på effektivare sätt? Retrieved August 31, 2018, from goo.gl/SbUuNe</w:delText>
        </w:r>
      </w:del>
    </w:p>
    <w:p w14:paraId="147CB0D6" w14:textId="4BC87252" w:rsidR="00D90B2E" w:rsidRPr="00453A19" w:rsidDel="0096432E" w:rsidRDefault="00D90B2E">
      <w:pPr>
        <w:widowControl w:val="0"/>
        <w:autoSpaceDE w:val="0"/>
        <w:autoSpaceDN w:val="0"/>
        <w:adjustRightInd w:val="0"/>
        <w:rPr>
          <w:del w:id="124" w:author="Olivia Imner" w:date="2018-12-02T11:14:00Z"/>
          <w:rFonts w:cs="Times New Roman"/>
          <w:color w:val="000000"/>
          <w:szCs w:val="24"/>
        </w:rPr>
      </w:pPr>
      <w:del w:id="125" w:author="Olivia Imner" w:date="2018-12-02T11:14:00Z">
        <w:r w:rsidRPr="00453A19" w:rsidDel="0096432E">
          <w:rPr>
            <w:rFonts w:cs="Times New Roman"/>
            <w:color w:val="000000"/>
            <w:szCs w:val="24"/>
          </w:rPr>
          <w:delText>Carlberg, N. (2017, March 5). Branschanalys e-learning Sverige 2015. Retrieved October 7, 2018, from goo.gl/ZU9VLM</w:delText>
        </w:r>
      </w:del>
    </w:p>
    <w:p w14:paraId="0E98D092" w14:textId="5FE7B106" w:rsidR="00D90B2E" w:rsidRPr="009B1504" w:rsidDel="0096432E" w:rsidRDefault="00D90B2E">
      <w:pPr>
        <w:widowControl w:val="0"/>
        <w:autoSpaceDE w:val="0"/>
        <w:autoSpaceDN w:val="0"/>
        <w:adjustRightInd w:val="0"/>
        <w:rPr>
          <w:del w:id="126" w:author="Olivia Imner" w:date="2018-12-02T11:14:00Z"/>
          <w:rFonts w:cs="Times New Roman"/>
          <w:color w:val="000000"/>
          <w:szCs w:val="24"/>
        </w:rPr>
      </w:pPr>
      <w:del w:id="127" w:author="Olivia Imner" w:date="2018-12-02T11:14:00Z">
        <w:r w:rsidRPr="00453A19" w:rsidDel="0096432E">
          <w:rPr>
            <w:rFonts w:cs="Times New Roman"/>
            <w:color w:val="000000"/>
            <w:szCs w:val="24"/>
          </w:rPr>
          <w:delText xml:space="preserve">Clark, R. C., &amp; Mayer, R. E. (2012). </w:delText>
        </w:r>
        <w:r w:rsidRPr="009B1504" w:rsidDel="0096432E">
          <w:rPr>
            <w:rFonts w:cs="Times New Roman"/>
            <w:i/>
            <w:iCs/>
            <w:color w:val="000000"/>
            <w:szCs w:val="24"/>
          </w:rPr>
          <w:delText>Scenario-based e-Learning: Evidence-Based Guidelines for Online Workforce Learning</w:delText>
        </w:r>
        <w:r w:rsidRPr="009B1504" w:rsidDel="0096432E">
          <w:rPr>
            <w:rFonts w:cs="Times New Roman"/>
            <w:color w:val="000000"/>
            <w:szCs w:val="24"/>
          </w:rPr>
          <w:delText>. John Wiley &amp; Sons.</w:delText>
        </w:r>
      </w:del>
    </w:p>
    <w:p w14:paraId="178627D0" w14:textId="600C96EA" w:rsidR="00D90B2E" w:rsidRPr="00453A19" w:rsidDel="0096432E" w:rsidRDefault="00D90B2E">
      <w:pPr>
        <w:widowControl w:val="0"/>
        <w:autoSpaceDE w:val="0"/>
        <w:autoSpaceDN w:val="0"/>
        <w:adjustRightInd w:val="0"/>
        <w:rPr>
          <w:del w:id="128" w:author="Olivia Imner" w:date="2018-12-02T11:14:00Z"/>
          <w:rFonts w:cs="Times New Roman"/>
          <w:color w:val="000000"/>
          <w:szCs w:val="24"/>
          <w:rPrChange w:id="129" w:author="Olivia Imner" w:date="2018-12-02T18:34:00Z">
            <w:rPr>
              <w:del w:id="130" w:author="Olivia Imner" w:date="2018-12-02T11:14:00Z"/>
              <w:rFonts w:cs="Times New Roman"/>
              <w:color w:val="000000"/>
              <w:szCs w:val="24"/>
            </w:rPr>
          </w:rPrChange>
        </w:rPr>
      </w:pPr>
      <w:del w:id="131" w:author="Olivia Imner" w:date="2018-12-02T11:14:00Z">
        <w:r w:rsidRPr="00BF621B" w:rsidDel="0096432E">
          <w:rPr>
            <w:rFonts w:cs="Times New Roman"/>
            <w:color w:val="000000"/>
            <w:szCs w:val="24"/>
          </w:rPr>
          <w:delText xml:space="preserve">Conole, G., Dyke, M., Oliver, M., &amp; Seale, J. (2004). Mapping pedagogy and tools for effective learning design. </w:delText>
        </w:r>
        <w:r w:rsidRPr="00BF621B" w:rsidDel="0096432E">
          <w:rPr>
            <w:rFonts w:cs="Times New Roman"/>
            <w:i/>
            <w:iCs/>
            <w:color w:val="000000"/>
            <w:szCs w:val="24"/>
          </w:rPr>
          <w:delText>Computers &amp; Education</w:delText>
        </w:r>
        <w:r w:rsidRPr="00BF621B" w:rsidDel="0096432E">
          <w:rPr>
            <w:rFonts w:cs="Times New Roman"/>
            <w:color w:val="000000"/>
            <w:szCs w:val="24"/>
          </w:rPr>
          <w:delText xml:space="preserve">, </w:delText>
        </w:r>
        <w:r w:rsidRPr="00BF621B" w:rsidDel="0096432E">
          <w:rPr>
            <w:rFonts w:cs="Times New Roman"/>
            <w:i/>
            <w:iCs/>
            <w:color w:val="000000"/>
            <w:szCs w:val="24"/>
          </w:rPr>
          <w:delText>43</w:delText>
        </w:r>
        <w:r w:rsidRPr="00BC780E" w:rsidDel="0096432E">
          <w:rPr>
            <w:rFonts w:cs="Times New Roman"/>
            <w:color w:val="000000"/>
            <w:szCs w:val="24"/>
          </w:rPr>
          <w:delText>(1–2), 17–33. https://doi.org/10.1016/j.compedu.2003.12.</w:delText>
        </w:r>
        <w:r w:rsidRPr="00453A19" w:rsidDel="0096432E">
          <w:rPr>
            <w:rFonts w:cs="Times New Roman"/>
            <w:color w:val="000000"/>
            <w:szCs w:val="24"/>
            <w:rPrChange w:id="132" w:author="Olivia Imner" w:date="2018-12-02T18:34:00Z">
              <w:rPr>
                <w:rFonts w:cs="Times New Roman"/>
                <w:color w:val="000000"/>
                <w:szCs w:val="24"/>
              </w:rPr>
            </w:rPrChange>
          </w:rPr>
          <w:delText>018</w:delText>
        </w:r>
      </w:del>
    </w:p>
    <w:p w14:paraId="10B227F0" w14:textId="5217D7FC" w:rsidR="00D90B2E" w:rsidRPr="00453A19" w:rsidDel="0096432E" w:rsidRDefault="00D90B2E">
      <w:pPr>
        <w:widowControl w:val="0"/>
        <w:autoSpaceDE w:val="0"/>
        <w:autoSpaceDN w:val="0"/>
        <w:adjustRightInd w:val="0"/>
        <w:rPr>
          <w:del w:id="133" w:author="Olivia Imner" w:date="2018-12-02T11:14:00Z"/>
          <w:rFonts w:cs="Times New Roman"/>
          <w:color w:val="000000"/>
          <w:szCs w:val="24"/>
          <w:rPrChange w:id="134" w:author="Olivia Imner" w:date="2018-12-02T18:34:00Z">
            <w:rPr>
              <w:del w:id="135" w:author="Olivia Imner" w:date="2018-12-02T11:14:00Z"/>
              <w:rFonts w:cs="Times New Roman"/>
              <w:color w:val="000000"/>
              <w:szCs w:val="24"/>
            </w:rPr>
          </w:rPrChange>
        </w:rPr>
      </w:pPr>
      <w:del w:id="136" w:author="Olivia Imner" w:date="2018-12-02T11:14:00Z">
        <w:r w:rsidRPr="00453A19" w:rsidDel="0096432E">
          <w:rPr>
            <w:rFonts w:cs="Times New Roman"/>
            <w:color w:val="000000"/>
            <w:szCs w:val="24"/>
            <w:rPrChange w:id="137" w:author="Olivia Imner" w:date="2018-12-02T18:34:00Z">
              <w:rPr>
                <w:rFonts w:cs="Times New Roman"/>
                <w:color w:val="000000"/>
                <w:szCs w:val="24"/>
              </w:rPr>
            </w:rPrChange>
          </w:rPr>
          <w:delText xml:space="preserve">Conole, Gráinne. (2010). </w:delText>
        </w:r>
        <w:r w:rsidRPr="00453A19" w:rsidDel="0096432E">
          <w:rPr>
            <w:rFonts w:cs="Times New Roman"/>
            <w:i/>
            <w:iCs/>
            <w:color w:val="000000"/>
            <w:szCs w:val="24"/>
            <w:rPrChange w:id="138" w:author="Olivia Imner" w:date="2018-12-02T18:34:00Z">
              <w:rPr>
                <w:rFonts w:cs="Times New Roman"/>
                <w:i/>
                <w:iCs/>
                <w:color w:val="000000"/>
                <w:szCs w:val="24"/>
              </w:rPr>
            </w:rPrChange>
          </w:rPr>
          <w:delText>Review of Pedagogical Models and their use in e-learning</w:delText>
        </w:r>
        <w:r w:rsidRPr="00453A19" w:rsidDel="0096432E">
          <w:rPr>
            <w:rFonts w:cs="Times New Roman"/>
            <w:color w:val="000000"/>
            <w:szCs w:val="24"/>
            <w:rPrChange w:id="139" w:author="Olivia Imner" w:date="2018-12-02T18:34:00Z">
              <w:rPr>
                <w:rFonts w:cs="Times New Roman"/>
                <w:color w:val="000000"/>
                <w:szCs w:val="24"/>
              </w:rPr>
            </w:rPrChange>
          </w:rPr>
          <w:delText>. Milton Keynes: Open University. Retrieved from goo.gl/AfBK7R</w:delText>
        </w:r>
      </w:del>
    </w:p>
    <w:p w14:paraId="1DB2DFB5" w14:textId="266D3405" w:rsidR="00D90B2E" w:rsidRPr="00453A19" w:rsidDel="0096432E" w:rsidRDefault="00D90B2E">
      <w:pPr>
        <w:widowControl w:val="0"/>
        <w:autoSpaceDE w:val="0"/>
        <w:autoSpaceDN w:val="0"/>
        <w:adjustRightInd w:val="0"/>
        <w:rPr>
          <w:del w:id="140" w:author="Olivia Imner" w:date="2018-12-02T11:14:00Z"/>
          <w:rFonts w:cs="Times New Roman"/>
          <w:color w:val="000000"/>
          <w:szCs w:val="24"/>
          <w:rPrChange w:id="141" w:author="Olivia Imner" w:date="2018-12-02T18:34:00Z">
            <w:rPr>
              <w:del w:id="142" w:author="Olivia Imner" w:date="2018-12-02T11:14:00Z"/>
              <w:rFonts w:cs="Times New Roman"/>
              <w:color w:val="000000"/>
              <w:szCs w:val="24"/>
            </w:rPr>
          </w:rPrChange>
        </w:rPr>
      </w:pPr>
      <w:del w:id="143" w:author="Olivia Imner" w:date="2018-12-02T11:14:00Z">
        <w:r w:rsidRPr="00453A19" w:rsidDel="0096432E">
          <w:rPr>
            <w:rFonts w:cs="Times New Roman"/>
            <w:color w:val="000000"/>
            <w:szCs w:val="24"/>
            <w:rPrChange w:id="144" w:author="Olivia Imner" w:date="2018-12-02T18:34:00Z">
              <w:rPr>
                <w:rFonts w:cs="Times New Roman"/>
                <w:color w:val="000000"/>
                <w:szCs w:val="24"/>
              </w:rPr>
            </w:rPrChange>
          </w:rPr>
          <w:delText xml:space="preserve">Dabbagh, N. (2005). Pedagogical models for E-Learning: A theory-based design framework. In </w:delText>
        </w:r>
        <w:r w:rsidRPr="00453A19" w:rsidDel="0096432E">
          <w:rPr>
            <w:rFonts w:cs="Times New Roman"/>
            <w:i/>
            <w:iCs/>
            <w:color w:val="000000"/>
            <w:szCs w:val="24"/>
            <w:rPrChange w:id="145" w:author="Olivia Imner" w:date="2018-12-02T18:34:00Z">
              <w:rPr>
                <w:rFonts w:cs="Times New Roman"/>
                <w:i/>
                <w:iCs/>
                <w:color w:val="000000"/>
                <w:szCs w:val="24"/>
              </w:rPr>
            </w:rPrChange>
          </w:rPr>
          <w:delText>In International Journal of Technology in Teaching and Learning</w:delText>
        </w:r>
        <w:r w:rsidRPr="00453A19" w:rsidDel="0096432E">
          <w:rPr>
            <w:rFonts w:cs="Times New Roman"/>
            <w:color w:val="000000"/>
            <w:szCs w:val="24"/>
            <w:rPrChange w:id="146" w:author="Olivia Imner" w:date="2018-12-02T18:34:00Z">
              <w:rPr>
                <w:rFonts w:cs="Times New Roman"/>
                <w:color w:val="000000"/>
                <w:szCs w:val="24"/>
              </w:rPr>
            </w:rPrChange>
          </w:rPr>
          <w:delText xml:space="preserve"> (pp. 25–44).</w:delText>
        </w:r>
      </w:del>
    </w:p>
    <w:p w14:paraId="723CDB19" w14:textId="39B29249" w:rsidR="00D90B2E" w:rsidRPr="00453A19" w:rsidDel="0096432E" w:rsidRDefault="00D90B2E">
      <w:pPr>
        <w:widowControl w:val="0"/>
        <w:autoSpaceDE w:val="0"/>
        <w:autoSpaceDN w:val="0"/>
        <w:adjustRightInd w:val="0"/>
        <w:rPr>
          <w:del w:id="147" w:author="Olivia Imner" w:date="2018-12-02T11:14:00Z"/>
          <w:rFonts w:cs="Times New Roman"/>
          <w:color w:val="000000"/>
          <w:szCs w:val="24"/>
          <w:rPrChange w:id="148" w:author="Olivia Imner" w:date="2018-12-02T18:34:00Z">
            <w:rPr>
              <w:del w:id="149" w:author="Olivia Imner" w:date="2018-12-02T11:14:00Z"/>
              <w:rFonts w:cs="Times New Roman"/>
              <w:color w:val="000000"/>
              <w:szCs w:val="24"/>
            </w:rPr>
          </w:rPrChange>
        </w:rPr>
      </w:pPr>
      <w:del w:id="150" w:author="Olivia Imner" w:date="2018-12-02T11:14:00Z">
        <w:r w:rsidRPr="00453A19" w:rsidDel="0096432E">
          <w:rPr>
            <w:rFonts w:cs="Times New Roman"/>
            <w:color w:val="000000"/>
            <w:szCs w:val="24"/>
            <w:rPrChange w:id="151" w:author="Olivia Imner" w:date="2018-12-02T18:34:00Z">
              <w:rPr>
                <w:rFonts w:cs="Times New Roman"/>
                <w:color w:val="000000"/>
                <w:szCs w:val="24"/>
              </w:rPr>
            </w:rPrChange>
          </w:rPr>
          <w:delText xml:space="preserve">Dalsgaard, C. (2005). Pedagogical quality in e-learning. </w:delText>
        </w:r>
        <w:r w:rsidRPr="00453A19" w:rsidDel="0096432E">
          <w:rPr>
            <w:rFonts w:cs="Times New Roman"/>
            <w:i/>
            <w:iCs/>
            <w:color w:val="000000"/>
            <w:szCs w:val="24"/>
            <w:rPrChange w:id="152" w:author="Olivia Imner" w:date="2018-12-02T18:34:00Z">
              <w:rPr>
                <w:rFonts w:cs="Times New Roman"/>
                <w:i/>
                <w:iCs/>
                <w:color w:val="000000"/>
                <w:szCs w:val="24"/>
              </w:rPr>
            </w:rPrChange>
          </w:rPr>
          <w:delText>Eleed</w:delText>
        </w:r>
        <w:r w:rsidRPr="00453A19" w:rsidDel="0096432E">
          <w:rPr>
            <w:rFonts w:cs="Times New Roman"/>
            <w:color w:val="000000"/>
            <w:szCs w:val="24"/>
            <w:rPrChange w:id="153" w:author="Olivia Imner" w:date="2018-12-02T18:34:00Z">
              <w:rPr>
                <w:rFonts w:cs="Times New Roman"/>
                <w:color w:val="000000"/>
                <w:szCs w:val="24"/>
              </w:rPr>
            </w:rPrChange>
          </w:rPr>
          <w:delText xml:space="preserve">, </w:delText>
        </w:r>
        <w:r w:rsidRPr="00453A19" w:rsidDel="0096432E">
          <w:rPr>
            <w:rFonts w:cs="Times New Roman"/>
            <w:i/>
            <w:iCs/>
            <w:color w:val="000000"/>
            <w:szCs w:val="24"/>
            <w:rPrChange w:id="154" w:author="Olivia Imner" w:date="2018-12-02T18:34:00Z">
              <w:rPr>
                <w:rFonts w:cs="Times New Roman"/>
                <w:i/>
                <w:iCs/>
                <w:color w:val="000000"/>
                <w:szCs w:val="24"/>
              </w:rPr>
            </w:rPrChange>
          </w:rPr>
          <w:delText>1</w:delText>
        </w:r>
        <w:r w:rsidRPr="00453A19" w:rsidDel="0096432E">
          <w:rPr>
            <w:rFonts w:cs="Times New Roman"/>
            <w:color w:val="000000"/>
            <w:szCs w:val="24"/>
            <w:rPrChange w:id="155" w:author="Olivia Imner" w:date="2018-12-02T18:34:00Z">
              <w:rPr>
                <w:rFonts w:cs="Times New Roman"/>
                <w:color w:val="000000"/>
                <w:szCs w:val="24"/>
              </w:rPr>
            </w:rPrChange>
          </w:rPr>
          <w:delText>(1). Retrieved from https://eleed.campussource.de/archive/1/78/index_html</w:delText>
        </w:r>
      </w:del>
    </w:p>
    <w:p w14:paraId="23AE3EB4" w14:textId="6A3E6A17" w:rsidR="00D90B2E" w:rsidRPr="00453A19" w:rsidDel="0096432E" w:rsidRDefault="00D90B2E">
      <w:pPr>
        <w:widowControl w:val="0"/>
        <w:autoSpaceDE w:val="0"/>
        <w:autoSpaceDN w:val="0"/>
        <w:adjustRightInd w:val="0"/>
        <w:rPr>
          <w:del w:id="156" w:author="Olivia Imner" w:date="2018-12-02T11:14:00Z"/>
          <w:rFonts w:cs="Times New Roman"/>
          <w:color w:val="000000"/>
          <w:szCs w:val="24"/>
          <w:rPrChange w:id="157" w:author="Olivia Imner" w:date="2018-12-02T18:34:00Z">
            <w:rPr>
              <w:del w:id="158" w:author="Olivia Imner" w:date="2018-12-02T11:14:00Z"/>
              <w:rFonts w:cs="Times New Roman"/>
              <w:color w:val="000000"/>
              <w:szCs w:val="24"/>
            </w:rPr>
          </w:rPrChange>
        </w:rPr>
      </w:pPr>
      <w:del w:id="159" w:author="Olivia Imner" w:date="2018-12-02T11:14:00Z">
        <w:r w:rsidRPr="00453A19" w:rsidDel="0096432E">
          <w:rPr>
            <w:rFonts w:cs="Times New Roman"/>
            <w:color w:val="000000"/>
            <w:szCs w:val="24"/>
            <w:rPrChange w:id="160" w:author="Olivia Imner" w:date="2018-12-02T18:34:00Z">
              <w:rPr>
                <w:rFonts w:cs="Times New Roman"/>
                <w:color w:val="000000"/>
                <w:szCs w:val="24"/>
              </w:rPr>
            </w:rPrChange>
          </w:rPr>
          <w:delText xml:space="preserve">de Jong, N., Verstegen, D. M. L., Tan, F. E. S., &amp; O’Connor, S. J. (2013). A comparison of classroom and online asynchronous problem-based learning for students undertaking statistics training as part of a Public Health Masters degree. </w:delText>
        </w:r>
        <w:r w:rsidRPr="00453A19" w:rsidDel="0096432E">
          <w:rPr>
            <w:rFonts w:cs="Times New Roman"/>
            <w:i/>
            <w:iCs/>
            <w:color w:val="000000"/>
            <w:szCs w:val="24"/>
            <w:rPrChange w:id="161" w:author="Olivia Imner" w:date="2018-12-02T18:34:00Z">
              <w:rPr>
                <w:rFonts w:cs="Times New Roman"/>
                <w:i/>
                <w:iCs/>
                <w:color w:val="000000"/>
                <w:szCs w:val="24"/>
              </w:rPr>
            </w:rPrChange>
          </w:rPr>
          <w:delText>Advances in Health Sciences Education: Theory and Practice</w:delText>
        </w:r>
        <w:r w:rsidRPr="00453A19" w:rsidDel="0096432E">
          <w:rPr>
            <w:rFonts w:cs="Times New Roman"/>
            <w:color w:val="000000"/>
            <w:szCs w:val="24"/>
            <w:rPrChange w:id="162" w:author="Olivia Imner" w:date="2018-12-02T18:34:00Z">
              <w:rPr>
                <w:rFonts w:cs="Times New Roman"/>
                <w:color w:val="000000"/>
                <w:szCs w:val="24"/>
              </w:rPr>
            </w:rPrChange>
          </w:rPr>
          <w:delText xml:space="preserve">, </w:delText>
        </w:r>
        <w:r w:rsidRPr="00453A19" w:rsidDel="0096432E">
          <w:rPr>
            <w:rFonts w:cs="Times New Roman"/>
            <w:i/>
            <w:iCs/>
            <w:color w:val="000000"/>
            <w:szCs w:val="24"/>
            <w:rPrChange w:id="163" w:author="Olivia Imner" w:date="2018-12-02T18:34:00Z">
              <w:rPr>
                <w:rFonts w:cs="Times New Roman"/>
                <w:i/>
                <w:iCs/>
                <w:color w:val="000000"/>
                <w:szCs w:val="24"/>
              </w:rPr>
            </w:rPrChange>
          </w:rPr>
          <w:delText>18</w:delText>
        </w:r>
        <w:r w:rsidRPr="00453A19" w:rsidDel="0096432E">
          <w:rPr>
            <w:rFonts w:cs="Times New Roman"/>
            <w:color w:val="000000"/>
            <w:szCs w:val="24"/>
            <w:rPrChange w:id="164" w:author="Olivia Imner" w:date="2018-12-02T18:34:00Z">
              <w:rPr>
                <w:rFonts w:cs="Times New Roman"/>
                <w:color w:val="000000"/>
                <w:szCs w:val="24"/>
              </w:rPr>
            </w:rPrChange>
          </w:rPr>
          <w:delText>(2), 245–264. https://doi.org/10.1007/s10459-012-9368-x</w:delText>
        </w:r>
      </w:del>
    </w:p>
    <w:p w14:paraId="6EA8332A" w14:textId="7DADBB04" w:rsidR="00D90B2E" w:rsidRPr="00453A19" w:rsidDel="0096432E" w:rsidRDefault="00D90B2E">
      <w:pPr>
        <w:widowControl w:val="0"/>
        <w:autoSpaceDE w:val="0"/>
        <w:autoSpaceDN w:val="0"/>
        <w:adjustRightInd w:val="0"/>
        <w:rPr>
          <w:del w:id="165" w:author="Olivia Imner" w:date="2018-12-02T11:14:00Z"/>
          <w:rFonts w:cs="Times New Roman"/>
          <w:color w:val="000000"/>
          <w:szCs w:val="24"/>
          <w:rPrChange w:id="166" w:author="Olivia Imner" w:date="2018-12-02T18:34:00Z">
            <w:rPr>
              <w:del w:id="167" w:author="Olivia Imner" w:date="2018-12-02T11:14:00Z"/>
              <w:rFonts w:cs="Times New Roman"/>
              <w:color w:val="000000"/>
              <w:szCs w:val="24"/>
            </w:rPr>
          </w:rPrChange>
        </w:rPr>
      </w:pPr>
      <w:del w:id="168" w:author="Olivia Imner" w:date="2018-12-02T11:14:00Z">
        <w:r w:rsidRPr="00453A19" w:rsidDel="0096432E">
          <w:rPr>
            <w:rFonts w:cs="Times New Roman"/>
            <w:color w:val="000000"/>
            <w:szCs w:val="24"/>
            <w:rPrChange w:id="169" w:author="Olivia Imner" w:date="2018-12-02T18:34:00Z">
              <w:rPr>
                <w:rFonts w:cs="Times New Roman"/>
                <w:color w:val="000000"/>
                <w:szCs w:val="24"/>
              </w:rPr>
            </w:rPrChange>
          </w:rPr>
          <w:delText xml:space="preserve">Engeström, Y. (1987). </w:delText>
        </w:r>
        <w:r w:rsidRPr="00453A19" w:rsidDel="0096432E">
          <w:rPr>
            <w:rFonts w:cs="Times New Roman"/>
            <w:i/>
            <w:iCs/>
            <w:color w:val="000000"/>
            <w:szCs w:val="24"/>
            <w:rPrChange w:id="170" w:author="Olivia Imner" w:date="2018-12-02T18:34:00Z">
              <w:rPr>
                <w:rFonts w:cs="Times New Roman"/>
                <w:i/>
                <w:iCs/>
                <w:color w:val="000000"/>
                <w:szCs w:val="24"/>
              </w:rPr>
            </w:rPrChange>
          </w:rPr>
          <w:delText>Learning by expanding: An activity-theoretical approach to developmental research</w:delText>
        </w:r>
        <w:r w:rsidRPr="00453A19" w:rsidDel="0096432E">
          <w:rPr>
            <w:rFonts w:cs="Times New Roman"/>
            <w:color w:val="000000"/>
            <w:szCs w:val="24"/>
            <w:rPrChange w:id="171" w:author="Olivia Imner" w:date="2018-12-02T18:34:00Z">
              <w:rPr>
                <w:rFonts w:cs="Times New Roman"/>
                <w:color w:val="000000"/>
                <w:szCs w:val="24"/>
              </w:rPr>
            </w:rPrChange>
          </w:rPr>
          <w:delText>. p. 78.</w:delText>
        </w:r>
      </w:del>
    </w:p>
    <w:p w14:paraId="45BFBFCE" w14:textId="0ACC6389" w:rsidR="00D90B2E" w:rsidRPr="00453A19" w:rsidDel="0096432E" w:rsidRDefault="00D90B2E">
      <w:pPr>
        <w:widowControl w:val="0"/>
        <w:autoSpaceDE w:val="0"/>
        <w:autoSpaceDN w:val="0"/>
        <w:adjustRightInd w:val="0"/>
        <w:rPr>
          <w:del w:id="172" w:author="Olivia Imner" w:date="2018-12-02T11:14:00Z"/>
          <w:rFonts w:cs="Times New Roman"/>
          <w:color w:val="000000"/>
          <w:szCs w:val="24"/>
          <w:rPrChange w:id="173" w:author="Olivia Imner" w:date="2018-12-02T18:34:00Z">
            <w:rPr>
              <w:del w:id="174" w:author="Olivia Imner" w:date="2018-12-02T11:14:00Z"/>
              <w:rFonts w:cs="Times New Roman"/>
              <w:color w:val="000000"/>
              <w:szCs w:val="24"/>
            </w:rPr>
          </w:rPrChange>
        </w:rPr>
      </w:pPr>
      <w:del w:id="175" w:author="Olivia Imner" w:date="2018-12-02T11:14:00Z">
        <w:r w:rsidRPr="00453A19" w:rsidDel="0096432E">
          <w:rPr>
            <w:rFonts w:cs="Times New Roman"/>
            <w:color w:val="000000"/>
            <w:szCs w:val="24"/>
            <w:rPrChange w:id="176" w:author="Olivia Imner" w:date="2018-12-02T18:34:00Z">
              <w:rPr>
                <w:rFonts w:cs="Times New Roman"/>
                <w:color w:val="000000"/>
                <w:szCs w:val="24"/>
              </w:rPr>
            </w:rPrChange>
          </w:rPr>
          <w:delText xml:space="preserve">European Union Reference Laboratories. (2001). </w:delText>
        </w:r>
        <w:r w:rsidRPr="00453A19" w:rsidDel="0096432E">
          <w:rPr>
            <w:rFonts w:cs="Times New Roman"/>
            <w:i/>
            <w:iCs/>
            <w:color w:val="000000"/>
            <w:szCs w:val="24"/>
            <w:rPrChange w:id="177" w:author="Olivia Imner" w:date="2018-12-02T18:34:00Z">
              <w:rPr>
                <w:rFonts w:cs="Times New Roman"/>
                <w:i/>
                <w:iCs/>
                <w:color w:val="000000"/>
                <w:szCs w:val="24"/>
              </w:rPr>
            </w:rPrChange>
          </w:rPr>
          <w:delText>eLearning : Designing Tomorrow’s Education An Interim Report</w:delText>
        </w:r>
        <w:r w:rsidRPr="00453A19" w:rsidDel="0096432E">
          <w:rPr>
            <w:rFonts w:cs="Times New Roman"/>
            <w:color w:val="000000"/>
            <w:szCs w:val="24"/>
            <w:rPrChange w:id="178" w:author="Olivia Imner" w:date="2018-12-02T18:34:00Z">
              <w:rPr>
                <w:rFonts w:cs="Times New Roman"/>
                <w:color w:val="000000"/>
                <w:szCs w:val="24"/>
              </w:rPr>
            </w:rPrChange>
          </w:rPr>
          <w:delText>. International Co-operation Europe Ltd: Commission Of The European Communities. Retrieved from goo.gl/nhn8QH</w:delText>
        </w:r>
      </w:del>
    </w:p>
    <w:p w14:paraId="682E0AE4" w14:textId="775D3617" w:rsidR="00D90B2E" w:rsidRPr="00453A19" w:rsidDel="0096432E" w:rsidRDefault="00D90B2E">
      <w:pPr>
        <w:widowControl w:val="0"/>
        <w:autoSpaceDE w:val="0"/>
        <w:autoSpaceDN w:val="0"/>
        <w:adjustRightInd w:val="0"/>
        <w:rPr>
          <w:del w:id="179" w:author="Olivia Imner" w:date="2018-12-02T11:14:00Z"/>
          <w:rFonts w:cs="Times New Roman"/>
          <w:color w:val="000000"/>
          <w:szCs w:val="24"/>
          <w:rPrChange w:id="180" w:author="Olivia Imner" w:date="2018-12-02T18:34:00Z">
            <w:rPr>
              <w:del w:id="181" w:author="Olivia Imner" w:date="2018-12-02T11:14:00Z"/>
              <w:rFonts w:cs="Times New Roman"/>
              <w:color w:val="000000"/>
              <w:szCs w:val="24"/>
            </w:rPr>
          </w:rPrChange>
        </w:rPr>
      </w:pPr>
      <w:del w:id="182" w:author="Olivia Imner" w:date="2018-12-02T11:14:00Z">
        <w:r w:rsidRPr="00453A19" w:rsidDel="0096432E">
          <w:rPr>
            <w:rFonts w:cs="Times New Roman"/>
            <w:color w:val="000000"/>
            <w:szCs w:val="24"/>
            <w:rPrChange w:id="183" w:author="Olivia Imner" w:date="2018-12-02T18:34:00Z">
              <w:rPr>
                <w:rFonts w:cs="Times New Roman"/>
                <w:color w:val="000000"/>
                <w:szCs w:val="24"/>
              </w:rPr>
            </w:rPrChange>
          </w:rPr>
          <w:delText xml:space="preserve">Kauchak, D. P., &amp; Eggen, P. D. (2011). </w:delText>
        </w:r>
        <w:r w:rsidRPr="00453A19" w:rsidDel="0096432E">
          <w:rPr>
            <w:rFonts w:cs="Times New Roman"/>
            <w:i/>
            <w:iCs/>
            <w:color w:val="000000"/>
            <w:szCs w:val="24"/>
            <w:rPrChange w:id="184" w:author="Olivia Imner" w:date="2018-12-02T18:34:00Z">
              <w:rPr>
                <w:rFonts w:cs="Times New Roman"/>
                <w:i/>
                <w:iCs/>
                <w:color w:val="000000"/>
                <w:szCs w:val="24"/>
              </w:rPr>
            </w:rPrChange>
          </w:rPr>
          <w:delText>Learning and teaching: research-based methods</w:delText>
        </w:r>
        <w:r w:rsidRPr="00453A19" w:rsidDel="0096432E">
          <w:rPr>
            <w:rFonts w:cs="Times New Roman"/>
            <w:color w:val="000000"/>
            <w:szCs w:val="24"/>
            <w:rPrChange w:id="185" w:author="Olivia Imner" w:date="2018-12-02T18:34:00Z">
              <w:rPr>
                <w:rFonts w:cs="Times New Roman"/>
                <w:color w:val="000000"/>
                <w:szCs w:val="24"/>
              </w:rPr>
            </w:rPrChange>
          </w:rPr>
          <w:delText>. Boston: Pearson.</w:delText>
        </w:r>
      </w:del>
    </w:p>
    <w:p w14:paraId="4964AA7D" w14:textId="331DDAD2" w:rsidR="00D90B2E" w:rsidRPr="00453A19" w:rsidDel="0096432E" w:rsidRDefault="00D90B2E">
      <w:pPr>
        <w:widowControl w:val="0"/>
        <w:autoSpaceDE w:val="0"/>
        <w:autoSpaceDN w:val="0"/>
        <w:adjustRightInd w:val="0"/>
        <w:rPr>
          <w:del w:id="186" w:author="Olivia Imner" w:date="2018-12-02T11:14:00Z"/>
          <w:rFonts w:cs="Times New Roman"/>
          <w:color w:val="000000"/>
          <w:szCs w:val="24"/>
          <w:rPrChange w:id="187" w:author="Olivia Imner" w:date="2018-12-02T18:34:00Z">
            <w:rPr>
              <w:del w:id="188" w:author="Olivia Imner" w:date="2018-12-02T11:14:00Z"/>
              <w:rFonts w:cs="Times New Roman"/>
              <w:color w:val="000000"/>
              <w:szCs w:val="24"/>
            </w:rPr>
          </w:rPrChange>
        </w:rPr>
      </w:pPr>
      <w:del w:id="189" w:author="Olivia Imner" w:date="2018-12-02T11:14:00Z">
        <w:r w:rsidRPr="00453A19" w:rsidDel="0096432E">
          <w:rPr>
            <w:rFonts w:cs="Times New Roman"/>
            <w:color w:val="000000"/>
            <w:szCs w:val="24"/>
            <w:rPrChange w:id="190" w:author="Olivia Imner" w:date="2018-12-02T18:34:00Z">
              <w:rPr>
                <w:rFonts w:cs="Times New Roman"/>
                <w:color w:val="000000"/>
                <w:szCs w:val="24"/>
              </w:rPr>
            </w:rPrChange>
          </w:rPr>
          <w:delText>Khalil, M. K., &amp; Elkhider, I. A. (2016). Applying learning theories and instructional design models for effective instruction | Advances in Physiology Education. Retrieved from https://www.physiology.org/doi/full/10.1152/advan.00138.2015?fbclid=IwAR2VUc3Gv25kiYfwDlXq6b567ZN4VFci6CP6cE5Y5EQw2yzmy5U5T-zGffU&amp;</w:delText>
        </w:r>
      </w:del>
    </w:p>
    <w:p w14:paraId="35ED5933" w14:textId="152352E8" w:rsidR="00D90B2E" w:rsidRPr="00453A19" w:rsidDel="0096432E" w:rsidRDefault="00D90B2E">
      <w:pPr>
        <w:widowControl w:val="0"/>
        <w:autoSpaceDE w:val="0"/>
        <w:autoSpaceDN w:val="0"/>
        <w:adjustRightInd w:val="0"/>
        <w:rPr>
          <w:del w:id="191" w:author="Olivia Imner" w:date="2018-12-02T11:14:00Z"/>
          <w:rFonts w:cs="Times New Roman"/>
          <w:color w:val="000000"/>
          <w:szCs w:val="24"/>
          <w:rPrChange w:id="192" w:author="Olivia Imner" w:date="2018-12-02T18:34:00Z">
            <w:rPr>
              <w:del w:id="193" w:author="Olivia Imner" w:date="2018-12-02T11:14:00Z"/>
              <w:rFonts w:cs="Times New Roman"/>
              <w:color w:val="000000"/>
              <w:szCs w:val="24"/>
            </w:rPr>
          </w:rPrChange>
        </w:rPr>
      </w:pPr>
      <w:del w:id="194" w:author="Olivia Imner" w:date="2018-12-02T11:14:00Z">
        <w:r w:rsidRPr="00453A19" w:rsidDel="0096432E">
          <w:rPr>
            <w:rFonts w:cs="Times New Roman"/>
            <w:color w:val="000000"/>
            <w:szCs w:val="24"/>
            <w:rPrChange w:id="195" w:author="Olivia Imner" w:date="2018-12-02T18:34:00Z">
              <w:rPr>
                <w:rFonts w:cs="Times New Roman"/>
                <w:color w:val="000000"/>
                <w:szCs w:val="24"/>
              </w:rPr>
            </w:rPrChange>
          </w:rPr>
          <w:delText xml:space="preserve">Magliaro, S. G., Lockee, B. B., &amp; Burton, J. K. (2005). Direct instruction revisited: A key model for instructional technology. </w:delText>
        </w:r>
        <w:r w:rsidRPr="00453A19" w:rsidDel="0096432E">
          <w:rPr>
            <w:rFonts w:cs="Times New Roman"/>
            <w:i/>
            <w:iCs/>
            <w:color w:val="000000"/>
            <w:szCs w:val="24"/>
            <w:rPrChange w:id="196" w:author="Olivia Imner" w:date="2018-12-02T18:34:00Z">
              <w:rPr>
                <w:rFonts w:cs="Times New Roman"/>
                <w:i/>
                <w:iCs/>
                <w:color w:val="000000"/>
                <w:szCs w:val="24"/>
              </w:rPr>
            </w:rPrChange>
          </w:rPr>
          <w:delText>Educational Technology Research and Development</w:delText>
        </w:r>
        <w:r w:rsidRPr="00453A19" w:rsidDel="0096432E">
          <w:rPr>
            <w:rFonts w:cs="Times New Roman"/>
            <w:color w:val="000000"/>
            <w:szCs w:val="24"/>
            <w:rPrChange w:id="197" w:author="Olivia Imner" w:date="2018-12-02T18:34:00Z">
              <w:rPr>
                <w:rFonts w:cs="Times New Roman"/>
                <w:color w:val="000000"/>
                <w:szCs w:val="24"/>
              </w:rPr>
            </w:rPrChange>
          </w:rPr>
          <w:delText xml:space="preserve">, </w:delText>
        </w:r>
        <w:r w:rsidRPr="00453A19" w:rsidDel="0096432E">
          <w:rPr>
            <w:rFonts w:cs="Times New Roman"/>
            <w:i/>
            <w:iCs/>
            <w:color w:val="000000"/>
            <w:szCs w:val="24"/>
            <w:rPrChange w:id="198" w:author="Olivia Imner" w:date="2018-12-02T18:34:00Z">
              <w:rPr>
                <w:rFonts w:cs="Times New Roman"/>
                <w:i/>
                <w:iCs/>
                <w:color w:val="000000"/>
                <w:szCs w:val="24"/>
              </w:rPr>
            </w:rPrChange>
          </w:rPr>
          <w:delText>53</w:delText>
        </w:r>
        <w:r w:rsidRPr="00453A19" w:rsidDel="0096432E">
          <w:rPr>
            <w:rFonts w:cs="Times New Roman"/>
            <w:color w:val="000000"/>
            <w:szCs w:val="24"/>
            <w:rPrChange w:id="199" w:author="Olivia Imner" w:date="2018-12-02T18:34:00Z">
              <w:rPr>
                <w:rFonts w:cs="Times New Roman"/>
                <w:color w:val="000000"/>
                <w:szCs w:val="24"/>
              </w:rPr>
            </w:rPrChange>
          </w:rPr>
          <w:delText>(4), 41–55. https://doi.org/10.1007/BF02504684</w:delText>
        </w:r>
      </w:del>
    </w:p>
    <w:p w14:paraId="6D83C08F" w14:textId="2DBEB870" w:rsidR="00D90B2E" w:rsidRPr="00453A19" w:rsidDel="0096432E" w:rsidRDefault="00D90B2E">
      <w:pPr>
        <w:widowControl w:val="0"/>
        <w:autoSpaceDE w:val="0"/>
        <w:autoSpaceDN w:val="0"/>
        <w:adjustRightInd w:val="0"/>
        <w:rPr>
          <w:del w:id="200" w:author="Olivia Imner" w:date="2018-12-02T11:14:00Z"/>
          <w:rFonts w:cs="Times New Roman"/>
          <w:color w:val="000000"/>
          <w:szCs w:val="24"/>
          <w:rPrChange w:id="201" w:author="Olivia Imner" w:date="2018-12-02T18:34:00Z">
            <w:rPr>
              <w:del w:id="202" w:author="Olivia Imner" w:date="2018-12-02T11:14:00Z"/>
              <w:rFonts w:cs="Times New Roman"/>
              <w:color w:val="000000"/>
              <w:szCs w:val="24"/>
            </w:rPr>
          </w:rPrChange>
        </w:rPr>
      </w:pPr>
      <w:del w:id="203" w:author="Olivia Imner" w:date="2018-12-02T11:14:00Z">
        <w:r w:rsidRPr="00453A19" w:rsidDel="0096432E">
          <w:rPr>
            <w:rFonts w:cs="Times New Roman"/>
            <w:color w:val="000000"/>
            <w:szCs w:val="24"/>
            <w:rPrChange w:id="204" w:author="Olivia Imner" w:date="2018-12-02T18:34:00Z">
              <w:rPr>
                <w:rFonts w:cs="Times New Roman"/>
                <w:color w:val="000000"/>
                <w:szCs w:val="24"/>
              </w:rPr>
            </w:rPrChange>
          </w:rPr>
          <w:delText xml:space="preserve">Mayes, T., &amp; de Freitas, S. (2004). Review of e-learning theories, frameworks and models. </w:delText>
        </w:r>
        <w:r w:rsidRPr="00453A19" w:rsidDel="0096432E">
          <w:rPr>
            <w:rFonts w:cs="Times New Roman"/>
            <w:i/>
            <w:iCs/>
            <w:color w:val="000000"/>
            <w:szCs w:val="24"/>
            <w:rPrChange w:id="205" w:author="Olivia Imner" w:date="2018-12-02T18:34:00Z">
              <w:rPr>
                <w:rFonts w:cs="Times New Roman"/>
                <w:i/>
                <w:iCs/>
                <w:color w:val="000000"/>
                <w:szCs w:val="24"/>
              </w:rPr>
            </w:rPrChange>
          </w:rPr>
          <w:delText>JISC E-Learning Models Desk Study</w:delText>
        </w:r>
        <w:r w:rsidRPr="00453A19" w:rsidDel="0096432E">
          <w:rPr>
            <w:rFonts w:cs="Times New Roman"/>
            <w:color w:val="000000"/>
            <w:szCs w:val="24"/>
            <w:rPrChange w:id="206" w:author="Olivia Imner" w:date="2018-12-02T18:34:00Z">
              <w:rPr>
                <w:rFonts w:cs="Times New Roman"/>
                <w:color w:val="000000"/>
                <w:szCs w:val="24"/>
              </w:rPr>
            </w:rPrChange>
          </w:rPr>
          <w:delText>, (1).</w:delText>
        </w:r>
      </w:del>
    </w:p>
    <w:p w14:paraId="727F0F47" w14:textId="75887132" w:rsidR="00D90B2E" w:rsidRPr="00453A19" w:rsidDel="0096432E" w:rsidRDefault="00D90B2E">
      <w:pPr>
        <w:widowControl w:val="0"/>
        <w:autoSpaceDE w:val="0"/>
        <w:autoSpaceDN w:val="0"/>
        <w:adjustRightInd w:val="0"/>
        <w:rPr>
          <w:del w:id="207" w:author="Olivia Imner" w:date="2018-12-02T11:14:00Z"/>
          <w:rFonts w:cs="Times New Roman"/>
          <w:color w:val="000000"/>
          <w:szCs w:val="24"/>
          <w:rPrChange w:id="208" w:author="Olivia Imner" w:date="2018-12-02T18:34:00Z">
            <w:rPr>
              <w:del w:id="209" w:author="Olivia Imner" w:date="2018-12-02T11:14:00Z"/>
              <w:rFonts w:cs="Times New Roman"/>
              <w:color w:val="000000"/>
              <w:szCs w:val="24"/>
            </w:rPr>
          </w:rPrChange>
        </w:rPr>
      </w:pPr>
      <w:del w:id="210" w:author="Olivia Imner" w:date="2018-12-02T11:14:00Z">
        <w:r w:rsidRPr="00453A19" w:rsidDel="0096432E">
          <w:rPr>
            <w:rFonts w:cs="Times New Roman"/>
            <w:color w:val="000000"/>
            <w:szCs w:val="24"/>
            <w:rPrChange w:id="211" w:author="Olivia Imner" w:date="2018-12-02T18:34:00Z">
              <w:rPr>
                <w:rFonts w:cs="Times New Roman"/>
                <w:color w:val="000000"/>
                <w:szCs w:val="24"/>
              </w:rPr>
            </w:rPrChange>
          </w:rPr>
          <w:delText xml:space="preserve">Moraros, J., Islam, A., Yu, S., Banow, R., &amp; Schindelka, B. (2015). Flipping for success: evaluating the effectiveness of a novel teaching approach in a graduate level setting. </w:delText>
        </w:r>
        <w:r w:rsidRPr="00453A19" w:rsidDel="0096432E">
          <w:rPr>
            <w:rFonts w:cs="Times New Roman"/>
            <w:i/>
            <w:iCs/>
            <w:color w:val="000000"/>
            <w:szCs w:val="24"/>
            <w:rPrChange w:id="212" w:author="Olivia Imner" w:date="2018-12-02T18:34:00Z">
              <w:rPr>
                <w:rFonts w:cs="Times New Roman"/>
                <w:i/>
                <w:iCs/>
                <w:color w:val="000000"/>
                <w:szCs w:val="24"/>
              </w:rPr>
            </w:rPrChange>
          </w:rPr>
          <w:delText>BMC Medical Education</w:delText>
        </w:r>
        <w:r w:rsidRPr="00453A19" w:rsidDel="0096432E">
          <w:rPr>
            <w:rFonts w:cs="Times New Roman"/>
            <w:color w:val="000000"/>
            <w:szCs w:val="24"/>
            <w:rPrChange w:id="213" w:author="Olivia Imner" w:date="2018-12-02T18:34:00Z">
              <w:rPr>
                <w:rFonts w:cs="Times New Roman"/>
                <w:color w:val="000000"/>
                <w:szCs w:val="24"/>
              </w:rPr>
            </w:rPrChange>
          </w:rPr>
          <w:delText xml:space="preserve">, </w:delText>
        </w:r>
        <w:r w:rsidRPr="00453A19" w:rsidDel="0096432E">
          <w:rPr>
            <w:rFonts w:cs="Times New Roman"/>
            <w:i/>
            <w:iCs/>
            <w:color w:val="000000"/>
            <w:szCs w:val="24"/>
            <w:rPrChange w:id="214" w:author="Olivia Imner" w:date="2018-12-02T18:34:00Z">
              <w:rPr>
                <w:rFonts w:cs="Times New Roman"/>
                <w:i/>
                <w:iCs/>
                <w:color w:val="000000"/>
                <w:szCs w:val="24"/>
              </w:rPr>
            </w:rPrChange>
          </w:rPr>
          <w:delText>15</w:delText>
        </w:r>
        <w:r w:rsidRPr="00453A19" w:rsidDel="0096432E">
          <w:rPr>
            <w:rFonts w:cs="Times New Roman"/>
            <w:color w:val="000000"/>
            <w:szCs w:val="24"/>
            <w:rPrChange w:id="215" w:author="Olivia Imner" w:date="2018-12-02T18:34:00Z">
              <w:rPr>
                <w:rFonts w:cs="Times New Roman"/>
                <w:color w:val="000000"/>
                <w:szCs w:val="24"/>
              </w:rPr>
            </w:rPrChange>
          </w:rPr>
          <w:delText>. https://doi.org/10.1186/s12909-015-0317-2</w:delText>
        </w:r>
      </w:del>
    </w:p>
    <w:p w14:paraId="0F7A1533" w14:textId="288882DB" w:rsidR="00D90B2E" w:rsidRPr="00453A19" w:rsidDel="0096432E" w:rsidRDefault="00D90B2E">
      <w:pPr>
        <w:widowControl w:val="0"/>
        <w:autoSpaceDE w:val="0"/>
        <w:autoSpaceDN w:val="0"/>
        <w:adjustRightInd w:val="0"/>
        <w:rPr>
          <w:del w:id="216" w:author="Olivia Imner" w:date="2018-12-02T11:14:00Z"/>
          <w:rFonts w:cs="Times New Roman"/>
          <w:color w:val="000000"/>
          <w:szCs w:val="24"/>
          <w:rPrChange w:id="217" w:author="Olivia Imner" w:date="2018-12-02T18:34:00Z">
            <w:rPr>
              <w:del w:id="218" w:author="Olivia Imner" w:date="2018-12-02T11:14:00Z"/>
              <w:rFonts w:cs="Times New Roman"/>
              <w:color w:val="000000"/>
              <w:szCs w:val="24"/>
            </w:rPr>
          </w:rPrChange>
        </w:rPr>
      </w:pPr>
      <w:del w:id="219" w:author="Olivia Imner" w:date="2018-12-02T11:14:00Z">
        <w:r w:rsidRPr="00453A19" w:rsidDel="0096432E">
          <w:rPr>
            <w:rFonts w:cs="Times New Roman"/>
            <w:color w:val="000000"/>
            <w:szCs w:val="24"/>
            <w:rPrChange w:id="220" w:author="Olivia Imner" w:date="2018-12-02T18:34:00Z">
              <w:rPr>
                <w:rFonts w:cs="Times New Roman"/>
                <w:color w:val="000000"/>
                <w:szCs w:val="24"/>
              </w:rPr>
            </w:rPrChange>
          </w:rPr>
          <w:delText xml:space="preserve">Pange, A., &amp; Pange, J. (2011). Is E-learning Based On Learning Theories? A Literature Review. </w:delText>
        </w:r>
        <w:r w:rsidRPr="00453A19" w:rsidDel="0096432E">
          <w:rPr>
            <w:rFonts w:cs="Times New Roman"/>
            <w:i/>
            <w:iCs/>
            <w:color w:val="000000"/>
            <w:szCs w:val="24"/>
            <w:rPrChange w:id="221" w:author="Olivia Imner" w:date="2018-12-02T18:34:00Z">
              <w:rPr>
                <w:rFonts w:cs="Times New Roman"/>
                <w:i/>
                <w:iCs/>
                <w:color w:val="000000"/>
                <w:szCs w:val="24"/>
              </w:rPr>
            </w:rPrChange>
          </w:rPr>
          <w:delText>World Academy of Science, Engineering &amp; Technology</w:delText>
        </w:r>
        <w:r w:rsidRPr="00453A19" w:rsidDel="0096432E">
          <w:rPr>
            <w:rFonts w:cs="Times New Roman"/>
            <w:color w:val="000000"/>
            <w:szCs w:val="24"/>
            <w:rPrChange w:id="222" w:author="Olivia Imner" w:date="2018-12-02T18:34:00Z">
              <w:rPr>
                <w:rFonts w:cs="Times New Roman"/>
                <w:color w:val="000000"/>
                <w:szCs w:val="24"/>
              </w:rPr>
            </w:rPrChange>
          </w:rPr>
          <w:delText xml:space="preserve">, </w:delText>
        </w:r>
        <w:r w:rsidRPr="00453A19" w:rsidDel="0096432E">
          <w:rPr>
            <w:rFonts w:cs="Times New Roman"/>
            <w:i/>
            <w:iCs/>
            <w:color w:val="000000"/>
            <w:szCs w:val="24"/>
            <w:rPrChange w:id="223" w:author="Olivia Imner" w:date="2018-12-02T18:34:00Z">
              <w:rPr>
                <w:rFonts w:cs="Times New Roman"/>
                <w:i/>
                <w:iCs/>
                <w:color w:val="000000"/>
                <w:szCs w:val="24"/>
              </w:rPr>
            </w:rPrChange>
          </w:rPr>
          <w:delText>5</w:delText>
        </w:r>
        <w:r w:rsidRPr="00453A19" w:rsidDel="0096432E">
          <w:rPr>
            <w:rFonts w:cs="Times New Roman"/>
            <w:color w:val="000000"/>
            <w:szCs w:val="24"/>
            <w:rPrChange w:id="224" w:author="Olivia Imner" w:date="2018-12-02T18:34:00Z">
              <w:rPr>
                <w:rFonts w:cs="Times New Roman"/>
                <w:color w:val="000000"/>
                <w:szCs w:val="24"/>
              </w:rPr>
            </w:rPrChange>
          </w:rPr>
          <w:delText>(8).</w:delText>
        </w:r>
      </w:del>
    </w:p>
    <w:p w14:paraId="598C097C" w14:textId="5A7F514E" w:rsidR="00D90B2E" w:rsidRPr="00453A19" w:rsidDel="0096432E" w:rsidRDefault="00D90B2E">
      <w:pPr>
        <w:widowControl w:val="0"/>
        <w:autoSpaceDE w:val="0"/>
        <w:autoSpaceDN w:val="0"/>
        <w:adjustRightInd w:val="0"/>
        <w:rPr>
          <w:del w:id="225" w:author="Olivia Imner" w:date="2018-12-02T11:14:00Z"/>
          <w:rFonts w:cs="Times New Roman"/>
          <w:color w:val="000000"/>
          <w:szCs w:val="24"/>
          <w:rPrChange w:id="226" w:author="Olivia Imner" w:date="2018-12-02T18:34:00Z">
            <w:rPr>
              <w:del w:id="227" w:author="Olivia Imner" w:date="2018-12-02T11:14:00Z"/>
              <w:rFonts w:cs="Times New Roman"/>
              <w:color w:val="000000"/>
              <w:szCs w:val="24"/>
            </w:rPr>
          </w:rPrChange>
        </w:rPr>
      </w:pPr>
      <w:del w:id="228" w:author="Olivia Imner" w:date="2018-12-02T11:14:00Z">
        <w:r w:rsidRPr="00453A19" w:rsidDel="0096432E">
          <w:rPr>
            <w:rFonts w:cs="Times New Roman"/>
            <w:color w:val="000000"/>
            <w:szCs w:val="24"/>
            <w:rPrChange w:id="229" w:author="Olivia Imner" w:date="2018-12-02T18:34:00Z">
              <w:rPr>
                <w:rFonts w:cs="Times New Roman"/>
                <w:color w:val="000000"/>
                <w:szCs w:val="24"/>
              </w:rPr>
            </w:rPrChange>
          </w:rPr>
          <w:delText xml:space="preserve">Yeh, Y.-C. (2009). Integrating e-learning into the Direct-instruction Model to enhance the effectiveness of critical-thinking instruction. </w:delText>
        </w:r>
        <w:r w:rsidRPr="00453A19" w:rsidDel="0096432E">
          <w:rPr>
            <w:rFonts w:cs="Times New Roman"/>
            <w:i/>
            <w:iCs/>
            <w:color w:val="000000"/>
            <w:szCs w:val="24"/>
            <w:rPrChange w:id="230" w:author="Olivia Imner" w:date="2018-12-02T18:34:00Z">
              <w:rPr>
                <w:rFonts w:cs="Times New Roman"/>
                <w:i/>
                <w:iCs/>
                <w:color w:val="000000"/>
                <w:szCs w:val="24"/>
              </w:rPr>
            </w:rPrChange>
          </w:rPr>
          <w:delText>Instructional Science</w:delText>
        </w:r>
        <w:r w:rsidRPr="00453A19" w:rsidDel="0096432E">
          <w:rPr>
            <w:rFonts w:cs="Times New Roman"/>
            <w:color w:val="000000"/>
            <w:szCs w:val="24"/>
            <w:rPrChange w:id="231" w:author="Olivia Imner" w:date="2018-12-02T18:34:00Z">
              <w:rPr>
                <w:rFonts w:cs="Times New Roman"/>
                <w:color w:val="000000"/>
                <w:szCs w:val="24"/>
              </w:rPr>
            </w:rPrChange>
          </w:rPr>
          <w:delText xml:space="preserve">, </w:delText>
        </w:r>
        <w:r w:rsidRPr="00453A19" w:rsidDel="0096432E">
          <w:rPr>
            <w:rFonts w:cs="Times New Roman"/>
            <w:i/>
            <w:iCs/>
            <w:color w:val="000000"/>
            <w:szCs w:val="24"/>
            <w:rPrChange w:id="232" w:author="Olivia Imner" w:date="2018-12-02T18:34:00Z">
              <w:rPr>
                <w:rFonts w:cs="Times New Roman"/>
                <w:i/>
                <w:iCs/>
                <w:color w:val="000000"/>
                <w:szCs w:val="24"/>
              </w:rPr>
            </w:rPrChange>
          </w:rPr>
          <w:delText>37</w:delText>
        </w:r>
        <w:r w:rsidRPr="00453A19" w:rsidDel="0096432E">
          <w:rPr>
            <w:rFonts w:cs="Times New Roman"/>
            <w:color w:val="000000"/>
            <w:szCs w:val="24"/>
            <w:rPrChange w:id="233" w:author="Olivia Imner" w:date="2018-12-02T18:34:00Z">
              <w:rPr>
                <w:rFonts w:cs="Times New Roman"/>
                <w:color w:val="000000"/>
                <w:szCs w:val="24"/>
              </w:rPr>
            </w:rPrChange>
          </w:rPr>
          <w:delText>(2), 185–203. Retrieved from goo.gl/Lo4tFB</w:delText>
        </w:r>
      </w:del>
    </w:p>
    <w:p w14:paraId="34026666" w14:textId="6EE53F23"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9D27B3">
      <w:pPr>
        <w:pStyle w:val="Heading11"/>
      </w:pPr>
      <w:bookmarkStart w:id="234" w:name="_Toc391456187"/>
      <w:bookmarkStart w:id="235" w:name="_Toc401327944"/>
      <w:bookmarkEnd w:id="234"/>
      <w:r w:rsidRPr="009F3187">
        <w:t>Bilagor</w:t>
      </w:r>
      <w:bookmarkEnd w:id="235"/>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4BBBADE6" w14:textId="77777777" w:rsidR="00BC101F" w:rsidRDefault="00BC101F" w:rsidP="00BF2EDC">
      <w:pPr>
        <w:widowControl w:val="0"/>
        <w:autoSpaceDE w:val="0"/>
        <w:autoSpaceDN w:val="0"/>
        <w:adjustRightInd w:val="0"/>
        <w:jc w:val="both"/>
        <w:rPr>
          <w:rFonts w:ascii="Verdana" w:hAnsi="Verdana" w:cs="Times New Roman"/>
          <w:b/>
          <w:color w:val="000000" w:themeColor="text1"/>
          <w:sz w:val="16"/>
          <w:szCs w:val="16"/>
        </w:rPr>
      </w:pPr>
    </w:p>
    <w:p w14:paraId="5110CA86" w14:textId="2A639792" w:rsidR="00D45847" w:rsidRPr="00BC101F" w:rsidRDefault="00F16CB6" w:rsidP="00BC101F">
      <w:pPr>
        <w:widowControl w:val="0"/>
        <w:autoSpaceDE w:val="0"/>
        <w:autoSpaceDN w:val="0"/>
        <w:adjustRightInd w:val="0"/>
        <w:jc w:val="both"/>
        <w:rPr>
          <w:rFonts w:ascii="Verdana" w:hAnsi="Verdana" w:cs="Times New Roman"/>
          <w:color w:val="000000" w:themeColor="text1"/>
          <w:sz w:val="16"/>
          <w:szCs w:val="16"/>
        </w:rPr>
      </w:pPr>
      <w:r w:rsidRPr="00004B10">
        <w:rPr>
          <w:rFonts w:ascii="Verdana" w:hAnsi="Verdana" w:cs="Times New Roman"/>
          <w:b/>
          <w:color w:val="000000" w:themeColor="text1"/>
          <w:sz w:val="16"/>
          <w:szCs w:val="16"/>
        </w:rPr>
        <w:t>Bilaga</w:t>
      </w:r>
      <w:r w:rsidR="004A1CFE">
        <w:rPr>
          <w:rFonts w:ascii="Verdana" w:hAnsi="Verdana" w:cs="Times New Roman"/>
          <w:b/>
          <w:color w:val="000000" w:themeColor="text1"/>
          <w:sz w:val="16"/>
          <w:szCs w:val="16"/>
        </w:rPr>
        <w:t xml:space="preserve"> 1</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082155C" w14:textId="622F7B28" w:rsidR="00D45847" w:rsidRPr="009F1170" w:rsidRDefault="00850895" w:rsidP="004E58AD">
      <w:pPr>
        <w:rPr>
          <w:b/>
          <w:bCs/>
          <w:iCs/>
          <w:color w:val="00000A"/>
        </w:rPr>
      </w:pPr>
      <w:bookmarkStart w:id="236" w:name="_Toc391456188"/>
      <w:bookmarkEnd w:id="236"/>
      <w:r w:rsidRPr="00D01DE3">
        <w:rPr>
          <w:rStyle w:val="Starkbetoning"/>
          <w:color w:val="00000A"/>
        </w:rPr>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186B8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186B8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186B8B">
        <w:rPr>
          <w:rStyle w:val="Fotnotsreferens"/>
        </w:rPr>
        <w:footnoteReference w:id="3"/>
      </w:r>
      <w:r w:rsidR="00850895">
        <w:rPr>
          <w:rFonts w:eastAsia="Times New Roman" w:cs="Times New Roman"/>
          <w:color w:val="333333"/>
        </w:rPr>
        <w:t xml:space="preserve"> (kognitiva färdigheter) för att gestalta</w:t>
      </w:r>
      <w:r w:rsidR="00850895" w:rsidRPr="00186B8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186B8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186B8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549AD0B7" w14:textId="5245E11C" w:rsidR="00A44BD4"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00B0EF32"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000E143A" w:rsidRPr="000E143A">
        <w:rPr>
          <w:rFonts w:ascii="Verdana" w:hAnsi="Verdana"/>
          <w:sz w:val="16"/>
          <w:szCs w:val="16"/>
        </w:rPr>
        <w:t>Intervjufrågorna</w:t>
      </w:r>
      <w:r w:rsidR="000E143A">
        <w:rPr>
          <w:rFonts w:ascii="Verdana" w:hAnsi="Verdana"/>
          <w:sz w:val="16"/>
          <w:szCs w:val="16"/>
        </w:rPr>
        <w:t xml:space="preserve"> </w:t>
      </w:r>
      <w:r w:rsidR="004A0102">
        <w:rPr>
          <w:rFonts w:ascii="Verdana" w:hAnsi="Verdana"/>
          <w:sz w:val="16"/>
          <w:szCs w:val="16"/>
        </w:rPr>
        <w:t xml:space="preserve">indelade </w:t>
      </w:r>
      <w:r w:rsidR="003A2BA1">
        <w:rPr>
          <w:rFonts w:ascii="Verdana" w:hAnsi="Verdana"/>
          <w:sz w:val="16"/>
          <w:szCs w:val="16"/>
        </w:rPr>
        <w:t xml:space="preserve">efter korresponderade faser, samt </w:t>
      </w:r>
      <w:r w:rsidR="004A0102">
        <w:rPr>
          <w:rFonts w:ascii="Verdana" w:hAnsi="Verdana"/>
          <w:sz w:val="16"/>
          <w:szCs w:val="16"/>
        </w:rPr>
        <w:t xml:space="preserve">respondentens poäng. </w:t>
      </w:r>
      <w:r w:rsidRPr="000427E4">
        <w:rPr>
          <w:rFonts w:ascii="Verdana" w:hAnsi="Verdana"/>
          <w:sz w:val="16"/>
          <w:szCs w:val="16"/>
        </w:rPr>
        <w:t xml:space="preserve">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37" w:name="_Toc391456189"/>
      <w:bookmarkEnd w:id="237"/>
    </w:p>
    <w:p w14:paraId="3586C7D5" w14:textId="77777777" w:rsidR="006C1E64" w:rsidRDefault="006C1E64">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0F623C78" w14:textId="77777777" w:rsidR="00BC101F" w:rsidRDefault="00BC101F" w:rsidP="000427E4">
      <w:pPr>
        <w:rPr>
          <w:rFonts w:ascii="Verdana" w:hAnsi="Verdana"/>
          <w:b/>
          <w:sz w:val="16"/>
          <w:szCs w:val="16"/>
        </w:rPr>
      </w:pPr>
    </w:p>
    <w:p w14:paraId="68A89F8E" w14:textId="29E3A794" w:rsidR="00D45847" w:rsidRPr="000427E4" w:rsidRDefault="00AD2787" w:rsidP="000427E4">
      <w:pPr>
        <w:rPr>
          <w:rFonts w:ascii="Verdana" w:hAnsi="Verdana"/>
          <w:sz w:val="16"/>
          <w:szCs w:val="16"/>
        </w:rPr>
        <w:sectPr w:rsidR="00D45847" w:rsidRPr="000427E4" w:rsidSect="00C95447">
          <w:footerReference w:type="default" r:id="rId16"/>
          <w:footerReference w:type="first" r:id="rId17"/>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3A2BA1">
        <w:rPr>
          <w:rFonts w:ascii="Verdana" w:hAnsi="Verdana"/>
          <w:sz w:val="16"/>
          <w:szCs w:val="16"/>
        </w:rPr>
        <w:t>nde element, därpå påståenden.</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26B98418" w14:textId="360D4417" w:rsidR="003A2BA1" w:rsidRDefault="003A2BA1" w:rsidP="003A2BA1"/>
    <w:sectPr w:rsidR="003A2BA1">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4" w:author="Olivia Imner" w:date="2018-12-02T09:52:00Z" w:initials="OI">
    <w:p w14:paraId="6465A0CA" w14:textId="5197B686" w:rsidR="00BF621B" w:rsidRDefault="00BF621B">
      <w:pPr>
        <w:pStyle w:val="Kommentarer"/>
      </w:pPr>
      <w:r>
        <w:rPr>
          <w:rStyle w:val="Kommentarsreferens"/>
        </w:rPr>
        <w:annotationRef/>
      </w:r>
      <w:proofErr w:type="spellStart"/>
      <w:r>
        <w:t>Potentially</w:t>
      </w:r>
      <w:proofErr w:type="spellEnd"/>
      <w:r>
        <w:t xml:space="preserve"> </w:t>
      </w:r>
      <w:proofErr w:type="spellStart"/>
      <w:r>
        <w:t>repeat</w:t>
      </w:r>
      <w:proofErr w:type="spellEnd"/>
      <w:r>
        <w:t xml:space="preserve"> the 2nd syfte </w:t>
      </w:r>
      <w:proofErr w:type="spellStart"/>
      <w:r>
        <w:t>before</w:t>
      </w:r>
      <w:proofErr w:type="spellEnd"/>
      <w:r>
        <w:t xml:space="preserve"> </w:t>
      </w:r>
      <w:proofErr w:type="spellStart"/>
      <w:r>
        <w:t>this</w:t>
      </w:r>
      <w:proofErr w:type="spellEnd"/>
      <w:r>
        <w:t xml:space="preserve"> </w:t>
      </w:r>
      <w:proofErr w:type="spellStart"/>
      <w:r>
        <w:t>sentance</w:t>
      </w:r>
      <w:proofErr w:type="spellEnd"/>
      <w:r>
        <w:t>…</w:t>
      </w:r>
      <w:r w:rsidRPr="006235FC">
        <w:rPr>
          <w:rFonts w:cs="Times New Roman"/>
        </w:rPr>
        <w:t xml:space="preserve"> </w:t>
      </w:r>
    </w:p>
  </w:comment>
  <w:comment w:id="64" w:author="Olivia Imner" w:date="2018-12-02T18:27:00Z" w:initials="OI">
    <w:p w14:paraId="3C62F6A4" w14:textId="459A33BA" w:rsidR="00BF621B" w:rsidRDefault="00BF621B">
      <w:pPr>
        <w:pStyle w:val="Kommentarer"/>
      </w:pPr>
      <w:ins w:id="93" w:author="Olivia Imner" w:date="2018-12-02T13:59:00Z">
        <w:r>
          <w:rPr>
            <w:rStyle w:val="Kommentarsreferens"/>
          </w:rPr>
          <w:annotationRef/>
        </w:r>
      </w:ins>
      <w:r w:rsidRPr="00E9171E">
        <w:rPr>
          <w:color w:val="0000FF"/>
        </w:rPr>
        <w:t>Ändra till detta</w:t>
      </w:r>
      <w:proofErr w:type="gramStart"/>
      <w:r w:rsidRPr="00E9171E">
        <w:rPr>
          <w:color w:val="0000FF"/>
        </w:rPr>
        <w:t>?:</w:t>
      </w:r>
      <w:proofErr w:type="gramEnd"/>
      <w:r>
        <w:t xml:space="preserve"> </w:t>
      </w:r>
      <w:r>
        <w:br/>
        <w:t>Jämfört med Mayes &amp; de Freitas, hade strategi som användes i denna studie en fördel att utnyttja ett flertal frågor per perspektiv, vilket ger ett mer noggrant resultat. I och med att studies strategi representerar varje perspektiv med en modell, har den också möjlighet att direkt identifiera en kandidat modell som skulle kunna implementeras i företaget.</w:t>
      </w:r>
    </w:p>
  </w:comment>
  <w:comment w:id="106" w:author="Olivia Imner" w:date="2018-12-02T18:28:00Z" w:initials="OI">
    <w:p w14:paraId="4F40F86A" w14:textId="0DF337EE" w:rsidR="00BF621B" w:rsidRDefault="00BF621B">
      <w:pPr>
        <w:pStyle w:val="Kommentarer"/>
      </w:pPr>
      <w:ins w:id="116" w:author="Olivia Imner" w:date="2018-12-02T12:01:00Z">
        <w:r>
          <w:rPr>
            <w:rStyle w:val="Kommentarsreferens"/>
          </w:rPr>
          <w:annotationRef/>
        </w:r>
      </w:ins>
      <w:proofErr w:type="spellStart"/>
      <w:r>
        <w:t>Grammar</w:t>
      </w:r>
      <w:proofErr w:type="spellEnd"/>
      <w:r>
        <w:t>. Ändrat.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BF621B" w:rsidRDefault="00BF621B">
      <w:r>
        <w:separator/>
      </w:r>
    </w:p>
  </w:endnote>
  <w:endnote w:type="continuationSeparator" w:id="0">
    <w:p w14:paraId="4F768654" w14:textId="77777777" w:rsidR="00BF621B" w:rsidRDefault="00BF62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20000287" w:usb1="00000001"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BF621B" w:rsidRDefault="00BF621B">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BF621B" w:rsidRDefault="00BF621B">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BF621B" w:rsidRDefault="00BF621B">
        <w:pPr>
          <w:pStyle w:val="Footer1"/>
          <w:jc w:val="center"/>
        </w:pPr>
        <w:r>
          <w:fldChar w:fldCharType="begin"/>
        </w:r>
        <w:r>
          <w:instrText>PAGE</w:instrText>
        </w:r>
        <w:r>
          <w:fldChar w:fldCharType="separate"/>
        </w:r>
        <w:r w:rsidR="00BC780E">
          <w:rPr>
            <w:noProof/>
          </w:rPr>
          <w:t>13</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BF621B" w:rsidRDefault="00BF621B">
        <w:pPr>
          <w:pStyle w:val="Footer1"/>
          <w:jc w:val="center"/>
        </w:pPr>
        <w:r>
          <w:fldChar w:fldCharType="begin"/>
        </w:r>
        <w:r>
          <w:instrText>PAGE</w:instrText>
        </w:r>
        <w:r>
          <w:fldChar w:fldCharType="separate"/>
        </w:r>
        <w:r w:rsidR="00BC780E">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BF621B" w:rsidRDefault="00BF621B">
      <w:r>
        <w:separator/>
      </w:r>
    </w:p>
  </w:footnote>
  <w:footnote w:type="continuationSeparator" w:id="0">
    <w:p w14:paraId="71DB8F98" w14:textId="77777777" w:rsidR="00BF621B" w:rsidRDefault="00BF621B">
      <w:r>
        <w:continuationSeparator/>
      </w:r>
    </w:p>
  </w:footnote>
  <w:footnote w:id="1">
    <w:p w14:paraId="5824ECF3" w14:textId="4B98B15A" w:rsidR="00BF621B" w:rsidRPr="005D1A1C" w:rsidRDefault="00BF621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BF621B" w:rsidRPr="005D1A1C" w:rsidRDefault="00BF621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BF621B" w:rsidRPr="005D1A1C" w:rsidRDefault="00BF621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BF621B" w:rsidRPr="005D1A1C" w:rsidRDefault="00BF621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BF621B" w:rsidRPr="005D1A1C" w:rsidRDefault="00BF621B" w:rsidP="00CF61C4">
      <w:pPr>
        <w:pStyle w:val="Fotnotstext"/>
        <w:jc w:val="both"/>
        <w:rPr>
          <w:sz w:val="14"/>
          <w:szCs w:val="14"/>
        </w:rPr>
      </w:pPr>
      <w:r w:rsidRPr="00186B8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BF621B" w:rsidRDefault="00BF621B" w:rsidP="00CF61C4">
      <w:pPr>
        <w:pStyle w:val="Fotnotstext"/>
        <w:jc w:val="both"/>
      </w:pPr>
      <w:r w:rsidRPr="00186B8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4E453CC"/>
    <w:multiLevelType w:val="hybridMultilevel"/>
    <w:tmpl w:val="5F6ABC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nsid w:val="14FE7B54"/>
    <w:multiLevelType w:val="multilevel"/>
    <w:tmpl w:val="C074DB00"/>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2598778E"/>
    <w:multiLevelType w:val="hybridMultilevel"/>
    <w:tmpl w:val="9CE47A4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3">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63631EAE"/>
    <w:multiLevelType w:val="hybridMultilevel"/>
    <w:tmpl w:val="4C9EA61E"/>
    <w:lvl w:ilvl="0" w:tplc="0074B230">
      <w:numFmt w:val="bullet"/>
      <w:lvlText w:val="-"/>
      <w:lvlJc w:val="left"/>
      <w:pPr>
        <w:ind w:left="720" w:hanging="360"/>
      </w:pPr>
      <w:rPr>
        <w:rFonts w:ascii="Times New Roman" w:eastAsiaTheme="minorHAnsi" w:hAnsi="Times New Roman" w:cs="Times New Roman" w:hint="default"/>
        <w:color w:val="auto"/>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3"/>
  </w:num>
  <w:num w:numId="2">
    <w:abstractNumId w:val="5"/>
  </w:num>
  <w:num w:numId="3">
    <w:abstractNumId w:val="4"/>
  </w:num>
  <w:num w:numId="4">
    <w:abstractNumId w:val="10"/>
  </w:num>
  <w:num w:numId="5">
    <w:abstractNumId w:val="17"/>
  </w:num>
  <w:num w:numId="6">
    <w:abstractNumId w:val="18"/>
  </w:num>
  <w:num w:numId="7">
    <w:abstractNumId w:val="13"/>
  </w:num>
  <w:num w:numId="8">
    <w:abstractNumId w:val="9"/>
  </w:num>
  <w:num w:numId="9">
    <w:abstractNumId w:val="14"/>
  </w:num>
  <w:num w:numId="10">
    <w:abstractNumId w:val="0"/>
  </w:num>
  <w:num w:numId="11">
    <w:abstractNumId w:val="11"/>
  </w:num>
  <w:num w:numId="12">
    <w:abstractNumId w:val="12"/>
  </w:num>
  <w:num w:numId="13">
    <w:abstractNumId w:val="2"/>
  </w:num>
  <w:num w:numId="14">
    <w:abstractNumId w:val="15"/>
  </w:num>
  <w:num w:numId="15">
    <w:abstractNumId w:val="6"/>
  </w:num>
  <w:num w:numId="16">
    <w:abstractNumId w:val="8"/>
  </w:num>
  <w:num w:numId="17">
    <w:abstractNumId w:val="16"/>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trackRevisions/>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2ECD"/>
    <w:rsid w:val="000033C8"/>
    <w:rsid w:val="00003F6D"/>
    <w:rsid w:val="00004B10"/>
    <w:rsid w:val="00010A04"/>
    <w:rsid w:val="00011D9B"/>
    <w:rsid w:val="00012EE9"/>
    <w:rsid w:val="000132C0"/>
    <w:rsid w:val="000138A9"/>
    <w:rsid w:val="00014B9D"/>
    <w:rsid w:val="000152C2"/>
    <w:rsid w:val="00021305"/>
    <w:rsid w:val="00024931"/>
    <w:rsid w:val="000331BF"/>
    <w:rsid w:val="000359B7"/>
    <w:rsid w:val="00035BFB"/>
    <w:rsid w:val="00036B5F"/>
    <w:rsid w:val="00041127"/>
    <w:rsid w:val="000412CF"/>
    <w:rsid w:val="000413AA"/>
    <w:rsid w:val="00041A1C"/>
    <w:rsid w:val="000424D5"/>
    <w:rsid w:val="000427E4"/>
    <w:rsid w:val="00043579"/>
    <w:rsid w:val="00044A39"/>
    <w:rsid w:val="00047967"/>
    <w:rsid w:val="00052213"/>
    <w:rsid w:val="000531A0"/>
    <w:rsid w:val="000539E0"/>
    <w:rsid w:val="00054492"/>
    <w:rsid w:val="00054BE5"/>
    <w:rsid w:val="0005670E"/>
    <w:rsid w:val="00063F85"/>
    <w:rsid w:val="000663F2"/>
    <w:rsid w:val="00067904"/>
    <w:rsid w:val="00071487"/>
    <w:rsid w:val="00075949"/>
    <w:rsid w:val="000775EB"/>
    <w:rsid w:val="00080C1A"/>
    <w:rsid w:val="00083F82"/>
    <w:rsid w:val="000856E3"/>
    <w:rsid w:val="00085FDC"/>
    <w:rsid w:val="0008729B"/>
    <w:rsid w:val="00087DFC"/>
    <w:rsid w:val="00090506"/>
    <w:rsid w:val="00091FAA"/>
    <w:rsid w:val="00092C24"/>
    <w:rsid w:val="0009439E"/>
    <w:rsid w:val="000944E9"/>
    <w:rsid w:val="00097583"/>
    <w:rsid w:val="000A17B0"/>
    <w:rsid w:val="000A2398"/>
    <w:rsid w:val="000A2894"/>
    <w:rsid w:val="000A3642"/>
    <w:rsid w:val="000A6CA9"/>
    <w:rsid w:val="000A7DCF"/>
    <w:rsid w:val="000B0BC8"/>
    <w:rsid w:val="000B1921"/>
    <w:rsid w:val="000B1A5C"/>
    <w:rsid w:val="000B36E3"/>
    <w:rsid w:val="000B42FE"/>
    <w:rsid w:val="000B4763"/>
    <w:rsid w:val="000C0F0D"/>
    <w:rsid w:val="000C13C1"/>
    <w:rsid w:val="000C1C09"/>
    <w:rsid w:val="000C1D43"/>
    <w:rsid w:val="000C29D9"/>
    <w:rsid w:val="000C56DF"/>
    <w:rsid w:val="000C6079"/>
    <w:rsid w:val="000D34D5"/>
    <w:rsid w:val="000D6D5B"/>
    <w:rsid w:val="000D6D84"/>
    <w:rsid w:val="000E09E7"/>
    <w:rsid w:val="000E143A"/>
    <w:rsid w:val="000E3571"/>
    <w:rsid w:val="000E3605"/>
    <w:rsid w:val="000F0251"/>
    <w:rsid w:val="000F0C86"/>
    <w:rsid w:val="000F257E"/>
    <w:rsid w:val="000F25A0"/>
    <w:rsid w:val="000F49A5"/>
    <w:rsid w:val="0010000F"/>
    <w:rsid w:val="001004DB"/>
    <w:rsid w:val="001017ED"/>
    <w:rsid w:val="00103740"/>
    <w:rsid w:val="00103E8E"/>
    <w:rsid w:val="001046A8"/>
    <w:rsid w:val="001077E4"/>
    <w:rsid w:val="00110DB4"/>
    <w:rsid w:val="0011203A"/>
    <w:rsid w:val="00113211"/>
    <w:rsid w:val="001133A4"/>
    <w:rsid w:val="00116196"/>
    <w:rsid w:val="001269BE"/>
    <w:rsid w:val="00127A70"/>
    <w:rsid w:val="00130629"/>
    <w:rsid w:val="00131159"/>
    <w:rsid w:val="001352A9"/>
    <w:rsid w:val="00135C34"/>
    <w:rsid w:val="00144DFA"/>
    <w:rsid w:val="00145DD9"/>
    <w:rsid w:val="00146793"/>
    <w:rsid w:val="00147B30"/>
    <w:rsid w:val="001558F4"/>
    <w:rsid w:val="0015775D"/>
    <w:rsid w:val="0016757F"/>
    <w:rsid w:val="001701BE"/>
    <w:rsid w:val="001732AB"/>
    <w:rsid w:val="001830ED"/>
    <w:rsid w:val="00184373"/>
    <w:rsid w:val="00186B8B"/>
    <w:rsid w:val="00190936"/>
    <w:rsid w:val="00191B85"/>
    <w:rsid w:val="0019256B"/>
    <w:rsid w:val="001974A0"/>
    <w:rsid w:val="00197B05"/>
    <w:rsid w:val="001A09C0"/>
    <w:rsid w:val="001A2E41"/>
    <w:rsid w:val="001A34FF"/>
    <w:rsid w:val="001A5D5F"/>
    <w:rsid w:val="001B0552"/>
    <w:rsid w:val="001B1EAE"/>
    <w:rsid w:val="001B244D"/>
    <w:rsid w:val="001B33D1"/>
    <w:rsid w:val="001B45BB"/>
    <w:rsid w:val="001B62E1"/>
    <w:rsid w:val="001B6E2D"/>
    <w:rsid w:val="001B7295"/>
    <w:rsid w:val="001C0112"/>
    <w:rsid w:val="001C5B3A"/>
    <w:rsid w:val="001C6ACF"/>
    <w:rsid w:val="001C73C5"/>
    <w:rsid w:val="001D0E51"/>
    <w:rsid w:val="001D31E9"/>
    <w:rsid w:val="001D37D5"/>
    <w:rsid w:val="001D3A85"/>
    <w:rsid w:val="001D42D7"/>
    <w:rsid w:val="001D4C6E"/>
    <w:rsid w:val="001D68A2"/>
    <w:rsid w:val="001D7AAB"/>
    <w:rsid w:val="001E05E5"/>
    <w:rsid w:val="001E114D"/>
    <w:rsid w:val="001E11BD"/>
    <w:rsid w:val="001E3C88"/>
    <w:rsid w:val="001E5D4E"/>
    <w:rsid w:val="001E60E6"/>
    <w:rsid w:val="001F2179"/>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21E2"/>
    <w:rsid w:val="00224B2D"/>
    <w:rsid w:val="00227C61"/>
    <w:rsid w:val="00227C8F"/>
    <w:rsid w:val="00230FB4"/>
    <w:rsid w:val="00231746"/>
    <w:rsid w:val="00233434"/>
    <w:rsid w:val="00234C76"/>
    <w:rsid w:val="0023519E"/>
    <w:rsid w:val="002352A5"/>
    <w:rsid w:val="00235307"/>
    <w:rsid w:val="00235908"/>
    <w:rsid w:val="00242648"/>
    <w:rsid w:val="002427A4"/>
    <w:rsid w:val="002435CA"/>
    <w:rsid w:val="00244800"/>
    <w:rsid w:val="002464E9"/>
    <w:rsid w:val="002468FE"/>
    <w:rsid w:val="00253BB6"/>
    <w:rsid w:val="00255B32"/>
    <w:rsid w:val="00256B80"/>
    <w:rsid w:val="00257181"/>
    <w:rsid w:val="002578D6"/>
    <w:rsid w:val="00257CB5"/>
    <w:rsid w:val="00257DD5"/>
    <w:rsid w:val="00261F22"/>
    <w:rsid w:val="00262ADC"/>
    <w:rsid w:val="00265FDF"/>
    <w:rsid w:val="00267E98"/>
    <w:rsid w:val="002705D4"/>
    <w:rsid w:val="002717B1"/>
    <w:rsid w:val="00274813"/>
    <w:rsid w:val="0028519F"/>
    <w:rsid w:val="00286276"/>
    <w:rsid w:val="00286D84"/>
    <w:rsid w:val="00293F1A"/>
    <w:rsid w:val="0029547E"/>
    <w:rsid w:val="00297AF9"/>
    <w:rsid w:val="002A3A54"/>
    <w:rsid w:val="002A4176"/>
    <w:rsid w:val="002A6849"/>
    <w:rsid w:val="002A6EF3"/>
    <w:rsid w:val="002B1E41"/>
    <w:rsid w:val="002B2E86"/>
    <w:rsid w:val="002B32A2"/>
    <w:rsid w:val="002B4A17"/>
    <w:rsid w:val="002C5DCC"/>
    <w:rsid w:val="002C6BFF"/>
    <w:rsid w:val="002D30EE"/>
    <w:rsid w:val="002D38C1"/>
    <w:rsid w:val="002D66C8"/>
    <w:rsid w:val="002E1134"/>
    <w:rsid w:val="002E22B2"/>
    <w:rsid w:val="002E3B76"/>
    <w:rsid w:val="002E3DAC"/>
    <w:rsid w:val="002E538A"/>
    <w:rsid w:val="002E64C7"/>
    <w:rsid w:val="002E792E"/>
    <w:rsid w:val="00300501"/>
    <w:rsid w:val="00304D18"/>
    <w:rsid w:val="00305460"/>
    <w:rsid w:val="00305D18"/>
    <w:rsid w:val="003066C7"/>
    <w:rsid w:val="003073A8"/>
    <w:rsid w:val="00313701"/>
    <w:rsid w:val="00313D60"/>
    <w:rsid w:val="003148A7"/>
    <w:rsid w:val="00315F5C"/>
    <w:rsid w:val="0032088C"/>
    <w:rsid w:val="0032261D"/>
    <w:rsid w:val="00322DBF"/>
    <w:rsid w:val="003251B2"/>
    <w:rsid w:val="00325923"/>
    <w:rsid w:val="0033419A"/>
    <w:rsid w:val="00335B04"/>
    <w:rsid w:val="00340590"/>
    <w:rsid w:val="003405AE"/>
    <w:rsid w:val="0034079D"/>
    <w:rsid w:val="00341BB8"/>
    <w:rsid w:val="00342848"/>
    <w:rsid w:val="00342CA7"/>
    <w:rsid w:val="00342D7D"/>
    <w:rsid w:val="0034349A"/>
    <w:rsid w:val="00344A49"/>
    <w:rsid w:val="003475EE"/>
    <w:rsid w:val="00347A7F"/>
    <w:rsid w:val="0035370A"/>
    <w:rsid w:val="00354045"/>
    <w:rsid w:val="00354528"/>
    <w:rsid w:val="003557DE"/>
    <w:rsid w:val="00355C23"/>
    <w:rsid w:val="00363562"/>
    <w:rsid w:val="00364A69"/>
    <w:rsid w:val="003673BF"/>
    <w:rsid w:val="00370975"/>
    <w:rsid w:val="003727F8"/>
    <w:rsid w:val="00372DB4"/>
    <w:rsid w:val="003757F9"/>
    <w:rsid w:val="00377747"/>
    <w:rsid w:val="00377B4E"/>
    <w:rsid w:val="00384E49"/>
    <w:rsid w:val="00385B71"/>
    <w:rsid w:val="00387A03"/>
    <w:rsid w:val="00391CE8"/>
    <w:rsid w:val="00391DF5"/>
    <w:rsid w:val="003A2763"/>
    <w:rsid w:val="003A2801"/>
    <w:rsid w:val="003A2BA1"/>
    <w:rsid w:val="003A3342"/>
    <w:rsid w:val="003A3451"/>
    <w:rsid w:val="003A53D6"/>
    <w:rsid w:val="003A56C6"/>
    <w:rsid w:val="003A5A58"/>
    <w:rsid w:val="003B23C6"/>
    <w:rsid w:val="003B2922"/>
    <w:rsid w:val="003B34BD"/>
    <w:rsid w:val="003B5EB1"/>
    <w:rsid w:val="003C06CF"/>
    <w:rsid w:val="003C298D"/>
    <w:rsid w:val="003C4177"/>
    <w:rsid w:val="003C6B23"/>
    <w:rsid w:val="003D1A09"/>
    <w:rsid w:val="003D2164"/>
    <w:rsid w:val="003E0991"/>
    <w:rsid w:val="003E2AEF"/>
    <w:rsid w:val="003E2B2E"/>
    <w:rsid w:val="003E2D9F"/>
    <w:rsid w:val="003E654F"/>
    <w:rsid w:val="003E735C"/>
    <w:rsid w:val="003E7604"/>
    <w:rsid w:val="003F0E92"/>
    <w:rsid w:val="003F3081"/>
    <w:rsid w:val="003F3E31"/>
    <w:rsid w:val="003F3E6B"/>
    <w:rsid w:val="003F52E1"/>
    <w:rsid w:val="003F606D"/>
    <w:rsid w:val="003F797E"/>
    <w:rsid w:val="00401324"/>
    <w:rsid w:val="00401673"/>
    <w:rsid w:val="00403293"/>
    <w:rsid w:val="00411F1C"/>
    <w:rsid w:val="00412495"/>
    <w:rsid w:val="00413AFC"/>
    <w:rsid w:val="00413C7D"/>
    <w:rsid w:val="004146EF"/>
    <w:rsid w:val="00424655"/>
    <w:rsid w:val="00424D19"/>
    <w:rsid w:val="00425275"/>
    <w:rsid w:val="0043087E"/>
    <w:rsid w:val="00431498"/>
    <w:rsid w:val="004317DB"/>
    <w:rsid w:val="00435E89"/>
    <w:rsid w:val="00436625"/>
    <w:rsid w:val="00442178"/>
    <w:rsid w:val="0044320B"/>
    <w:rsid w:val="0045054A"/>
    <w:rsid w:val="00451DEF"/>
    <w:rsid w:val="00452D11"/>
    <w:rsid w:val="00453A19"/>
    <w:rsid w:val="00457C43"/>
    <w:rsid w:val="004601AF"/>
    <w:rsid w:val="00460759"/>
    <w:rsid w:val="004609DA"/>
    <w:rsid w:val="00462A53"/>
    <w:rsid w:val="00463CEE"/>
    <w:rsid w:val="004642EB"/>
    <w:rsid w:val="00464E06"/>
    <w:rsid w:val="00470E31"/>
    <w:rsid w:val="0047515C"/>
    <w:rsid w:val="0047588C"/>
    <w:rsid w:val="0047590E"/>
    <w:rsid w:val="004763AF"/>
    <w:rsid w:val="004822AA"/>
    <w:rsid w:val="00482460"/>
    <w:rsid w:val="00482617"/>
    <w:rsid w:val="004827B5"/>
    <w:rsid w:val="00482F2B"/>
    <w:rsid w:val="0048422A"/>
    <w:rsid w:val="004853DA"/>
    <w:rsid w:val="004862A6"/>
    <w:rsid w:val="00491CC8"/>
    <w:rsid w:val="00493097"/>
    <w:rsid w:val="004979BB"/>
    <w:rsid w:val="004A0102"/>
    <w:rsid w:val="004A010C"/>
    <w:rsid w:val="004A07F5"/>
    <w:rsid w:val="004A08DF"/>
    <w:rsid w:val="004A1CFE"/>
    <w:rsid w:val="004A54DB"/>
    <w:rsid w:val="004A5707"/>
    <w:rsid w:val="004A62A2"/>
    <w:rsid w:val="004A6D58"/>
    <w:rsid w:val="004A704C"/>
    <w:rsid w:val="004B0686"/>
    <w:rsid w:val="004B2F3D"/>
    <w:rsid w:val="004B3714"/>
    <w:rsid w:val="004B4647"/>
    <w:rsid w:val="004B73CD"/>
    <w:rsid w:val="004C1522"/>
    <w:rsid w:val="004C23B4"/>
    <w:rsid w:val="004C23F2"/>
    <w:rsid w:val="004C595B"/>
    <w:rsid w:val="004D1F52"/>
    <w:rsid w:val="004D2145"/>
    <w:rsid w:val="004D2BCF"/>
    <w:rsid w:val="004D2BD6"/>
    <w:rsid w:val="004D5E8E"/>
    <w:rsid w:val="004E28A6"/>
    <w:rsid w:val="004E4FA4"/>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27434"/>
    <w:rsid w:val="00535A60"/>
    <w:rsid w:val="00536530"/>
    <w:rsid w:val="00542B84"/>
    <w:rsid w:val="005432E1"/>
    <w:rsid w:val="0054444D"/>
    <w:rsid w:val="00545510"/>
    <w:rsid w:val="005471EB"/>
    <w:rsid w:val="00547B0E"/>
    <w:rsid w:val="00550AE2"/>
    <w:rsid w:val="00551608"/>
    <w:rsid w:val="00551BEB"/>
    <w:rsid w:val="00556381"/>
    <w:rsid w:val="00556D98"/>
    <w:rsid w:val="00560AA3"/>
    <w:rsid w:val="00560FF4"/>
    <w:rsid w:val="00561526"/>
    <w:rsid w:val="00564255"/>
    <w:rsid w:val="0056741C"/>
    <w:rsid w:val="00567A32"/>
    <w:rsid w:val="00571886"/>
    <w:rsid w:val="00572832"/>
    <w:rsid w:val="00572A87"/>
    <w:rsid w:val="00572E06"/>
    <w:rsid w:val="00575177"/>
    <w:rsid w:val="0058177A"/>
    <w:rsid w:val="00582DFC"/>
    <w:rsid w:val="00586C26"/>
    <w:rsid w:val="00590E58"/>
    <w:rsid w:val="00591604"/>
    <w:rsid w:val="0059226E"/>
    <w:rsid w:val="005A0221"/>
    <w:rsid w:val="005A039A"/>
    <w:rsid w:val="005A03C6"/>
    <w:rsid w:val="005A4DBF"/>
    <w:rsid w:val="005B3F1E"/>
    <w:rsid w:val="005B4761"/>
    <w:rsid w:val="005B491B"/>
    <w:rsid w:val="005B4A1A"/>
    <w:rsid w:val="005B77FC"/>
    <w:rsid w:val="005C02EC"/>
    <w:rsid w:val="005C096D"/>
    <w:rsid w:val="005C19E9"/>
    <w:rsid w:val="005D0C05"/>
    <w:rsid w:val="005D1A1C"/>
    <w:rsid w:val="005D2977"/>
    <w:rsid w:val="005E1416"/>
    <w:rsid w:val="005E268B"/>
    <w:rsid w:val="005E3782"/>
    <w:rsid w:val="005E3C6F"/>
    <w:rsid w:val="005E4262"/>
    <w:rsid w:val="005E7AB1"/>
    <w:rsid w:val="005F02AD"/>
    <w:rsid w:val="005F2B94"/>
    <w:rsid w:val="005F4614"/>
    <w:rsid w:val="005F76A4"/>
    <w:rsid w:val="006003A4"/>
    <w:rsid w:val="006072FF"/>
    <w:rsid w:val="006134E3"/>
    <w:rsid w:val="00615A46"/>
    <w:rsid w:val="0061770F"/>
    <w:rsid w:val="0062005C"/>
    <w:rsid w:val="0062164B"/>
    <w:rsid w:val="00622CDA"/>
    <w:rsid w:val="006235FC"/>
    <w:rsid w:val="00623726"/>
    <w:rsid w:val="006278F8"/>
    <w:rsid w:val="006301E1"/>
    <w:rsid w:val="006304C9"/>
    <w:rsid w:val="0063168E"/>
    <w:rsid w:val="00633E89"/>
    <w:rsid w:val="00634725"/>
    <w:rsid w:val="00637C00"/>
    <w:rsid w:val="00640B24"/>
    <w:rsid w:val="00641CA0"/>
    <w:rsid w:val="0064485B"/>
    <w:rsid w:val="00644DF9"/>
    <w:rsid w:val="00646AD5"/>
    <w:rsid w:val="00652AE0"/>
    <w:rsid w:val="00654CAB"/>
    <w:rsid w:val="00655118"/>
    <w:rsid w:val="00657871"/>
    <w:rsid w:val="006601B2"/>
    <w:rsid w:val="006606DD"/>
    <w:rsid w:val="006607E1"/>
    <w:rsid w:val="006652B4"/>
    <w:rsid w:val="00667FC8"/>
    <w:rsid w:val="006705BD"/>
    <w:rsid w:val="006725C3"/>
    <w:rsid w:val="00673314"/>
    <w:rsid w:val="00674179"/>
    <w:rsid w:val="00674577"/>
    <w:rsid w:val="00674E90"/>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5D72"/>
    <w:rsid w:val="006A67CB"/>
    <w:rsid w:val="006B0EE1"/>
    <w:rsid w:val="006B6439"/>
    <w:rsid w:val="006B70A6"/>
    <w:rsid w:val="006C00DB"/>
    <w:rsid w:val="006C0816"/>
    <w:rsid w:val="006C1E64"/>
    <w:rsid w:val="006C3FF0"/>
    <w:rsid w:val="006D25B0"/>
    <w:rsid w:val="006D4004"/>
    <w:rsid w:val="006D458A"/>
    <w:rsid w:val="006D5856"/>
    <w:rsid w:val="006D6AE3"/>
    <w:rsid w:val="006D6C38"/>
    <w:rsid w:val="006E30FA"/>
    <w:rsid w:val="006E59A9"/>
    <w:rsid w:val="006E6E33"/>
    <w:rsid w:val="006F14A0"/>
    <w:rsid w:val="006F1A69"/>
    <w:rsid w:val="006F348F"/>
    <w:rsid w:val="006F6C67"/>
    <w:rsid w:val="00701155"/>
    <w:rsid w:val="00702742"/>
    <w:rsid w:val="0070291E"/>
    <w:rsid w:val="00710303"/>
    <w:rsid w:val="0071030E"/>
    <w:rsid w:val="00712B8D"/>
    <w:rsid w:val="007131A3"/>
    <w:rsid w:val="00713E7C"/>
    <w:rsid w:val="00714353"/>
    <w:rsid w:val="00715462"/>
    <w:rsid w:val="00716679"/>
    <w:rsid w:val="00720757"/>
    <w:rsid w:val="0072087F"/>
    <w:rsid w:val="0072154A"/>
    <w:rsid w:val="007219CF"/>
    <w:rsid w:val="0072365C"/>
    <w:rsid w:val="00731293"/>
    <w:rsid w:val="00735C7B"/>
    <w:rsid w:val="007367F0"/>
    <w:rsid w:val="0074168A"/>
    <w:rsid w:val="007430EC"/>
    <w:rsid w:val="00743622"/>
    <w:rsid w:val="00744110"/>
    <w:rsid w:val="00746296"/>
    <w:rsid w:val="007466FA"/>
    <w:rsid w:val="0074784D"/>
    <w:rsid w:val="00747A26"/>
    <w:rsid w:val="0075060F"/>
    <w:rsid w:val="00752279"/>
    <w:rsid w:val="00753381"/>
    <w:rsid w:val="0075412A"/>
    <w:rsid w:val="00756CE8"/>
    <w:rsid w:val="00764107"/>
    <w:rsid w:val="0076469F"/>
    <w:rsid w:val="007710D1"/>
    <w:rsid w:val="0077261B"/>
    <w:rsid w:val="007733D5"/>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07DF"/>
    <w:rsid w:val="007C15AA"/>
    <w:rsid w:val="007C1638"/>
    <w:rsid w:val="007C2E9F"/>
    <w:rsid w:val="007C3EE4"/>
    <w:rsid w:val="007C474C"/>
    <w:rsid w:val="007C49F9"/>
    <w:rsid w:val="007C53A1"/>
    <w:rsid w:val="007C5578"/>
    <w:rsid w:val="007C7515"/>
    <w:rsid w:val="007C75AC"/>
    <w:rsid w:val="007C7CD3"/>
    <w:rsid w:val="007D6050"/>
    <w:rsid w:val="007D7DFC"/>
    <w:rsid w:val="007E24A5"/>
    <w:rsid w:val="007E2995"/>
    <w:rsid w:val="007E2E4F"/>
    <w:rsid w:val="007E3F69"/>
    <w:rsid w:val="007E6083"/>
    <w:rsid w:val="007E6327"/>
    <w:rsid w:val="007F0323"/>
    <w:rsid w:val="007F11CF"/>
    <w:rsid w:val="007F1B19"/>
    <w:rsid w:val="007F35F0"/>
    <w:rsid w:val="007F5594"/>
    <w:rsid w:val="007F5A31"/>
    <w:rsid w:val="007F5F1C"/>
    <w:rsid w:val="007F6CEC"/>
    <w:rsid w:val="00802217"/>
    <w:rsid w:val="008040AF"/>
    <w:rsid w:val="0080525B"/>
    <w:rsid w:val="0080601C"/>
    <w:rsid w:val="00806CE6"/>
    <w:rsid w:val="00811153"/>
    <w:rsid w:val="00813E12"/>
    <w:rsid w:val="00814553"/>
    <w:rsid w:val="0081570D"/>
    <w:rsid w:val="00815EFC"/>
    <w:rsid w:val="00817367"/>
    <w:rsid w:val="008173CC"/>
    <w:rsid w:val="0082040C"/>
    <w:rsid w:val="00821F45"/>
    <w:rsid w:val="008227FA"/>
    <w:rsid w:val="00824AFB"/>
    <w:rsid w:val="008264C6"/>
    <w:rsid w:val="008265DC"/>
    <w:rsid w:val="00830D00"/>
    <w:rsid w:val="00840367"/>
    <w:rsid w:val="00841C6E"/>
    <w:rsid w:val="00846D95"/>
    <w:rsid w:val="00850895"/>
    <w:rsid w:val="0085402C"/>
    <w:rsid w:val="00854BBA"/>
    <w:rsid w:val="0085546B"/>
    <w:rsid w:val="00860782"/>
    <w:rsid w:val="00860CFB"/>
    <w:rsid w:val="00862308"/>
    <w:rsid w:val="00862662"/>
    <w:rsid w:val="00864EC1"/>
    <w:rsid w:val="00865EB8"/>
    <w:rsid w:val="008670D1"/>
    <w:rsid w:val="00867CCB"/>
    <w:rsid w:val="008709DF"/>
    <w:rsid w:val="00874DE4"/>
    <w:rsid w:val="00875C23"/>
    <w:rsid w:val="00877587"/>
    <w:rsid w:val="00882330"/>
    <w:rsid w:val="00882763"/>
    <w:rsid w:val="0088278F"/>
    <w:rsid w:val="00882B2F"/>
    <w:rsid w:val="0088501B"/>
    <w:rsid w:val="00890D21"/>
    <w:rsid w:val="00891246"/>
    <w:rsid w:val="00891A2E"/>
    <w:rsid w:val="00891BF2"/>
    <w:rsid w:val="0089225C"/>
    <w:rsid w:val="008928B6"/>
    <w:rsid w:val="00893C8F"/>
    <w:rsid w:val="00897661"/>
    <w:rsid w:val="00897EA6"/>
    <w:rsid w:val="008A06D0"/>
    <w:rsid w:val="008A16A6"/>
    <w:rsid w:val="008A4F8B"/>
    <w:rsid w:val="008A57EE"/>
    <w:rsid w:val="008A6219"/>
    <w:rsid w:val="008A67A7"/>
    <w:rsid w:val="008A6C94"/>
    <w:rsid w:val="008A7794"/>
    <w:rsid w:val="008B04F7"/>
    <w:rsid w:val="008B0888"/>
    <w:rsid w:val="008B2D29"/>
    <w:rsid w:val="008B38B8"/>
    <w:rsid w:val="008C1E9D"/>
    <w:rsid w:val="008C3521"/>
    <w:rsid w:val="008C6C9D"/>
    <w:rsid w:val="008D01A7"/>
    <w:rsid w:val="008D175A"/>
    <w:rsid w:val="008D24BF"/>
    <w:rsid w:val="008D2988"/>
    <w:rsid w:val="008D5DEA"/>
    <w:rsid w:val="008D664C"/>
    <w:rsid w:val="008E34C7"/>
    <w:rsid w:val="008E5FFE"/>
    <w:rsid w:val="008E6459"/>
    <w:rsid w:val="008E69A9"/>
    <w:rsid w:val="008E6FE9"/>
    <w:rsid w:val="008E73AE"/>
    <w:rsid w:val="00901D71"/>
    <w:rsid w:val="00902178"/>
    <w:rsid w:val="00902AF6"/>
    <w:rsid w:val="00902C81"/>
    <w:rsid w:val="00904282"/>
    <w:rsid w:val="00905DB0"/>
    <w:rsid w:val="00905F23"/>
    <w:rsid w:val="00906F54"/>
    <w:rsid w:val="00907F5F"/>
    <w:rsid w:val="009102A7"/>
    <w:rsid w:val="00912ED7"/>
    <w:rsid w:val="0091477A"/>
    <w:rsid w:val="0091479D"/>
    <w:rsid w:val="00915D89"/>
    <w:rsid w:val="009306F9"/>
    <w:rsid w:val="00931C54"/>
    <w:rsid w:val="00931D44"/>
    <w:rsid w:val="009338BC"/>
    <w:rsid w:val="0093589A"/>
    <w:rsid w:val="009367D6"/>
    <w:rsid w:val="00937404"/>
    <w:rsid w:val="009411BD"/>
    <w:rsid w:val="00941862"/>
    <w:rsid w:val="00943F6C"/>
    <w:rsid w:val="0095154D"/>
    <w:rsid w:val="00951E2F"/>
    <w:rsid w:val="00953C45"/>
    <w:rsid w:val="009562B9"/>
    <w:rsid w:val="00957CC5"/>
    <w:rsid w:val="00960D58"/>
    <w:rsid w:val="00960F14"/>
    <w:rsid w:val="00963C95"/>
    <w:rsid w:val="0096432E"/>
    <w:rsid w:val="00964625"/>
    <w:rsid w:val="00964904"/>
    <w:rsid w:val="009658B7"/>
    <w:rsid w:val="009660E1"/>
    <w:rsid w:val="00971948"/>
    <w:rsid w:val="00973E43"/>
    <w:rsid w:val="00975FE4"/>
    <w:rsid w:val="00976A0C"/>
    <w:rsid w:val="009804A0"/>
    <w:rsid w:val="00980817"/>
    <w:rsid w:val="00981A9D"/>
    <w:rsid w:val="00981CC7"/>
    <w:rsid w:val="0098302A"/>
    <w:rsid w:val="00983750"/>
    <w:rsid w:val="00984248"/>
    <w:rsid w:val="009853E3"/>
    <w:rsid w:val="00985604"/>
    <w:rsid w:val="0098789C"/>
    <w:rsid w:val="00991BE3"/>
    <w:rsid w:val="00992BD5"/>
    <w:rsid w:val="009A0DB5"/>
    <w:rsid w:val="009A0EF4"/>
    <w:rsid w:val="009A1F30"/>
    <w:rsid w:val="009A5435"/>
    <w:rsid w:val="009A6388"/>
    <w:rsid w:val="009A74A3"/>
    <w:rsid w:val="009B1504"/>
    <w:rsid w:val="009B18DA"/>
    <w:rsid w:val="009B2638"/>
    <w:rsid w:val="009B5FD4"/>
    <w:rsid w:val="009C0163"/>
    <w:rsid w:val="009C63F0"/>
    <w:rsid w:val="009D10D5"/>
    <w:rsid w:val="009D27B3"/>
    <w:rsid w:val="009D7788"/>
    <w:rsid w:val="009D7AA6"/>
    <w:rsid w:val="009D7B5B"/>
    <w:rsid w:val="009E28C0"/>
    <w:rsid w:val="009E3D27"/>
    <w:rsid w:val="009E4AF8"/>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2710E"/>
    <w:rsid w:val="00A31199"/>
    <w:rsid w:val="00A361E8"/>
    <w:rsid w:val="00A362AF"/>
    <w:rsid w:val="00A41CB2"/>
    <w:rsid w:val="00A44A23"/>
    <w:rsid w:val="00A44BD4"/>
    <w:rsid w:val="00A46B98"/>
    <w:rsid w:val="00A512CD"/>
    <w:rsid w:val="00A51BA1"/>
    <w:rsid w:val="00A531A3"/>
    <w:rsid w:val="00A53F62"/>
    <w:rsid w:val="00A54A9F"/>
    <w:rsid w:val="00A61540"/>
    <w:rsid w:val="00A62911"/>
    <w:rsid w:val="00A631CF"/>
    <w:rsid w:val="00A63576"/>
    <w:rsid w:val="00A63C4E"/>
    <w:rsid w:val="00A65F49"/>
    <w:rsid w:val="00A65FFF"/>
    <w:rsid w:val="00A66750"/>
    <w:rsid w:val="00A6684C"/>
    <w:rsid w:val="00A7085E"/>
    <w:rsid w:val="00A71251"/>
    <w:rsid w:val="00A713D9"/>
    <w:rsid w:val="00A723B7"/>
    <w:rsid w:val="00A72A42"/>
    <w:rsid w:val="00A73A40"/>
    <w:rsid w:val="00A74157"/>
    <w:rsid w:val="00A76A46"/>
    <w:rsid w:val="00A80803"/>
    <w:rsid w:val="00A81DE8"/>
    <w:rsid w:val="00A82404"/>
    <w:rsid w:val="00A835E8"/>
    <w:rsid w:val="00A85A1E"/>
    <w:rsid w:val="00A87BB7"/>
    <w:rsid w:val="00A901F0"/>
    <w:rsid w:val="00A9040C"/>
    <w:rsid w:val="00A91582"/>
    <w:rsid w:val="00A958E8"/>
    <w:rsid w:val="00A95934"/>
    <w:rsid w:val="00A97377"/>
    <w:rsid w:val="00AA375E"/>
    <w:rsid w:val="00AA3AFD"/>
    <w:rsid w:val="00AB4ABD"/>
    <w:rsid w:val="00AB703B"/>
    <w:rsid w:val="00AB7099"/>
    <w:rsid w:val="00AC1E16"/>
    <w:rsid w:val="00AC33AB"/>
    <w:rsid w:val="00AC7484"/>
    <w:rsid w:val="00AC7B85"/>
    <w:rsid w:val="00AC7EB3"/>
    <w:rsid w:val="00AD0B2B"/>
    <w:rsid w:val="00AD2433"/>
    <w:rsid w:val="00AD2787"/>
    <w:rsid w:val="00AD4ABC"/>
    <w:rsid w:val="00AD4C61"/>
    <w:rsid w:val="00AD4EB2"/>
    <w:rsid w:val="00AD6630"/>
    <w:rsid w:val="00AE0EFD"/>
    <w:rsid w:val="00AE32D0"/>
    <w:rsid w:val="00AE472E"/>
    <w:rsid w:val="00AE48F8"/>
    <w:rsid w:val="00AE5BA4"/>
    <w:rsid w:val="00AF577B"/>
    <w:rsid w:val="00AF601B"/>
    <w:rsid w:val="00AF653E"/>
    <w:rsid w:val="00B00BFB"/>
    <w:rsid w:val="00B04C77"/>
    <w:rsid w:val="00B06ECC"/>
    <w:rsid w:val="00B1197D"/>
    <w:rsid w:val="00B17BFA"/>
    <w:rsid w:val="00B2517C"/>
    <w:rsid w:val="00B257FF"/>
    <w:rsid w:val="00B306BC"/>
    <w:rsid w:val="00B3075A"/>
    <w:rsid w:val="00B31418"/>
    <w:rsid w:val="00B31D7F"/>
    <w:rsid w:val="00B32D13"/>
    <w:rsid w:val="00B33CEE"/>
    <w:rsid w:val="00B3436A"/>
    <w:rsid w:val="00B35E9B"/>
    <w:rsid w:val="00B37533"/>
    <w:rsid w:val="00B40F76"/>
    <w:rsid w:val="00B40FE4"/>
    <w:rsid w:val="00B41458"/>
    <w:rsid w:val="00B424BC"/>
    <w:rsid w:val="00B434F4"/>
    <w:rsid w:val="00B43A10"/>
    <w:rsid w:val="00B467DC"/>
    <w:rsid w:val="00B46C95"/>
    <w:rsid w:val="00B52F86"/>
    <w:rsid w:val="00B566A4"/>
    <w:rsid w:val="00B61255"/>
    <w:rsid w:val="00B623A6"/>
    <w:rsid w:val="00B639A7"/>
    <w:rsid w:val="00B661EF"/>
    <w:rsid w:val="00B67649"/>
    <w:rsid w:val="00B67ECD"/>
    <w:rsid w:val="00B721EE"/>
    <w:rsid w:val="00B73674"/>
    <w:rsid w:val="00B75B9F"/>
    <w:rsid w:val="00B77B49"/>
    <w:rsid w:val="00B814D2"/>
    <w:rsid w:val="00B81899"/>
    <w:rsid w:val="00B818BA"/>
    <w:rsid w:val="00B86EEE"/>
    <w:rsid w:val="00B93DE6"/>
    <w:rsid w:val="00B95069"/>
    <w:rsid w:val="00BA0F17"/>
    <w:rsid w:val="00BA3DCC"/>
    <w:rsid w:val="00BA47F1"/>
    <w:rsid w:val="00BA62A8"/>
    <w:rsid w:val="00BA6D11"/>
    <w:rsid w:val="00BA74B1"/>
    <w:rsid w:val="00BA7F7A"/>
    <w:rsid w:val="00BB10E9"/>
    <w:rsid w:val="00BB2BBD"/>
    <w:rsid w:val="00BC101F"/>
    <w:rsid w:val="00BC1D82"/>
    <w:rsid w:val="00BC2203"/>
    <w:rsid w:val="00BC2F57"/>
    <w:rsid w:val="00BC418D"/>
    <w:rsid w:val="00BC47D8"/>
    <w:rsid w:val="00BC4C28"/>
    <w:rsid w:val="00BC609E"/>
    <w:rsid w:val="00BC64A2"/>
    <w:rsid w:val="00BC681B"/>
    <w:rsid w:val="00BC780E"/>
    <w:rsid w:val="00BD0BAF"/>
    <w:rsid w:val="00BD2BD1"/>
    <w:rsid w:val="00BD39C4"/>
    <w:rsid w:val="00BD42C9"/>
    <w:rsid w:val="00BD5132"/>
    <w:rsid w:val="00BE2E0E"/>
    <w:rsid w:val="00BE4185"/>
    <w:rsid w:val="00BE6335"/>
    <w:rsid w:val="00BF2EDC"/>
    <w:rsid w:val="00BF621B"/>
    <w:rsid w:val="00C00002"/>
    <w:rsid w:val="00C05B0F"/>
    <w:rsid w:val="00C06B55"/>
    <w:rsid w:val="00C11C02"/>
    <w:rsid w:val="00C12E25"/>
    <w:rsid w:val="00C145B8"/>
    <w:rsid w:val="00C153C6"/>
    <w:rsid w:val="00C21DDA"/>
    <w:rsid w:val="00C240AD"/>
    <w:rsid w:val="00C27B26"/>
    <w:rsid w:val="00C27CAF"/>
    <w:rsid w:val="00C3101B"/>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07E6"/>
    <w:rsid w:val="00C770CB"/>
    <w:rsid w:val="00C77B2D"/>
    <w:rsid w:val="00C80D03"/>
    <w:rsid w:val="00C82DDB"/>
    <w:rsid w:val="00C84F64"/>
    <w:rsid w:val="00C869D0"/>
    <w:rsid w:val="00C91F45"/>
    <w:rsid w:val="00C9446B"/>
    <w:rsid w:val="00C944C6"/>
    <w:rsid w:val="00C94971"/>
    <w:rsid w:val="00C95447"/>
    <w:rsid w:val="00C976EE"/>
    <w:rsid w:val="00C9778A"/>
    <w:rsid w:val="00CA033B"/>
    <w:rsid w:val="00CA160B"/>
    <w:rsid w:val="00CA1731"/>
    <w:rsid w:val="00CA1F0B"/>
    <w:rsid w:val="00CA2D4A"/>
    <w:rsid w:val="00CA30F3"/>
    <w:rsid w:val="00CA3AE8"/>
    <w:rsid w:val="00CA3E3D"/>
    <w:rsid w:val="00CA4A2A"/>
    <w:rsid w:val="00CA592B"/>
    <w:rsid w:val="00CA5B2D"/>
    <w:rsid w:val="00CA602A"/>
    <w:rsid w:val="00CB012E"/>
    <w:rsid w:val="00CB107E"/>
    <w:rsid w:val="00CB3D1B"/>
    <w:rsid w:val="00CB4A5E"/>
    <w:rsid w:val="00CB4C73"/>
    <w:rsid w:val="00CB6D9D"/>
    <w:rsid w:val="00CC42D0"/>
    <w:rsid w:val="00CC5E28"/>
    <w:rsid w:val="00CD0280"/>
    <w:rsid w:val="00CD3BE4"/>
    <w:rsid w:val="00CD3F49"/>
    <w:rsid w:val="00CD4488"/>
    <w:rsid w:val="00CD7B55"/>
    <w:rsid w:val="00CD7E26"/>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3CFF"/>
    <w:rsid w:val="00D26629"/>
    <w:rsid w:val="00D334CD"/>
    <w:rsid w:val="00D338A7"/>
    <w:rsid w:val="00D3465F"/>
    <w:rsid w:val="00D35D94"/>
    <w:rsid w:val="00D36F1C"/>
    <w:rsid w:val="00D37BCF"/>
    <w:rsid w:val="00D425D4"/>
    <w:rsid w:val="00D429B3"/>
    <w:rsid w:val="00D43553"/>
    <w:rsid w:val="00D43E6B"/>
    <w:rsid w:val="00D44F9D"/>
    <w:rsid w:val="00D45847"/>
    <w:rsid w:val="00D466C9"/>
    <w:rsid w:val="00D46833"/>
    <w:rsid w:val="00D51C83"/>
    <w:rsid w:val="00D54813"/>
    <w:rsid w:val="00D54FB0"/>
    <w:rsid w:val="00D56AA9"/>
    <w:rsid w:val="00D57162"/>
    <w:rsid w:val="00D6155F"/>
    <w:rsid w:val="00D64060"/>
    <w:rsid w:val="00D65AF9"/>
    <w:rsid w:val="00D71CDE"/>
    <w:rsid w:val="00D73501"/>
    <w:rsid w:val="00D74144"/>
    <w:rsid w:val="00D74BFF"/>
    <w:rsid w:val="00D7649D"/>
    <w:rsid w:val="00D808DD"/>
    <w:rsid w:val="00D836D7"/>
    <w:rsid w:val="00D83AD0"/>
    <w:rsid w:val="00D849B9"/>
    <w:rsid w:val="00D85EB9"/>
    <w:rsid w:val="00D863D2"/>
    <w:rsid w:val="00D877C8"/>
    <w:rsid w:val="00D90862"/>
    <w:rsid w:val="00D90B2E"/>
    <w:rsid w:val="00D924A7"/>
    <w:rsid w:val="00D939B2"/>
    <w:rsid w:val="00D970EE"/>
    <w:rsid w:val="00DA0666"/>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E4DD3"/>
    <w:rsid w:val="00DF1A0C"/>
    <w:rsid w:val="00DF3880"/>
    <w:rsid w:val="00E0078E"/>
    <w:rsid w:val="00E02ACD"/>
    <w:rsid w:val="00E03192"/>
    <w:rsid w:val="00E040F7"/>
    <w:rsid w:val="00E048BB"/>
    <w:rsid w:val="00E04FD4"/>
    <w:rsid w:val="00E05F45"/>
    <w:rsid w:val="00E0678A"/>
    <w:rsid w:val="00E12474"/>
    <w:rsid w:val="00E1489B"/>
    <w:rsid w:val="00E2013D"/>
    <w:rsid w:val="00E2103E"/>
    <w:rsid w:val="00E23DBB"/>
    <w:rsid w:val="00E30B7E"/>
    <w:rsid w:val="00E31E16"/>
    <w:rsid w:val="00E35816"/>
    <w:rsid w:val="00E36747"/>
    <w:rsid w:val="00E41077"/>
    <w:rsid w:val="00E4277B"/>
    <w:rsid w:val="00E43D1C"/>
    <w:rsid w:val="00E43F55"/>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0825"/>
    <w:rsid w:val="00E91509"/>
    <w:rsid w:val="00E9171E"/>
    <w:rsid w:val="00E972C5"/>
    <w:rsid w:val="00E97FC1"/>
    <w:rsid w:val="00EA1899"/>
    <w:rsid w:val="00EA3071"/>
    <w:rsid w:val="00EA3C8B"/>
    <w:rsid w:val="00EA50F0"/>
    <w:rsid w:val="00EA5670"/>
    <w:rsid w:val="00EA7A8A"/>
    <w:rsid w:val="00EB1E68"/>
    <w:rsid w:val="00EB1EBB"/>
    <w:rsid w:val="00EB3A4E"/>
    <w:rsid w:val="00EB4251"/>
    <w:rsid w:val="00EB433D"/>
    <w:rsid w:val="00EB647C"/>
    <w:rsid w:val="00EB72CF"/>
    <w:rsid w:val="00EC1BE6"/>
    <w:rsid w:val="00EC4C26"/>
    <w:rsid w:val="00ED39A7"/>
    <w:rsid w:val="00ED3A56"/>
    <w:rsid w:val="00ED4DF9"/>
    <w:rsid w:val="00ED733F"/>
    <w:rsid w:val="00ED77BB"/>
    <w:rsid w:val="00EE3EDE"/>
    <w:rsid w:val="00EE400D"/>
    <w:rsid w:val="00EE4EEC"/>
    <w:rsid w:val="00EE7E1E"/>
    <w:rsid w:val="00EF56C7"/>
    <w:rsid w:val="00EF5A81"/>
    <w:rsid w:val="00EF6328"/>
    <w:rsid w:val="00F01E86"/>
    <w:rsid w:val="00F066BE"/>
    <w:rsid w:val="00F10A47"/>
    <w:rsid w:val="00F11601"/>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96BD6"/>
    <w:rsid w:val="00FA6353"/>
    <w:rsid w:val="00FB3E6B"/>
    <w:rsid w:val="00FB56B1"/>
    <w:rsid w:val="00FB7215"/>
    <w:rsid w:val="00FB77D5"/>
    <w:rsid w:val="00FC2E6B"/>
    <w:rsid w:val="00FC6287"/>
    <w:rsid w:val="00FD29BA"/>
    <w:rsid w:val="00FD48CF"/>
    <w:rsid w:val="00FD5664"/>
    <w:rsid w:val="00FE034F"/>
    <w:rsid w:val="00FE1F0A"/>
    <w:rsid w:val="00FE3122"/>
    <w:rsid w:val="00FE4F32"/>
    <w:rsid w:val="00FE505A"/>
    <w:rsid w:val="00FE510B"/>
    <w:rsid w:val="00FE6164"/>
    <w:rsid w:val="00FE729C"/>
    <w:rsid w:val="00FF1248"/>
    <w:rsid w:val="00FF20FE"/>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D27B3"/>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D27B3"/>
    <w:pPr>
      <w:keepNext/>
      <w:keepLines/>
      <w:numPr>
        <w:numId w:val="1"/>
      </w:numPr>
      <w:spacing w:before="720" w:after="480" w:line="276" w:lineRule="auto"/>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nk">
    <w:name w:val="Hyperlink"/>
    <w:basedOn w:val="Standardstycketypsnitt"/>
    <w:uiPriority w:val="99"/>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0765468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50146">
      <w:bodyDiv w:val="1"/>
      <w:marLeft w:val="0"/>
      <w:marRight w:val="0"/>
      <w:marTop w:val="0"/>
      <w:marBottom w:val="0"/>
      <w:divBdr>
        <w:top w:val="none" w:sz="0" w:space="0" w:color="auto"/>
        <w:left w:val="none" w:sz="0" w:space="0" w:color="auto"/>
        <w:bottom w:val="none" w:sz="0" w:space="0" w:color="auto"/>
        <w:right w:val="none" w:sz="0" w:space="0" w:color="auto"/>
      </w:divBdr>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134176033">
      <w:bodyDiv w:val="1"/>
      <w:marLeft w:val="0"/>
      <w:marRight w:val="0"/>
      <w:marTop w:val="0"/>
      <w:marBottom w:val="0"/>
      <w:divBdr>
        <w:top w:val="none" w:sz="0" w:space="0" w:color="auto"/>
        <w:left w:val="none" w:sz="0" w:space="0" w:color="auto"/>
        <w:bottom w:val="none" w:sz="0" w:space="0" w:color="auto"/>
        <w:right w:val="none" w:sz="0" w:space="0" w:color="auto"/>
      </w:divBdr>
      <w:divsChild>
        <w:div w:id="2016615564">
          <w:marLeft w:val="0"/>
          <w:marRight w:val="0"/>
          <w:marTop w:val="0"/>
          <w:marBottom w:val="0"/>
          <w:divBdr>
            <w:top w:val="none" w:sz="0" w:space="0" w:color="auto"/>
            <w:left w:val="none" w:sz="0" w:space="0" w:color="auto"/>
            <w:bottom w:val="none" w:sz="0" w:space="0" w:color="auto"/>
            <w:right w:val="none" w:sz="0" w:space="0" w:color="auto"/>
          </w:divBdr>
          <w:divsChild>
            <w:div w:id="1281838562">
              <w:marLeft w:val="0"/>
              <w:marRight w:val="0"/>
              <w:marTop w:val="0"/>
              <w:marBottom w:val="0"/>
              <w:divBdr>
                <w:top w:val="none" w:sz="0" w:space="0" w:color="auto"/>
                <w:left w:val="none" w:sz="0" w:space="0" w:color="auto"/>
                <w:bottom w:val="none" w:sz="0" w:space="0" w:color="auto"/>
                <w:right w:val="none" w:sz="0" w:space="0" w:color="auto"/>
              </w:divBdr>
              <w:divsChild>
                <w:div w:id="851994813">
                  <w:marLeft w:val="0"/>
                  <w:marRight w:val="0"/>
                  <w:marTop w:val="0"/>
                  <w:marBottom w:val="0"/>
                  <w:divBdr>
                    <w:top w:val="none" w:sz="0" w:space="0" w:color="auto"/>
                    <w:left w:val="none" w:sz="0" w:space="0" w:color="auto"/>
                    <w:bottom w:val="none" w:sz="0" w:space="0" w:color="auto"/>
                    <w:right w:val="none" w:sz="0" w:space="0" w:color="auto"/>
                  </w:divBdr>
                  <w:divsChild>
                    <w:div w:id="4418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comments" Target="comments.xml"/><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53F2A181-DBB1-974E-8E4C-C41F597D5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25</Pages>
  <Words>14236</Words>
  <Characters>75457</Characters>
  <Application>Microsoft Macintosh Word</Application>
  <DocSecurity>0</DocSecurity>
  <Lines>628</Lines>
  <Paragraphs>179</Paragraphs>
  <ScaleCrop>false</ScaleCrop>
  <Company>Stockholms universitetsbibliotek</Company>
  <LinksUpToDate>false</LinksUpToDate>
  <CharactersWithSpaces>89514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29</cp:revision>
  <cp:lastPrinted>2018-11-06T10:11:00Z</cp:lastPrinted>
  <dcterms:created xsi:type="dcterms:W3CDTF">2018-11-22T15:58:00Z</dcterms:created>
  <dcterms:modified xsi:type="dcterms:W3CDTF">2018-12-02T20:00:00Z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zotero-version="5.0.58"&gt;&lt;session id="jnIboToJ"/&gt;&lt;style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