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AB6B7B" w:rsidRDefault="00AB6B7B">
                            <w:pPr>
                              <w:pStyle w:val="Frontpagetext"/>
                              <w:rPr>
                                <w:sz w:val="28"/>
                                <w:szCs w:val="28"/>
                              </w:rPr>
                            </w:pPr>
                            <w:r>
                              <w:rPr>
                                <w:sz w:val="28"/>
                                <w:szCs w:val="28"/>
                              </w:rPr>
                              <w:t xml:space="preserve">Institutionen för data- </w:t>
                            </w:r>
                            <w:r>
                              <w:rPr>
                                <w:sz w:val="28"/>
                                <w:szCs w:val="28"/>
                              </w:rPr>
                              <w:br/>
                              <w:t>och systemvetenskap</w:t>
                            </w:r>
                          </w:p>
                          <w:p w14:paraId="0DD0DA7D" w14:textId="77777777" w:rsidR="00AB6B7B" w:rsidRDefault="00AB6B7B">
                            <w:pPr>
                              <w:pStyle w:val="TextBox"/>
                            </w:pPr>
                            <w:r>
                              <w:t xml:space="preserve">Examensarbete 15 </w:t>
                            </w:r>
                            <w:proofErr w:type="spellStart"/>
                            <w:r>
                              <w:t>hp</w:t>
                            </w:r>
                            <w:proofErr w:type="spellEnd"/>
                          </w:p>
                          <w:p w14:paraId="205AAAC7" w14:textId="77777777" w:rsidR="00AB6B7B" w:rsidRDefault="00AB6B7B">
                            <w:pPr>
                              <w:pStyle w:val="TextBox"/>
                            </w:pPr>
                            <w:r>
                              <w:t>Data- och systemvetenskap</w:t>
                            </w:r>
                          </w:p>
                          <w:p w14:paraId="51566511" w14:textId="77777777" w:rsidR="00AB6B7B" w:rsidRDefault="00AB6B7B">
                            <w:pPr>
                              <w:pStyle w:val="Textruta"/>
                            </w:pPr>
                            <w:r>
                              <w:t xml:space="preserve">Kurs- eller utbildningsprogram (180 </w:t>
                            </w:r>
                            <w:proofErr w:type="spellStart"/>
                            <w:r>
                              <w:t>hp</w:t>
                            </w:r>
                            <w:proofErr w:type="spellEnd"/>
                            <w:r>
                              <w:t xml:space="preserve">) </w:t>
                            </w:r>
                          </w:p>
                          <w:p w14:paraId="7A700FAB" w14:textId="05793D08" w:rsidR="00AB6B7B" w:rsidRDefault="00AB6B7B">
                            <w:pPr>
                              <w:pStyle w:val="Textruta"/>
                            </w:pPr>
                            <w:r>
                              <w:t>Höstterminen 2018</w:t>
                            </w:r>
                          </w:p>
                          <w:p w14:paraId="381612CD" w14:textId="77777777" w:rsidR="00AB6B7B" w:rsidRDefault="00AB6B7B">
                            <w:pPr>
                              <w:pStyle w:val="Textruta"/>
                            </w:pPr>
                            <w:r>
                              <w:t>Handledare: Robert Ramberg</w:t>
                            </w:r>
                          </w:p>
                          <w:p w14:paraId="41DC09BB" w14:textId="358B72E7" w:rsidR="00AB6B7B" w:rsidRDefault="00AB6B7B">
                            <w:pPr>
                              <w:pStyle w:val="Textruta"/>
                            </w:pPr>
                            <w:r>
                              <w:t>Granskare: Patrik Hernvall</w:t>
                            </w:r>
                          </w:p>
                          <w:p w14:paraId="316E1ACF" w14:textId="77777777" w:rsidR="00AB6B7B" w:rsidRPr="00EE4EEC" w:rsidRDefault="00AB6B7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AB6B7B" w:rsidRDefault="00AB6B7B">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AB6B7B" w:rsidRDefault="00AB6B7B">
                      <w:pPr>
                        <w:pStyle w:val="Frontpagetext"/>
                        <w:rPr>
                          <w:sz w:val="28"/>
                          <w:szCs w:val="28"/>
                        </w:rPr>
                      </w:pPr>
                      <w:r>
                        <w:rPr>
                          <w:sz w:val="28"/>
                          <w:szCs w:val="28"/>
                        </w:rPr>
                        <w:t xml:space="preserve">Institutionen för data- </w:t>
                      </w:r>
                      <w:r>
                        <w:rPr>
                          <w:sz w:val="28"/>
                          <w:szCs w:val="28"/>
                        </w:rPr>
                        <w:br/>
                        <w:t>och systemvetenskap</w:t>
                      </w:r>
                    </w:p>
                    <w:p w14:paraId="0DD0DA7D" w14:textId="77777777" w:rsidR="00AB6B7B" w:rsidRDefault="00AB6B7B">
                      <w:pPr>
                        <w:pStyle w:val="TextBox"/>
                      </w:pPr>
                      <w:r>
                        <w:t xml:space="preserve">Examensarbete 15 </w:t>
                      </w:r>
                      <w:proofErr w:type="spellStart"/>
                      <w:r>
                        <w:t>hp</w:t>
                      </w:r>
                      <w:proofErr w:type="spellEnd"/>
                    </w:p>
                    <w:p w14:paraId="205AAAC7" w14:textId="77777777" w:rsidR="00AB6B7B" w:rsidRDefault="00AB6B7B">
                      <w:pPr>
                        <w:pStyle w:val="TextBox"/>
                      </w:pPr>
                      <w:r>
                        <w:t>Data- och systemvetenskap</w:t>
                      </w:r>
                    </w:p>
                    <w:p w14:paraId="51566511" w14:textId="77777777" w:rsidR="00AB6B7B" w:rsidRDefault="00AB6B7B">
                      <w:pPr>
                        <w:pStyle w:val="Textruta"/>
                      </w:pPr>
                      <w:r>
                        <w:t xml:space="preserve">Kurs- eller utbildningsprogram (180 </w:t>
                      </w:r>
                      <w:proofErr w:type="spellStart"/>
                      <w:r>
                        <w:t>hp</w:t>
                      </w:r>
                      <w:proofErr w:type="spellEnd"/>
                      <w:r>
                        <w:t xml:space="preserve">) </w:t>
                      </w:r>
                    </w:p>
                    <w:p w14:paraId="7A700FAB" w14:textId="05793D08" w:rsidR="00AB6B7B" w:rsidRDefault="00AB6B7B">
                      <w:pPr>
                        <w:pStyle w:val="Textruta"/>
                      </w:pPr>
                      <w:r>
                        <w:t>Höstterminen 2018</w:t>
                      </w:r>
                    </w:p>
                    <w:p w14:paraId="381612CD" w14:textId="77777777" w:rsidR="00AB6B7B" w:rsidRDefault="00AB6B7B">
                      <w:pPr>
                        <w:pStyle w:val="Textruta"/>
                      </w:pPr>
                      <w:r>
                        <w:t>Handledare: Robert Ramberg</w:t>
                      </w:r>
                    </w:p>
                    <w:p w14:paraId="41DC09BB" w14:textId="358B72E7" w:rsidR="00AB6B7B" w:rsidRDefault="00AB6B7B">
                      <w:pPr>
                        <w:pStyle w:val="Textruta"/>
                      </w:pPr>
                      <w:r>
                        <w:t>Granskare: Patrik Hernvall</w:t>
                      </w:r>
                    </w:p>
                    <w:p w14:paraId="316E1ACF" w14:textId="77777777" w:rsidR="00AB6B7B" w:rsidRPr="00EE4EEC" w:rsidRDefault="00AB6B7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AB6B7B" w:rsidRDefault="00AB6B7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28798823"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2B33A331"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w:t>
      </w:r>
      <w:r w:rsidRPr="00713E7C">
        <w:rPr>
          <w:rFonts w:cs="Times New Roman"/>
        </w:rPr>
        <w:lastRenderedPageBreak/>
        <w:t>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ins w:id="4" w:author="Olivia Imner" w:date="2018-11-27T08:59:00Z">
        <w:r w:rsidR="0048422A">
          <w:rPr>
            <w:lang w:eastAsia="sv-SE"/>
          </w:rPr>
          <w:t>e</w:t>
        </w:r>
      </w:ins>
      <w:r w:rsidR="003B34BD">
        <w:rPr>
          <w:lang w:eastAsia="sv-SE"/>
        </w:rPr>
        <w:t xml:space="preserve"> pedagogisk modell för varje kurs.</w:t>
      </w:r>
    </w:p>
    <w:p w14:paraId="1897F9F4" w14:textId="70CE0C18" w:rsidR="00582DFC" w:rsidRDefault="00850895" w:rsidP="009D27B3">
      <w:pPr>
        <w:pStyle w:val="Heading11"/>
      </w:pPr>
      <w:bookmarkStart w:id="5" w:name="_Toc391456181"/>
      <w:bookmarkStart w:id="6" w:name="_Toc401327937"/>
      <w:bookmarkEnd w:id="5"/>
      <w:r>
        <w:t>Metod</w:t>
      </w:r>
      <w:bookmarkStart w:id="7" w:name="_Toc391456182"/>
      <w:bookmarkStart w:id="8" w:name="_Toc401327938"/>
      <w:bookmarkEnd w:id="6"/>
      <w:bookmarkEnd w:id="7"/>
    </w:p>
    <w:bookmarkEnd w:id="8"/>
    <w:p w14:paraId="28E972B9" w14:textId="4FA45792" w:rsidR="00AB6B7B" w:rsidRDefault="00DE36DE" w:rsidP="00DE36DE">
      <w:pPr>
        <w:spacing w:line="480" w:lineRule="auto"/>
        <w:rPr>
          <w:ins w:id="9" w:author="Olivia Imner" w:date="2018-12-03T15:40:00Z"/>
          <w:rFonts w:cs="Times New Roman"/>
        </w:rPr>
      </w:pPr>
      <w:ins w:id="10" w:author="Olivia Imner" w:date="2018-12-03T10:03:00Z">
        <w:r w:rsidRPr="00A0643E">
          <w:rPr>
            <w:rFonts w:cs="Times New Roman"/>
          </w:rPr>
          <w:t xml:space="preserve">Studien utnyttjade tvärsnittsstudie som forskningsstrategi. Tvärsnittsstudie </w:t>
        </w:r>
      </w:ins>
      <w:ins w:id="11" w:author="Olivia Imner" w:date="2018-12-03T15:39:00Z">
        <w:r w:rsidR="00AB6B7B">
          <w:rPr>
            <w:rFonts w:cs="Times New Roman"/>
          </w:rPr>
          <w:t xml:space="preserve">kan </w:t>
        </w:r>
      </w:ins>
      <w:ins w:id="12" w:author="Olivia Imner" w:date="2018-12-03T10:03:00Z">
        <w:r w:rsidR="00AB6B7B">
          <w:rPr>
            <w:rFonts w:cs="Times New Roman"/>
          </w:rPr>
          <w:t>lämpa</w:t>
        </w:r>
        <w:r w:rsidRPr="00A0643E">
          <w:rPr>
            <w:rFonts w:cs="Times New Roman"/>
          </w:rPr>
          <w:t xml:space="preserve"> sig åt </w:t>
        </w:r>
      </w:ins>
      <w:ins w:id="13" w:author="Olivia Imner" w:date="2018-12-03T15:39:00Z">
        <w:r w:rsidR="00AB6B7B">
          <w:rPr>
            <w:rFonts w:cs="Times New Roman"/>
          </w:rPr>
          <w:t xml:space="preserve">ett </w:t>
        </w:r>
      </w:ins>
      <w:ins w:id="14" w:author="Olivia Imner" w:date="2018-12-03T15:44:00Z">
        <w:r w:rsidR="00DE04EB">
          <w:rPr>
            <w:rFonts w:cs="Times New Roman"/>
          </w:rPr>
          <w:t xml:space="preserve">brett eller </w:t>
        </w:r>
      </w:ins>
      <w:ins w:id="15" w:author="Olivia Imner" w:date="2018-12-03T15:45:00Z">
        <w:r w:rsidR="00DE04EB">
          <w:rPr>
            <w:rFonts w:cs="Times New Roman"/>
          </w:rPr>
          <w:t>smalt</w:t>
        </w:r>
      </w:ins>
      <w:ins w:id="16" w:author="Olivia Imner" w:date="2018-12-03T15:39:00Z">
        <w:r w:rsidR="00AB6B7B">
          <w:rPr>
            <w:rFonts w:cs="Times New Roman"/>
          </w:rPr>
          <w:t xml:space="preserve"> </w:t>
        </w:r>
      </w:ins>
      <w:ins w:id="17" w:author="Olivia Imner" w:date="2018-12-03T10:03:00Z">
        <w:r w:rsidRPr="00A0643E">
          <w:rPr>
            <w:rFonts w:cs="Times New Roman"/>
          </w:rPr>
          <w:t xml:space="preserve">tvärsnitt av objekt eller människor. Utifrån förkunskaper kan forskaren handplocka deltagare som har värdefull information inom forskningsämnet och kan därmed vara användbart när det </w:t>
        </w:r>
        <w:r w:rsidR="00D33551">
          <w:rPr>
            <w:rFonts w:cs="Times New Roman"/>
          </w:rPr>
          <w:t xml:space="preserve">kommer till små studier </w:t>
        </w:r>
      </w:ins>
      <w:ins w:id="18" w:author="Olivia Imner" w:date="2018-12-03T10:21:00Z">
        <w:r w:rsidR="00D33551">
          <w:rPr>
            <w:rFonts w:cs="Times New Roman"/>
          </w:rPr>
          <w:fldChar w:fldCharType="begin"/>
        </w:r>
      </w:ins>
      <w:ins w:id="19" w:author="Olivia Imner" w:date="2018-12-03T12:08:00Z">
        <w:r w:rsidR="00F81DA7">
          <w:rPr>
            <w:rFonts w:cs="Times New Roman"/>
          </w:rPr>
          <w:instrText xml:space="preserve"> ADDIN ZOTERO_ITEM CSL_CITATION {"citationID":"w2O63tAa","properties":{"formattedCitation":"(Denscombe, 2014)","plainCitation":"","noteIndex":0},"citationItems":[{"id":110,"uris":["http://zotero.org/users/local/QsygNxKM/items/SLLKUVSC"],"uri":["http://zotero.org/users/local/QsygNxKM/items/SLLKUVSC"],"itemData":{"id":110,"type":"book","title":"The Good Research Guide: For Small-scale Social Research Projects","publisher":"McGraw-Hill Education (UK)","number-of-pages":"378","source":"Google Books","abstract":"The Good Research Guide is a best-selling introductory book on the basics of social research.","ISBN":"978-0-335-26471-1","note":"Google-Books-ID: C5BFBgAAQBAJ","shortTitle":"The Good Research Guide","language":"en","author":[{"family":"Denscombe","given":"Martyn"}],"issued":{"date-parts":[["2014",8,1]]}}}],"schema":"https://github.com/citation-style-language/schema/raw/master/csl-citation.json"} </w:instrText>
        </w:r>
      </w:ins>
      <w:r w:rsidR="00D33551">
        <w:rPr>
          <w:rFonts w:cs="Times New Roman"/>
        </w:rPr>
        <w:fldChar w:fldCharType="separate"/>
      </w:r>
      <w:ins w:id="20" w:author="Olivia Imner" w:date="2018-12-03T10:21:00Z">
        <w:r w:rsidR="00D33551">
          <w:rPr>
            <w:rFonts w:cs="Times New Roman"/>
          </w:rPr>
          <w:fldChar w:fldCharType="end"/>
        </w:r>
      </w:ins>
      <w:ins w:id="21" w:author="Olivia Imner" w:date="2018-12-03T10:03:00Z">
        <w:r w:rsidRPr="00A0643E">
          <w:rPr>
            <w:rFonts w:cs="Times New Roman"/>
          </w:rPr>
          <w:t xml:space="preserve">. En tvärsnittsstudie </w:t>
        </w:r>
      </w:ins>
      <w:ins w:id="22" w:author="Olivia Imner" w:date="2018-12-03T15:46:00Z">
        <w:r w:rsidR="00DE04EB">
          <w:rPr>
            <w:rFonts w:cs="Times New Roman"/>
          </w:rPr>
          <w:t>utsågs</w:t>
        </w:r>
      </w:ins>
      <w:ins w:id="23" w:author="Olivia Imner" w:date="2018-12-03T15:42:00Z">
        <w:r w:rsidR="00DE04EB">
          <w:rPr>
            <w:rFonts w:cs="Times New Roman"/>
          </w:rPr>
          <w:t xml:space="preserve"> som forskningsstrategi</w:t>
        </w:r>
      </w:ins>
      <w:ins w:id="24" w:author="Olivia Imner" w:date="2018-12-03T15:40:00Z">
        <w:r w:rsidR="00DE04EB">
          <w:rPr>
            <w:rFonts w:cs="Times New Roman"/>
          </w:rPr>
          <w:t xml:space="preserve"> på grund av de</w:t>
        </w:r>
      </w:ins>
      <w:ins w:id="25" w:author="Olivia Imner" w:date="2018-12-03T15:41:00Z">
        <w:r w:rsidR="00DE04EB">
          <w:rPr>
            <w:rFonts w:cs="Times New Roman"/>
          </w:rPr>
          <w:t>t smala forskningsområde</w:t>
        </w:r>
      </w:ins>
      <w:ins w:id="26" w:author="Olivia Imner" w:date="2018-12-03T15:47:00Z">
        <w:r w:rsidR="00DE04EB">
          <w:rPr>
            <w:rFonts w:cs="Times New Roman"/>
          </w:rPr>
          <w:t>t som</w:t>
        </w:r>
      </w:ins>
      <w:bookmarkStart w:id="27" w:name="_GoBack"/>
      <w:bookmarkEnd w:id="27"/>
      <w:ins w:id="28" w:author="Olivia Imner" w:date="2018-12-03T15:41:00Z">
        <w:r w:rsidR="00DE04EB">
          <w:rPr>
            <w:rFonts w:cs="Times New Roman"/>
          </w:rPr>
          <w:t xml:space="preserve"> </w:t>
        </w:r>
      </w:ins>
      <w:ins w:id="29" w:author="Olivia Imner" w:date="2018-12-03T15:42:00Z">
        <w:r w:rsidR="00DE04EB">
          <w:rPr>
            <w:rFonts w:cs="Times New Roman"/>
          </w:rPr>
          <w:t xml:space="preserve">skulle undersökas </w:t>
        </w:r>
      </w:ins>
      <w:ins w:id="30" w:author="Olivia Imner" w:date="2018-12-03T15:41:00Z">
        <w:r w:rsidR="00DE04EB">
          <w:rPr>
            <w:rFonts w:cs="Times New Roman"/>
          </w:rPr>
          <w:t xml:space="preserve">och </w:t>
        </w:r>
      </w:ins>
      <w:ins w:id="31" w:author="Olivia Imner" w:date="2018-12-03T15:43:00Z">
        <w:r w:rsidR="00DE04EB">
          <w:rPr>
            <w:rFonts w:cs="Times New Roman"/>
          </w:rPr>
          <w:t xml:space="preserve">det </w:t>
        </w:r>
      </w:ins>
      <w:ins w:id="32" w:author="Olivia Imner" w:date="2018-12-03T15:41:00Z">
        <w:r w:rsidR="00DE04EB">
          <w:rPr>
            <w:rFonts w:cs="Times New Roman"/>
          </w:rPr>
          <w:t xml:space="preserve">krävdes en detaljerad </w:t>
        </w:r>
      </w:ins>
      <w:ins w:id="33" w:author="Olivia Imner" w:date="2018-12-03T15:42:00Z">
        <w:r w:rsidR="00DE04EB">
          <w:rPr>
            <w:rFonts w:cs="Times New Roman"/>
          </w:rPr>
          <w:t>granskning</w:t>
        </w:r>
      </w:ins>
      <w:ins w:id="34" w:author="Olivia Imner" w:date="2018-12-03T15:43:00Z">
        <w:r w:rsidR="00DE04EB">
          <w:rPr>
            <w:rFonts w:cs="Times New Roman"/>
          </w:rPr>
          <w:t xml:space="preserve"> för att uppnå de utsatta målen</w:t>
        </w:r>
      </w:ins>
      <w:ins w:id="35" w:author="Olivia Imner" w:date="2018-12-03T15:42:00Z">
        <w:r w:rsidR="00DE04EB">
          <w:rPr>
            <w:rFonts w:cs="Times New Roman"/>
          </w:rPr>
          <w:t>.</w:t>
        </w:r>
      </w:ins>
    </w:p>
    <w:p w14:paraId="034284A3" w14:textId="18568C87" w:rsidR="00DE36DE" w:rsidRDefault="00DE36DE" w:rsidP="00DE36DE">
      <w:pPr>
        <w:tabs>
          <w:tab w:val="left" w:pos="1134"/>
        </w:tabs>
        <w:spacing w:line="360" w:lineRule="auto"/>
        <w:rPr>
          <w:ins w:id="36" w:author="Olivia Imner" w:date="2018-12-03T10:03:00Z"/>
          <w:rFonts w:cs="Times New Roman"/>
        </w:rPr>
      </w:pPr>
      <w:r>
        <w:rPr>
          <w:rFonts w:cs="Times New Roman"/>
          <w:b/>
          <w:sz w:val="24"/>
          <w:szCs w:val="24"/>
        </w:rPr>
        <w:t>Framtagande av intervjufrågor</w:t>
      </w:r>
    </w:p>
    <w:p w14:paraId="25D56B1E" w14:textId="017363B8"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olika modeller som passar för e-</w:t>
      </w:r>
      <w:r>
        <w:rPr>
          <w:rFonts w:cs="Times New Roman"/>
        </w:rPr>
        <w:lastRenderedPageBreak/>
        <w:t xml:space="preserv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7A0CBD2"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w:t>
      </w:r>
      <w:r w:rsidR="00E30B7E">
        <w:lastRenderedPageBreak/>
        <w:t>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37" w:name="_Toc391456183"/>
      <w:bookmarkStart w:id="38" w:name="_Toc401327939"/>
      <w:r w:rsidRPr="000B1921">
        <w:rPr>
          <w:rFonts w:cs="Times New Roman"/>
          <w:b/>
          <w:sz w:val="24"/>
          <w:szCs w:val="24"/>
        </w:rPr>
        <w:t>Utvärdering</w:t>
      </w:r>
      <w:bookmarkEnd w:id="37"/>
      <w:bookmarkEnd w:id="38"/>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39" w:name="_Toc391456184"/>
      <w:bookmarkStart w:id="40" w:name="_Toc401327940"/>
      <w:bookmarkEnd w:id="39"/>
      <w:r w:rsidRPr="00E43D1C">
        <w:t>Resultat</w:t>
      </w:r>
      <w:bookmarkEnd w:id="40"/>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1D9F92A4"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w:t>
      </w:r>
      <w:r w:rsidR="00830D00">
        <w:lastRenderedPageBreak/>
        <w:t xml:space="preserve">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6B6E90E6"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sammanfattningar </w:t>
      </w:r>
      <w:r w:rsidR="0048422A">
        <w:t xml:space="preserve">av materialet </w:t>
      </w:r>
      <w:r w:rsidR="00D808DD">
        <w:t xml:space="preserve">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lastRenderedPageBreak/>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588B965"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del w:id="41" w:author="Olivia Imner" w:date="2018-12-02T20:01:00Z">
        <w:r w:rsidR="00377747" w:rsidRPr="00377747" w:rsidDel="00BF621B">
          <w:delText xml:space="preserve">tyder </w:delText>
        </w:r>
      </w:del>
      <w:ins w:id="42" w:author="Olivia Imner" w:date="2018-12-02T20:01:00Z">
        <w:r w:rsidR="00BF621B">
          <w:t>förklarar</w:t>
        </w:r>
        <w:r w:rsidR="00BF621B" w:rsidRPr="00377747">
          <w:t xml:space="preserve"> </w:t>
        </w:r>
      </w:ins>
      <w:del w:id="43" w:author="Olivia Imner" w:date="2018-12-02T20:02:00Z">
        <w:r w:rsidR="00377747" w:rsidRPr="00377747" w:rsidDel="00BF621B">
          <w:delText xml:space="preserve">på </w:delText>
        </w:r>
      </w:del>
      <w:r w:rsidR="00377747" w:rsidRPr="00377747">
        <w:t xml:space="preserve">att DIM är lika lämplig för de kurser som är observerade och </w:t>
      </w:r>
      <w:ins w:id="44" w:author="Olivia Imner" w:date="2018-12-01T16:32:00Z">
        <w:r w:rsidR="0089225C">
          <w:t xml:space="preserve">antyder </w:t>
        </w:r>
      </w:ins>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45" w:name="_Toc489811950"/>
      <w:bookmarkStart w:id="4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45"/>
      <w:bookmarkEnd w:id="46"/>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47" w:name="_Toc391456185"/>
      <w:bookmarkStart w:id="48" w:name="_Toc401327941"/>
      <w:bookmarkEnd w:id="47"/>
      <w:r w:rsidRPr="004E58AD">
        <w:t>Diskussion</w:t>
      </w:r>
      <w:bookmarkEnd w:id="48"/>
    </w:p>
    <w:p w14:paraId="6D0F922C" w14:textId="62497791"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8B0888">
        <w:t xml:space="preserve">Studien </w:t>
      </w:r>
      <w:ins w:id="49" w:author="Olivia Imner" w:date="2018-12-02T09:51:00Z">
        <w:r w:rsidR="00370975">
          <w:t xml:space="preserve">har </w:t>
        </w:r>
      </w:ins>
      <w:ins w:id="50" w:author="Olivia Imner" w:date="2018-12-02T09:11:00Z">
        <w:r w:rsidR="007C7CD3">
          <w:t xml:space="preserve">likväl </w:t>
        </w:r>
      </w:ins>
      <w:ins w:id="51" w:author="Olivia Imner" w:date="2018-12-02T09:52:00Z">
        <w:r w:rsidR="00370975">
          <w:t xml:space="preserve">syftat </w:t>
        </w:r>
      </w:ins>
      <w:ins w:id="52" w:author="Olivia Imner" w:date="2018-12-02T09:11:00Z">
        <w:r w:rsidR="007C7CD3">
          <w:t>till</w:t>
        </w:r>
      </w:ins>
      <w:ins w:id="53" w:author="Olivia Imner" w:date="2018-11-27T18:04:00Z">
        <w:r w:rsidR="008B0888">
          <w:t xml:space="preserve"> att förs</w:t>
        </w:r>
        <w:r w:rsidR="007C7CD3">
          <w:t>tå vilka för och- nackdelar Grade har med de</w:t>
        </w:r>
        <w:r w:rsidR="008B0888">
          <w:t xml:space="preserve"> befintliga pedagogiska </w:t>
        </w:r>
      </w:ins>
      <w:ins w:id="54" w:author="Olivia Imner" w:date="2018-12-02T09:14:00Z">
        <w:r w:rsidR="007C7CD3">
          <w:t>riktlinjerna</w:t>
        </w:r>
      </w:ins>
      <w:ins w:id="55" w:author="Olivia Imner" w:date="2018-11-27T18:04:00Z">
        <w:r w:rsidR="008B0888">
          <w:t xml:space="preserve"> och </w:t>
        </w:r>
      </w:ins>
      <w:ins w:id="56" w:author="Olivia Imner" w:date="2018-12-02T09:13:00Z">
        <w:r w:rsidR="007C7CD3">
          <w:t>därmed</w:t>
        </w:r>
      </w:ins>
      <w:ins w:id="57" w:author="Olivia Imner" w:date="2018-11-27T18:04:00Z">
        <w:r w:rsidR="008B0888">
          <w:t xml:space="preserve"> utvärderades fyra av Grades tidigare </w:t>
        </w:r>
      </w:ins>
      <w:ins w:id="58" w:author="Olivia Imner" w:date="2018-11-27T18:06:00Z">
        <w:r w:rsidR="008B0888">
          <w:t>kurser enligt DIM’s riktlinjer.</w:t>
        </w:r>
      </w:ins>
      <w:r w:rsidR="008B0888">
        <w:t xml:space="preserve"> </w:t>
      </w:r>
      <w:ins w:id="59" w:author="Olivia Imner" w:date="2018-11-27T18:06:00Z">
        <w:r w:rsidR="008B0888">
          <w:t>Det</w:t>
        </w:r>
      </w:ins>
      <w:ins w:id="60" w:author="Olivia Imner" w:date="2018-11-27T18:07:00Z">
        <w:r w:rsidR="008B0888">
          <w:t xml:space="preserve"> som</w:t>
        </w:r>
      </w:ins>
      <w:ins w:id="61" w:author="Olivia Imner" w:date="2018-11-27T18:06:00Z">
        <w:r w:rsidR="008B0888">
          <w:t xml:space="preserve"> </w:t>
        </w:r>
      </w:ins>
      <w:r w:rsidR="008265DC">
        <w:rPr>
          <w:rStyle w:val="Kommentarsreferens"/>
        </w:rPr>
        <w:commentReference w:id="62"/>
      </w:r>
      <w:r w:rsidR="00AB703B">
        <w:t xml:space="preserve">påträffades </w:t>
      </w:r>
      <w:r w:rsidR="008B0888">
        <w:t>var</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3B2693CC" w:rsidR="00AC7484" w:rsidRPr="00802217" w:rsidRDefault="00564255" w:rsidP="00CA1731">
      <w:pPr>
        <w:spacing w:line="480" w:lineRule="auto"/>
        <w:jc w:val="both"/>
        <w:rPr>
          <w:rFonts w:cs="Times New Roman"/>
        </w:rPr>
      </w:pPr>
      <w:r>
        <w:t xml:space="preserve">I </w:t>
      </w:r>
      <w:ins w:id="63" w:author="Olivia Imner" w:date="2018-12-02T12:03:00Z">
        <w:r w:rsidR="00AB703B">
          <w:t>denn</w:t>
        </w:r>
        <w:r w:rsidR="006607E1">
          <w:t xml:space="preserve">a </w:t>
        </w:r>
      </w:ins>
      <w:r>
        <w:t xml:space="preserve">studie utnyttjades en intervju för att uppnå </w:t>
      </w:r>
      <w:ins w:id="64" w:author="Olivia Imner" w:date="2018-12-02T12:04:00Z">
        <w:r w:rsidR="00AB703B">
          <w:t>ett</w:t>
        </w:r>
        <w:r w:rsidR="006607E1">
          <w:t xml:space="preserve"> av studiens</w:t>
        </w:r>
      </w:ins>
      <w:r>
        <w:t xml:space="preserve"> mål.</w:t>
      </w:r>
      <w:ins w:id="65" w:author="Olivia Imner" w:date="2018-12-02T11:12:00Z">
        <w:r>
          <w:t xml:space="preserve"> </w:t>
        </w:r>
      </w:ins>
      <w:ins w:id="66" w:author="Olivia Imner" w:date="2018-12-02T11:11:00Z">
        <w:r>
          <w:t xml:space="preserve">Intervjun bestod av ett flertal frågor för varje modell-fas där varje fråga motsvarade en av de representativa modellerna. Med intervjusvaren kunde Grades nuvarande pedagogiska riktlinjer kartläggas på de tre representativa modeller och, i och med det, kunde det mest passande </w:t>
        </w:r>
      </w:ins>
      <w:ins w:id="67" w:author="Olivia Imner" w:date="2018-12-02T11:39:00Z">
        <w:r w:rsidR="001A2E41">
          <w:t>perspektiv</w:t>
        </w:r>
      </w:ins>
      <w:ins w:id="68" w:author="Olivia Imner" w:date="2018-12-02T11:11:00Z">
        <w:r>
          <w:t xml:space="preserve"> för Grades nuvarande pedagogiska riktlinjer bestämmas. </w:t>
        </w:r>
      </w:ins>
      <w:ins w:id="69" w:author="Olivia Imner" w:date="2018-12-02T11:27:00Z">
        <w:r w:rsidR="007430EC">
          <w:t>Denna</w:t>
        </w:r>
      </w:ins>
      <w:ins w:id="70" w:author="Olivia Imner" w:date="2018-12-02T11:26:00Z">
        <w:r w:rsidR="007430EC">
          <w:t xml:space="preserve"> strategi speglar strategin från tidigare studier </w:t>
        </w:r>
      </w:ins>
      <w:ins w:id="71" w:author="Olivia Imner" w:date="2018-12-02T11:42:00Z">
        <w:r w:rsidR="005C096D">
          <w:t>med målet</w:t>
        </w:r>
      </w:ins>
      <w:ins w:id="72" w:author="Olivia Imner" w:date="2018-12-02T11:26:00Z">
        <w:r w:rsidR="007430EC">
          <w:t xml:space="preserve"> </w:t>
        </w:r>
      </w:ins>
      <w:ins w:id="73" w:author="Olivia Imner" w:date="2018-12-02T11:11:00Z">
        <w:r>
          <w:t>att kartlägga individuella pedagogiska modeller på de olika pedagogiska perspektiven</w:t>
        </w:r>
      </w:ins>
      <w:ins w:id="74" w:author="Olivia Imner" w:date="2018-12-02T11:27:00Z">
        <w:r w:rsidR="007430EC">
          <w:t xml:space="preserve"> (</w:t>
        </w:r>
        <w:r w:rsidR="007430EC">
          <w:rPr>
            <w:noProof/>
          </w:rPr>
          <w:fldChar w:fldCharType="begin"/>
        </w:r>
      </w:ins>
      <w:ins w:id="75" w:author="Olivia Imner" w:date="2018-12-03T12:09:00Z">
        <w:r w:rsidR="00F81DA7">
          <w:rPr>
            <w:noProof/>
          </w:rPr>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ins>
      <w:ins w:id="76" w:author="Olivia Imner" w:date="2018-12-02T11:27:00Z">
        <w:r w:rsidR="007430EC">
          <w:rPr>
            <w:noProof/>
          </w:rPr>
          <w:fldChar w:fldCharType="separate"/>
        </w:r>
        <w:r w:rsidR="007430EC" w:rsidRPr="0096432E">
          <w:rPr>
            <w:rFonts w:cs="Times New Roman"/>
            <w:szCs w:val="24"/>
            <w:u w:val="dash"/>
          </w:rPr>
          <w:t>Mayes &amp; de Freitas</w:t>
        </w:r>
        <w:r w:rsidR="007430EC">
          <w:rPr>
            <w:rFonts w:cs="Times New Roman"/>
            <w:szCs w:val="24"/>
            <w:u w:val="dash"/>
          </w:rPr>
          <w:t>,</w:t>
        </w:r>
        <w:r w:rsidR="007430EC" w:rsidRPr="0096432E">
          <w:rPr>
            <w:rFonts w:cs="Times New Roman"/>
            <w:szCs w:val="24"/>
            <w:u w:val="dash"/>
          </w:rPr>
          <w:t xml:space="preserve"> 2004)</w:t>
        </w:r>
        <w:r w:rsidR="007430EC">
          <w:rPr>
            <w:noProof/>
          </w:rPr>
          <w:fldChar w:fldCharType="end"/>
        </w:r>
      </w:ins>
      <w:ins w:id="77" w:author="Olivia Imner" w:date="2018-12-02T11:11:00Z">
        <w:r>
          <w:t xml:space="preserve">. I denna studie </w:t>
        </w:r>
      </w:ins>
      <w:ins w:id="78" w:author="Olivia Imner" w:date="2018-12-02T13:55:00Z">
        <w:r w:rsidR="00EB647C">
          <w:t xml:space="preserve">är </w:t>
        </w:r>
      </w:ins>
      <w:ins w:id="79" w:author="Olivia Imner" w:date="2018-12-02T11:11:00Z">
        <w:r w:rsidR="00EB647C">
          <w:t xml:space="preserve">varje perspektiv </w:t>
        </w:r>
      </w:ins>
      <w:ins w:id="80" w:author="Olivia Imner" w:date="2018-12-02T13:55:00Z">
        <w:r w:rsidR="00EB647C">
          <w:t>representerat</w:t>
        </w:r>
      </w:ins>
      <w:ins w:id="81" w:author="Olivia Imner" w:date="2018-12-02T11:11:00Z">
        <w:r>
          <w:t xml:space="preserve"> av en fråga och genom att analysera vilken fråga </w:t>
        </w:r>
      </w:ins>
      <w:ins w:id="82" w:author="Olivia Imner" w:date="2018-12-02T13:55:00Z">
        <w:r w:rsidR="00EB647C">
          <w:t xml:space="preserve">som </w:t>
        </w:r>
      </w:ins>
      <w:ins w:id="83" w:author="Olivia Imner" w:date="2018-12-02T11:11:00Z">
        <w:r>
          <w:t xml:space="preserve">bäst </w:t>
        </w:r>
      </w:ins>
      <w:ins w:id="84" w:author="Olivia Imner" w:date="2018-12-02T11:37:00Z">
        <w:r w:rsidR="001A2E41">
          <w:t>karaktär</w:t>
        </w:r>
      </w:ins>
      <w:ins w:id="85" w:author="Olivia Imner" w:date="2018-12-02T11:38:00Z">
        <w:r w:rsidR="001A2E41">
          <w:t>iserar</w:t>
        </w:r>
      </w:ins>
      <w:ins w:id="86" w:author="Olivia Imner" w:date="2018-12-02T11:11:00Z">
        <w:r>
          <w:t xml:space="preserve"> </w:t>
        </w:r>
      </w:ins>
      <w:ins w:id="87" w:author="Olivia Imner" w:date="2018-12-02T11:42:00Z">
        <w:r w:rsidR="005C096D">
          <w:t xml:space="preserve">en </w:t>
        </w:r>
      </w:ins>
      <w:ins w:id="88" w:author="Olivia Imner" w:date="2018-12-02T11:43:00Z">
        <w:r w:rsidR="005C096D">
          <w:t>specifik</w:t>
        </w:r>
      </w:ins>
      <w:ins w:id="89" w:author="Olivia Imner" w:date="2018-12-02T11:42:00Z">
        <w:r w:rsidR="005C096D">
          <w:t xml:space="preserve"> </w:t>
        </w:r>
      </w:ins>
      <w:ins w:id="90" w:author="Olivia Imner" w:date="2018-12-02T11:11:00Z">
        <w:r w:rsidR="005C096D">
          <w:t>modell,</w:t>
        </w:r>
        <w:r>
          <w:t xml:space="preserve"> kunde de förstå vilken perspektiv modellen </w:t>
        </w:r>
      </w:ins>
      <w:ins w:id="91" w:author="Olivia Imner" w:date="2018-12-02T13:57:00Z">
        <w:r w:rsidR="00EB647C">
          <w:t>korresponderar</w:t>
        </w:r>
      </w:ins>
      <w:ins w:id="92" w:author="Olivia Imner" w:date="2018-12-02T11:11:00Z">
        <w:r w:rsidR="00EB647C">
          <w:t xml:space="preserve"> bäst med</w:t>
        </w:r>
        <w:r>
          <w:t xml:space="preserve">. </w:t>
        </w:r>
      </w:ins>
      <w:commentRangeStart w:id="93"/>
      <w:ins w:id="94" w:author="Olivia Imner" w:date="2018-12-02T11:32:00Z">
        <w:r w:rsidR="001A2E41">
          <w:t>Jämfört med Mayes</w:t>
        </w:r>
      </w:ins>
      <w:ins w:id="95" w:author="Olivia Imner" w:date="2018-12-02T12:05:00Z">
        <w:r w:rsidR="006607E1">
          <w:t xml:space="preserve"> &amp; de Freitas</w:t>
        </w:r>
      </w:ins>
      <w:ins w:id="96" w:author="Olivia Imner" w:date="2018-12-02T11:32:00Z">
        <w:r w:rsidR="001A2E41">
          <w:t xml:space="preserve">, vår strategi har som fördel att vi </w:t>
        </w:r>
      </w:ins>
      <w:ins w:id="97" w:author="Olivia Imner" w:date="2018-12-02T11:38:00Z">
        <w:r w:rsidR="001A2E41">
          <w:t>använder oss av</w:t>
        </w:r>
      </w:ins>
      <w:ins w:id="98" w:author="Olivia Imner" w:date="2018-12-02T11:32:00Z">
        <w:r w:rsidR="001A2E41">
          <w:t xml:space="preserve"> ett flertal frågor</w:t>
        </w:r>
      </w:ins>
      <w:ins w:id="99" w:author="Olivia Imner" w:date="2018-12-02T11:39:00Z">
        <w:r w:rsidR="001A2E41">
          <w:t xml:space="preserve"> per perspektiv</w:t>
        </w:r>
      </w:ins>
      <w:ins w:id="100" w:author="Olivia Imner" w:date="2018-12-02T12:05:00Z">
        <w:r w:rsidR="006607E1">
          <w:t xml:space="preserve"> vilket ger </w:t>
        </w:r>
      </w:ins>
      <w:ins w:id="101" w:author="Olivia Imner" w:date="2018-12-02T12:06:00Z">
        <w:r w:rsidR="006607E1">
          <w:t>ett</w:t>
        </w:r>
      </w:ins>
      <w:ins w:id="102" w:author="Olivia Imner" w:date="2018-12-02T12:05:00Z">
        <w:r w:rsidR="006607E1">
          <w:t xml:space="preserve"> mer noggrant </w:t>
        </w:r>
      </w:ins>
      <w:ins w:id="103" w:author="Olivia Imner" w:date="2018-12-02T12:06:00Z">
        <w:r w:rsidR="006607E1">
          <w:t>resultat</w:t>
        </w:r>
      </w:ins>
      <w:ins w:id="104" w:author="Olivia Imner" w:date="2018-12-02T11:40:00Z">
        <w:r w:rsidR="001A2E41">
          <w:t>.</w:t>
        </w:r>
      </w:ins>
      <w:ins w:id="105" w:author="Olivia Imner" w:date="2018-12-02T11:45:00Z">
        <w:r w:rsidR="005C096D">
          <w:t xml:space="preserve"> I</w:t>
        </w:r>
      </w:ins>
      <w:ins w:id="106" w:author="Olivia Imner" w:date="2018-12-02T11:43:00Z">
        <w:r w:rsidR="005C096D">
          <w:t xml:space="preserve"> och med att</w:t>
        </w:r>
      </w:ins>
      <w:ins w:id="107" w:author="Olivia Imner" w:date="2018-12-02T11:45:00Z">
        <w:r w:rsidR="005C096D">
          <w:t xml:space="preserve"> vår strategi </w:t>
        </w:r>
      </w:ins>
      <w:ins w:id="108" w:author="Olivia Imner" w:date="2018-12-02T11:46:00Z">
        <w:r w:rsidR="005C096D">
          <w:t xml:space="preserve">representerar </w:t>
        </w:r>
      </w:ins>
      <w:ins w:id="109" w:author="Olivia Imner" w:date="2018-12-02T11:43:00Z">
        <w:r w:rsidR="005C096D">
          <w:t>varje perspektiv med en model</w:t>
        </w:r>
      </w:ins>
      <w:ins w:id="110" w:author="Olivia Imner" w:date="2018-12-02T11:44:00Z">
        <w:r w:rsidR="005C096D">
          <w:t>l</w:t>
        </w:r>
      </w:ins>
      <w:ins w:id="111" w:author="Olivia Imner" w:date="2018-12-02T11:43:00Z">
        <w:r w:rsidR="005C096D">
          <w:t>,</w:t>
        </w:r>
      </w:ins>
      <w:ins w:id="112" w:author="Olivia Imner" w:date="2018-12-02T11:32:00Z">
        <w:r w:rsidR="001A2E41">
          <w:t xml:space="preserve"> </w:t>
        </w:r>
      </w:ins>
      <w:ins w:id="113" w:author="Olivia Imner" w:date="2018-12-02T11:51:00Z">
        <w:r w:rsidR="005C096D">
          <w:t>ha</w:t>
        </w:r>
      </w:ins>
      <w:ins w:id="114" w:author="Olivia Imner" w:date="2018-12-02T11:52:00Z">
        <w:r w:rsidR="00D23CFF">
          <w:t>r vi också</w:t>
        </w:r>
      </w:ins>
      <w:ins w:id="115" w:author="Olivia Imner" w:date="2018-12-02T11:51:00Z">
        <w:r w:rsidR="005C096D">
          <w:t xml:space="preserve"> möjlighet att</w:t>
        </w:r>
      </w:ins>
      <w:ins w:id="116" w:author="Olivia Imner" w:date="2018-12-02T11:44:00Z">
        <w:r w:rsidR="005C096D">
          <w:t xml:space="preserve"> direkt identifiera en </w:t>
        </w:r>
      </w:ins>
      <w:ins w:id="117" w:author="Olivia Imner" w:date="2018-12-02T11:51:00Z">
        <w:r w:rsidR="005C096D">
          <w:t>kandidat</w:t>
        </w:r>
      </w:ins>
      <w:ins w:id="118" w:author="Olivia Imner" w:date="2018-12-02T11:44:00Z">
        <w:r w:rsidR="005C096D">
          <w:t xml:space="preserve"> modell </w:t>
        </w:r>
      </w:ins>
      <w:ins w:id="119" w:author="Olivia Imner" w:date="2018-12-02T11:47:00Z">
        <w:r w:rsidR="005C096D">
          <w:t>som skulle kunna implementeras i företaget</w:t>
        </w:r>
      </w:ins>
      <w:ins w:id="120" w:author="Olivia Imner" w:date="2018-12-02T11:33:00Z">
        <w:r w:rsidR="001A2E41">
          <w:t>.</w:t>
        </w:r>
      </w:ins>
      <w:commentRangeEnd w:id="93"/>
      <w:ins w:id="121" w:author="Olivia Imner" w:date="2018-12-02T13:59:00Z">
        <w:r w:rsidR="00EB647C">
          <w:rPr>
            <w:rStyle w:val="Kommentarsreferens"/>
          </w:rPr>
          <w:commentReference w:id="93"/>
        </w:r>
      </w:ins>
      <w:ins w:id="123" w:author="Olivia Imner" w:date="2018-12-02T11:32:00Z">
        <w:r w:rsidR="001A2E41">
          <w:t xml:space="preserve"> </w:t>
        </w:r>
      </w:ins>
      <w:r w:rsidR="006607E1">
        <w:rPr>
          <w:rFonts w:cs="Times New Roman"/>
        </w:rPr>
        <w:t>Ett alternativ forskningsmetod skulle kunna vara att använda en enkät för att utvinna en större bredd på informationsflödet</w:t>
      </w:r>
      <w:r w:rsidR="006607E1">
        <w:t xml:space="preserve">, </w:t>
      </w:r>
      <w:r w:rsidR="006607E1">
        <w:rPr>
          <w:rFonts w:cs="Times New Roman"/>
        </w:rPr>
        <w:t xml:space="preserve">eftersom fler </w:t>
      </w:r>
      <w:r w:rsidR="006607E1">
        <w:t xml:space="preserve">frågor </w:t>
      </w:r>
      <w:r w:rsidR="006607E1">
        <w:rPr>
          <w:rFonts w:cs="Times New Roman"/>
        </w:rPr>
        <w:t xml:space="preserve">kan ställas till flera personer. Dock finns risken för att missförstånd av frågan ökar med en enkät, eftersom det inte finns någon chans för vidare förklaringar. </w:t>
      </w:r>
      <w:r w:rsidR="006607E1">
        <w:rPr>
          <w:rFonts w:cs="Times New Roman"/>
          <w:color w:val="353535"/>
        </w:rPr>
        <w:t xml:space="preserve">Fast en intervju bedömdes att vara den mest lämpliga metoden att använda, </w:t>
      </w:r>
      <w:r w:rsidR="006607E1" w:rsidRPr="001E114D">
        <w:rPr>
          <w:rFonts w:cs="Times New Roman"/>
          <w:color w:val="353535"/>
        </w:rPr>
        <w:t>finns det vissa faktorer som</w:t>
      </w:r>
      <w:r w:rsidR="006607E1" w:rsidRPr="00802217">
        <w:rPr>
          <w:rFonts w:cs="Times New Roman"/>
          <w:color w:val="353535"/>
        </w:rPr>
        <w:t xml:space="preserve"> kan ha påverkat intervjuresultatet på ett okänt sätt.</w:t>
      </w:r>
      <w:r w:rsidR="006607E1">
        <w:rPr>
          <w:rFonts w:ascii="AppleSystemUIFont" w:hAnsi="AppleSystemUIFont" w:cs="AppleSystemUIFont"/>
          <w:color w:val="353535"/>
          <w:sz w:val="24"/>
          <w:szCs w:val="24"/>
        </w:rPr>
        <w:t xml:space="preserve"> </w:t>
      </w:r>
      <w:r w:rsidR="006607E1">
        <w:t>Intervjun bestod endast av en respondent och följden kan bli att resultatet skulle vara mer reliabla om flera personer kunde intervjuas. De specifika frågor som valdes att ställa till intervjupersonen vid intervjutillfället är en annan faktor som skulle kunna har påverkat resultatet. Framtida studier skulle gynnas av att utökat antal frågor som korresponderar till de undersökta modellerna, ett flertal nyckelpersoner som utvecklar frågarna tillsammans, samt intervju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w:t>
      </w:r>
      <w:r w:rsidR="00F358E4">
        <w:lastRenderedPageBreak/>
        <w:t>kunna bidra</w:t>
      </w:r>
      <w:r w:rsidR="00AC7484">
        <w:t xml:space="preserve"> till ett mer konkret svar angående vilken av de två perspektiv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40E50DF1" w14:textId="4DAEE7E2" w:rsidR="00590E58" w:rsidRPr="00A362AF" w:rsidRDefault="00710303" w:rsidP="00CA1731">
      <w:pPr>
        <w:spacing w:line="480" w:lineRule="auto"/>
        <w:jc w:val="both"/>
        <w:rPr>
          <w:rFonts w:eastAsia="Times New Roman" w:cs="Arial"/>
          <w:color w:val="222222"/>
          <w:shd w:val="clear" w:color="auto" w:fill="FFFFFF"/>
        </w:rPr>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D23CFF">
        <w:t xml:space="preserve">Antalet påståenden i utvärderingen och utformningen av påståenden kan vara faktorer som påverkat resultatet. Framförallt kan det ge ett noggrannare resultat om flera personer hanterar påståenden.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ins w:id="124" w:author="Olivia Imner" w:date="2018-12-02T18:33:00Z">
        <w:r w:rsidR="00453A19">
          <w:rPr>
            <w:rFonts w:asciiTheme="majorHAnsi" w:eastAsia="Times New Roman" w:hAnsiTheme="majorHAnsi" w:cs="Arial"/>
            <w:color w:val="222222"/>
            <w:shd w:val="clear" w:color="auto" w:fill="FFFFFF"/>
          </w:rPr>
          <w:fldChar w:fldCharType="begin"/>
        </w:r>
      </w:ins>
      <w:ins w:id="125" w:author="Olivia Imner" w:date="2018-12-03T12:09:00Z">
        <w:r w:rsidR="00F81DA7">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ins>
      <w:r w:rsidR="00453A19">
        <w:rPr>
          <w:rFonts w:asciiTheme="majorHAnsi" w:eastAsia="Times New Roman" w:hAnsiTheme="majorHAnsi" w:cs="Arial"/>
          <w:color w:val="222222"/>
          <w:shd w:val="clear" w:color="auto" w:fill="FFFFFF"/>
        </w:rPr>
        <w:fldChar w:fldCharType="separate"/>
      </w:r>
      <w:proofErr w:type="spellStart"/>
      <w:ins w:id="126" w:author="Olivia Imner" w:date="2018-12-02T18:34:00Z">
        <w:r w:rsidR="00453A19" w:rsidRPr="00453A19">
          <w:rPr>
            <w:rFonts w:ascii="Cambria" w:hAnsiTheme="majorHAnsi"/>
            <w:color w:val="000000"/>
            <w:szCs w:val="24"/>
            <w:u w:val="dash"/>
          </w:rPr>
          <w:t>Kocadere</w:t>
        </w:r>
        <w:proofErr w:type="spellEnd"/>
        <w:r w:rsidR="00453A19" w:rsidRPr="00453A19">
          <w:rPr>
            <w:rFonts w:ascii="Cambria" w:hAnsiTheme="majorHAnsi"/>
            <w:color w:val="000000"/>
            <w:szCs w:val="24"/>
            <w:u w:val="dash"/>
          </w:rPr>
          <w:t xml:space="preserve"> &amp; </w:t>
        </w:r>
        <w:proofErr w:type="spellStart"/>
        <w:r w:rsidR="00453A19" w:rsidRPr="00453A19">
          <w:rPr>
            <w:rFonts w:ascii="Cambria" w:hAnsiTheme="majorHAnsi"/>
            <w:color w:val="000000"/>
            <w:szCs w:val="24"/>
            <w:u w:val="dash"/>
          </w:rPr>
          <w:t>Ozgen</w:t>
        </w:r>
        <w:proofErr w:type="spellEnd"/>
        <w:r w:rsidR="00453A19" w:rsidRPr="00453A19">
          <w:rPr>
            <w:rFonts w:ascii="Cambria" w:hAnsiTheme="majorHAnsi"/>
            <w:color w:val="000000"/>
            <w:szCs w:val="24"/>
            <w:u w:val="dash"/>
          </w:rPr>
          <w:t>, 2012</w:t>
        </w:r>
        <w:r w:rsidR="00453A19">
          <w:rPr>
            <w:rFonts w:ascii="Cambria" w:hAnsiTheme="majorHAnsi"/>
            <w:color w:val="000000"/>
            <w:szCs w:val="24"/>
            <w:u w:val="dash"/>
          </w:rPr>
          <w:t xml:space="preserve"> </w:t>
        </w:r>
      </w:ins>
      <w:ins w:id="127" w:author="Olivia Imner" w:date="2018-12-02T18:33:00Z">
        <w:r w:rsidR="00453A19">
          <w:rPr>
            <w:rFonts w:asciiTheme="majorHAnsi" w:eastAsia="Times New Roman" w:hAnsiTheme="majorHAnsi" w:cs="Arial"/>
            <w:color w:val="222222"/>
            <w:shd w:val="clear" w:color="auto" w:fill="FFFFFF"/>
          </w:rPr>
          <w:fldChar w:fldCharType="end"/>
        </w:r>
      </w:ins>
      <w:ins w:id="128" w:author="Olivia Imner" w:date="2018-12-02T09:05:00Z">
        <w:r w:rsidR="00A362AF">
          <w:rPr>
            <w:rFonts w:eastAsia="Times New Roman" w:cs="Arial"/>
            <w:color w:val="222222"/>
            <w:shd w:val="clear" w:color="auto" w:fill="FFFFFF"/>
          </w:rPr>
          <w:t xml:space="preserve">har </w:t>
        </w:r>
      </w:ins>
      <w:ins w:id="129" w:author="Olivia Imner" w:date="2018-12-02T09:06:00Z">
        <w:r w:rsidR="00A362AF">
          <w:rPr>
            <w:rFonts w:eastAsia="Times New Roman" w:cs="Arial"/>
            <w:color w:val="222222"/>
            <w:shd w:val="clear" w:color="auto" w:fill="FFFFFF"/>
          </w:rPr>
          <w:t>utnyttjat</w:t>
        </w:r>
      </w:ins>
      <w:ins w:id="130" w:author="Olivia Imner" w:date="2018-12-02T09:05:00Z">
        <w:r w:rsidR="00ED39A7">
          <w:rPr>
            <w:rFonts w:eastAsia="Times New Roman" w:cs="Arial"/>
            <w:color w:val="222222"/>
            <w:shd w:val="clear" w:color="auto" w:fill="FFFFFF"/>
          </w:rPr>
          <w:t xml:space="preserve"> studenter för att </w:t>
        </w:r>
      </w:ins>
      <w:ins w:id="131" w:author="Olivia Imner" w:date="2018-12-02T10:18:00Z">
        <w:r w:rsidR="00ED39A7">
          <w:rPr>
            <w:rFonts w:eastAsia="Times New Roman" w:cs="Arial"/>
            <w:color w:val="222222"/>
            <w:shd w:val="clear" w:color="auto" w:fill="FFFFFF"/>
          </w:rPr>
          <w:t>utföra en kurs</w:t>
        </w:r>
      </w:ins>
      <w:ins w:id="132" w:author="Olivia Imner" w:date="2018-12-02T09:05:00Z">
        <w:r w:rsidR="00ED39A7">
          <w:rPr>
            <w:rFonts w:eastAsia="Times New Roman" w:cs="Arial"/>
            <w:color w:val="222222"/>
            <w:shd w:val="clear" w:color="auto" w:fill="FFFFFF"/>
          </w:rPr>
          <w:t xml:space="preserve">evaluering </w:t>
        </w:r>
        <w:r w:rsidR="00A362AF">
          <w:rPr>
            <w:rFonts w:eastAsia="Times New Roman" w:cs="Arial"/>
            <w:color w:val="222222"/>
            <w:shd w:val="clear" w:color="auto" w:fill="FFFFFF"/>
          </w:rPr>
          <w:t>utifrån en pedagogisk modell</w:t>
        </w:r>
      </w:ins>
      <w:ins w:id="133" w:author="Olivia Imner" w:date="2018-12-02T10:18:00Z">
        <w:r w:rsidR="00ED39A7">
          <w:rPr>
            <w:rFonts w:eastAsia="Times New Roman" w:cs="Arial"/>
            <w:color w:val="222222"/>
            <w:shd w:val="clear" w:color="auto" w:fill="FFFFFF"/>
          </w:rPr>
          <w:t>. Genomförandet gjordes t</w:t>
        </w:r>
      </w:ins>
      <w:ins w:id="134" w:author="Olivia Imner" w:date="2018-12-02T09:05:00Z">
        <w:r w:rsidR="00ED39A7">
          <w:rPr>
            <w:rFonts w:eastAsia="Times New Roman" w:cs="Arial"/>
            <w:color w:val="222222"/>
            <w:shd w:val="clear" w:color="auto" w:fill="FFFFFF"/>
          </w:rPr>
          <w:t>illsammans med en jämförbar</w:t>
        </w:r>
        <w:r w:rsidR="00A362AF">
          <w:rPr>
            <w:rFonts w:eastAsia="Times New Roman" w:cs="Arial"/>
            <w:color w:val="222222"/>
            <w:shd w:val="clear" w:color="auto" w:fill="FFFFFF"/>
          </w:rPr>
          <w:t xml:space="preserve"> poängskala som används i denna studie. </w:t>
        </w:r>
      </w:ins>
      <w:commentRangeStart w:id="135"/>
      <w:ins w:id="136" w:author="Olivia Imner" w:date="2018-12-02T10:13:00Z">
        <w:r w:rsidR="00ED39A7">
          <w:rPr>
            <w:rFonts w:eastAsia="Times New Roman" w:cs="Arial"/>
            <w:color w:val="222222"/>
            <w:shd w:val="clear" w:color="auto" w:fill="FFFFFF"/>
          </w:rPr>
          <w:t xml:space="preserve">Studien </w:t>
        </w:r>
      </w:ins>
      <w:ins w:id="137" w:author="Olivia Imner" w:date="2018-12-02T13:16:00Z">
        <w:r w:rsidR="0080601C">
          <w:rPr>
            <w:rFonts w:eastAsia="Times New Roman" w:cs="Arial"/>
            <w:color w:val="222222"/>
            <w:shd w:val="clear" w:color="auto" w:fill="FFFFFF"/>
          </w:rPr>
          <w:t>visade vilka</w:t>
        </w:r>
      </w:ins>
      <w:ins w:id="138" w:author="Olivia Imner" w:date="2018-12-02T10:13:00Z">
        <w:r w:rsidR="00ED39A7">
          <w:rPr>
            <w:rFonts w:eastAsia="Times New Roman" w:cs="Arial"/>
            <w:color w:val="222222"/>
            <w:shd w:val="clear" w:color="auto" w:fill="FFFFFF"/>
          </w:rPr>
          <w:t xml:space="preserve"> </w:t>
        </w:r>
      </w:ins>
      <w:ins w:id="139" w:author="Olivia Imner" w:date="2018-12-02T13:33:00Z">
        <w:r w:rsidR="00C12E25">
          <w:rPr>
            <w:rFonts w:eastAsia="Times New Roman" w:cs="Arial"/>
            <w:color w:val="222222"/>
            <w:shd w:val="clear" w:color="auto" w:fill="FFFFFF"/>
          </w:rPr>
          <w:t xml:space="preserve">faktorer den </w:t>
        </w:r>
      </w:ins>
      <w:ins w:id="140" w:author="Olivia Imner" w:date="2018-12-02T10:13:00Z">
        <w:r w:rsidR="00ED39A7">
          <w:rPr>
            <w:rFonts w:eastAsia="Times New Roman" w:cs="Arial"/>
            <w:color w:val="222222"/>
            <w:shd w:val="clear" w:color="auto" w:fill="FFFFFF"/>
          </w:rPr>
          <w:t xml:space="preserve">pedagogiska modellen </w:t>
        </w:r>
      </w:ins>
      <w:ins w:id="141" w:author="Olivia Imner" w:date="2018-12-02T13:33:00Z">
        <w:r w:rsidR="00C12E25">
          <w:rPr>
            <w:rFonts w:eastAsia="Times New Roman" w:cs="Arial"/>
            <w:color w:val="222222"/>
            <w:shd w:val="clear" w:color="auto" w:fill="FFFFFF"/>
          </w:rPr>
          <w:t xml:space="preserve">hade för att </w:t>
        </w:r>
      </w:ins>
      <w:ins w:id="142" w:author="Olivia Imner" w:date="2018-12-02T10:13:00Z">
        <w:r w:rsidR="00C12E25">
          <w:rPr>
            <w:rFonts w:eastAsia="Times New Roman" w:cs="Arial"/>
            <w:color w:val="222222"/>
            <w:shd w:val="clear" w:color="auto" w:fill="FFFFFF"/>
          </w:rPr>
          <w:t>passa</w:t>
        </w:r>
        <w:r w:rsidR="00ED39A7">
          <w:rPr>
            <w:rFonts w:eastAsia="Times New Roman" w:cs="Arial"/>
            <w:color w:val="222222"/>
            <w:shd w:val="clear" w:color="auto" w:fill="FFFFFF"/>
          </w:rPr>
          <w:t xml:space="preserve"> in i kursens tillvägagångsätt </w:t>
        </w:r>
      </w:ins>
      <w:ins w:id="143" w:author="Olivia Imner" w:date="2018-12-02T10:15:00Z">
        <w:r w:rsidR="00ED39A7">
          <w:rPr>
            <w:rFonts w:eastAsia="Times New Roman" w:cs="Arial"/>
            <w:color w:val="222222"/>
            <w:shd w:val="clear" w:color="auto" w:fill="FFFFFF"/>
          </w:rPr>
          <w:t xml:space="preserve">och kunde därmed ge specifik information för förbättring. </w:t>
        </w:r>
      </w:ins>
      <w:commentRangeEnd w:id="135"/>
      <w:ins w:id="144" w:author="Olivia Imner" w:date="2018-12-02T12:01:00Z">
        <w:r w:rsidR="00D23CFF">
          <w:rPr>
            <w:rStyle w:val="Kommentarsreferens"/>
          </w:rPr>
          <w:commentReference w:id="135"/>
        </w:r>
      </w:ins>
    </w:p>
    <w:p w14:paraId="211E84E5" w14:textId="77777777" w:rsidR="00C67B0B" w:rsidRDefault="00C67B0B" w:rsidP="00CA1731">
      <w:pPr>
        <w:spacing w:line="480" w:lineRule="auto"/>
        <w:jc w:val="both"/>
      </w:pPr>
    </w:p>
    <w:p w14:paraId="04042C3D" w14:textId="0B108DD7" w:rsidR="003475EE" w:rsidRDefault="00667FC8" w:rsidP="00CA1731">
      <w:pPr>
        <w:spacing w:line="480" w:lineRule="auto"/>
        <w:jc w:val="both"/>
      </w:pPr>
      <w:r>
        <w:t xml:space="preserve">Det 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w:t>
      </w:r>
      <w:r w:rsidR="00ED77BB">
        <w:lastRenderedPageBreak/>
        <w:t>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ins w:id="146" w:author="Olivia Imner" w:date="2018-12-01T16:33:00Z">
        <w:r w:rsidR="0089225C">
          <w:t xml:space="preserve"> </w:t>
        </w:r>
      </w:ins>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47" w:name="_Toc401327942"/>
      <w:r w:rsidRPr="004E58AD">
        <w:t>Tack</w:t>
      </w:r>
      <w:bookmarkEnd w:id="147"/>
    </w:p>
    <w:p w14:paraId="78DAD096" w14:textId="0B71A207"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48" w:name="_Toc391456186"/>
      <w:bookmarkStart w:id="149" w:name="_Toc401327943"/>
      <w:bookmarkEnd w:id="148"/>
      <w:r w:rsidRPr="004E58AD">
        <w:t>Referenser</w:t>
      </w:r>
      <w:bookmarkEnd w:id="149"/>
    </w:p>
    <w:p w14:paraId="563938F8" w14:textId="76F2CF40" w:rsidR="00F81DA7" w:rsidRPr="00F81DA7"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F81DA7">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F81DA7" w:rsidRPr="00F81DA7">
        <w:rPr>
          <w:rFonts w:cs="Times New Roman"/>
          <w:color w:val="000000"/>
          <w:szCs w:val="24"/>
        </w:rPr>
        <w:t xml:space="preserve">Businessreflex. (2016, </w:t>
      </w:r>
      <w:proofErr w:type="gramStart"/>
      <w:r w:rsidR="00F81DA7" w:rsidRPr="00F81DA7">
        <w:rPr>
          <w:rFonts w:cs="Times New Roman"/>
          <w:color w:val="000000"/>
          <w:szCs w:val="24"/>
        </w:rPr>
        <w:t>December</w:t>
      </w:r>
      <w:proofErr w:type="gramEnd"/>
      <w:r w:rsidR="00F81DA7" w:rsidRPr="00F81DA7">
        <w:rPr>
          <w:rFonts w:cs="Times New Roman"/>
          <w:color w:val="000000"/>
          <w:szCs w:val="24"/>
        </w:rPr>
        <w:t xml:space="preserve"> 2). E-learning – mer lärande på effektivare sätt? </w:t>
      </w:r>
      <w:r w:rsidR="004E6A58">
        <w:rPr>
          <w:rFonts w:cs="Times New Roman"/>
          <w:color w:val="000000"/>
          <w:szCs w:val="24"/>
        </w:rPr>
        <w:t>Hämtad</w:t>
      </w:r>
      <w:r w:rsidR="00F81DA7" w:rsidRPr="00F81DA7">
        <w:rPr>
          <w:rFonts w:cs="Times New Roman"/>
          <w:color w:val="000000"/>
          <w:szCs w:val="24"/>
        </w:rPr>
        <w:t xml:space="preserve"> </w:t>
      </w:r>
      <w:proofErr w:type="gramStart"/>
      <w:r w:rsidR="00F81DA7" w:rsidRPr="00F81DA7">
        <w:rPr>
          <w:rFonts w:cs="Times New Roman"/>
          <w:color w:val="000000"/>
          <w:szCs w:val="24"/>
        </w:rPr>
        <w:t>August</w:t>
      </w:r>
      <w:r w:rsidR="004E6A58">
        <w:rPr>
          <w:rFonts w:cs="Times New Roman"/>
          <w:color w:val="000000"/>
          <w:szCs w:val="24"/>
        </w:rPr>
        <w:t>i</w:t>
      </w:r>
      <w:proofErr w:type="gramEnd"/>
      <w:r w:rsidR="00F81DA7" w:rsidRPr="00F81DA7">
        <w:rPr>
          <w:rFonts w:cs="Times New Roman"/>
          <w:color w:val="000000"/>
          <w:szCs w:val="24"/>
        </w:rPr>
        <w:t xml:space="preserve"> 31, 2018, f</w:t>
      </w:r>
      <w:r w:rsidR="004E6A58">
        <w:rPr>
          <w:rFonts w:cs="Times New Roman"/>
          <w:color w:val="000000"/>
          <w:szCs w:val="24"/>
        </w:rPr>
        <w:t>rån</w:t>
      </w:r>
      <w:r w:rsidR="00F81DA7" w:rsidRPr="00F81DA7">
        <w:rPr>
          <w:rFonts w:cs="Times New Roman"/>
          <w:color w:val="000000"/>
          <w:szCs w:val="24"/>
        </w:rPr>
        <w:t xml:space="preserve"> goo.gl/</w:t>
      </w:r>
      <w:proofErr w:type="spellStart"/>
      <w:r w:rsidR="00F81DA7" w:rsidRPr="00F81DA7">
        <w:rPr>
          <w:rFonts w:cs="Times New Roman"/>
          <w:color w:val="000000"/>
          <w:szCs w:val="24"/>
        </w:rPr>
        <w:t>SbUuNe</w:t>
      </w:r>
      <w:proofErr w:type="spellEnd"/>
    </w:p>
    <w:p w14:paraId="6C4B57E2" w14:textId="691EE085"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Carlberg, N. (2017, </w:t>
      </w:r>
      <w:proofErr w:type="spellStart"/>
      <w:r w:rsidRPr="00F81DA7">
        <w:rPr>
          <w:rFonts w:cs="Times New Roman"/>
          <w:color w:val="000000"/>
          <w:szCs w:val="24"/>
        </w:rPr>
        <w:t>March</w:t>
      </w:r>
      <w:proofErr w:type="spellEnd"/>
      <w:r w:rsidRPr="00F81DA7">
        <w:rPr>
          <w:rFonts w:cs="Times New Roman"/>
          <w:color w:val="000000"/>
          <w:szCs w:val="24"/>
        </w:rPr>
        <w:t xml:space="preserve"> 5). Branschanalys e-learning Sverige 2015. </w:t>
      </w:r>
      <w:r w:rsidR="004E6A58">
        <w:rPr>
          <w:rFonts w:cs="Times New Roman"/>
          <w:color w:val="000000"/>
          <w:szCs w:val="24"/>
        </w:rPr>
        <w:t>Hämtad</w:t>
      </w:r>
      <w:r w:rsidRPr="00F81DA7">
        <w:rPr>
          <w:rFonts w:cs="Times New Roman"/>
          <w:color w:val="000000"/>
          <w:szCs w:val="24"/>
        </w:rPr>
        <w:t xml:space="preserve"> </w:t>
      </w:r>
      <w:proofErr w:type="gramStart"/>
      <w:r w:rsidRPr="00F81DA7">
        <w:rPr>
          <w:rFonts w:cs="Times New Roman"/>
          <w:color w:val="000000"/>
          <w:szCs w:val="24"/>
        </w:rPr>
        <w:t>O</w:t>
      </w:r>
      <w:r w:rsidR="004E6A58">
        <w:rPr>
          <w:rFonts w:cs="Times New Roman"/>
          <w:color w:val="000000"/>
          <w:szCs w:val="24"/>
        </w:rPr>
        <w:t>k</w:t>
      </w:r>
      <w:r w:rsidRPr="00F81DA7">
        <w:rPr>
          <w:rFonts w:cs="Times New Roman"/>
          <w:color w:val="000000"/>
          <w:szCs w:val="24"/>
        </w:rPr>
        <w:t>tober</w:t>
      </w:r>
      <w:proofErr w:type="gramEnd"/>
      <w:r w:rsidRPr="00F81DA7">
        <w:rPr>
          <w:rFonts w:cs="Times New Roman"/>
          <w:color w:val="000000"/>
          <w:szCs w:val="24"/>
        </w:rPr>
        <w:t xml:space="preserve"> 7, 2018, f</w:t>
      </w:r>
      <w:r w:rsidR="004E6A58">
        <w:rPr>
          <w:rFonts w:cs="Times New Roman"/>
          <w:color w:val="000000"/>
          <w:szCs w:val="24"/>
        </w:rPr>
        <w:t>rån</w:t>
      </w:r>
      <w:r w:rsidRPr="00F81DA7">
        <w:rPr>
          <w:rFonts w:cs="Times New Roman"/>
          <w:color w:val="000000"/>
          <w:szCs w:val="24"/>
        </w:rPr>
        <w:t xml:space="preserve"> goo.gl/ZU9VLM</w:t>
      </w:r>
    </w:p>
    <w:p w14:paraId="2177787B"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Clark, R. C., &amp; Mayer, R. E. (2012). </w:t>
      </w:r>
      <w:r w:rsidRPr="00F81DA7">
        <w:rPr>
          <w:rFonts w:cs="Times New Roman"/>
          <w:i/>
          <w:iCs/>
          <w:color w:val="000000"/>
          <w:szCs w:val="24"/>
        </w:rPr>
        <w:t>Scenario-</w:t>
      </w:r>
      <w:proofErr w:type="spellStart"/>
      <w:r w:rsidRPr="00F81DA7">
        <w:rPr>
          <w:rFonts w:cs="Times New Roman"/>
          <w:i/>
          <w:iCs/>
          <w:color w:val="000000"/>
          <w:szCs w:val="24"/>
        </w:rPr>
        <w:t>based</w:t>
      </w:r>
      <w:proofErr w:type="spellEnd"/>
      <w:r w:rsidRPr="00F81DA7">
        <w:rPr>
          <w:rFonts w:cs="Times New Roman"/>
          <w:i/>
          <w:iCs/>
          <w:color w:val="000000"/>
          <w:szCs w:val="24"/>
        </w:rPr>
        <w:t xml:space="preserve"> e-Learning: </w:t>
      </w:r>
      <w:proofErr w:type="spellStart"/>
      <w:r w:rsidRPr="00F81DA7">
        <w:rPr>
          <w:rFonts w:cs="Times New Roman"/>
          <w:i/>
          <w:iCs/>
          <w:color w:val="000000"/>
          <w:szCs w:val="24"/>
        </w:rPr>
        <w:t>Evidence-Based</w:t>
      </w:r>
      <w:proofErr w:type="spellEnd"/>
      <w:r w:rsidRPr="00F81DA7">
        <w:rPr>
          <w:rFonts w:cs="Times New Roman"/>
          <w:i/>
          <w:iCs/>
          <w:color w:val="000000"/>
          <w:szCs w:val="24"/>
        </w:rPr>
        <w:t xml:space="preserve"> </w:t>
      </w:r>
      <w:proofErr w:type="spellStart"/>
      <w:r w:rsidRPr="00F81DA7">
        <w:rPr>
          <w:rFonts w:cs="Times New Roman"/>
          <w:i/>
          <w:iCs/>
          <w:color w:val="000000"/>
          <w:szCs w:val="24"/>
        </w:rPr>
        <w:t>Guidelines</w:t>
      </w:r>
      <w:proofErr w:type="spellEnd"/>
      <w:r w:rsidRPr="00F81DA7">
        <w:rPr>
          <w:rFonts w:cs="Times New Roman"/>
          <w:i/>
          <w:iCs/>
          <w:color w:val="000000"/>
          <w:szCs w:val="24"/>
        </w:rPr>
        <w:t xml:space="preserve"> for Online </w:t>
      </w:r>
      <w:proofErr w:type="spellStart"/>
      <w:r w:rsidRPr="00F81DA7">
        <w:rPr>
          <w:rFonts w:cs="Times New Roman"/>
          <w:i/>
          <w:iCs/>
          <w:color w:val="000000"/>
          <w:szCs w:val="24"/>
        </w:rPr>
        <w:t>Workforce</w:t>
      </w:r>
      <w:proofErr w:type="spellEnd"/>
      <w:r w:rsidRPr="00F81DA7">
        <w:rPr>
          <w:rFonts w:cs="Times New Roman"/>
          <w:i/>
          <w:iCs/>
          <w:color w:val="000000"/>
          <w:szCs w:val="24"/>
        </w:rPr>
        <w:t xml:space="preserve"> Learning</w:t>
      </w:r>
      <w:r w:rsidRPr="00F81DA7">
        <w:rPr>
          <w:rFonts w:cs="Times New Roman"/>
          <w:color w:val="000000"/>
          <w:szCs w:val="24"/>
        </w:rPr>
        <w:t>. John Wiley &amp; Sons.</w:t>
      </w:r>
    </w:p>
    <w:p w14:paraId="7F55D86D"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Conole, G., </w:t>
      </w:r>
      <w:proofErr w:type="spellStart"/>
      <w:r w:rsidRPr="00F81DA7">
        <w:rPr>
          <w:rFonts w:cs="Times New Roman"/>
          <w:color w:val="000000"/>
          <w:szCs w:val="24"/>
        </w:rPr>
        <w:t>Dyke</w:t>
      </w:r>
      <w:proofErr w:type="spellEnd"/>
      <w:r w:rsidRPr="00F81DA7">
        <w:rPr>
          <w:rFonts w:cs="Times New Roman"/>
          <w:color w:val="000000"/>
          <w:szCs w:val="24"/>
        </w:rPr>
        <w:t xml:space="preserve">, M., Oliver, M., &amp; </w:t>
      </w:r>
      <w:proofErr w:type="spellStart"/>
      <w:r w:rsidRPr="00F81DA7">
        <w:rPr>
          <w:rFonts w:cs="Times New Roman"/>
          <w:color w:val="000000"/>
          <w:szCs w:val="24"/>
        </w:rPr>
        <w:t>Seale</w:t>
      </w:r>
      <w:proofErr w:type="spellEnd"/>
      <w:r w:rsidRPr="00F81DA7">
        <w:rPr>
          <w:rFonts w:cs="Times New Roman"/>
          <w:color w:val="000000"/>
          <w:szCs w:val="24"/>
        </w:rPr>
        <w:t xml:space="preserve">, J. (2004). </w:t>
      </w:r>
      <w:proofErr w:type="spellStart"/>
      <w:r w:rsidRPr="00F81DA7">
        <w:rPr>
          <w:rFonts w:cs="Times New Roman"/>
          <w:color w:val="000000"/>
          <w:szCs w:val="24"/>
        </w:rPr>
        <w:t>Mapping</w:t>
      </w:r>
      <w:proofErr w:type="spellEnd"/>
      <w:r w:rsidRPr="00F81DA7">
        <w:rPr>
          <w:rFonts w:cs="Times New Roman"/>
          <w:color w:val="000000"/>
          <w:szCs w:val="24"/>
        </w:rPr>
        <w:t xml:space="preserve"> </w:t>
      </w:r>
      <w:proofErr w:type="spellStart"/>
      <w:r w:rsidRPr="00F81DA7">
        <w:rPr>
          <w:rFonts w:cs="Times New Roman"/>
          <w:color w:val="000000"/>
          <w:szCs w:val="24"/>
        </w:rPr>
        <w:t>pedagogy</w:t>
      </w:r>
      <w:proofErr w:type="spellEnd"/>
      <w:r w:rsidRPr="00F81DA7">
        <w:rPr>
          <w:rFonts w:cs="Times New Roman"/>
          <w:color w:val="000000"/>
          <w:szCs w:val="24"/>
        </w:rPr>
        <w:t xml:space="preserve"> and </w:t>
      </w:r>
      <w:proofErr w:type="spellStart"/>
      <w:r w:rsidRPr="00F81DA7">
        <w:rPr>
          <w:rFonts w:cs="Times New Roman"/>
          <w:color w:val="000000"/>
          <w:szCs w:val="24"/>
        </w:rPr>
        <w:t>tools</w:t>
      </w:r>
      <w:proofErr w:type="spellEnd"/>
      <w:r w:rsidRPr="00F81DA7">
        <w:rPr>
          <w:rFonts w:cs="Times New Roman"/>
          <w:color w:val="000000"/>
          <w:szCs w:val="24"/>
        </w:rPr>
        <w:t xml:space="preserve"> for </w:t>
      </w:r>
      <w:proofErr w:type="spellStart"/>
      <w:r w:rsidRPr="00F81DA7">
        <w:rPr>
          <w:rFonts w:cs="Times New Roman"/>
          <w:color w:val="000000"/>
          <w:szCs w:val="24"/>
        </w:rPr>
        <w:t>effective</w:t>
      </w:r>
      <w:proofErr w:type="spellEnd"/>
      <w:r w:rsidRPr="00F81DA7">
        <w:rPr>
          <w:rFonts w:cs="Times New Roman"/>
          <w:color w:val="000000"/>
          <w:szCs w:val="24"/>
        </w:rPr>
        <w:t xml:space="preserve"> learning design. </w:t>
      </w:r>
      <w:proofErr w:type="spellStart"/>
      <w:r w:rsidRPr="00F81DA7">
        <w:rPr>
          <w:rFonts w:cs="Times New Roman"/>
          <w:i/>
          <w:iCs/>
          <w:color w:val="000000"/>
          <w:szCs w:val="24"/>
        </w:rPr>
        <w:t>Computers</w:t>
      </w:r>
      <w:proofErr w:type="spellEnd"/>
      <w:r w:rsidRPr="00F81DA7">
        <w:rPr>
          <w:rFonts w:cs="Times New Roman"/>
          <w:i/>
          <w:iCs/>
          <w:color w:val="000000"/>
          <w:szCs w:val="24"/>
        </w:rPr>
        <w:t xml:space="preserve"> &amp; </w:t>
      </w:r>
      <w:proofErr w:type="spellStart"/>
      <w:r w:rsidRPr="00F81DA7">
        <w:rPr>
          <w:rFonts w:cs="Times New Roman"/>
          <w:i/>
          <w:iCs/>
          <w:color w:val="000000"/>
          <w:szCs w:val="24"/>
        </w:rPr>
        <w:t>Education</w:t>
      </w:r>
      <w:proofErr w:type="spellEnd"/>
      <w:r w:rsidRPr="00F81DA7">
        <w:rPr>
          <w:rFonts w:cs="Times New Roman"/>
          <w:color w:val="000000"/>
          <w:szCs w:val="24"/>
        </w:rPr>
        <w:t xml:space="preserve">, </w:t>
      </w:r>
      <w:r w:rsidRPr="00F81DA7">
        <w:rPr>
          <w:rFonts w:cs="Times New Roman"/>
          <w:i/>
          <w:iCs/>
          <w:color w:val="000000"/>
          <w:szCs w:val="24"/>
        </w:rPr>
        <w:t>43</w:t>
      </w:r>
      <w:r w:rsidRPr="00F81DA7">
        <w:rPr>
          <w:rFonts w:cs="Times New Roman"/>
          <w:color w:val="000000"/>
          <w:szCs w:val="24"/>
        </w:rPr>
        <w:t>(1–2), 17–33. https://doi.org/10.1016/j.compedu.2003.12.018</w:t>
      </w:r>
    </w:p>
    <w:p w14:paraId="1B5CD452"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Conole, </w:t>
      </w:r>
      <w:proofErr w:type="spellStart"/>
      <w:r w:rsidRPr="00F81DA7">
        <w:rPr>
          <w:rFonts w:cs="Times New Roman"/>
          <w:color w:val="000000"/>
          <w:szCs w:val="24"/>
        </w:rPr>
        <w:t>Gráinne</w:t>
      </w:r>
      <w:proofErr w:type="spellEnd"/>
      <w:r w:rsidRPr="00F81DA7">
        <w:rPr>
          <w:rFonts w:cs="Times New Roman"/>
          <w:color w:val="000000"/>
          <w:szCs w:val="24"/>
        </w:rPr>
        <w:t xml:space="preserve">. (2010). </w:t>
      </w:r>
      <w:r w:rsidRPr="00F81DA7">
        <w:rPr>
          <w:rFonts w:cs="Times New Roman"/>
          <w:i/>
          <w:iCs/>
          <w:color w:val="000000"/>
          <w:szCs w:val="24"/>
        </w:rPr>
        <w:t xml:space="preserve">Review </w:t>
      </w:r>
      <w:proofErr w:type="spellStart"/>
      <w:r w:rsidRPr="00F81DA7">
        <w:rPr>
          <w:rFonts w:cs="Times New Roman"/>
          <w:i/>
          <w:iCs/>
          <w:color w:val="000000"/>
          <w:szCs w:val="24"/>
        </w:rPr>
        <w:t>of</w:t>
      </w:r>
      <w:proofErr w:type="spellEnd"/>
      <w:r w:rsidRPr="00F81DA7">
        <w:rPr>
          <w:rFonts w:cs="Times New Roman"/>
          <w:i/>
          <w:iCs/>
          <w:color w:val="000000"/>
          <w:szCs w:val="24"/>
        </w:rPr>
        <w:t xml:space="preserve"> </w:t>
      </w:r>
      <w:proofErr w:type="spellStart"/>
      <w:r w:rsidRPr="00F81DA7">
        <w:rPr>
          <w:rFonts w:cs="Times New Roman"/>
          <w:i/>
          <w:iCs/>
          <w:color w:val="000000"/>
          <w:szCs w:val="24"/>
        </w:rPr>
        <w:t>Pedagogical</w:t>
      </w:r>
      <w:proofErr w:type="spellEnd"/>
      <w:r w:rsidRPr="00F81DA7">
        <w:rPr>
          <w:rFonts w:cs="Times New Roman"/>
          <w:i/>
          <w:iCs/>
          <w:color w:val="000000"/>
          <w:szCs w:val="24"/>
        </w:rPr>
        <w:t xml:space="preserve"> </w:t>
      </w:r>
      <w:proofErr w:type="spellStart"/>
      <w:r w:rsidRPr="00F81DA7">
        <w:rPr>
          <w:rFonts w:cs="Times New Roman"/>
          <w:i/>
          <w:iCs/>
          <w:color w:val="000000"/>
          <w:szCs w:val="24"/>
        </w:rPr>
        <w:t>Models</w:t>
      </w:r>
      <w:proofErr w:type="spellEnd"/>
      <w:r w:rsidRPr="00F81DA7">
        <w:rPr>
          <w:rFonts w:cs="Times New Roman"/>
          <w:i/>
          <w:iCs/>
          <w:color w:val="000000"/>
          <w:szCs w:val="24"/>
        </w:rPr>
        <w:t xml:space="preserve"> and </w:t>
      </w:r>
      <w:proofErr w:type="spellStart"/>
      <w:r w:rsidRPr="00F81DA7">
        <w:rPr>
          <w:rFonts w:cs="Times New Roman"/>
          <w:i/>
          <w:iCs/>
          <w:color w:val="000000"/>
          <w:szCs w:val="24"/>
        </w:rPr>
        <w:t>their</w:t>
      </w:r>
      <w:proofErr w:type="spellEnd"/>
      <w:r w:rsidRPr="00F81DA7">
        <w:rPr>
          <w:rFonts w:cs="Times New Roman"/>
          <w:i/>
          <w:iCs/>
          <w:color w:val="000000"/>
          <w:szCs w:val="24"/>
        </w:rPr>
        <w:t xml:space="preserve"> </w:t>
      </w:r>
      <w:proofErr w:type="spellStart"/>
      <w:r w:rsidRPr="00F81DA7">
        <w:rPr>
          <w:rFonts w:cs="Times New Roman"/>
          <w:i/>
          <w:iCs/>
          <w:color w:val="000000"/>
          <w:szCs w:val="24"/>
        </w:rPr>
        <w:t>use</w:t>
      </w:r>
      <w:proofErr w:type="spellEnd"/>
      <w:r w:rsidRPr="00F81DA7">
        <w:rPr>
          <w:rFonts w:cs="Times New Roman"/>
          <w:i/>
          <w:iCs/>
          <w:color w:val="000000"/>
          <w:szCs w:val="24"/>
        </w:rPr>
        <w:t xml:space="preserve"> in e-learning</w:t>
      </w:r>
      <w:r w:rsidRPr="00F81DA7">
        <w:rPr>
          <w:rFonts w:cs="Times New Roman"/>
          <w:color w:val="000000"/>
          <w:szCs w:val="24"/>
        </w:rPr>
        <w:t xml:space="preserve">. Milton Keynes: </w:t>
      </w:r>
      <w:proofErr w:type="spellStart"/>
      <w:r w:rsidRPr="00F81DA7">
        <w:rPr>
          <w:rFonts w:cs="Times New Roman"/>
          <w:color w:val="000000"/>
          <w:szCs w:val="24"/>
        </w:rPr>
        <w:t>Open</w:t>
      </w:r>
      <w:proofErr w:type="spellEnd"/>
      <w:r w:rsidRPr="00F81DA7">
        <w:rPr>
          <w:rFonts w:cs="Times New Roman"/>
          <w:color w:val="000000"/>
          <w:szCs w:val="24"/>
        </w:rPr>
        <w:t xml:space="preserve"> University. </w:t>
      </w:r>
      <w:proofErr w:type="spellStart"/>
      <w:r w:rsidRPr="00F81DA7">
        <w:rPr>
          <w:rFonts w:cs="Times New Roman"/>
          <w:color w:val="000000"/>
          <w:szCs w:val="24"/>
        </w:rPr>
        <w:t>Retrieved</w:t>
      </w:r>
      <w:proofErr w:type="spellEnd"/>
      <w:r w:rsidRPr="00F81DA7">
        <w:rPr>
          <w:rFonts w:cs="Times New Roman"/>
          <w:color w:val="000000"/>
          <w:szCs w:val="24"/>
        </w:rPr>
        <w:t xml:space="preserve"> from goo.gl/AfBK7R</w:t>
      </w:r>
    </w:p>
    <w:p w14:paraId="534A180B"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Dabbagh, N. (2005). </w:t>
      </w:r>
      <w:proofErr w:type="spellStart"/>
      <w:r w:rsidRPr="00F81DA7">
        <w:rPr>
          <w:rFonts w:cs="Times New Roman"/>
          <w:color w:val="000000"/>
          <w:szCs w:val="24"/>
        </w:rPr>
        <w:t>Pedagogical</w:t>
      </w:r>
      <w:proofErr w:type="spellEnd"/>
      <w:r w:rsidRPr="00F81DA7">
        <w:rPr>
          <w:rFonts w:cs="Times New Roman"/>
          <w:color w:val="000000"/>
          <w:szCs w:val="24"/>
        </w:rPr>
        <w:t xml:space="preserve"> </w:t>
      </w:r>
      <w:proofErr w:type="spellStart"/>
      <w:r w:rsidRPr="00F81DA7">
        <w:rPr>
          <w:rFonts w:cs="Times New Roman"/>
          <w:color w:val="000000"/>
          <w:szCs w:val="24"/>
        </w:rPr>
        <w:t>models</w:t>
      </w:r>
      <w:proofErr w:type="spellEnd"/>
      <w:r w:rsidRPr="00F81DA7">
        <w:rPr>
          <w:rFonts w:cs="Times New Roman"/>
          <w:color w:val="000000"/>
          <w:szCs w:val="24"/>
        </w:rPr>
        <w:t xml:space="preserve"> for E-Learning: A </w:t>
      </w:r>
      <w:proofErr w:type="spellStart"/>
      <w:r w:rsidRPr="00F81DA7">
        <w:rPr>
          <w:rFonts w:cs="Times New Roman"/>
          <w:color w:val="000000"/>
          <w:szCs w:val="24"/>
        </w:rPr>
        <w:t>theory-based</w:t>
      </w:r>
      <w:proofErr w:type="spellEnd"/>
      <w:r w:rsidRPr="00F81DA7">
        <w:rPr>
          <w:rFonts w:cs="Times New Roman"/>
          <w:color w:val="000000"/>
          <w:szCs w:val="24"/>
        </w:rPr>
        <w:t xml:space="preserve"> design </w:t>
      </w:r>
      <w:proofErr w:type="spellStart"/>
      <w:r w:rsidRPr="00F81DA7">
        <w:rPr>
          <w:rFonts w:cs="Times New Roman"/>
          <w:color w:val="000000"/>
          <w:szCs w:val="24"/>
        </w:rPr>
        <w:t>framework</w:t>
      </w:r>
      <w:proofErr w:type="spellEnd"/>
      <w:r w:rsidRPr="00F81DA7">
        <w:rPr>
          <w:rFonts w:cs="Times New Roman"/>
          <w:color w:val="000000"/>
          <w:szCs w:val="24"/>
        </w:rPr>
        <w:t xml:space="preserve">. In </w:t>
      </w:r>
      <w:proofErr w:type="spellStart"/>
      <w:r w:rsidRPr="00F81DA7">
        <w:rPr>
          <w:rFonts w:cs="Times New Roman"/>
          <w:i/>
          <w:iCs/>
          <w:color w:val="000000"/>
          <w:szCs w:val="24"/>
        </w:rPr>
        <w:t>In</w:t>
      </w:r>
      <w:proofErr w:type="spellEnd"/>
      <w:r w:rsidRPr="00F81DA7">
        <w:rPr>
          <w:rFonts w:cs="Times New Roman"/>
          <w:i/>
          <w:iCs/>
          <w:color w:val="000000"/>
          <w:szCs w:val="24"/>
        </w:rPr>
        <w:t xml:space="preserve"> International Journal </w:t>
      </w:r>
      <w:proofErr w:type="spellStart"/>
      <w:r w:rsidRPr="00F81DA7">
        <w:rPr>
          <w:rFonts w:cs="Times New Roman"/>
          <w:i/>
          <w:iCs/>
          <w:color w:val="000000"/>
          <w:szCs w:val="24"/>
        </w:rPr>
        <w:t>of</w:t>
      </w:r>
      <w:proofErr w:type="spellEnd"/>
      <w:r w:rsidRPr="00F81DA7">
        <w:rPr>
          <w:rFonts w:cs="Times New Roman"/>
          <w:i/>
          <w:iCs/>
          <w:color w:val="000000"/>
          <w:szCs w:val="24"/>
        </w:rPr>
        <w:t xml:space="preserve"> </w:t>
      </w:r>
      <w:proofErr w:type="spellStart"/>
      <w:r w:rsidRPr="00F81DA7">
        <w:rPr>
          <w:rFonts w:cs="Times New Roman"/>
          <w:i/>
          <w:iCs/>
          <w:color w:val="000000"/>
          <w:szCs w:val="24"/>
        </w:rPr>
        <w:t>Technology</w:t>
      </w:r>
      <w:proofErr w:type="spellEnd"/>
      <w:r w:rsidRPr="00F81DA7">
        <w:rPr>
          <w:rFonts w:cs="Times New Roman"/>
          <w:i/>
          <w:iCs/>
          <w:color w:val="000000"/>
          <w:szCs w:val="24"/>
        </w:rPr>
        <w:t xml:space="preserve"> in </w:t>
      </w:r>
      <w:proofErr w:type="spellStart"/>
      <w:r w:rsidRPr="00F81DA7">
        <w:rPr>
          <w:rFonts w:cs="Times New Roman"/>
          <w:i/>
          <w:iCs/>
          <w:color w:val="000000"/>
          <w:szCs w:val="24"/>
        </w:rPr>
        <w:t>Teaching</w:t>
      </w:r>
      <w:proofErr w:type="spellEnd"/>
      <w:r w:rsidRPr="00F81DA7">
        <w:rPr>
          <w:rFonts w:cs="Times New Roman"/>
          <w:i/>
          <w:iCs/>
          <w:color w:val="000000"/>
          <w:szCs w:val="24"/>
        </w:rPr>
        <w:t xml:space="preserve"> and Learning</w:t>
      </w:r>
      <w:proofErr w:type="gramStart"/>
      <w:r w:rsidRPr="00F81DA7">
        <w:rPr>
          <w:rFonts w:cs="Times New Roman"/>
          <w:color w:val="000000"/>
          <w:szCs w:val="24"/>
        </w:rPr>
        <w:t xml:space="preserve"> (</w:t>
      </w:r>
      <w:proofErr w:type="spellStart"/>
      <w:r w:rsidRPr="00F81DA7">
        <w:rPr>
          <w:rFonts w:cs="Times New Roman"/>
          <w:color w:val="000000"/>
          <w:szCs w:val="24"/>
        </w:rPr>
        <w:t>pp</w:t>
      </w:r>
      <w:proofErr w:type="spellEnd"/>
      <w:r w:rsidRPr="00F81DA7">
        <w:rPr>
          <w:rFonts w:cs="Times New Roman"/>
          <w:color w:val="000000"/>
          <w:szCs w:val="24"/>
        </w:rPr>
        <w:t>.</w:t>
      </w:r>
      <w:proofErr w:type="gramEnd"/>
      <w:r w:rsidRPr="00F81DA7">
        <w:rPr>
          <w:rFonts w:cs="Times New Roman"/>
          <w:color w:val="000000"/>
          <w:szCs w:val="24"/>
        </w:rPr>
        <w:t xml:space="preserve"> 25–44).</w:t>
      </w:r>
    </w:p>
    <w:p w14:paraId="5C89380F" w14:textId="65E98473"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Dalsgaard</w:t>
      </w:r>
      <w:proofErr w:type="spellEnd"/>
      <w:r w:rsidRPr="00F81DA7">
        <w:rPr>
          <w:rFonts w:cs="Times New Roman"/>
          <w:color w:val="000000"/>
          <w:szCs w:val="24"/>
        </w:rPr>
        <w:t xml:space="preserve">, C. (2005). </w:t>
      </w:r>
      <w:proofErr w:type="spellStart"/>
      <w:r w:rsidRPr="00F81DA7">
        <w:rPr>
          <w:rFonts w:cs="Times New Roman"/>
          <w:color w:val="000000"/>
          <w:szCs w:val="24"/>
        </w:rPr>
        <w:t>Pedagogical</w:t>
      </w:r>
      <w:proofErr w:type="spellEnd"/>
      <w:r w:rsidRPr="00F81DA7">
        <w:rPr>
          <w:rFonts w:cs="Times New Roman"/>
          <w:color w:val="000000"/>
          <w:szCs w:val="24"/>
        </w:rPr>
        <w:t xml:space="preserve"> </w:t>
      </w:r>
      <w:proofErr w:type="spellStart"/>
      <w:r w:rsidRPr="00F81DA7">
        <w:rPr>
          <w:rFonts w:cs="Times New Roman"/>
          <w:color w:val="000000"/>
          <w:szCs w:val="24"/>
        </w:rPr>
        <w:t>quality</w:t>
      </w:r>
      <w:proofErr w:type="spellEnd"/>
      <w:r w:rsidRPr="00F81DA7">
        <w:rPr>
          <w:rFonts w:cs="Times New Roman"/>
          <w:color w:val="000000"/>
          <w:szCs w:val="24"/>
        </w:rPr>
        <w:t xml:space="preserve"> in e-learning. </w:t>
      </w:r>
      <w:proofErr w:type="spellStart"/>
      <w:r w:rsidRPr="00F81DA7">
        <w:rPr>
          <w:rFonts w:cs="Times New Roman"/>
          <w:i/>
          <w:iCs/>
          <w:color w:val="000000"/>
          <w:szCs w:val="24"/>
        </w:rPr>
        <w:t>Eleed</w:t>
      </w:r>
      <w:proofErr w:type="spellEnd"/>
      <w:r w:rsidRPr="00F81DA7">
        <w:rPr>
          <w:rFonts w:cs="Times New Roman"/>
          <w:color w:val="000000"/>
          <w:szCs w:val="24"/>
        </w:rPr>
        <w:t xml:space="preserve">, </w:t>
      </w:r>
      <w:r w:rsidRPr="00F81DA7">
        <w:rPr>
          <w:rFonts w:cs="Times New Roman"/>
          <w:i/>
          <w:iCs/>
          <w:color w:val="000000"/>
          <w:szCs w:val="24"/>
        </w:rPr>
        <w:t>1</w:t>
      </w:r>
      <w:r w:rsidRPr="00F81DA7">
        <w:rPr>
          <w:rFonts w:cs="Times New Roman"/>
          <w:color w:val="000000"/>
          <w:szCs w:val="24"/>
        </w:rPr>
        <w:t xml:space="preserve">(1). </w:t>
      </w:r>
      <w:r w:rsidR="004E6A58">
        <w:rPr>
          <w:rFonts w:cs="Times New Roman"/>
          <w:color w:val="000000"/>
          <w:szCs w:val="24"/>
        </w:rPr>
        <w:t>Hämtad från</w:t>
      </w:r>
      <w:r w:rsidRPr="00F81DA7">
        <w:rPr>
          <w:rFonts w:cs="Times New Roman"/>
          <w:color w:val="000000"/>
          <w:szCs w:val="24"/>
        </w:rPr>
        <w:t xml:space="preserve"> https</w:t>
      </w:r>
      <w:proofErr w:type="gramStart"/>
      <w:r w:rsidRPr="00F81DA7">
        <w:rPr>
          <w:rFonts w:cs="Times New Roman"/>
          <w:color w:val="000000"/>
          <w:szCs w:val="24"/>
        </w:rPr>
        <w:t>://</w:t>
      </w:r>
      <w:proofErr w:type="gramEnd"/>
      <w:r w:rsidRPr="00F81DA7">
        <w:rPr>
          <w:rFonts w:cs="Times New Roman"/>
          <w:color w:val="000000"/>
          <w:szCs w:val="24"/>
        </w:rPr>
        <w:t>eleed.campussource.de/archive/1/78/index_html</w:t>
      </w:r>
    </w:p>
    <w:p w14:paraId="17387E07"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de Jong, N., </w:t>
      </w:r>
      <w:proofErr w:type="spellStart"/>
      <w:r w:rsidRPr="00F81DA7">
        <w:rPr>
          <w:rFonts w:cs="Times New Roman"/>
          <w:color w:val="000000"/>
          <w:szCs w:val="24"/>
        </w:rPr>
        <w:t>Verstegen</w:t>
      </w:r>
      <w:proofErr w:type="spellEnd"/>
      <w:r w:rsidRPr="00F81DA7">
        <w:rPr>
          <w:rFonts w:cs="Times New Roman"/>
          <w:color w:val="000000"/>
          <w:szCs w:val="24"/>
        </w:rPr>
        <w:t xml:space="preserve">, D. M. L., Tan, F. E. S., &amp; O’Connor, S. J. (2013). A </w:t>
      </w:r>
      <w:proofErr w:type="spellStart"/>
      <w:r w:rsidRPr="00F81DA7">
        <w:rPr>
          <w:rFonts w:cs="Times New Roman"/>
          <w:color w:val="000000"/>
          <w:szCs w:val="24"/>
        </w:rPr>
        <w:t>comparison</w:t>
      </w:r>
      <w:proofErr w:type="spellEnd"/>
      <w:r w:rsidRPr="00F81DA7">
        <w:rPr>
          <w:rFonts w:cs="Times New Roman"/>
          <w:color w:val="000000"/>
          <w:szCs w:val="24"/>
        </w:rPr>
        <w:t xml:space="preserve"> </w:t>
      </w:r>
      <w:proofErr w:type="spellStart"/>
      <w:r w:rsidRPr="00F81DA7">
        <w:rPr>
          <w:rFonts w:cs="Times New Roman"/>
          <w:color w:val="000000"/>
          <w:szCs w:val="24"/>
        </w:rPr>
        <w:t>of</w:t>
      </w:r>
      <w:proofErr w:type="spellEnd"/>
      <w:r w:rsidRPr="00F81DA7">
        <w:rPr>
          <w:rFonts w:cs="Times New Roman"/>
          <w:color w:val="000000"/>
          <w:szCs w:val="24"/>
        </w:rPr>
        <w:t xml:space="preserve"> </w:t>
      </w:r>
      <w:proofErr w:type="spellStart"/>
      <w:r w:rsidRPr="00F81DA7">
        <w:rPr>
          <w:rFonts w:cs="Times New Roman"/>
          <w:color w:val="000000"/>
          <w:szCs w:val="24"/>
        </w:rPr>
        <w:t>classroom</w:t>
      </w:r>
      <w:proofErr w:type="spellEnd"/>
      <w:r w:rsidRPr="00F81DA7">
        <w:rPr>
          <w:rFonts w:cs="Times New Roman"/>
          <w:color w:val="000000"/>
          <w:szCs w:val="24"/>
        </w:rPr>
        <w:t xml:space="preserve"> and online </w:t>
      </w:r>
      <w:proofErr w:type="spellStart"/>
      <w:r w:rsidRPr="00F81DA7">
        <w:rPr>
          <w:rFonts w:cs="Times New Roman"/>
          <w:color w:val="000000"/>
          <w:szCs w:val="24"/>
        </w:rPr>
        <w:t>asynchronous</w:t>
      </w:r>
      <w:proofErr w:type="spellEnd"/>
      <w:r w:rsidRPr="00F81DA7">
        <w:rPr>
          <w:rFonts w:cs="Times New Roman"/>
          <w:color w:val="000000"/>
          <w:szCs w:val="24"/>
        </w:rPr>
        <w:t xml:space="preserve"> problem-</w:t>
      </w:r>
      <w:proofErr w:type="spellStart"/>
      <w:r w:rsidRPr="00F81DA7">
        <w:rPr>
          <w:rFonts w:cs="Times New Roman"/>
          <w:color w:val="000000"/>
          <w:szCs w:val="24"/>
        </w:rPr>
        <w:t>based</w:t>
      </w:r>
      <w:proofErr w:type="spellEnd"/>
      <w:r w:rsidRPr="00F81DA7">
        <w:rPr>
          <w:rFonts w:cs="Times New Roman"/>
          <w:color w:val="000000"/>
          <w:szCs w:val="24"/>
        </w:rPr>
        <w:t xml:space="preserve"> learning for students </w:t>
      </w:r>
      <w:proofErr w:type="spellStart"/>
      <w:r w:rsidRPr="00F81DA7">
        <w:rPr>
          <w:rFonts w:cs="Times New Roman"/>
          <w:color w:val="000000"/>
          <w:szCs w:val="24"/>
        </w:rPr>
        <w:t>undertaking</w:t>
      </w:r>
      <w:proofErr w:type="spellEnd"/>
      <w:r w:rsidRPr="00F81DA7">
        <w:rPr>
          <w:rFonts w:cs="Times New Roman"/>
          <w:color w:val="000000"/>
          <w:szCs w:val="24"/>
        </w:rPr>
        <w:t xml:space="preserve"> </w:t>
      </w:r>
      <w:proofErr w:type="spellStart"/>
      <w:r w:rsidRPr="00F81DA7">
        <w:rPr>
          <w:rFonts w:cs="Times New Roman"/>
          <w:color w:val="000000"/>
          <w:szCs w:val="24"/>
        </w:rPr>
        <w:t>statistics</w:t>
      </w:r>
      <w:proofErr w:type="spellEnd"/>
      <w:r w:rsidRPr="00F81DA7">
        <w:rPr>
          <w:rFonts w:cs="Times New Roman"/>
          <w:color w:val="000000"/>
          <w:szCs w:val="24"/>
        </w:rPr>
        <w:t xml:space="preserve"> </w:t>
      </w:r>
      <w:proofErr w:type="spellStart"/>
      <w:r w:rsidRPr="00F81DA7">
        <w:rPr>
          <w:rFonts w:cs="Times New Roman"/>
          <w:color w:val="000000"/>
          <w:szCs w:val="24"/>
        </w:rPr>
        <w:t>training</w:t>
      </w:r>
      <w:proofErr w:type="spellEnd"/>
      <w:r w:rsidRPr="00F81DA7">
        <w:rPr>
          <w:rFonts w:cs="Times New Roman"/>
          <w:color w:val="000000"/>
          <w:szCs w:val="24"/>
        </w:rPr>
        <w:t xml:space="preserve"> as part </w:t>
      </w:r>
      <w:proofErr w:type="spellStart"/>
      <w:r w:rsidRPr="00F81DA7">
        <w:rPr>
          <w:rFonts w:cs="Times New Roman"/>
          <w:color w:val="000000"/>
          <w:szCs w:val="24"/>
        </w:rPr>
        <w:t>of</w:t>
      </w:r>
      <w:proofErr w:type="spellEnd"/>
      <w:r w:rsidRPr="00F81DA7">
        <w:rPr>
          <w:rFonts w:cs="Times New Roman"/>
          <w:color w:val="000000"/>
          <w:szCs w:val="24"/>
        </w:rPr>
        <w:t xml:space="preserve"> a Public Health Masters </w:t>
      </w:r>
      <w:proofErr w:type="spellStart"/>
      <w:r w:rsidRPr="00F81DA7">
        <w:rPr>
          <w:rFonts w:cs="Times New Roman"/>
          <w:color w:val="000000"/>
          <w:szCs w:val="24"/>
        </w:rPr>
        <w:t>degree</w:t>
      </w:r>
      <w:proofErr w:type="spellEnd"/>
      <w:r w:rsidRPr="00F81DA7">
        <w:rPr>
          <w:rFonts w:cs="Times New Roman"/>
          <w:color w:val="000000"/>
          <w:szCs w:val="24"/>
        </w:rPr>
        <w:t xml:space="preserve">. </w:t>
      </w:r>
      <w:proofErr w:type="spellStart"/>
      <w:r w:rsidRPr="00F81DA7">
        <w:rPr>
          <w:rFonts w:cs="Times New Roman"/>
          <w:i/>
          <w:iCs/>
          <w:color w:val="000000"/>
          <w:szCs w:val="24"/>
        </w:rPr>
        <w:t>Advances</w:t>
      </w:r>
      <w:proofErr w:type="spellEnd"/>
      <w:r w:rsidRPr="00F81DA7">
        <w:rPr>
          <w:rFonts w:cs="Times New Roman"/>
          <w:i/>
          <w:iCs/>
          <w:color w:val="000000"/>
          <w:szCs w:val="24"/>
        </w:rPr>
        <w:t xml:space="preserve"> in Health Sciences </w:t>
      </w:r>
      <w:proofErr w:type="spellStart"/>
      <w:r w:rsidRPr="00F81DA7">
        <w:rPr>
          <w:rFonts w:cs="Times New Roman"/>
          <w:i/>
          <w:iCs/>
          <w:color w:val="000000"/>
          <w:szCs w:val="24"/>
        </w:rPr>
        <w:t>Education</w:t>
      </w:r>
      <w:proofErr w:type="spellEnd"/>
      <w:r w:rsidRPr="00F81DA7">
        <w:rPr>
          <w:rFonts w:cs="Times New Roman"/>
          <w:i/>
          <w:iCs/>
          <w:color w:val="000000"/>
          <w:szCs w:val="24"/>
        </w:rPr>
        <w:t xml:space="preserve">: </w:t>
      </w:r>
      <w:proofErr w:type="spellStart"/>
      <w:r w:rsidRPr="00F81DA7">
        <w:rPr>
          <w:rFonts w:cs="Times New Roman"/>
          <w:i/>
          <w:iCs/>
          <w:color w:val="000000"/>
          <w:szCs w:val="24"/>
        </w:rPr>
        <w:t>Theory</w:t>
      </w:r>
      <w:proofErr w:type="spellEnd"/>
      <w:r w:rsidRPr="00F81DA7">
        <w:rPr>
          <w:rFonts w:cs="Times New Roman"/>
          <w:i/>
          <w:iCs/>
          <w:color w:val="000000"/>
          <w:szCs w:val="24"/>
        </w:rPr>
        <w:t xml:space="preserve"> and </w:t>
      </w:r>
      <w:proofErr w:type="spellStart"/>
      <w:r w:rsidRPr="00F81DA7">
        <w:rPr>
          <w:rFonts w:cs="Times New Roman"/>
          <w:i/>
          <w:iCs/>
          <w:color w:val="000000"/>
          <w:szCs w:val="24"/>
        </w:rPr>
        <w:t>Practice</w:t>
      </w:r>
      <w:proofErr w:type="spellEnd"/>
      <w:r w:rsidRPr="00F81DA7">
        <w:rPr>
          <w:rFonts w:cs="Times New Roman"/>
          <w:color w:val="000000"/>
          <w:szCs w:val="24"/>
        </w:rPr>
        <w:t xml:space="preserve">, </w:t>
      </w:r>
      <w:r w:rsidRPr="00F81DA7">
        <w:rPr>
          <w:rFonts w:cs="Times New Roman"/>
          <w:i/>
          <w:iCs/>
          <w:color w:val="000000"/>
          <w:szCs w:val="24"/>
        </w:rPr>
        <w:t>18</w:t>
      </w:r>
      <w:r w:rsidRPr="00F81DA7">
        <w:rPr>
          <w:rFonts w:cs="Times New Roman"/>
          <w:color w:val="000000"/>
          <w:szCs w:val="24"/>
        </w:rPr>
        <w:t>(2), 245–264. https://doi.org/10.1007/s10459-012-9368-x</w:t>
      </w:r>
    </w:p>
    <w:p w14:paraId="6D479F91" w14:textId="1196F423"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Denscombe, M. (2014). </w:t>
      </w:r>
      <w:r w:rsidRPr="00F81DA7">
        <w:rPr>
          <w:rFonts w:cs="Times New Roman"/>
          <w:i/>
          <w:iCs/>
          <w:color w:val="000000"/>
          <w:szCs w:val="24"/>
        </w:rPr>
        <w:t xml:space="preserve">The </w:t>
      </w:r>
      <w:proofErr w:type="spellStart"/>
      <w:r w:rsidRPr="00F81DA7">
        <w:rPr>
          <w:rFonts w:cs="Times New Roman"/>
          <w:i/>
          <w:iCs/>
          <w:color w:val="000000"/>
          <w:szCs w:val="24"/>
        </w:rPr>
        <w:t>Good</w:t>
      </w:r>
      <w:proofErr w:type="spellEnd"/>
      <w:r w:rsidRPr="00F81DA7">
        <w:rPr>
          <w:rFonts w:cs="Times New Roman"/>
          <w:i/>
          <w:iCs/>
          <w:color w:val="000000"/>
          <w:szCs w:val="24"/>
        </w:rPr>
        <w:t xml:space="preserve"> Research Guide: For Small-</w:t>
      </w:r>
      <w:proofErr w:type="spellStart"/>
      <w:r w:rsidRPr="00F81DA7">
        <w:rPr>
          <w:rFonts w:cs="Times New Roman"/>
          <w:i/>
          <w:iCs/>
          <w:color w:val="000000"/>
          <w:szCs w:val="24"/>
        </w:rPr>
        <w:t>scale</w:t>
      </w:r>
      <w:proofErr w:type="spellEnd"/>
      <w:r w:rsidRPr="00F81DA7">
        <w:rPr>
          <w:rFonts w:cs="Times New Roman"/>
          <w:i/>
          <w:iCs/>
          <w:color w:val="000000"/>
          <w:szCs w:val="24"/>
        </w:rPr>
        <w:t xml:space="preserve"> Social Research Projects</w:t>
      </w:r>
      <w:r w:rsidR="004E6A58">
        <w:rPr>
          <w:rFonts w:cs="Times New Roman"/>
          <w:i/>
          <w:iCs/>
          <w:color w:val="000000"/>
          <w:szCs w:val="24"/>
        </w:rPr>
        <w:t xml:space="preserve"> </w:t>
      </w:r>
      <w:r w:rsidR="004E6A58" w:rsidRPr="004E6A58">
        <w:rPr>
          <w:rFonts w:cs="Times New Roman"/>
          <w:iCs/>
          <w:color w:val="000000"/>
          <w:szCs w:val="24"/>
        </w:rPr>
        <w:t>(pp.34)</w:t>
      </w:r>
      <w:r w:rsidRPr="00F81DA7">
        <w:rPr>
          <w:rFonts w:cs="Times New Roman"/>
          <w:color w:val="000000"/>
          <w:szCs w:val="24"/>
        </w:rPr>
        <w:t xml:space="preserve">. McGraw-Hill </w:t>
      </w:r>
      <w:proofErr w:type="spellStart"/>
      <w:r w:rsidRPr="00F81DA7">
        <w:rPr>
          <w:rFonts w:cs="Times New Roman"/>
          <w:color w:val="000000"/>
          <w:szCs w:val="24"/>
        </w:rPr>
        <w:t>Education</w:t>
      </w:r>
      <w:proofErr w:type="spellEnd"/>
      <w:r w:rsidRPr="00F81DA7">
        <w:rPr>
          <w:rFonts w:cs="Times New Roman"/>
          <w:color w:val="000000"/>
          <w:szCs w:val="24"/>
        </w:rPr>
        <w:t xml:space="preserve"> (UK).</w:t>
      </w:r>
    </w:p>
    <w:p w14:paraId="6FC17363"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Engeström, Y. (1987). </w:t>
      </w:r>
      <w:r w:rsidRPr="00F81DA7">
        <w:rPr>
          <w:rFonts w:cs="Times New Roman"/>
          <w:i/>
          <w:iCs/>
          <w:color w:val="000000"/>
          <w:szCs w:val="24"/>
        </w:rPr>
        <w:t xml:space="preserve">Learning by </w:t>
      </w:r>
      <w:proofErr w:type="spellStart"/>
      <w:r w:rsidRPr="00F81DA7">
        <w:rPr>
          <w:rFonts w:cs="Times New Roman"/>
          <w:i/>
          <w:iCs/>
          <w:color w:val="000000"/>
          <w:szCs w:val="24"/>
        </w:rPr>
        <w:t>expanding</w:t>
      </w:r>
      <w:proofErr w:type="spellEnd"/>
      <w:r w:rsidRPr="00F81DA7">
        <w:rPr>
          <w:rFonts w:cs="Times New Roman"/>
          <w:i/>
          <w:iCs/>
          <w:color w:val="000000"/>
          <w:szCs w:val="24"/>
        </w:rPr>
        <w:t xml:space="preserve">: An </w:t>
      </w:r>
      <w:proofErr w:type="spellStart"/>
      <w:r w:rsidRPr="00F81DA7">
        <w:rPr>
          <w:rFonts w:cs="Times New Roman"/>
          <w:i/>
          <w:iCs/>
          <w:color w:val="000000"/>
          <w:szCs w:val="24"/>
        </w:rPr>
        <w:t>activity-theoretical</w:t>
      </w:r>
      <w:proofErr w:type="spellEnd"/>
      <w:r w:rsidRPr="00F81DA7">
        <w:rPr>
          <w:rFonts w:cs="Times New Roman"/>
          <w:i/>
          <w:iCs/>
          <w:color w:val="000000"/>
          <w:szCs w:val="24"/>
        </w:rPr>
        <w:t xml:space="preserve"> approach </w:t>
      </w:r>
      <w:proofErr w:type="spellStart"/>
      <w:r w:rsidRPr="00F81DA7">
        <w:rPr>
          <w:rFonts w:cs="Times New Roman"/>
          <w:i/>
          <w:iCs/>
          <w:color w:val="000000"/>
          <w:szCs w:val="24"/>
        </w:rPr>
        <w:t>to</w:t>
      </w:r>
      <w:proofErr w:type="spellEnd"/>
      <w:r w:rsidRPr="00F81DA7">
        <w:rPr>
          <w:rFonts w:cs="Times New Roman"/>
          <w:i/>
          <w:iCs/>
          <w:color w:val="000000"/>
          <w:szCs w:val="24"/>
        </w:rPr>
        <w:t xml:space="preserve"> </w:t>
      </w:r>
      <w:proofErr w:type="spellStart"/>
      <w:r w:rsidRPr="00F81DA7">
        <w:rPr>
          <w:rFonts w:cs="Times New Roman"/>
          <w:i/>
          <w:iCs/>
          <w:color w:val="000000"/>
          <w:szCs w:val="24"/>
        </w:rPr>
        <w:t>developmental</w:t>
      </w:r>
      <w:proofErr w:type="spellEnd"/>
      <w:r w:rsidRPr="00F81DA7">
        <w:rPr>
          <w:rFonts w:cs="Times New Roman"/>
          <w:i/>
          <w:iCs/>
          <w:color w:val="000000"/>
          <w:szCs w:val="24"/>
        </w:rPr>
        <w:t xml:space="preserve"> research</w:t>
      </w:r>
      <w:r w:rsidRPr="00F81DA7">
        <w:rPr>
          <w:rFonts w:cs="Times New Roman"/>
          <w:color w:val="000000"/>
          <w:szCs w:val="24"/>
        </w:rPr>
        <w:t>. p. 78.</w:t>
      </w:r>
    </w:p>
    <w:p w14:paraId="6B748497"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European</w:t>
      </w:r>
      <w:proofErr w:type="spellEnd"/>
      <w:r w:rsidRPr="00F81DA7">
        <w:rPr>
          <w:rFonts w:cs="Times New Roman"/>
          <w:color w:val="000000"/>
          <w:szCs w:val="24"/>
        </w:rPr>
        <w:t xml:space="preserve"> Union </w:t>
      </w:r>
      <w:proofErr w:type="spellStart"/>
      <w:r w:rsidRPr="00F81DA7">
        <w:rPr>
          <w:rFonts w:cs="Times New Roman"/>
          <w:color w:val="000000"/>
          <w:szCs w:val="24"/>
        </w:rPr>
        <w:t>Reference</w:t>
      </w:r>
      <w:proofErr w:type="spellEnd"/>
      <w:r w:rsidRPr="00F81DA7">
        <w:rPr>
          <w:rFonts w:cs="Times New Roman"/>
          <w:color w:val="000000"/>
          <w:szCs w:val="24"/>
        </w:rPr>
        <w:t xml:space="preserve"> Laboratories. (2001). </w:t>
      </w:r>
      <w:r w:rsidRPr="00F81DA7">
        <w:rPr>
          <w:rFonts w:cs="Times New Roman"/>
          <w:i/>
          <w:iCs/>
          <w:color w:val="000000"/>
          <w:szCs w:val="24"/>
        </w:rPr>
        <w:t xml:space="preserve">eLearning : Designing </w:t>
      </w:r>
      <w:proofErr w:type="spellStart"/>
      <w:r w:rsidRPr="00F81DA7">
        <w:rPr>
          <w:rFonts w:cs="Times New Roman"/>
          <w:i/>
          <w:iCs/>
          <w:color w:val="000000"/>
          <w:szCs w:val="24"/>
        </w:rPr>
        <w:t>Tomorrow’s</w:t>
      </w:r>
      <w:proofErr w:type="spellEnd"/>
      <w:r w:rsidRPr="00F81DA7">
        <w:rPr>
          <w:rFonts w:cs="Times New Roman"/>
          <w:i/>
          <w:iCs/>
          <w:color w:val="000000"/>
          <w:szCs w:val="24"/>
        </w:rPr>
        <w:t xml:space="preserve"> </w:t>
      </w:r>
      <w:proofErr w:type="spellStart"/>
      <w:r w:rsidRPr="00F81DA7">
        <w:rPr>
          <w:rFonts w:cs="Times New Roman"/>
          <w:i/>
          <w:iCs/>
          <w:color w:val="000000"/>
          <w:szCs w:val="24"/>
        </w:rPr>
        <w:t>Education</w:t>
      </w:r>
      <w:proofErr w:type="spellEnd"/>
      <w:r w:rsidRPr="00F81DA7">
        <w:rPr>
          <w:rFonts w:cs="Times New Roman"/>
          <w:i/>
          <w:iCs/>
          <w:color w:val="000000"/>
          <w:szCs w:val="24"/>
        </w:rPr>
        <w:t xml:space="preserve"> An Interim </w:t>
      </w:r>
      <w:proofErr w:type="spellStart"/>
      <w:r w:rsidRPr="00F81DA7">
        <w:rPr>
          <w:rFonts w:cs="Times New Roman"/>
          <w:i/>
          <w:iCs/>
          <w:color w:val="000000"/>
          <w:szCs w:val="24"/>
        </w:rPr>
        <w:t>Report</w:t>
      </w:r>
      <w:proofErr w:type="spellEnd"/>
      <w:r w:rsidRPr="00F81DA7">
        <w:rPr>
          <w:rFonts w:cs="Times New Roman"/>
          <w:color w:val="000000"/>
          <w:szCs w:val="24"/>
        </w:rPr>
        <w:t xml:space="preserve">. International Co-operation </w:t>
      </w:r>
      <w:proofErr w:type="spellStart"/>
      <w:r w:rsidRPr="00F81DA7">
        <w:rPr>
          <w:rFonts w:cs="Times New Roman"/>
          <w:color w:val="000000"/>
          <w:szCs w:val="24"/>
        </w:rPr>
        <w:t>Europe</w:t>
      </w:r>
      <w:proofErr w:type="spellEnd"/>
      <w:r w:rsidRPr="00F81DA7">
        <w:rPr>
          <w:rFonts w:cs="Times New Roman"/>
          <w:color w:val="000000"/>
          <w:szCs w:val="24"/>
        </w:rPr>
        <w:t xml:space="preserve"> Ltd: Commission </w:t>
      </w:r>
      <w:proofErr w:type="spellStart"/>
      <w:r w:rsidRPr="00F81DA7">
        <w:rPr>
          <w:rFonts w:cs="Times New Roman"/>
          <w:color w:val="000000"/>
          <w:szCs w:val="24"/>
        </w:rPr>
        <w:t>Of</w:t>
      </w:r>
      <w:proofErr w:type="spellEnd"/>
      <w:r w:rsidRPr="00F81DA7">
        <w:rPr>
          <w:rFonts w:cs="Times New Roman"/>
          <w:color w:val="000000"/>
          <w:szCs w:val="24"/>
        </w:rPr>
        <w:t xml:space="preserve"> The </w:t>
      </w:r>
      <w:proofErr w:type="spellStart"/>
      <w:r w:rsidRPr="00F81DA7">
        <w:rPr>
          <w:rFonts w:cs="Times New Roman"/>
          <w:color w:val="000000"/>
          <w:szCs w:val="24"/>
        </w:rPr>
        <w:t>European</w:t>
      </w:r>
      <w:proofErr w:type="spellEnd"/>
      <w:r w:rsidRPr="00F81DA7">
        <w:rPr>
          <w:rFonts w:cs="Times New Roman"/>
          <w:color w:val="000000"/>
          <w:szCs w:val="24"/>
        </w:rPr>
        <w:t xml:space="preserve"> </w:t>
      </w:r>
      <w:proofErr w:type="spellStart"/>
      <w:r w:rsidRPr="00F81DA7">
        <w:rPr>
          <w:rFonts w:cs="Times New Roman"/>
          <w:color w:val="000000"/>
          <w:szCs w:val="24"/>
        </w:rPr>
        <w:t>Communities</w:t>
      </w:r>
      <w:proofErr w:type="spellEnd"/>
      <w:r w:rsidRPr="00F81DA7">
        <w:rPr>
          <w:rFonts w:cs="Times New Roman"/>
          <w:color w:val="000000"/>
          <w:szCs w:val="24"/>
        </w:rPr>
        <w:t xml:space="preserve">. </w:t>
      </w:r>
      <w:proofErr w:type="spellStart"/>
      <w:r w:rsidRPr="00F81DA7">
        <w:rPr>
          <w:rFonts w:cs="Times New Roman"/>
          <w:color w:val="000000"/>
          <w:szCs w:val="24"/>
        </w:rPr>
        <w:t>Retrieved</w:t>
      </w:r>
      <w:proofErr w:type="spellEnd"/>
      <w:r w:rsidRPr="00F81DA7">
        <w:rPr>
          <w:rFonts w:cs="Times New Roman"/>
          <w:color w:val="000000"/>
          <w:szCs w:val="24"/>
        </w:rPr>
        <w:t xml:space="preserve"> from goo.gl/nhn8QH</w:t>
      </w:r>
    </w:p>
    <w:p w14:paraId="700F76C9"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Kauchak</w:t>
      </w:r>
      <w:proofErr w:type="spellEnd"/>
      <w:r w:rsidRPr="00F81DA7">
        <w:rPr>
          <w:rFonts w:cs="Times New Roman"/>
          <w:color w:val="000000"/>
          <w:szCs w:val="24"/>
        </w:rPr>
        <w:t xml:space="preserve">, D. P., &amp; Eggen, P. D. (2011). </w:t>
      </w:r>
      <w:r w:rsidRPr="00F81DA7">
        <w:rPr>
          <w:rFonts w:cs="Times New Roman"/>
          <w:i/>
          <w:iCs/>
          <w:color w:val="000000"/>
          <w:szCs w:val="24"/>
        </w:rPr>
        <w:t xml:space="preserve">Learning and </w:t>
      </w:r>
      <w:proofErr w:type="spellStart"/>
      <w:r w:rsidRPr="00F81DA7">
        <w:rPr>
          <w:rFonts w:cs="Times New Roman"/>
          <w:i/>
          <w:iCs/>
          <w:color w:val="000000"/>
          <w:szCs w:val="24"/>
        </w:rPr>
        <w:t>teaching</w:t>
      </w:r>
      <w:proofErr w:type="spellEnd"/>
      <w:r w:rsidRPr="00F81DA7">
        <w:rPr>
          <w:rFonts w:cs="Times New Roman"/>
          <w:i/>
          <w:iCs/>
          <w:color w:val="000000"/>
          <w:szCs w:val="24"/>
        </w:rPr>
        <w:t>: research-</w:t>
      </w:r>
      <w:proofErr w:type="spellStart"/>
      <w:r w:rsidRPr="00F81DA7">
        <w:rPr>
          <w:rFonts w:cs="Times New Roman"/>
          <w:i/>
          <w:iCs/>
          <w:color w:val="000000"/>
          <w:szCs w:val="24"/>
        </w:rPr>
        <w:t>based</w:t>
      </w:r>
      <w:proofErr w:type="spellEnd"/>
      <w:r w:rsidRPr="00F81DA7">
        <w:rPr>
          <w:rFonts w:cs="Times New Roman"/>
          <w:i/>
          <w:iCs/>
          <w:color w:val="000000"/>
          <w:szCs w:val="24"/>
        </w:rPr>
        <w:t xml:space="preserve"> </w:t>
      </w:r>
      <w:proofErr w:type="spellStart"/>
      <w:r w:rsidRPr="00F81DA7">
        <w:rPr>
          <w:rFonts w:cs="Times New Roman"/>
          <w:i/>
          <w:iCs/>
          <w:color w:val="000000"/>
          <w:szCs w:val="24"/>
        </w:rPr>
        <w:t>methods</w:t>
      </w:r>
      <w:proofErr w:type="spellEnd"/>
      <w:r w:rsidRPr="00F81DA7">
        <w:rPr>
          <w:rFonts w:cs="Times New Roman"/>
          <w:color w:val="000000"/>
          <w:szCs w:val="24"/>
        </w:rPr>
        <w:t>. Boston: Pearson.</w:t>
      </w:r>
    </w:p>
    <w:p w14:paraId="1C4CE672"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Khalil, M. K., &amp; </w:t>
      </w:r>
      <w:proofErr w:type="spellStart"/>
      <w:r w:rsidRPr="00F81DA7">
        <w:rPr>
          <w:rFonts w:cs="Times New Roman"/>
          <w:color w:val="000000"/>
          <w:szCs w:val="24"/>
        </w:rPr>
        <w:t>Elkhider</w:t>
      </w:r>
      <w:proofErr w:type="spellEnd"/>
      <w:r w:rsidRPr="00F81DA7">
        <w:rPr>
          <w:rFonts w:cs="Times New Roman"/>
          <w:color w:val="000000"/>
          <w:szCs w:val="24"/>
        </w:rPr>
        <w:t xml:space="preserve">, I. A. (2016). </w:t>
      </w:r>
      <w:proofErr w:type="spellStart"/>
      <w:r w:rsidRPr="00F81DA7">
        <w:rPr>
          <w:rFonts w:cs="Times New Roman"/>
          <w:color w:val="000000"/>
          <w:szCs w:val="24"/>
        </w:rPr>
        <w:t>Applying</w:t>
      </w:r>
      <w:proofErr w:type="spellEnd"/>
      <w:r w:rsidRPr="00F81DA7">
        <w:rPr>
          <w:rFonts w:cs="Times New Roman"/>
          <w:color w:val="000000"/>
          <w:szCs w:val="24"/>
        </w:rPr>
        <w:t xml:space="preserve"> learning </w:t>
      </w:r>
      <w:proofErr w:type="spellStart"/>
      <w:r w:rsidRPr="00F81DA7">
        <w:rPr>
          <w:rFonts w:cs="Times New Roman"/>
          <w:color w:val="000000"/>
          <w:szCs w:val="24"/>
        </w:rPr>
        <w:t>theories</w:t>
      </w:r>
      <w:proofErr w:type="spellEnd"/>
      <w:r w:rsidRPr="00F81DA7">
        <w:rPr>
          <w:rFonts w:cs="Times New Roman"/>
          <w:color w:val="000000"/>
          <w:szCs w:val="24"/>
        </w:rPr>
        <w:t xml:space="preserve"> and </w:t>
      </w:r>
      <w:proofErr w:type="spellStart"/>
      <w:r w:rsidRPr="00F81DA7">
        <w:rPr>
          <w:rFonts w:cs="Times New Roman"/>
          <w:color w:val="000000"/>
          <w:szCs w:val="24"/>
        </w:rPr>
        <w:t>instructional</w:t>
      </w:r>
      <w:proofErr w:type="spellEnd"/>
      <w:r w:rsidRPr="00F81DA7">
        <w:rPr>
          <w:rFonts w:cs="Times New Roman"/>
          <w:color w:val="000000"/>
          <w:szCs w:val="24"/>
        </w:rPr>
        <w:t xml:space="preserve"> design </w:t>
      </w:r>
      <w:proofErr w:type="spellStart"/>
      <w:r w:rsidRPr="00F81DA7">
        <w:rPr>
          <w:rFonts w:cs="Times New Roman"/>
          <w:color w:val="000000"/>
          <w:szCs w:val="24"/>
        </w:rPr>
        <w:t>models</w:t>
      </w:r>
      <w:proofErr w:type="spellEnd"/>
      <w:r w:rsidRPr="00F81DA7">
        <w:rPr>
          <w:rFonts w:cs="Times New Roman"/>
          <w:color w:val="000000"/>
          <w:szCs w:val="24"/>
        </w:rPr>
        <w:t xml:space="preserve"> for </w:t>
      </w:r>
      <w:proofErr w:type="spellStart"/>
      <w:r w:rsidRPr="00F81DA7">
        <w:rPr>
          <w:rFonts w:cs="Times New Roman"/>
          <w:color w:val="000000"/>
          <w:szCs w:val="24"/>
        </w:rPr>
        <w:t>effective</w:t>
      </w:r>
      <w:proofErr w:type="spellEnd"/>
      <w:r w:rsidRPr="00F81DA7">
        <w:rPr>
          <w:rFonts w:cs="Times New Roman"/>
          <w:color w:val="000000"/>
          <w:szCs w:val="24"/>
        </w:rPr>
        <w:t xml:space="preserve"> </w:t>
      </w:r>
      <w:proofErr w:type="spellStart"/>
      <w:r w:rsidRPr="00F81DA7">
        <w:rPr>
          <w:rFonts w:cs="Times New Roman"/>
          <w:color w:val="000000"/>
          <w:szCs w:val="24"/>
        </w:rPr>
        <w:t>instruction</w:t>
      </w:r>
      <w:proofErr w:type="spellEnd"/>
      <w:r w:rsidRPr="00F81DA7">
        <w:rPr>
          <w:rFonts w:cs="Times New Roman"/>
          <w:color w:val="000000"/>
          <w:szCs w:val="24"/>
        </w:rPr>
        <w:t xml:space="preserve"> | </w:t>
      </w:r>
      <w:proofErr w:type="spellStart"/>
      <w:r w:rsidRPr="00F81DA7">
        <w:rPr>
          <w:rFonts w:cs="Times New Roman"/>
          <w:color w:val="000000"/>
          <w:szCs w:val="24"/>
        </w:rPr>
        <w:t>Advances</w:t>
      </w:r>
      <w:proofErr w:type="spellEnd"/>
      <w:r w:rsidRPr="00F81DA7">
        <w:rPr>
          <w:rFonts w:cs="Times New Roman"/>
          <w:color w:val="000000"/>
          <w:szCs w:val="24"/>
        </w:rPr>
        <w:t xml:space="preserve"> in </w:t>
      </w:r>
      <w:proofErr w:type="spellStart"/>
      <w:r w:rsidRPr="00F81DA7">
        <w:rPr>
          <w:rFonts w:cs="Times New Roman"/>
          <w:color w:val="000000"/>
          <w:szCs w:val="24"/>
        </w:rPr>
        <w:t>Physiology</w:t>
      </w:r>
      <w:proofErr w:type="spellEnd"/>
      <w:r w:rsidRPr="00F81DA7">
        <w:rPr>
          <w:rFonts w:cs="Times New Roman"/>
          <w:color w:val="000000"/>
          <w:szCs w:val="24"/>
        </w:rPr>
        <w:t xml:space="preserve"> </w:t>
      </w:r>
      <w:proofErr w:type="spellStart"/>
      <w:r w:rsidRPr="00F81DA7">
        <w:rPr>
          <w:rFonts w:cs="Times New Roman"/>
          <w:color w:val="000000"/>
          <w:szCs w:val="24"/>
        </w:rPr>
        <w:t>Education</w:t>
      </w:r>
      <w:proofErr w:type="spellEnd"/>
      <w:r w:rsidRPr="00F81DA7">
        <w:rPr>
          <w:rFonts w:cs="Times New Roman"/>
          <w:color w:val="000000"/>
          <w:szCs w:val="24"/>
        </w:rPr>
        <w:t xml:space="preserve">. </w:t>
      </w:r>
      <w:proofErr w:type="spellStart"/>
      <w:r w:rsidRPr="00F81DA7">
        <w:rPr>
          <w:rFonts w:cs="Times New Roman"/>
          <w:color w:val="000000"/>
          <w:szCs w:val="24"/>
        </w:rPr>
        <w:t>Retrieved</w:t>
      </w:r>
      <w:proofErr w:type="spellEnd"/>
      <w:r w:rsidRPr="00F81DA7">
        <w:rPr>
          <w:rFonts w:cs="Times New Roman"/>
          <w:color w:val="000000"/>
          <w:szCs w:val="24"/>
        </w:rPr>
        <w:t xml:space="preserve"> from https</w:t>
      </w:r>
      <w:proofErr w:type="gramStart"/>
      <w:r w:rsidRPr="00F81DA7">
        <w:rPr>
          <w:rFonts w:cs="Times New Roman"/>
          <w:color w:val="000000"/>
          <w:szCs w:val="24"/>
        </w:rPr>
        <w:t>://</w:t>
      </w:r>
      <w:proofErr w:type="gramEnd"/>
      <w:r w:rsidRPr="00F81DA7">
        <w:rPr>
          <w:rFonts w:cs="Times New Roman"/>
          <w:color w:val="000000"/>
          <w:szCs w:val="24"/>
        </w:rPr>
        <w:t>www.physiology.org/doi/full/10.1152/advan.00138.2015?fbclid=IwAR2VUc3Gv25kiYfwDlXq6b567ZN4VFci6CP6cE5Y5EQw2yzmy5U5T-zGffU&amp;</w:t>
      </w:r>
    </w:p>
    <w:p w14:paraId="4D316CC5"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Kocadere</w:t>
      </w:r>
      <w:proofErr w:type="spellEnd"/>
      <w:r w:rsidRPr="00F81DA7">
        <w:rPr>
          <w:rFonts w:cs="Times New Roman"/>
          <w:color w:val="000000"/>
          <w:szCs w:val="24"/>
        </w:rPr>
        <w:t xml:space="preserve">, S. A., &amp; </w:t>
      </w:r>
      <w:proofErr w:type="spellStart"/>
      <w:r w:rsidRPr="00F81DA7">
        <w:rPr>
          <w:rFonts w:cs="Times New Roman"/>
          <w:color w:val="000000"/>
          <w:szCs w:val="24"/>
        </w:rPr>
        <w:t>Ozgen</w:t>
      </w:r>
      <w:proofErr w:type="spellEnd"/>
      <w:r w:rsidRPr="00F81DA7">
        <w:rPr>
          <w:rFonts w:cs="Times New Roman"/>
          <w:color w:val="000000"/>
          <w:szCs w:val="24"/>
        </w:rPr>
        <w:t xml:space="preserve">, D. (2012). </w:t>
      </w:r>
      <w:proofErr w:type="spellStart"/>
      <w:r w:rsidRPr="00F81DA7">
        <w:rPr>
          <w:rFonts w:cs="Times New Roman"/>
          <w:color w:val="000000"/>
          <w:szCs w:val="24"/>
        </w:rPr>
        <w:t>Assessment</w:t>
      </w:r>
      <w:proofErr w:type="spellEnd"/>
      <w:r w:rsidRPr="00F81DA7">
        <w:rPr>
          <w:rFonts w:cs="Times New Roman"/>
          <w:color w:val="000000"/>
          <w:szCs w:val="24"/>
        </w:rPr>
        <w:t xml:space="preserve"> </w:t>
      </w:r>
      <w:proofErr w:type="spellStart"/>
      <w:r w:rsidRPr="00F81DA7">
        <w:rPr>
          <w:rFonts w:cs="Times New Roman"/>
          <w:color w:val="000000"/>
          <w:szCs w:val="24"/>
        </w:rPr>
        <w:t>of</w:t>
      </w:r>
      <w:proofErr w:type="spellEnd"/>
      <w:r w:rsidRPr="00F81DA7">
        <w:rPr>
          <w:rFonts w:cs="Times New Roman"/>
          <w:color w:val="000000"/>
          <w:szCs w:val="24"/>
        </w:rPr>
        <w:t xml:space="preserve"> Basic Design Course in Terms </w:t>
      </w:r>
      <w:proofErr w:type="spellStart"/>
      <w:r w:rsidRPr="00F81DA7">
        <w:rPr>
          <w:rFonts w:cs="Times New Roman"/>
          <w:color w:val="000000"/>
          <w:szCs w:val="24"/>
        </w:rPr>
        <w:t>of</w:t>
      </w:r>
      <w:proofErr w:type="spellEnd"/>
      <w:r w:rsidRPr="00F81DA7">
        <w:rPr>
          <w:rFonts w:cs="Times New Roman"/>
          <w:color w:val="000000"/>
          <w:szCs w:val="24"/>
        </w:rPr>
        <w:t xml:space="preserve"> </w:t>
      </w:r>
      <w:proofErr w:type="spellStart"/>
      <w:r w:rsidRPr="00F81DA7">
        <w:rPr>
          <w:rFonts w:cs="Times New Roman"/>
          <w:color w:val="000000"/>
          <w:szCs w:val="24"/>
        </w:rPr>
        <w:t>Constructivist</w:t>
      </w:r>
      <w:proofErr w:type="spellEnd"/>
      <w:r w:rsidRPr="00F81DA7">
        <w:rPr>
          <w:rFonts w:cs="Times New Roman"/>
          <w:color w:val="000000"/>
          <w:szCs w:val="24"/>
        </w:rPr>
        <w:t xml:space="preserve"> Learning </w:t>
      </w:r>
      <w:proofErr w:type="spellStart"/>
      <w:r w:rsidRPr="00F81DA7">
        <w:rPr>
          <w:rFonts w:cs="Times New Roman"/>
          <w:color w:val="000000"/>
          <w:szCs w:val="24"/>
        </w:rPr>
        <w:t>Theory</w:t>
      </w:r>
      <w:proofErr w:type="spellEnd"/>
      <w:r w:rsidRPr="00F81DA7">
        <w:rPr>
          <w:rFonts w:cs="Times New Roman"/>
          <w:color w:val="000000"/>
          <w:szCs w:val="24"/>
        </w:rPr>
        <w:t xml:space="preserve">. </w:t>
      </w:r>
      <w:proofErr w:type="spellStart"/>
      <w:r w:rsidRPr="00F81DA7">
        <w:rPr>
          <w:rFonts w:cs="Times New Roman"/>
          <w:i/>
          <w:iCs/>
          <w:color w:val="000000"/>
          <w:szCs w:val="24"/>
        </w:rPr>
        <w:t>Procedia</w:t>
      </w:r>
      <w:proofErr w:type="spellEnd"/>
      <w:r w:rsidRPr="00F81DA7">
        <w:rPr>
          <w:rFonts w:cs="Times New Roman"/>
          <w:i/>
          <w:iCs/>
          <w:color w:val="000000"/>
          <w:szCs w:val="24"/>
        </w:rPr>
        <w:t xml:space="preserve"> - Social and </w:t>
      </w:r>
      <w:proofErr w:type="spellStart"/>
      <w:r w:rsidRPr="00F81DA7">
        <w:rPr>
          <w:rFonts w:cs="Times New Roman"/>
          <w:i/>
          <w:iCs/>
          <w:color w:val="000000"/>
          <w:szCs w:val="24"/>
        </w:rPr>
        <w:t>Behavioral</w:t>
      </w:r>
      <w:proofErr w:type="spellEnd"/>
      <w:r w:rsidRPr="00F81DA7">
        <w:rPr>
          <w:rFonts w:cs="Times New Roman"/>
          <w:i/>
          <w:iCs/>
          <w:color w:val="000000"/>
          <w:szCs w:val="24"/>
        </w:rPr>
        <w:t xml:space="preserve"> Sciences</w:t>
      </w:r>
      <w:r w:rsidRPr="00F81DA7">
        <w:rPr>
          <w:rFonts w:cs="Times New Roman"/>
          <w:color w:val="000000"/>
          <w:szCs w:val="24"/>
        </w:rPr>
        <w:t xml:space="preserve">, </w:t>
      </w:r>
      <w:r w:rsidRPr="00F81DA7">
        <w:rPr>
          <w:rFonts w:cs="Times New Roman"/>
          <w:i/>
          <w:iCs/>
          <w:color w:val="000000"/>
          <w:szCs w:val="24"/>
        </w:rPr>
        <w:t>51</w:t>
      </w:r>
      <w:r w:rsidRPr="00F81DA7">
        <w:rPr>
          <w:rFonts w:cs="Times New Roman"/>
          <w:color w:val="000000"/>
          <w:szCs w:val="24"/>
        </w:rPr>
        <w:t>, 115–119. https://doi.org/10.1016/j.sbspro.2012.08.128</w:t>
      </w:r>
    </w:p>
    <w:p w14:paraId="7C2694BC"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Magliaro</w:t>
      </w:r>
      <w:proofErr w:type="spellEnd"/>
      <w:r w:rsidRPr="00F81DA7">
        <w:rPr>
          <w:rFonts w:cs="Times New Roman"/>
          <w:color w:val="000000"/>
          <w:szCs w:val="24"/>
        </w:rPr>
        <w:t xml:space="preserve">, S. G., </w:t>
      </w:r>
      <w:proofErr w:type="spellStart"/>
      <w:r w:rsidRPr="00F81DA7">
        <w:rPr>
          <w:rFonts w:cs="Times New Roman"/>
          <w:color w:val="000000"/>
          <w:szCs w:val="24"/>
        </w:rPr>
        <w:t>Lockee</w:t>
      </w:r>
      <w:proofErr w:type="spellEnd"/>
      <w:r w:rsidRPr="00F81DA7">
        <w:rPr>
          <w:rFonts w:cs="Times New Roman"/>
          <w:color w:val="000000"/>
          <w:szCs w:val="24"/>
        </w:rPr>
        <w:t xml:space="preserve">, B. B., &amp; Burton, J. K. (2005). </w:t>
      </w:r>
      <w:proofErr w:type="spellStart"/>
      <w:r w:rsidRPr="00F81DA7">
        <w:rPr>
          <w:rFonts w:cs="Times New Roman"/>
          <w:color w:val="000000"/>
          <w:szCs w:val="24"/>
        </w:rPr>
        <w:t>Direct</w:t>
      </w:r>
      <w:proofErr w:type="spellEnd"/>
      <w:r w:rsidRPr="00F81DA7">
        <w:rPr>
          <w:rFonts w:cs="Times New Roman"/>
          <w:color w:val="000000"/>
          <w:szCs w:val="24"/>
        </w:rPr>
        <w:t xml:space="preserve"> </w:t>
      </w:r>
      <w:proofErr w:type="spellStart"/>
      <w:r w:rsidRPr="00F81DA7">
        <w:rPr>
          <w:rFonts w:cs="Times New Roman"/>
          <w:color w:val="000000"/>
          <w:szCs w:val="24"/>
        </w:rPr>
        <w:t>instruction</w:t>
      </w:r>
      <w:proofErr w:type="spellEnd"/>
      <w:r w:rsidRPr="00F81DA7">
        <w:rPr>
          <w:rFonts w:cs="Times New Roman"/>
          <w:color w:val="000000"/>
          <w:szCs w:val="24"/>
        </w:rPr>
        <w:t xml:space="preserve"> </w:t>
      </w:r>
      <w:proofErr w:type="spellStart"/>
      <w:r w:rsidRPr="00F81DA7">
        <w:rPr>
          <w:rFonts w:cs="Times New Roman"/>
          <w:color w:val="000000"/>
          <w:szCs w:val="24"/>
        </w:rPr>
        <w:t>revisited</w:t>
      </w:r>
      <w:proofErr w:type="spellEnd"/>
      <w:r w:rsidRPr="00F81DA7">
        <w:rPr>
          <w:rFonts w:cs="Times New Roman"/>
          <w:color w:val="000000"/>
          <w:szCs w:val="24"/>
        </w:rPr>
        <w:t xml:space="preserve">: A </w:t>
      </w:r>
      <w:proofErr w:type="spellStart"/>
      <w:r w:rsidRPr="00F81DA7">
        <w:rPr>
          <w:rFonts w:cs="Times New Roman"/>
          <w:color w:val="000000"/>
          <w:szCs w:val="24"/>
        </w:rPr>
        <w:t>key</w:t>
      </w:r>
      <w:proofErr w:type="spellEnd"/>
      <w:r w:rsidRPr="00F81DA7">
        <w:rPr>
          <w:rFonts w:cs="Times New Roman"/>
          <w:color w:val="000000"/>
          <w:szCs w:val="24"/>
        </w:rPr>
        <w:t xml:space="preserve"> </w:t>
      </w:r>
      <w:proofErr w:type="spellStart"/>
      <w:r w:rsidRPr="00F81DA7">
        <w:rPr>
          <w:rFonts w:cs="Times New Roman"/>
          <w:color w:val="000000"/>
          <w:szCs w:val="24"/>
        </w:rPr>
        <w:t>model</w:t>
      </w:r>
      <w:proofErr w:type="spellEnd"/>
      <w:r w:rsidRPr="00F81DA7">
        <w:rPr>
          <w:rFonts w:cs="Times New Roman"/>
          <w:color w:val="000000"/>
          <w:szCs w:val="24"/>
        </w:rPr>
        <w:t xml:space="preserve"> for </w:t>
      </w:r>
      <w:proofErr w:type="spellStart"/>
      <w:r w:rsidRPr="00F81DA7">
        <w:rPr>
          <w:rFonts w:cs="Times New Roman"/>
          <w:color w:val="000000"/>
          <w:szCs w:val="24"/>
        </w:rPr>
        <w:t>instructional</w:t>
      </w:r>
      <w:proofErr w:type="spellEnd"/>
      <w:r w:rsidRPr="00F81DA7">
        <w:rPr>
          <w:rFonts w:cs="Times New Roman"/>
          <w:color w:val="000000"/>
          <w:szCs w:val="24"/>
        </w:rPr>
        <w:t xml:space="preserve"> </w:t>
      </w:r>
      <w:proofErr w:type="spellStart"/>
      <w:r w:rsidRPr="00F81DA7">
        <w:rPr>
          <w:rFonts w:cs="Times New Roman"/>
          <w:color w:val="000000"/>
          <w:szCs w:val="24"/>
        </w:rPr>
        <w:t>technology</w:t>
      </w:r>
      <w:proofErr w:type="spellEnd"/>
      <w:r w:rsidRPr="00F81DA7">
        <w:rPr>
          <w:rFonts w:cs="Times New Roman"/>
          <w:color w:val="000000"/>
          <w:szCs w:val="24"/>
        </w:rPr>
        <w:t xml:space="preserve">. </w:t>
      </w:r>
      <w:proofErr w:type="spellStart"/>
      <w:r w:rsidRPr="00F81DA7">
        <w:rPr>
          <w:rFonts w:cs="Times New Roman"/>
          <w:i/>
          <w:iCs/>
          <w:color w:val="000000"/>
          <w:szCs w:val="24"/>
        </w:rPr>
        <w:t>Educational</w:t>
      </w:r>
      <w:proofErr w:type="spellEnd"/>
      <w:r w:rsidRPr="00F81DA7">
        <w:rPr>
          <w:rFonts w:cs="Times New Roman"/>
          <w:i/>
          <w:iCs/>
          <w:color w:val="000000"/>
          <w:szCs w:val="24"/>
        </w:rPr>
        <w:t xml:space="preserve"> </w:t>
      </w:r>
      <w:proofErr w:type="spellStart"/>
      <w:r w:rsidRPr="00F81DA7">
        <w:rPr>
          <w:rFonts w:cs="Times New Roman"/>
          <w:i/>
          <w:iCs/>
          <w:color w:val="000000"/>
          <w:szCs w:val="24"/>
        </w:rPr>
        <w:t>Technology</w:t>
      </w:r>
      <w:proofErr w:type="spellEnd"/>
      <w:r w:rsidRPr="00F81DA7">
        <w:rPr>
          <w:rFonts w:cs="Times New Roman"/>
          <w:i/>
          <w:iCs/>
          <w:color w:val="000000"/>
          <w:szCs w:val="24"/>
        </w:rPr>
        <w:t xml:space="preserve"> Research and </w:t>
      </w:r>
      <w:proofErr w:type="spellStart"/>
      <w:r w:rsidRPr="00F81DA7">
        <w:rPr>
          <w:rFonts w:cs="Times New Roman"/>
          <w:i/>
          <w:iCs/>
          <w:color w:val="000000"/>
          <w:szCs w:val="24"/>
        </w:rPr>
        <w:t>Development</w:t>
      </w:r>
      <w:proofErr w:type="spellEnd"/>
      <w:r w:rsidRPr="00F81DA7">
        <w:rPr>
          <w:rFonts w:cs="Times New Roman"/>
          <w:color w:val="000000"/>
          <w:szCs w:val="24"/>
        </w:rPr>
        <w:t xml:space="preserve">, </w:t>
      </w:r>
      <w:r w:rsidRPr="00F81DA7">
        <w:rPr>
          <w:rFonts w:cs="Times New Roman"/>
          <w:i/>
          <w:iCs/>
          <w:color w:val="000000"/>
          <w:szCs w:val="24"/>
        </w:rPr>
        <w:t>53</w:t>
      </w:r>
      <w:r w:rsidRPr="00F81DA7">
        <w:rPr>
          <w:rFonts w:cs="Times New Roman"/>
          <w:color w:val="000000"/>
          <w:szCs w:val="24"/>
        </w:rPr>
        <w:t>(4), 41–55. https://doi.org/10.1007/BF02504684</w:t>
      </w:r>
    </w:p>
    <w:p w14:paraId="6F24E1F6"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Mayes, T., &amp; de Freitas, S. (2004). Review </w:t>
      </w:r>
      <w:proofErr w:type="spellStart"/>
      <w:r w:rsidRPr="00F81DA7">
        <w:rPr>
          <w:rFonts w:cs="Times New Roman"/>
          <w:color w:val="000000"/>
          <w:szCs w:val="24"/>
        </w:rPr>
        <w:t>of</w:t>
      </w:r>
      <w:proofErr w:type="spellEnd"/>
      <w:r w:rsidRPr="00F81DA7">
        <w:rPr>
          <w:rFonts w:cs="Times New Roman"/>
          <w:color w:val="000000"/>
          <w:szCs w:val="24"/>
        </w:rPr>
        <w:t xml:space="preserve"> e-learning </w:t>
      </w:r>
      <w:proofErr w:type="spellStart"/>
      <w:r w:rsidRPr="00F81DA7">
        <w:rPr>
          <w:rFonts w:cs="Times New Roman"/>
          <w:color w:val="000000"/>
          <w:szCs w:val="24"/>
        </w:rPr>
        <w:t>theories</w:t>
      </w:r>
      <w:proofErr w:type="spellEnd"/>
      <w:r w:rsidRPr="00F81DA7">
        <w:rPr>
          <w:rFonts w:cs="Times New Roman"/>
          <w:color w:val="000000"/>
          <w:szCs w:val="24"/>
        </w:rPr>
        <w:t xml:space="preserve">, </w:t>
      </w:r>
      <w:proofErr w:type="spellStart"/>
      <w:r w:rsidRPr="00F81DA7">
        <w:rPr>
          <w:rFonts w:cs="Times New Roman"/>
          <w:color w:val="000000"/>
          <w:szCs w:val="24"/>
        </w:rPr>
        <w:t>frameworks</w:t>
      </w:r>
      <w:proofErr w:type="spellEnd"/>
      <w:r w:rsidRPr="00F81DA7">
        <w:rPr>
          <w:rFonts w:cs="Times New Roman"/>
          <w:color w:val="000000"/>
          <w:szCs w:val="24"/>
        </w:rPr>
        <w:t xml:space="preserve"> and </w:t>
      </w:r>
      <w:proofErr w:type="spellStart"/>
      <w:r w:rsidRPr="00F81DA7">
        <w:rPr>
          <w:rFonts w:cs="Times New Roman"/>
          <w:color w:val="000000"/>
          <w:szCs w:val="24"/>
        </w:rPr>
        <w:t>models</w:t>
      </w:r>
      <w:proofErr w:type="spellEnd"/>
      <w:r w:rsidRPr="00F81DA7">
        <w:rPr>
          <w:rFonts w:cs="Times New Roman"/>
          <w:color w:val="000000"/>
          <w:szCs w:val="24"/>
        </w:rPr>
        <w:t xml:space="preserve">. </w:t>
      </w:r>
      <w:proofErr w:type="spellStart"/>
      <w:r w:rsidRPr="00F81DA7">
        <w:rPr>
          <w:rFonts w:cs="Times New Roman"/>
          <w:i/>
          <w:iCs/>
          <w:color w:val="000000"/>
          <w:szCs w:val="24"/>
        </w:rPr>
        <w:t>JISC</w:t>
      </w:r>
      <w:proofErr w:type="spellEnd"/>
      <w:r w:rsidRPr="00F81DA7">
        <w:rPr>
          <w:rFonts w:cs="Times New Roman"/>
          <w:i/>
          <w:iCs/>
          <w:color w:val="000000"/>
          <w:szCs w:val="24"/>
        </w:rPr>
        <w:t xml:space="preserve"> E-Learning </w:t>
      </w:r>
      <w:proofErr w:type="spellStart"/>
      <w:r w:rsidRPr="00F81DA7">
        <w:rPr>
          <w:rFonts w:cs="Times New Roman"/>
          <w:i/>
          <w:iCs/>
          <w:color w:val="000000"/>
          <w:szCs w:val="24"/>
        </w:rPr>
        <w:t>Models</w:t>
      </w:r>
      <w:proofErr w:type="spellEnd"/>
      <w:r w:rsidRPr="00F81DA7">
        <w:rPr>
          <w:rFonts w:cs="Times New Roman"/>
          <w:i/>
          <w:iCs/>
          <w:color w:val="000000"/>
          <w:szCs w:val="24"/>
        </w:rPr>
        <w:t xml:space="preserve"> Desk </w:t>
      </w:r>
      <w:proofErr w:type="spellStart"/>
      <w:r w:rsidRPr="00F81DA7">
        <w:rPr>
          <w:rFonts w:cs="Times New Roman"/>
          <w:i/>
          <w:iCs/>
          <w:color w:val="000000"/>
          <w:szCs w:val="24"/>
        </w:rPr>
        <w:t>Study</w:t>
      </w:r>
      <w:proofErr w:type="spellEnd"/>
      <w:r w:rsidRPr="00F81DA7">
        <w:rPr>
          <w:rFonts w:cs="Times New Roman"/>
          <w:color w:val="000000"/>
          <w:szCs w:val="24"/>
        </w:rPr>
        <w:t>, (1).</w:t>
      </w:r>
    </w:p>
    <w:p w14:paraId="74FD8955"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Moraros</w:t>
      </w:r>
      <w:proofErr w:type="spellEnd"/>
      <w:r w:rsidRPr="00F81DA7">
        <w:rPr>
          <w:rFonts w:cs="Times New Roman"/>
          <w:color w:val="000000"/>
          <w:szCs w:val="24"/>
        </w:rPr>
        <w:t xml:space="preserve">, J., Islam, A., </w:t>
      </w:r>
      <w:proofErr w:type="spellStart"/>
      <w:r w:rsidRPr="00F81DA7">
        <w:rPr>
          <w:rFonts w:cs="Times New Roman"/>
          <w:color w:val="000000"/>
          <w:szCs w:val="24"/>
        </w:rPr>
        <w:t>Yu</w:t>
      </w:r>
      <w:proofErr w:type="spellEnd"/>
      <w:r w:rsidRPr="00F81DA7">
        <w:rPr>
          <w:rFonts w:cs="Times New Roman"/>
          <w:color w:val="000000"/>
          <w:szCs w:val="24"/>
        </w:rPr>
        <w:t xml:space="preserve">, S., </w:t>
      </w:r>
      <w:proofErr w:type="spellStart"/>
      <w:r w:rsidRPr="00F81DA7">
        <w:rPr>
          <w:rFonts w:cs="Times New Roman"/>
          <w:color w:val="000000"/>
          <w:szCs w:val="24"/>
        </w:rPr>
        <w:t>Banow</w:t>
      </w:r>
      <w:proofErr w:type="spellEnd"/>
      <w:r w:rsidRPr="00F81DA7">
        <w:rPr>
          <w:rFonts w:cs="Times New Roman"/>
          <w:color w:val="000000"/>
          <w:szCs w:val="24"/>
        </w:rPr>
        <w:t xml:space="preserve">, R., &amp; </w:t>
      </w:r>
      <w:proofErr w:type="spellStart"/>
      <w:r w:rsidRPr="00F81DA7">
        <w:rPr>
          <w:rFonts w:cs="Times New Roman"/>
          <w:color w:val="000000"/>
          <w:szCs w:val="24"/>
        </w:rPr>
        <w:t>Schindelka</w:t>
      </w:r>
      <w:proofErr w:type="spellEnd"/>
      <w:r w:rsidRPr="00F81DA7">
        <w:rPr>
          <w:rFonts w:cs="Times New Roman"/>
          <w:color w:val="000000"/>
          <w:szCs w:val="24"/>
        </w:rPr>
        <w:t xml:space="preserve">, B. (2015). </w:t>
      </w:r>
      <w:proofErr w:type="spellStart"/>
      <w:r w:rsidRPr="00F81DA7">
        <w:rPr>
          <w:rFonts w:cs="Times New Roman"/>
          <w:color w:val="000000"/>
          <w:szCs w:val="24"/>
        </w:rPr>
        <w:t>Flipping</w:t>
      </w:r>
      <w:proofErr w:type="spellEnd"/>
      <w:r w:rsidRPr="00F81DA7">
        <w:rPr>
          <w:rFonts w:cs="Times New Roman"/>
          <w:color w:val="000000"/>
          <w:szCs w:val="24"/>
        </w:rPr>
        <w:t xml:space="preserve"> for </w:t>
      </w:r>
      <w:proofErr w:type="spellStart"/>
      <w:r w:rsidRPr="00F81DA7">
        <w:rPr>
          <w:rFonts w:cs="Times New Roman"/>
          <w:color w:val="000000"/>
          <w:szCs w:val="24"/>
        </w:rPr>
        <w:t>success</w:t>
      </w:r>
      <w:proofErr w:type="spellEnd"/>
      <w:r w:rsidRPr="00F81DA7">
        <w:rPr>
          <w:rFonts w:cs="Times New Roman"/>
          <w:color w:val="000000"/>
          <w:szCs w:val="24"/>
        </w:rPr>
        <w:t xml:space="preserve">: </w:t>
      </w:r>
      <w:proofErr w:type="spellStart"/>
      <w:r w:rsidRPr="00F81DA7">
        <w:rPr>
          <w:rFonts w:cs="Times New Roman"/>
          <w:color w:val="000000"/>
          <w:szCs w:val="24"/>
        </w:rPr>
        <w:t>evaluating</w:t>
      </w:r>
      <w:proofErr w:type="spellEnd"/>
      <w:r w:rsidRPr="00F81DA7">
        <w:rPr>
          <w:rFonts w:cs="Times New Roman"/>
          <w:color w:val="000000"/>
          <w:szCs w:val="24"/>
        </w:rPr>
        <w:t xml:space="preserve"> the </w:t>
      </w:r>
      <w:proofErr w:type="spellStart"/>
      <w:r w:rsidRPr="00F81DA7">
        <w:rPr>
          <w:rFonts w:cs="Times New Roman"/>
          <w:color w:val="000000"/>
          <w:szCs w:val="24"/>
        </w:rPr>
        <w:t>effectiveness</w:t>
      </w:r>
      <w:proofErr w:type="spellEnd"/>
      <w:r w:rsidRPr="00F81DA7">
        <w:rPr>
          <w:rFonts w:cs="Times New Roman"/>
          <w:color w:val="000000"/>
          <w:szCs w:val="24"/>
        </w:rPr>
        <w:t xml:space="preserve"> </w:t>
      </w:r>
      <w:proofErr w:type="spellStart"/>
      <w:r w:rsidRPr="00F81DA7">
        <w:rPr>
          <w:rFonts w:cs="Times New Roman"/>
          <w:color w:val="000000"/>
          <w:szCs w:val="24"/>
        </w:rPr>
        <w:t>of</w:t>
      </w:r>
      <w:proofErr w:type="spellEnd"/>
      <w:r w:rsidRPr="00F81DA7">
        <w:rPr>
          <w:rFonts w:cs="Times New Roman"/>
          <w:color w:val="000000"/>
          <w:szCs w:val="24"/>
        </w:rPr>
        <w:t xml:space="preserve"> a </w:t>
      </w:r>
      <w:proofErr w:type="spellStart"/>
      <w:r w:rsidRPr="00F81DA7">
        <w:rPr>
          <w:rFonts w:cs="Times New Roman"/>
          <w:color w:val="000000"/>
          <w:szCs w:val="24"/>
        </w:rPr>
        <w:t>novel</w:t>
      </w:r>
      <w:proofErr w:type="spellEnd"/>
      <w:r w:rsidRPr="00F81DA7">
        <w:rPr>
          <w:rFonts w:cs="Times New Roman"/>
          <w:color w:val="000000"/>
          <w:szCs w:val="24"/>
        </w:rPr>
        <w:t xml:space="preserve"> </w:t>
      </w:r>
      <w:proofErr w:type="spellStart"/>
      <w:r w:rsidRPr="00F81DA7">
        <w:rPr>
          <w:rFonts w:cs="Times New Roman"/>
          <w:color w:val="000000"/>
          <w:szCs w:val="24"/>
        </w:rPr>
        <w:t>teaching</w:t>
      </w:r>
      <w:proofErr w:type="spellEnd"/>
      <w:r w:rsidRPr="00F81DA7">
        <w:rPr>
          <w:rFonts w:cs="Times New Roman"/>
          <w:color w:val="000000"/>
          <w:szCs w:val="24"/>
        </w:rPr>
        <w:t xml:space="preserve"> approach in a </w:t>
      </w:r>
      <w:proofErr w:type="spellStart"/>
      <w:r w:rsidRPr="00F81DA7">
        <w:rPr>
          <w:rFonts w:cs="Times New Roman"/>
          <w:color w:val="000000"/>
          <w:szCs w:val="24"/>
        </w:rPr>
        <w:t>graduate</w:t>
      </w:r>
      <w:proofErr w:type="spellEnd"/>
      <w:r w:rsidRPr="00F81DA7">
        <w:rPr>
          <w:rFonts w:cs="Times New Roman"/>
          <w:color w:val="000000"/>
          <w:szCs w:val="24"/>
        </w:rPr>
        <w:t xml:space="preserve"> </w:t>
      </w:r>
      <w:proofErr w:type="spellStart"/>
      <w:r w:rsidRPr="00F81DA7">
        <w:rPr>
          <w:rFonts w:cs="Times New Roman"/>
          <w:color w:val="000000"/>
          <w:szCs w:val="24"/>
        </w:rPr>
        <w:t>level</w:t>
      </w:r>
      <w:proofErr w:type="spellEnd"/>
      <w:r w:rsidRPr="00F81DA7">
        <w:rPr>
          <w:rFonts w:cs="Times New Roman"/>
          <w:color w:val="000000"/>
          <w:szCs w:val="24"/>
        </w:rPr>
        <w:t xml:space="preserve"> </w:t>
      </w:r>
      <w:proofErr w:type="spellStart"/>
      <w:r w:rsidRPr="00F81DA7">
        <w:rPr>
          <w:rFonts w:cs="Times New Roman"/>
          <w:color w:val="000000"/>
          <w:szCs w:val="24"/>
        </w:rPr>
        <w:t>setting</w:t>
      </w:r>
      <w:proofErr w:type="spellEnd"/>
      <w:r w:rsidRPr="00F81DA7">
        <w:rPr>
          <w:rFonts w:cs="Times New Roman"/>
          <w:color w:val="000000"/>
          <w:szCs w:val="24"/>
        </w:rPr>
        <w:t xml:space="preserve">. </w:t>
      </w:r>
      <w:r w:rsidRPr="00F81DA7">
        <w:rPr>
          <w:rFonts w:cs="Times New Roman"/>
          <w:i/>
          <w:iCs/>
          <w:color w:val="000000"/>
          <w:szCs w:val="24"/>
        </w:rPr>
        <w:t xml:space="preserve">BMC Medical </w:t>
      </w:r>
      <w:proofErr w:type="spellStart"/>
      <w:r w:rsidRPr="00F81DA7">
        <w:rPr>
          <w:rFonts w:cs="Times New Roman"/>
          <w:i/>
          <w:iCs/>
          <w:color w:val="000000"/>
          <w:szCs w:val="24"/>
        </w:rPr>
        <w:t>Education</w:t>
      </w:r>
      <w:proofErr w:type="spellEnd"/>
      <w:r w:rsidRPr="00F81DA7">
        <w:rPr>
          <w:rFonts w:cs="Times New Roman"/>
          <w:color w:val="000000"/>
          <w:szCs w:val="24"/>
        </w:rPr>
        <w:t>,</w:t>
      </w:r>
      <w:proofErr w:type="gramStart"/>
      <w:r w:rsidRPr="00F81DA7">
        <w:rPr>
          <w:rFonts w:cs="Times New Roman"/>
          <w:color w:val="000000"/>
          <w:szCs w:val="24"/>
        </w:rPr>
        <w:t xml:space="preserve"> </w:t>
      </w:r>
      <w:r w:rsidRPr="00F81DA7">
        <w:rPr>
          <w:rFonts w:cs="Times New Roman"/>
          <w:i/>
          <w:iCs/>
          <w:color w:val="000000"/>
          <w:szCs w:val="24"/>
        </w:rPr>
        <w:t>15</w:t>
      </w:r>
      <w:r w:rsidRPr="00F81DA7">
        <w:rPr>
          <w:rFonts w:cs="Times New Roman"/>
          <w:color w:val="000000"/>
          <w:szCs w:val="24"/>
        </w:rPr>
        <w:t>.</w:t>
      </w:r>
      <w:proofErr w:type="gramEnd"/>
      <w:r w:rsidRPr="00F81DA7">
        <w:rPr>
          <w:rFonts w:cs="Times New Roman"/>
          <w:color w:val="000000"/>
          <w:szCs w:val="24"/>
        </w:rPr>
        <w:t xml:space="preserve"> https://doi.org/10.1186/s12909-015-0317-2</w:t>
      </w:r>
    </w:p>
    <w:p w14:paraId="3D8A8288"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Pange</w:t>
      </w:r>
      <w:proofErr w:type="spellEnd"/>
      <w:r w:rsidRPr="00F81DA7">
        <w:rPr>
          <w:rFonts w:cs="Times New Roman"/>
          <w:color w:val="000000"/>
          <w:szCs w:val="24"/>
        </w:rPr>
        <w:t xml:space="preserve">, A., &amp; </w:t>
      </w:r>
      <w:proofErr w:type="spellStart"/>
      <w:r w:rsidRPr="00F81DA7">
        <w:rPr>
          <w:rFonts w:cs="Times New Roman"/>
          <w:color w:val="000000"/>
          <w:szCs w:val="24"/>
        </w:rPr>
        <w:t>Pange</w:t>
      </w:r>
      <w:proofErr w:type="spellEnd"/>
      <w:r w:rsidRPr="00F81DA7">
        <w:rPr>
          <w:rFonts w:cs="Times New Roman"/>
          <w:color w:val="000000"/>
          <w:szCs w:val="24"/>
        </w:rPr>
        <w:t xml:space="preserve">, J. (2011). Is E-learning </w:t>
      </w:r>
      <w:proofErr w:type="spellStart"/>
      <w:r w:rsidRPr="00F81DA7">
        <w:rPr>
          <w:rFonts w:cs="Times New Roman"/>
          <w:color w:val="000000"/>
          <w:szCs w:val="24"/>
        </w:rPr>
        <w:t>Based</w:t>
      </w:r>
      <w:proofErr w:type="spellEnd"/>
      <w:r w:rsidRPr="00F81DA7">
        <w:rPr>
          <w:rFonts w:cs="Times New Roman"/>
          <w:color w:val="000000"/>
          <w:szCs w:val="24"/>
        </w:rPr>
        <w:t xml:space="preserve"> On Learning </w:t>
      </w:r>
      <w:proofErr w:type="spellStart"/>
      <w:r w:rsidRPr="00F81DA7">
        <w:rPr>
          <w:rFonts w:cs="Times New Roman"/>
          <w:color w:val="000000"/>
          <w:szCs w:val="24"/>
        </w:rPr>
        <w:t>Theories</w:t>
      </w:r>
      <w:proofErr w:type="spellEnd"/>
      <w:r w:rsidRPr="00F81DA7">
        <w:rPr>
          <w:rFonts w:cs="Times New Roman"/>
          <w:color w:val="000000"/>
          <w:szCs w:val="24"/>
        </w:rPr>
        <w:t xml:space="preserve">? A </w:t>
      </w:r>
      <w:proofErr w:type="spellStart"/>
      <w:r w:rsidRPr="00F81DA7">
        <w:rPr>
          <w:rFonts w:cs="Times New Roman"/>
          <w:color w:val="000000"/>
          <w:szCs w:val="24"/>
        </w:rPr>
        <w:t>Literature</w:t>
      </w:r>
      <w:proofErr w:type="spellEnd"/>
      <w:r w:rsidRPr="00F81DA7">
        <w:rPr>
          <w:rFonts w:cs="Times New Roman"/>
          <w:color w:val="000000"/>
          <w:szCs w:val="24"/>
        </w:rPr>
        <w:t xml:space="preserve"> Review. </w:t>
      </w:r>
      <w:r w:rsidRPr="00F81DA7">
        <w:rPr>
          <w:rFonts w:cs="Times New Roman"/>
          <w:i/>
          <w:iCs/>
          <w:color w:val="000000"/>
          <w:szCs w:val="24"/>
        </w:rPr>
        <w:t xml:space="preserve">World Academy </w:t>
      </w:r>
      <w:proofErr w:type="spellStart"/>
      <w:r w:rsidRPr="00F81DA7">
        <w:rPr>
          <w:rFonts w:cs="Times New Roman"/>
          <w:i/>
          <w:iCs/>
          <w:color w:val="000000"/>
          <w:szCs w:val="24"/>
        </w:rPr>
        <w:t>of</w:t>
      </w:r>
      <w:proofErr w:type="spellEnd"/>
      <w:r w:rsidRPr="00F81DA7">
        <w:rPr>
          <w:rFonts w:cs="Times New Roman"/>
          <w:i/>
          <w:iCs/>
          <w:color w:val="000000"/>
          <w:szCs w:val="24"/>
        </w:rPr>
        <w:t xml:space="preserve"> Science, </w:t>
      </w:r>
      <w:proofErr w:type="spellStart"/>
      <w:r w:rsidRPr="00F81DA7">
        <w:rPr>
          <w:rFonts w:cs="Times New Roman"/>
          <w:i/>
          <w:iCs/>
          <w:color w:val="000000"/>
          <w:szCs w:val="24"/>
        </w:rPr>
        <w:t>Engineering</w:t>
      </w:r>
      <w:proofErr w:type="spellEnd"/>
      <w:r w:rsidRPr="00F81DA7">
        <w:rPr>
          <w:rFonts w:cs="Times New Roman"/>
          <w:i/>
          <w:iCs/>
          <w:color w:val="000000"/>
          <w:szCs w:val="24"/>
        </w:rPr>
        <w:t xml:space="preserve"> &amp; </w:t>
      </w:r>
      <w:proofErr w:type="spellStart"/>
      <w:r w:rsidRPr="00F81DA7">
        <w:rPr>
          <w:rFonts w:cs="Times New Roman"/>
          <w:i/>
          <w:iCs/>
          <w:color w:val="000000"/>
          <w:szCs w:val="24"/>
        </w:rPr>
        <w:t>Technology</w:t>
      </w:r>
      <w:proofErr w:type="spellEnd"/>
      <w:r w:rsidRPr="00F81DA7">
        <w:rPr>
          <w:rFonts w:cs="Times New Roman"/>
          <w:color w:val="000000"/>
          <w:szCs w:val="24"/>
        </w:rPr>
        <w:t xml:space="preserve">, </w:t>
      </w:r>
      <w:r w:rsidRPr="00F81DA7">
        <w:rPr>
          <w:rFonts w:cs="Times New Roman"/>
          <w:i/>
          <w:iCs/>
          <w:color w:val="000000"/>
          <w:szCs w:val="24"/>
        </w:rPr>
        <w:t>5</w:t>
      </w:r>
      <w:r w:rsidRPr="00F81DA7">
        <w:rPr>
          <w:rFonts w:cs="Times New Roman"/>
          <w:color w:val="000000"/>
          <w:szCs w:val="24"/>
        </w:rPr>
        <w:t>(8).</w:t>
      </w:r>
    </w:p>
    <w:p w14:paraId="05BE709B" w14:textId="249B9546"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Yeh</w:t>
      </w:r>
      <w:proofErr w:type="spellEnd"/>
      <w:r w:rsidRPr="00F81DA7">
        <w:rPr>
          <w:rFonts w:cs="Times New Roman"/>
          <w:color w:val="000000"/>
          <w:szCs w:val="24"/>
        </w:rPr>
        <w:t xml:space="preserve">, Y.-C. (2009). </w:t>
      </w:r>
      <w:proofErr w:type="spellStart"/>
      <w:r w:rsidRPr="00F81DA7">
        <w:rPr>
          <w:rFonts w:cs="Times New Roman"/>
          <w:color w:val="000000"/>
          <w:szCs w:val="24"/>
        </w:rPr>
        <w:t>Integrating</w:t>
      </w:r>
      <w:proofErr w:type="spellEnd"/>
      <w:r w:rsidRPr="00F81DA7">
        <w:rPr>
          <w:rFonts w:cs="Times New Roman"/>
          <w:color w:val="000000"/>
          <w:szCs w:val="24"/>
        </w:rPr>
        <w:t xml:space="preserve"> e-learning </w:t>
      </w:r>
      <w:proofErr w:type="spellStart"/>
      <w:r w:rsidRPr="00F81DA7">
        <w:rPr>
          <w:rFonts w:cs="Times New Roman"/>
          <w:color w:val="000000"/>
          <w:szCs w:val="24"/>
        </w:rPr>
        <w:t>into</w:t>
      </w:r>
      <w:proofErr w:type="spellEnd"/>
      <w:r w:rsidRPr="00F81DA7">
        <w:rPr>
          <w:rFonts w:cs="Times New Roman"/>
          <w:color w:val="000000"/>
          <w:szCs w:val="24"/>
        </w:rPr>
        <w:t xml:space="preserve"> the </w:t>
      </w:r>
      <w:proofErr w:type="spellStart"/>
      <w:r w:rsidRPr="00F81DA7">
        <w:rPr>
          <w:rFonts w:cs="Times New Roman"/>
          <w:color w:val="000000"/>
          <w:szCs w:val="24"/>
        </w:rPr>
        <w:t>Direct-instruction</w:t>
      </w:r>
      <w:proofErr w:type="spellEnd"/>
      <w:r w:rsidRPr="00F81DA7">
        <w:rPr>
          <w:rFonts w:cs="Times New Roman"/>
          <w:color w:val="000000"/>
          <w:szCs w:val="24"/>
        </w:rPr>
        <w:t xml:space="preserve"> </w:t>
      </w:r>
      <w:proofErr w:type="spellStart"/>
      <w:r w:rsidRPr="00F81DA7">
        <w:rPr>
          <w:rFonts w:cs="Times New Roman"/>
          <w:color w:val="000000"/>
          <w:szCs w:val="24"/>
        </w:rPr>
        <w:t>Model</w:t>
      </w:r>
      <w:proofErr w:type="spellEnd"/>
      <w:r w:rsidRPr="00F81DA7">
        <w:rPr>
          <w:rFonts w:cs="Times New Roman"/>
          <w:color w:val="000000"/>
          <w:szCs w:val="24"/>
        </w:rPr>
        <w:t xml:space="preserve"> </w:t>
      </w:r>
      <w:proofErr w:type="spellStart"/>
      <w:r w:rsidRPr="00F81DA7">
        <w:rPr>
          <w:rFonts w:cs="Times New Roman"/>
          <w:color w:val="000000"/>
          <w:szCs w:val="24"/>
        </w:rPr>
        <w:t>to</w:t>
      </w:r>
      <w:proofErr w:type="spellEnd"/>
      <w:r w:rsidRPr="00F81DA7">
        <w:rPr>
          <w:rFonts w:cs="Times New Roman"/>
          <w:color w:val="000000"/>
          <w:szCs w:val="24"/>
        </w:rPr>
        <w:t xml:space="preserve"> </w:t>
      </w:r>
      <w:proofErr w:type="spellStart"/>
      <w:r w:rsidRPr="00F81DA7">
        <w:rPr>
          <w:rFonts w:cs="Times New Roman"/>
          <w:color w:val="000000"/>
          <w:szCs w:val="24"/>
        </w:rPr>
        <w:t>enhance</w:t>
      </w:r>
      <w:proofErr w:type="spellEnd"/>
      <w:r w:rsidRPr="00F81DA7">
        <w:rPr>
          <w:rFonts w:cs="Times New Roman"/>
          <w:color w:val="000000"/>
          <w:szCs w:val="24"/>
        </w:rPr>
        <w:t xml:space="preserve"> the </w:t>
      </w:r>
      <w:proofErr w:type="spellStart"/>
      <w:r w:rsidRPr="00F81DA7">
        <w:rPr>
          <w:rFonts w:cs="Times New Roman"/>
          <w:color w:val="000000"/>
          <w:szCs w:val="24"/>
        </w:rPr>
        <w:t>effectiveness</w:t>
      </w:r>
      <w:proofErr w:type="spellEnd"/>
      <w:r w:rsidRPr="00F81DA7">
        <w:rPr>
          <w:rFonts w:cs="Times New Roman"/>
          <w:color w:val="000000"/>
          <w:szCs w:val="24"/>
        </w:rPr>
        <w:t xml:space="preserve"> </w:t>
      </w:r>
      <w:proofErr w:type="spellStart"/>
      <w:r w:rsidRPr="00F81DA7">
        <w:rPr>
          <w:rFonts w:cs="Times New Roman"/>
          <w:color w:val="000000"/>
          <w:szCs w:val="24"/>
        </w:rPr>
        <w:t>of</w:t>
      </w:r>
      <w:proofErr w:type="spellEnd"/>
      <w:r w:rsidRPr="00F81DA7">
        <w:rPr>
          <w:rFonts w:cs="Times New Roman"/>
          <w:color w:val="000000"/>
          <w:szCs w:val="24"/>
        </w:rPr>
        <w:t xml:space="preserve"> </w:t>
      </w:r>
      <w:proofErr w:type="spellStart"/>
      <w:r w:rsidRPr="00F81DA7">
        <w:rPr>
          <w:rFonts w:cs="Times New Roman"/>
          <w:color w:val="000000"/>
          <w:szCs w:val="24"/>
        </w:rPr>
        <w:t>critical-thinking</w:t>
      </w:r>
      <w:proofErr w:type="spellEnd"/>
      <w:r w:rsidRPr="00F81DA7">
        <w:rPr>
          <w:rFonts w:cs="Times New Roman"/>
          <w:color w:val="000000"/>
          <w:szCs w:val="24"/>
        </w:rPr>
        <w:t xml:space="preserve"> </w:t>
      </w:r>
      <w:proofErr w:type="spellStart"/>
      <w:r w:rsidRPr="00F81DA7">
        <w:rPr>
          <w:rFonts w:cs="Times New Roman"/>
          <w:color w:val="000000"/>
          <w:szCs w:val="24"/>
        </w:rPr>
        <w:t>instruction</w:t>
      </w:r>
      <w:proofErr w:type="spellEnd"/>
      <w:r w:rsidRPr="00F81DA7">
        <w:rPr>
          <w:rFonts w:cs="Times New Roman"/>
          <w:color w:val="000000"/>
          <w:szCs w:val="24"/>
        </w:rPr>
        <w:t xml:space="preserve">. </w:t>
      </w:r>
      <w:proofErr w:type="spellStart"/>
      <w:r w:rsidRPr="00F81DA7">
        <w:rPr>
          <w:rFonts w:cs="Times New Roman"/>
          <w:i/>
          <w:iCs/>
          <w:color w:val="000000"/>
          <w:szCs w:val="24"/>
        </w:rPr>
        <w:t>Instructional</w:t>
      </w:r>
      <w:proofErr w:type="spellEnd"/>
      <w:r w:rsidRPr="00F81DA7">
        <w:rPr>
          <w:rFonts w:cs="Times New Roman"/>
          <w:i/>
          <w:iCs/>
          <w:color w:val="000000"/>
          <w:szCs w:val="24"/>
        </w:rPr>
        <w:t xml:space="preserve"> Science</w:t>
      </w:r>
      <w:r w:rsidRPr="00F81DA7">
        <w:rPr>
          <w:rFonts w:cs="Times New Roman"/>
          <w:color w:val="000000"/>
          <w:szCs w:val="24"/>
        </w:rPr>
        <w:t xml:space="preserve">, </w:t>
      </w:r>
      <w:r w:rsidRPr="00F81DA7">
        <w:rPr>
          <w:rFonts w:cs="Times New Roman"/>
          <w:i/>
          <w:iCs/>
          <w:color w:val="000000"/>
          <w:szCs w:val="24"/>
        </w:rPr>
        <w:t>37</w:t>
      </w:r>
      <w:r w:rsidRPr="00F81DA7">
        <w:rPr>
          <w:rFonts w:cs="Times New Roman"/>
          <w:color w:val="000000"/>
          <w:szCs w:val="24"/>
        </w:rPr>
        <w:t xml:space="preserve">(2), 185–203. </w:t>
      </w:r>
      <w:r w:rsidR="004E6A58">
        <w:rPr>
          <w:rFonts w:cs="Times New Roman"/>
          <w:color w:val="000000"/>
          <w:szCs w:val="24"/>
        </w:rPr>
        <w:t>Hämtad</w:t>
      </w:r>
      <w:r w:rsidR="004E6A58" w:rsidRPr="00F81DA7">
        <w:rPr>
          <w:rFonts w:cs="Times New Roman"/>
          <w:color w:val="000000"/>
          <w:szCs w:val="24"/>
        </w:rPr>
        <w:t xml:space="preserve"> </w:t>
      </w:r>
      <w:r w:rsidRPr="00F81DA7">
        <w:rPr>
          <w:rFonts w:cs="Times New Roman"/>
          <w:color w:val="000000"/>
          <w:szCs w:val="24"/>
        </w:rPr>
        <w:t>fr</w:t>
      </w:r>
      <w:r w:rsidR="004E6A58">
        <w:rPr>
          <w:rFonts w:cs="Times New Roman"/>
          <w:color w:val="000000"/>
          <w:szCs w:val="24"/>
        </w:rPr>
        <w:t>ån</w:t>
      </w:r>
      <w:r w:rsidRPr="00F81DA7">
        <w:rPr>
          <w:rFonts w:cs="Times New Roman"/>
          <w:color w:val="000000"/>
          <w:szCs w:val="24"/>
        </w:rPr>
        <w:t xml:space="preserve"> goo.gl/Lo4tFB</w:t>
      </w:r>
    </w:p>
    <w:p w14:paraId="34026666" w14:textId="0066210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150" w:name="_Toc391456187"/>
      <w:bookmarkStart w:id="151" w:name="_Toc401327944"/>
      <w:bookmarkEnd w:id="150"/>
      <w:r w:rsidRPr="009F3187">
        <w:lastRenderedPageBreak/>
        <w:t>Bilagor</w:t>
      </w:r>
      <w:bookmarkEnd w:id="15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152" w:name="_Toc391456188"/>
      <w:bookmarkEnd w:id="152"/>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tnotsreferens"/>
        </w:rPr>
        <w:footnoteReference w:id="3"/>
      </w:r>
      <w:r w:rsidR="00850895">
        <w:rPr>
          <w:rFonts w:eastAsia="Times New Roman" w:cs="Times New Roman"/>
          <w:color w:val="333333"/>
        </w:rPr>
        <w:t xml:space="preserve"> (kognitiva färdigheter) för att gestalta</w:t>
      </w:r>
      <w:r w:rsidR="00850895" w:rsidRPr="00186B8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186B8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186B8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53" w:name="_Toc391456189"/>
      <w:bookmarkEnd w:id="153"/>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2" w:author="Olivia Imner" w:date="2018-12-02T21:05:00Z" w:initials="OI">
    <w:p w14:paraId="6465A0CA" w14:textId="554C84F7" w:rsidR="00AB6B7B" w:rsidRDefault="00AB6B7B">
      <w:pPr>
        <w:pStyle w:val="Kommentarer"/>
      </w:pPr>
      <w:r>
        <w:rPr>
          <w:rStyle w:val="Kommentarsreferens"/>
        </w:rPr>
        <w:annotationRef/>
      </w:r>
      <w:proofErr w:type="spellStart"/>
      <w:r>
        <w:t>Potentially</w:t>
      </w:r>
      <w:proofErr w:type="spellEnd"/>
      <w:r>
        <w:t xml:space="preserve"> </w:t>
      </w:r>
      <w:proofErr w:type="spellStart"/>
      <w:r>
        <w:t>repeat</w:t>
      </w:r>
      <w:proofErr w:type="spellEnd"/>
      <w:r>
        <w:t xml:space="preserve"> the 2nd syfte </w:t>
      </w:r>
      <w:proofErr w:type="spellStart"/>
      <w:r>
        <w:t>before</w:t>
      </w:r>
      <w:proofErr w:type="spellEnd"/>
      <w:r>
        <w:t xml:space="preserve"> </w:t>
      </w:r>
      <w:proofErr w:type="spellStart"/>
      <w:r>
        <w:t>this</w:t>
      </w:r>
      <w:proofErr w:type="spellEnd"/>
      <w:r>
        <w:t xml:space="preserve"> </w:t>
      </w:r>
      <w:proofErr w:type="spellStart"/>
      <w:r>
        <w:t>sentance</w:t>
      </w:r>
      <w:proofErr w:type="spellEnd"/>
      <w:r>
        <w:t>…</w:t>
      </w:r>
      <w:r w:rsidRPr="006235FC">
        <w:rPr>
          <w:rFonts w:cs="Times New Roman"/>
        </w:rPr>
        <w:t xml:space="preserve"> </w:t>
      </w:r>
      <w:proofErr w:type="spellStart"/>
      <w:r>
        <w:rPr>
          <w:rFonts w:cs="Times New Roman"/>
        </w:rPr>
        <w:t>fixed</w:t>
      </w:r>
      <w:proofErr w:type="spellEnd"/>
    </w:p>
  </w:comment>
  <w:comment w:id="93" w:author="Olivia Imner" w:date="2018-12-02T18:27:00Z" w:initials="OI">
    <w:p w14:paraId="3C62F6A4" w14:textId="459A33BA" w:rsidR="00AB6B7B" w:rsidRDefault="00AB6B7B">
      <w:pPr>
        <w:pStyle w:val="Kommentarer"/>
      </w:pPr>
      <w:ins w:id="122" w:author="Olivia Imner" w:date="2018-12-02T13:59:00Z">
        <w:r>
          <w:rPr>
            <w:rStyle w:val="Kommentarsreferens"/>
          </w:rPr>
          <w:annotationRef/>
        </w:r>
      </w:ins>
      <w:r w:rsidRPr="00E9171E">
        <w:rPr>
          <w:color w:val="0000FF"/>
        </w:rPr>
        <w:t>Ändra till detta</w:t>
      </w:r>
      <w:proofErr w:type="gramStart"/>
      <w:r w:rsidRPr="00E9171E">
        <w:rPr>
          <w:color w:val="0000FF"/>
        </w:rPr>
        <w:t>?:</w:t>
      </w:r>
      <w:proofErr w:type="gramEnd"/>
      <w:r>
        <w:t xml:space="preserve"> </w:t>
      </w:r>
      <w:r>
        <w:br/>
        <w:t>Jämfört med Mayes &amp; de Freitas, hade strategi som användes i denna studie en fördel att utnyttja ett flertal frågor per perspektiv, vilket ger ett mer noggrant resultat. I och med att studies strategi representerar varje perspektiv med en modell, har den också möjlighet att direkt identifiera en kandidat modell som skulle kunna implementeras i företaget.</w:t>
      </w:r>
    </w:p>
  </w:comment>
  <w:comment w:id="135" w:author="Olivia Imner" w:date="2018-12-02T18:28:00Z" w:initials="OI">
    <w:p w14:paraId="4F40F86A" w14:textId="0DF337EE" w:rsidR="00AB6B7B" w:rsidRDefault="00AB6B7B">
      <w:pPr>
        <w:pStyle w:val="Kommentarer"/>
      </w:pPr>
      <w:ins w:id="145" w:author="Olivia Imner" w:date="2018-12-02T12:01:00Z">
        <w:r>
          <w:rPr>
            <w:rStyle w:val="Kommentarsreferens"/>
          </w:rPr>
          <w:annotationRef/>
        </w:r>
      </w:ins>
      <w:proofErr w:type="spellStart"/>
      <w:r>
        <w:t>Grammar</w:t>
      </w:r>
      <w:proofErr w:type="spellEnd"/>
      <w:r>
        <w:t>. Ändrat.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AB6B7B" w:rsidRDefault="00AB6B7B">
      <w:r>
        <w:separator/>
      </w:r>
    </w:p>
  </w:endnote>
  <w:endnote w:type="continuationSeparator" w:id="0">
    <w:p w14:paraId="4F768654" w14:textId="77777777" w:rsidR="00AB6B7B" w:rsidRDefault="00AB6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AB6B7B" w:rsidRDefault="00AB6B7B">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AB6B7B" w:rsidRDefault="00AB6B7B">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AB6B7B" w:rsidRDefault="00AB6B7B">
        <w:pPr>
          <w:pStyle w:val="Footer1"/>
          <w:jc w:val="center"/>
        </w:pPr>
        <w:r>
          <w:fldChar w:fldCharType="begin"/>
        </w:r>
        <w:r>
          <w:instrText>PAGE</w:instrText>
        </w:r>
        <w:r>
          <w:fldChar w:fldCharType="separate"/>
        </w:r>
        <w:r w:rsidR="00DE04EB">
          <w:rPr>
            <w:noProof/>
          </w:rPr>
          <w:t>20</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AB6B7B" w:rsidRDefault="00AB6B7B">
        <w:pPr>
          <w:pStyle w:val="Footer1"/>
          <w:jc w:val="center"/>
        </w:pPr>
        <w:r>
          <w:fldChar w:fldCharType="begin"/>
        </w:r>
        <w:r>
          <w:instrText>PAGE</w:instrText>
        </w:r>
        <w:r>
          <w:fldChar w:fldCharType="separate"/>
        </w:r>
        <w:r w:rsidR="00DE04EB">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AB6B7B" w:rsidRDefault="00AB6B7B">
      <w:r>
        <w:separator/>
      </w:r>
    </w:p>
  </w:footnote>
  <w:footnote w:type="continuationSeparator" w:id="0">
    <w:p w14:paraId="71DB8F98" w14:textId="77777777" w:rsidR="00AB6B7B" w:rsidRDefault="00AB6B7B">
      <w:r>
        <w:continuationSeparator/>
      </w:r>
    </w:p>
  </w:footnote>
  <w:footnote w:id="1">
    <w:p w14:paraId="5824ECF3" w14:textId="4B98B15A" w:rsidR="00AB6B7B" w:rsidRPr="005D1A1C" w:rsidRDefault="00AB6B7B"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AB6B7B" w:rsidRPr="005D1A1C" w:rsidRDefault="00AB6B7B"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AB6B7B" w:rsidRPr="005D1A1C" w:rsidRDefault="00AB6B7B"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AB6B7B" w:rsidRPr="005D1A1C" w:rsidRDefault="00AB6B7B"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AB6B7B" w:rsidRPr="005D1A1C" w:rsidRDefault="00AB6B7B"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AB6B7B" w:rsidRDefault="00AB6B7B" w:rsidP="00CF61C4">
      <w:pPr>
        <w:pStyle w:val="Fotnotstext"/>
        <w:jc w:val="both"/>
      </w:pPr>
      <w:r w:rsidRPr="00186B8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38A9"/>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2E41"/>
    <w:rsid w:val="001A34FF"/>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24B"/>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848"/>
    <w:rsid w:val="00342CA7"/>
    <w:rsid w:val="00342D7D"/>
    <w:rsid w:val="0034349A"/>
    <w:rsid w:val="00344A49"/>
    <w:rsid w:val="003475EE"/>
    <w:rsid w:val="00347A7F"/>
    <w:rsid w:val="0035370A"/>
    <w:rsid w:val="00354045"/>
    <w:rsid w:val="00354528"/>
    <w:rsid w:val="003557DE"/>
    <w:rsid w:val="00355C23"/>
    <w:rsid w:val="003630F8"/>
    <w:rsid w:val="00363562"/>
    <w:rsid w:val="00364A69"/>
    <w:rsid w:val="003673BF"/>
    <w:rsid w:val="0037097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502257"/>
    <w:rsid w:val="00503459"/>
    <w:rsid w:val="00503EE6"/>
    <w:rsid w:val="0050514C"/>
    <w:rsid w:val="005078DE"/>
    <w:rsid w:val="005107FA"/>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4255"/>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3F1E"/>
    <w:rsid w:val="005B4761"/>
    <w:rsid w:val="005B491B"/>
    <w:rsid w:val="005B4A1A"/>
    <w:rsid w:val="005B77FC"/>
    <w:rsid w:val="005C02EC"/>
    <w:rsid w:val="005C096D"/>
    <w:rsid w:val="005C19E9"/>
    <w:rsid w:val="005D0C05"/>
    <w:rsid w:val="005D1A1C"/>
    <w:rsid w:val="005D2977"/>
    <w:rsid w:val="005E1416"/>
    <w:rsid w:val="005E268B"/>
    <w:rsid w:val="005E3782"/>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6DD"/>
    <w:rsid w:val="006607E1"/>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19CF"/>
    <w:rsid w:val="0072365C"/>
    <w:rsid w:val="00731293"/>
    <w:rsid w:val="00735C7B"/>
    <w:rsid w:val="007367F0"/>
    <w:rsid w:val="0074168A"/>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2217"/>
    <w:rsid w:val="008040AF"/>
    <w:rsid w:val="0080525B"/>
    <w:rsid w:val="0080601C"/>
    <w:rsid w:val="00806CE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40367"/>
    <w:rsid w:val="00841C6E"/>
    <w:rsid w:val="00846D95"/>
    <w:rsid w:val="00850895"/>
    <w:rsid w:val="0085402C"/>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25C"/>
    <w:rsid w:val="008928B6"/>
    <w:rsid w:val="00893C8F"/>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175A"/>
    <w:rsid w:val="008D24BF"/>
    <w:rsid w:val="008D2988"/>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7788"/>
    <w:rsid w:val="009D7AA6"/>
    <w:rsid w:val="009D7B5B"/>
    <w:rsid w:val="009E28C0"/>
    <w:rsid w:val="009E3D27"/>
    <w:rsid w:val="009E4AF8"/>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61E8"/>
    <w:rsid w:val="00A362AF"/>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53E"/>
    <w:rsid w:val="00B00BFB"/>
    <w:rsid w:val="00B04C77"/>
    <w:rsid w:val="00B06ECC"/>
    <w:rsid w:val="00B1197D"/>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E0E"/>
    <w:rsid w:val="00BE4185"/>
    <w:rsid w:val="00BE6335"/>
    <w:rsid w:val="00BF2EDC"/>
    <w:rsid w:val="00BF621B"/>
    <w:rsid w:val="00C00002"/>
    <w:rsid w:val="00C05B0F"/>
    <w:rsid w:val="00C06B55"/>
    <w:rsid w:val="00C11C02"/>
    <w:rsid w:val="00C12E25"/>
    <w:rsid w:val="00C145B8"/>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3CFF"/>
    <w:rsid w:val="00D26629"/>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0B2E"/>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04EB"/>
    <w:rsid w:val="00DE1202"/>
    <w:rsid w:val="00DE1A92"/>
    <w:rsid w:val="00DE36DE"/>
    <w:rsid w:val="00DE4DD3"/>
    <w:rsid w:val="00DF1A0C"/>
    <w:rsid w:val="00DF3880"/>
    <w:rsid w:val="00E0078E"/>
    <w:rsid w:val="00E02ACD"/>
    <w:rsid w:val="00E03192"/>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451FB"/>
    <w:rsid w:val="00F5225C"/>
    <w:rsid w:val="00F557F1"/>
    <w:rsid w:val="00F5632E"/>
    <w:rsid w:val="00F56940"/>
    <w:rsid w:val="00F57D86"/>
    <w:rsid w:val="00F611BE"/>
    <w:rsid w:val="00F628A3"/>
    <w:rsid w:val="00F67766"/>
    <w:rsid w:val="00F7241A"/>
    <w:rsid w:val="00F7572C"/>
    <w:rsid w:val="00F81DA7"/>
    <w:rsid w:val="00F8368D"/>
    <w:rsid w:val="00F85236"/>
    <w:rsid w:val="00F87E43"/>
    <w:rsid w:val="00F87E50"/>
    <w:rsid w:val="00F90644"/>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omments" Target="comments.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4E4FB7F1-27C6-9A47-B6AA-DB80AFA8F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25</Pages>
  <Words>14505</Words>
  <Characters>76878</Characters>
  <Application>Microsoft Macintosh Word</Application>
  <DocSecurity>0</DocSecurity>
  <Lines>640</Lines>
  <Paragraphs>182</Paragraphs>
  <ScaleCrop>false</ScaleCrop>
  <Company>Stockholms universitetsbibliotek</Company>
  <LinksUpToDate>false</LinksUpToDate>
  <CharactersWithSpaces>91201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35</cp:revision>
  <cp:lastPrinted>2018-11-06T10:11:00Z</cp:lastPrinted>
  <dcterms:created xsi:type="dcterms:W3CDTF">2018-11-22T15:58:00Z</dcterms:created>
  <dcterms:modified xsi:type="dcterms:W3CDTF">2018-12-03T14:47:00Z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zotero-version="5.0.58"&gt;&lt;session id="jnIboToJ"/&gt;&lt;style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