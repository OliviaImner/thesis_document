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2695E" w:rsidRDefault="00E2695E">
                            <w:pPr>
                              <w:pStyle w:val="Frontpagetext"/>
                              <w:rPr>
                                <w:sz w:val="28"/>
                                <w:szCs w:val="28"/>
                              </w:rPr>
                            </w:pPr>
                            <w:r>
                              <w:rPr>
                                <w:sz w:val="28"/>
                                <w:szCs w:val="28"/>
                              </w:rPr>
                              <w:t xml:space="preserve">Institutionen för data- </w:t>
                            </w:r>
                            <w:r>
                              <w:rPr>
                                <w:sz w:val="28"/>
                                <w:szCs w:val="28"/>
                              </w:rPr>
                              <w:br/>
                              <w:t>och systemvetenskap</w:t>
                            </w:r>
                          </w:p>
                          <w:p w14:paraId="0DD0DA7D" w14:textId="77777777" w:rsidR="00E2695E" w:rsidRDefault="00E2695E">
                            <w:pPr>
                              <w:pStyle w:val="TextBox"/>
                            </w:pPr>
                            <w:r>
                              <w:t xml:space="preserve">Examensarbete 15 </w:t>
                            </w:r>
                            <w:proofErr w:type="spellStart"/>
                            <w:r>
                              <w:t>hp</w:t>
                            </w:r>
                            <w:proofErr w:type="spellEnd"/>
                          </w:p>
                          <w:p w14:paraId="205AAAC7" w14:textId="77777777" w:rsidR="00E2695E" w:rsidRDefault="00E2695E">
                            <w:pPr>
                              <w:pStyle w:val="TextBox"/>
                            </w:pPr>
                            <w:r>
                              <w:t>Data- och systemvetenskap</w:t>
                            </w:r>
                          </w:p>
                          <w:p w14:paraId="51566511" w14:textId="77777777" w:rsidR="00E2695E" w:rsidRDefault="00E2695E">
                            <w:pPr>
                              <w:pStyle w:val="Textruta"/>
                            </w:pPr>
                            <w:r>
                              <w:t xml:space="preserve">Kurs- eller utbildningsprogram (180 </w:t>
                            </w:r>
                            <w:proofErr w:type="spellStart"/>
                            <w:r>
                              <w:t>hp</w:t>
                            </w:r>
                            <w:proofErr w:type="spellEnd"/>
                            <w:r>
                              <w:t xml:space="preserve">) </w:t>
                            </w:r>
                          </w:p>
                          <w:p w14:paraId="7A700FAB" w14:textId="05793D08" w:rsidR="00E2695E" w:rsidRDefault="00E2695E">
                            <w:pPr>
                              <w:pStyle w:val="Textruta"/>
                            </w:pPr>
                            <w:r>
                              <w:t>Höstterminen 2018</w:t>
                            </w:r>
                          </w:p>
                          <w:p w14:paraId="381612CD" w14:textId="77777777" w:rsidR="00E2695E" w:rsidRDefault="00E2695E">
                            <w:pPr>
                              <w:pStyle w:val="Textruta"/>
                            </w:pPr>
                            <w:r>
                              <w:t>Handledare: Robert Ramberg</w:t>
                            </w:r>
                          </w:p>
                          <w:p w14:paraId="41DC09BB" w14:textId="358B72E7" w:rsidR="00E2695E" w:rsidRDefault="00E2695E">
                            <w:pPr>
                              <w:pStyle w:val="Textruta"/>
                            </w:pPr>
                            <w:r>
                              <w:t>Granskare: Patrik Hernvall</w:t>
                            </w:r>
                          </w:p>
                          <w:p w14:paraId="316E1ACF" w14:textId="77777777" w:rsidR="00E2695E" w:rsidRPr="00EE4EEC" w:rsidRDefault="00E2695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2695E" w:rsidRDefault="00E2695E">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2695E" w:rsidRDefault="00E2695E">
                      <w:pPr>
                        <w:pStyle w:val="Frontpagetext"/>
                        <w:rPr>
                          <w:sz w:val="28"/>
                          <w:szCs w:val="28"/>
                        </w:rPr>
                      </w:pPr>
                      <w:r>
                        <w:rPr>
                          <w:sz w:val="28"/>
                          <w:szCs w:val="28"/>
                        </w:rPr>
                        <w:t xml:space="preserve">Institutionen för data- </w:t>
                      </w:r>
                      <w:r>
                        <w:rPr>
                          <w:sz w:val="28"/>
                          <w:szCs w:val="28"/>
                        </w:rPr>
                        <w:br/>
                        <w:t>och systemvetenskap</w:t>
                      </w:r>
                    </w:p>
                    <w:p w14:paraId="0DD0DA7D" w14:textId="77777777" w:rsidR="00E2695E" w:rsidRDefault="00E2695E">
                      <w:pPr>
                        <w:pStyle w:val="TextBox"/>
                      </w:pPr>
                      <w:r>
                        <w:t xml:space="preserve">Examensarbete 15 </w:t>
                      </w:r>
                      <w:proofErr w:type="spellStart"/>
                      <w:r>
                        <w:t>hp</w:t>
                      </w:r>
                      <w:proofErr w:type="spellEnd"/>
                    </w:p>
                    <w:p w14:paraId="205AAAC7" w14:textId="77777777" w:rsidR="00E2695E" w:rsidRDefault="00E2695E">
                      <w:pPr>
                        <w:pStyle w:val="TextBox"/>
                      </w:pPr>
                      <w:r>
                        <w:t>Data- och systemvetenskap</w:t>
                      </w:r>
                    </w:p>
                    <w:p w14:paraId="51566511" w14:textId="77777777" w:rsidR="00E2695E" w:rsidRDefault="00E2695E">
                      <w:pPr>
                        <w:pStyle w:val="Textruta"/>
                      </w:pPr>
                      <w:r>
                        <w:t xml:space="preserve">Kurs- eller utbildningsprogram (180 </w:t>
                      </w:r>
                      <w:proofErr w:type="spellStart"/>
                      <w:r>
                        <w:t>hp</w:t>
                      </w:r>
                      <w:proofErr w:type="spellEnd"/>
                      <w:r>
                        <w:t xml:space="preserve">) </w:t>
                      </w:r>
                    </w:p>
                    <w:p w14:paraId="7A700FAB" w14:textId="05793D08" w:rsidR="00E2695E" w:rsidRDefault="00E2695E">
                      <w:pPr>
                        <w:pStyle w:val="Textruta"/>
                      </w:pPr>
                      <w:r>
                        <w:t>Höstterminen 2018</w:t>
                      </w:r>
                    </w:p>
                    <w:p w14:paraId="381612CD" w14:textId="77777777" w:rsidR="00E2695E" w:rsidRDefault="00E2695E">
                      <w:pPr>
                        <w:pStyle w:val="Textruta"/>
                      </w:pPr>
                      <w:r>
                        <w:t>Handledare: Robert Ramberg</w:t>
                      </w:r>
                    </w:p>
                    <w:p w14:paraId="41DC09BB" w14:textId="358B72E7" w:rsidR="00E2695E" w:rsidRDefault="00E2695E">
                      <w:pPr>
                        <w:pStyle w:val="Textruta"/>
                      </w:pPr>
                      <w:r>
                        <w:t>Granskare: Patrik Hernvall</w:t>
                      </w:r>
                    </w:p>
                    <w:p w14:paraId="316E1ACF" w14:textId="77777777" w:rsidR="00E2695E" w:rsidRPr="00EE4EEC" w:rsidRDefault="00E2695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E2695E" w:rsidRDefault="00E2695E">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034284A3" w14:textId="18568C87" w:rsidR="00DE36DE" w:rsidRDefault="00DE36DE" w:rsidP="00DE36DE">
      <w:pPr>
        <w:tabs>
          <w:tab w:val="left" w:pos="1134"/>
        </w:tabs>
        <w:spacing w:line="360" w:lineRule="auto"/>
        <w:rPr>
          <w:ins w:id="9" w:author="Olivia Imner" w:date="2018-12-03T10:03:00Z"/>
          <w:rFonts w:cs="Times New Roman"/>
        </w:rPr>
      </w:pPr>
      <w:r>
        <w:rPr>
          <w:rFonts w:cs="Times New Roman"/>
          <w:b/>
          <w:sz w:val="24"/>
          <w:szCs w:val="24"/>
        </w:rPr>
        <w:t>Framtagande av intervjufrågor</w:t>
      </w:r>
    </w:p>
    <w:p w14:paraId="128153D7" w14:textId="77777777" w:rsidR="00E2695E" w:rsidRPr="00E2695E" w:rsidRDefault="00E2695E" w:rsidP="00E2695E">
      <w:pPr>
        <w:spacing w:line="480" w:lineRule="auto"/>
        <w:rPr>
          <w:rFonts w:cs="Times New Roman"/>
        </w:rPr>
      </w:pPr>
      <w:commentRangeStart w:id="10"/>
      <w:r w:rsidRPr="00E2695E">
        <w:rPr>
          <w:rFonts w:cs="Times New Roman"/>
        </w:rPr>
        <w:t>Studien följer framförallt en kvantitativ explorativ forskningsstrategi för att uppnår studiens två syften.</w:t>
      </w:r>
    </w:p>
    <w:p w14:paraId="067A0865" w14:textId="77777777" w:rsidR="00E2695E" w:rsidRPr="00E2695E" w:rsidRDefault="00E2695E" w:rsidP="00E2695E">
      <w:pPr>
        <w:spacing w:line="480" w:lineRule="auto"/>
        <w:rPr>
          <w:rFonts w:cs="Times New Roman"/>
        </w:rPr>
      </w:pPr>
    </w:p>
    <w:p w14:paraId="12A0C164" w14:textId="5CF5A086" w:rsidR="00E2695E" w:rsidRPr="00E2695E" w:rsidRDefault="00E2695E" w:rsidP="00E2695E">
      <w:pPr>
        <w:pStyle w:val="Liststycke"/>
        <w:numPr>
          <w:ilvl w:val="0"/>
          <w:numId w:val="20"/>
        </w:numPr>
        <w:spacing w:line="480" w:lineRule="auto"/>
        <w:rPr>
          <w:rFonts w:ascii="Times New Roman" w:hAnsi="Times New Roman" w:cs="Times New Roman"/>
          <w:sz w:val="22"/>
          <w:szCs w:val="22"/>
        </w:rPr>
      </w:pPr>
      <w:r>
        <w:rPr>
          <w:rFonts w:ascii="Times New Roman" w:hAnsi="Times New Roman" w:cs="Times New Roman"/>
          <w:sz w:val="22"/>
          <w:szCs w:val="22"/>
        </w:rPr>
        <w:t>Besvara</w:t>
      </w:r>
      <w:r w:rsidRPr="00E2695E">
        <w:rPr>
          <w:rFonts w:ascii="Times New Roman" w:hAnsi="Times New Roman" w:cs="Times New Roman"/>
          <w:sz w:val="22"/>
          <w:szCs w:val="22"/>
        </w:rPr>
        <w:t xml:space="preserve"> ”Hur passar Grades befintliga pedagogiska riktlinjer in i de pedagogiska perspektiven (Associativ, Kognitivt och Sociokulturellt)?”</w:t>
      </w:r>
    </w:p>
    <w:p w14:paraId="3C27E3BC" w14:textId="77777777" w:rsidR="00E2695E" w:rsidRPr="00E2695E" w:rsidRDefault="00E2695E" w:rsidP="00E2695E">
      <w:pPr>
        <w:pStyle w:val="Liststycke"/>
        <w:numPr>
          <w:ilvl w:val="0"/>
          <w:numId w:val="20"/>
        </w:numPr>
        <w:spacing w:line="480" w:lineRule="auto"/>
        <w:rPr>
          <w:rFonts w:ascii="Times New Roman" w:hAnsi="Times New Roman" w:cs="Times New Roman"/>
          <w:sz w:val="22"/>
          <w:szCs w:val="22"/>
        </w:rPr>
      </w:pPr>
      <w:r w:rsidRPr="00E2695E">
        <w:rPr>
          <w:rFonts w:ascii="Times New Roman" w:hAnsi="Times New Roman" w:cs="Times New Roman"/>
          <w:sz w:val="22"/>
          <w:szCs w:val="22"/>
        </w:rPr>
        <w:t>Förstå vilken för och- nackdelar finns med Grades nuvarande pedagogiska riktlinjer och därför, utvärderades fyra av Grades tidigare kurser enligt DIM’s riktlinjer.</w:t>
      </w:r>
    </w:p>
    <w:p w14:paraId="615864EF" w14:textId="77777777" w:rsidR="00E2695E" w:rsidRPr="00E2695E" w:rsidRDefault="00E2695E" w:rsidP="00E2695E">
      <w:pPr>
        <w:pStyle w:val="Liststycke"/>
        <w:spacing w:line="480" w:lineRule="auto"/>
        <w:rPr>
          <w:rFonts w:ascii="Times New Roman" w:hAnsi="Times New Roman" w:cs="Times New Roman"/>
          <w:sz w:val="22"/>
          <w:szCs w:val="22"/>
        </w:rPr>
      </w:pPr>
    </w:p>
    <w:p w14:paraId="7D3AD3C9" w14:textId="7A6082A6" w:rsidR="00E2695E" w:rsidRPr="00E2695E" w:rsidRDefault="00E2695E" w:rsidP="00E2695E">
      <w:pPr>
        <w:spacing w:line="480" w:lineRule="auto"/>
        <w:rPr>
          <w:rFonts w:cs="Times New Roman"/>
        </w:rPr>
      </w:pPr>
      <w:r w:rsidRPr="00E2695E">
        <w:rPr>
          <w:rFonts w:cs="Times New Roman"/>
        </w:rPr>
        <w:t>Studien anses vara explorativ eftersom studien genererar främst resultat baserade på ett litet urval och skulle gynnas av uppföljning i en större studie. Studien kan också anses vara explorativt eftersom den lägger grunden till metodik för att uppfylla studiens mål och ger möjlighet för metodutveckling i senare studier</w:t>
      </w:r>
      <w:r>
        <w:rPr>
          <w:rFonts w:cs="Times New Roman"/>
        </w:rPr>
        <w:t xml:space="preserve"> </w:t>
      </w:r>
      <w:r w:rsidRPr="00E2695E">
        <w:fldChar w:fldCharType="begin"/>
      </w:r>
      <w:r w:rsidRPr="00E2695E">
        <w:instrText xml:space="preserve"> ADDIN ZOTERO_ITEM CSL_CITATION {"citationID":"qpQMistg","properties":{"formattedCitation":"\\uldash{(Malhotra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Pr="00E2695E">
        <w:fldChar w:fldCharType="separate"/>
      </w:r>
      <w:r w:rsidRPr="00E2695E">
        <w:t>(</w:t>
      </w:r>
      <w:proofErr w:type="spellStart"/>
      <w:r w:rsidRPr="00E2695E">
        <w:t>Malhotra</w:t>
      </w:r>
      <w:proofErr w:type="spellEnd"/>
      <w:r w:rsidRPr="00E2695E">
        <w:t xml:space="preserve"> &amp; Birks, 2006)</w:t>
      </w:r>
      <w:r w:rsidRPr="00E2695E">
        <w:fldChar w:fldCharType="end"/>
      </w:r>
      <w:r w:rsidRPr="00E2695E">
        <w:t>.</w:t>
      </w:r>
      <w:r w:rsidRPr="00E2695E">
        <w:rPr>
          <w:rFonts w:cs="Times New Roman"/>
        </w:rPr>
        <w:t xml:space="preserve"> En experimentell forskningsstrategi ansågs vara lämpligast med på grund av behovet att jämföra ett flertal grupper eller kategorier mot en standard,</w:t>
      </w:r>
      <w:r>
        <w:rPr>
          <w:rFonts w:cs="Times New Roman"/>
        </w:rPr>
        <w:t xml:space="preserve"> den kvantitativa karaktären av data</w:t>
      </w:r>
      <w:r w:rsidRPr="00E2695E">
        <w:rPr>
          <w:rFonts w:cs="Times New Roman"/>
        </w:rPr>
        <w:t xml:space="preserve">, och </w:t>
      </w:r>
      <w:bookmarkStart w:id="11" w:name="_GoBack"/>
      <w:bookmarkEnd w:id="11"/>
    </w:p>
    <w:commentRangeEnd w:id="10"/>
    <w:p w14:paraId="54A4846D" w14:textId="77777777" w:rsidR="00E2695E" w:rsidRDefault="00B837BB" w:rsidP="000B1921">
      <w:pPr>
        <w:tabs>
          <w:tab w:val="left" w:pos="1134"/>
        </w:tabs>
        <w:spacing w:line="480" w:lineRule="auto"/>
        <w:jc w:val="both"/>
        <w:rPr>
          <w:rFonts w:cs="Times New Roman"/>
        </w:rPr>
      </w:pPr>
      <w:r>
        <w:rPr>
          <w:rStyle w:val="Kommentarsreferens"/>
        </w:rPr>
        <w:commentReference w:id="10"/>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w:t>
      </w:r>
      <w:r w:rsidR="00E30B7E">
        <w:lastRenderedPageBreak/>
        <w:t>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2" w:name="_Toc391456183"/>
      <w:bookmarkStart w:id="13" w:name="_Toc401327939"/>
      <w:r w:rsidRPr="000B1921">
        <w:rPr>
          <w:rFonts w:cs="Times New Roman"/>
          <w:b/>
          <w:sz w:val="24"/>
          <w:szCs w:val="24"/>
        </w:rPr>
        <w:t>Utvärdering</w:t>
      </w:r>
      <w:bookmarkEnd w:id="12"/>
      <w:bookmarkEnd w:id="13"/>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4" w:name="_Toc391456184"/>
      <w:bookmarkStart w:id="15" w:name="_Toc401327940"/>
      <w:bookmarkEnd w:id="14"/>
      <w:r w:rsidRPr="00E43D1C">
        <w:t>Resultat</w:t>
      </w:r>
      <w:bookmarkEnd w:id="15"/>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w:t>
      </w:r>
      <w:r w:rsidR="00830D00">
        <w:lastRenderedPageBreak/>
        <w:t xml:space="preserve">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del w:id="16" w:author="Olivia Imner" w:date="2018-12-02T20:01:00Z">
        <w:r w:rsidR="00377747" w:rsidRPr="00377747" w:rsidDel="00BF621B">
          <w:delText xml:space="preserve">tyder </w:delText>
        </w:r>
      </w:del>
      <w:ins w:id="17" w:author="Olivia Imner" w:date="2018-12-02T20:01:00Z">
        <w:r w:rsidR="00BF621B">
          <w:t>förklarar</w:t>
        </w:r>
        <w:r w:rsidR="00BF621B" w:rsidRPr="00377747">
          <w:t xml:space="preserve"> </w:t>
        </w:r>
      </w:ins>
      <w:del w:id="18" w:author="Olivia Imner" w:date="2018-12-02T20:02:00Z">
        <w:r w:rsidR="00377747" w:rsidRPr="00377747" w:rsidDel="00BF621B">
          <w:delText xml:space="preserve">på </w:delText>
        </w:r>
      </w:del>
      <w:r w:rsidR="00377747" w:rsidRPr="00377747">
        <w:t xml:space="preserve">att DIM är lika lämplig för de kurser som är observerade och </w:t>
      </w:r>
      <w:ins w:id="19"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0" w:name="_Toc489811950"/>
      <w:bookmarkStart w:id="2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0"/>
      <w:bookmarkEnd w:id="2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2" w:name="_Toc391456185"/>
      <w:bookmarkStart w:id="23" w:name="_Toc401327941"/>
      <w:bookmarkEnd w:id="22"/>
      <w:r w:rsidRPr="004E58AD">
        <w:t>Diskussion</w:t>
      </w:r>
      <w:bookmarkEnd w:id="23"/>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4" w:author="Olivia Imner" w:date="2018-12-02T09:51:00Z">
        <w:r w:rsidR="00370975">
          <w:t xml:space="preserve">har </w:t>
        </w:r>
      </w:ins>
      <w:ins w:id="25" w:author="Olivia Imner" w:date="2018-12-02T09:11:00Z">
        <w:r w:rsidR="007C7CD3">
          <w:t xml:space="preserve">likväl </w:t>
        </w:r>
      </w:ins>
      <w:ins w:id="26" w:author="Olivia Imner" w:date="2018-12-02T09:52:00Z">
        <w:r w:rsidR="00370975">
          <w:t xml:space="preserve">syftat </w:t>
        </w:r>
      </w:ins>
      <w:ins w:id="27" w:author="Olivia Imner" w:date="2018-12-02T09:11:00Z">
        <w:r w:rsidR="007C7CD3">
          <w:t>till</w:t>
        </w:r>
      </w:ins>
      <w:ins w:id="28" w:author="Olivia Imner" w:date="2018-11-27T18:04:00Z">
        <w:r w:rsidR="008B0888">
          <w:t xml:space="preserve"> att förs</w:t>
        </w:r>
        <w:r w:rsidR="007C7CD3">
          <w:t>tå vilka för och- nackdelar Grade har med de</w:t>
        </w:r>
        <w:r w:rsidR="008B0888">
          <w:t xml:space="preserve"> befintliga pedagogiska </w:t>
        </w:r>
      </w:ins>
      <w:ins w:id="29" w:author="Olivia Imner" w:date="2018-12-02T09:14:00Z">
        <w:r w:rsidR="007C7CD3">
          <w:t>riktlinjerna</w:t>
        </w:r>
      </w:ins>
      <w:ins w:id="30" w:author="Olivia Imner" w:date="2018-11-27T18:04:00Z">
        <w:r w:rsidR="008B0888">
          <w:t xml:space="preserve"> och </w:t>
        </w:r>
      </w:ins>
      <w:ins w:id="31" w:author="Olivia Imner" w:date="2018-12-02T09:13:00Z">
        <w:r w:rsidR="007C7CD3">
          <w:t>därmed</w:t>
        </w:r>
      </w:ins>
      <w:ins w:id="32" w:author="Olivia Imner" w:date="2018-11-27T18:04:00Z">
        <w:r w:rsidR="008B0888">
          <w:t xml:space="preserve"> utvärderades fyra av Grades tidigare </w:t>
        </w:r>
      </w:ins>
      <w:ins w:id="33" w:author="Olivia Imner" w:date="2018-11-27T18:06:00Z">
        <w:r w:rsidR="008B0888">
          <w:t>kurser enligt DIM’s riktlinjer.</w:t>
        </w:r>
      </w:ins>
      <w:r w:rsidR="008B0888">
        <w:t xml:space="preserve"> </w:t>
      </w:r>
      <w:ins w:id="34" w:author="Olivia Imner" w:date="2018-11-27T18:06:00Z">
        <w:r w:rsidR="008B0888">
          <w:t>Det</w:t>
        </w:r>
      </w:ins>
      <w:ins w:id="35" w:author="Olivia Imner" w:date="2018-11-27T18:07:00Z">
        <w:r w:rsidR="008B0888">
          <w:t xml:space="preserve"> som</w:t>
        </w:r>
      </w:ins>
      <w:ins w:id="36" w:author="Olivia Imner" w:date="2018-11-27T18:06:00Z">
        <w:r w:rsidR="008B0888">
          <w:t xml:space="preserve"> </w:t>
        </w:r>
      </w:ins>
      <w:r w:rsidR="008265DC">
        <w:rPr>
          <w:rStyle w:val="Kommentarsreferens"/>
        </w:rPr>
        <w:commentReference w:id="37"/>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B89D5BB" w:rsidR="00AC7484" w:rsidRPr="00802217" w:rsidRDefault="00564255" w:rsidP="00CA1731">
      <w:pPr>
        <w:spacing w:line="480" w:lineRule="auto"/>
        <w:jc w:val="both"/>
        <w:rPr>
          <w:rFonts w:cs="Times New Roman"/>
        </w:rPr>
      </w:pPr>
      <w:r>
        <w:t xml:space="preserve">I </w:t>
      </w:r>
      <w:ins w:id="38" w:author="Olivia Imner" w:date="2018-12-02T12:03:00Z">
        <w:r w:rsidR="00AB703B">
          <w:t>denn</w:t>
        </w:r>
        <w:r w:rsidR="006607E1">
          <w:t xml:space="preserve">a </w:t>
        </w:r>
      </w:ins>
      <w:r>
        <w:t xml:space="preserve">studie utnyttjades en intervju för att uppnå </w:t>
      </w:r>
      <w:ins w:id="39" w:author="Olivia Imner" w:date="2018-12-02T12:04:00Z">
        <w:r w:rsidR="00AB703B">
          <w:t>ett</w:t>
        </w:r>
        <w:r w:rsidR="006607E1">
          <w:t xml:space="preserve"> av studiens</w:t>
        </w:r>
      </w:ins>
      <w:r>
        <w:t xml:space="preserve"> mål.</w:t>
      </w:r>
      <w:ins w:id="40" w:author="Olivia Imner" w:date="2018-12-02T11:12:00Z">
        <w:r>
          <w:t xml:space="preserve"> </w:t>
        </w:r>
      </w:ins>
      <w:ins w:id="41"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42" w:author="Olivia Imner" w:date="2018-12-02T11:39:00Z">
        <w:r w:rsidR="001A2E41">
          <w:t>perspektiv</w:t>
        </w:r>
      </w:ins>
      <w:ins w:id="43" w:author="Olivia Imner" w:date="2018-12-02T11:11:00Z">
        <w:r>
          <w:t xml:space="preserve"> för Grades nuvarande pedagogiska riktlinjer bestämmas. </w:t>
        </w:r>
      </w:ins>
      <w:ins w:id="44" w:author="Olivia Imner" w:date="2018-12-02T11:27:00Z">
        <w:r w:rsidR="007430EC">
          <w:t>Denna</w:t>
        </w:r>
      </w:ins>
      <w:ins w:id="45" w:author="Olivia Imner" w:date="2018-12-02T11:26:00Z">
        <w:r w:rsidR="007430EC">
          <w:t xml:space="preserve"> strategi speglar strategin från tidigare studier </w:t>
        </w:r>
      </w:ins>
      <w:ins w:id="46" w:author="Olivia Imner" w:date="2018-12-02T11:42:00Z">
        <w:r w:rsidR="005C096D">
          <w:t>med målet</w:t>
        </w:r>
      </w:ins>
      <w:ins w:id="47" w:author="Olivia Imner" w:date="2018-12-02T11:26:00Z">
        <w:r w:rsidR="007430EC">
          <w:t xml:space="preserve"> </w:t>
        </w:r>
      </w:ins>
      <w:ins w:id="48" w:author="Olivia Imner" w:date="2018-12-02T11:11:00Z">
        <w:r>
          <w:t>att kartlägga individuella pedagogiska modeller på de olika pedagogiska perspektiven</w:t>
        </w:r>
      </w:ins>
      <w:ins w:id="49" w:author="Olivia Imner" w:date="2018-12-02T11:27:00Z">
        <w:r w:rsidR="007430EC">
          <w:t xml:space="preserve"> (</w:t>
        </w:r>
        <w:r w:rsidR="007430EC">
          <w:rPr>
            <w:noProof/>
          </w:rPr>
          <w:fldChar w:fldCharType="begin"/>
        </w:r>
      </w:ins>
      <w:ins w:id="50" w:author="Olivia Imner" w:date="2018-12-03T12:09:00Z">
        <w:r w:rsidR="00F81DA7">
          <w:rPr>
            <w:noProof/>
          </w:rPr>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ins w:id="51" w:author="Olivia Imner" w:date="2018-12-02T11:27:00Z">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52" w:author="Olivia Imner" w:date="2018-12-02T11:11:00Z">
        <w:r>
          <w:t xml:space="preserve">. I </w:t>
        </w:r>
      </w:ins>
      <w:ins w:id="53" w:author="Olivia Imner" w:date="2018-12-05T10:10:00Z">
        <w:r w:rsidR="00A33BE8">
          <w:t xml:space="preserve">Mayes an de Freitas </w:t>
        </w:r>
      </w:ins>
      <w:ins w:id="54" w:author="Olivia Imner" w:date="2018-12-02T11:11:00Z">
        <w:r>
          <w:t xml:space="preserve">studie </w:t>
        </w:r>
      </w:ins>
      <w:ins w:id="55" w:author="Olivia Imner" w:date="2018-12-02T13:55:00Z">
        <w:r w:rsidR="00EB647C">
          <w:t xml:space="preserve">är </w:t>
        </w:r>
      </w:ins>
      <w:ins w:id="56" w:author="Olivia Imner" w:date="2018-12-02T11:11:00Z">
        <w:r w:rsidR="00EB647C">
          <w:t xml:space="preserve">varje perspektiv </w:t>
        </w:r>
      </w:ins>
      <w:ins w:id="57" w:author="Olivia Imner" w:date="2018-12-02T13:55:00Z">
        <w:r w:rsidR="00EB647C">
          <w:t>representerat</w:t>
        </w:r>
      </w:ins>
      <w:ins w:id="58" w:author="Olivia Imner" w:date="2018-12-02T11:11:00Z">
        <w:r>
          <w:t xml:space="preserve"> av en fråga och genom att analysera vilken fråga </w:t>
        </w:r>
      </w:ins>
      <w:ins w:id="59" w:author="Olivia Imner" w:date="2018-12-02T13:55:00Z">
        <w:r w:rsidR="00EB647C">
          <w:t xml:space="preserve">som </w:t>
        </w:r>
      </w:ins>
      <w:ins w:id="60" w:author="Olivia Imner" w:date="2018-12-02T11:11:00Z">
        <w:r>
          <w:t xml:space="preserve">bäst </w:t>
        </w:r>
      </w:ins>
      <w:ins w:id="61" w:author="Olivia Imner" w:date="2018-12-02T11:37:00Z">
        <w:r w:rsidR="001A2E41">
          <w:t>karaktär</w:t>
        </w:r>
      </w:ins>
      <w:ins w:id="62" w:author="Olivia Imner" w:date="2018-12-02T11:38:00Z">
        <w:r w:rsidR="00A33BE8">
          <w:t>iserar</w:t>
        </w:r>
      </w:ins>
      <w:ins w:id="63" w:author="Olivia Imner" w:date="2018-12-02T11:11:00Z">
        <w:r>
          <w:t xml:space="preserve"> </w:t>
        </w:r>
      </w:ins>
      <w:ins w:id="64" w:author="Olivia Imner" w:date="2018-12-02T11:42:00Z">
        <w:r w:rsidR="005C096D">
          <w:t xml:space="preserve">en </w:t>
        </w:r>
      </w:ins>
      <w:ins w:id="65" w:author="Olivia Imner" w:date="2018-12-02T11:43:00Z">
        <w:r w:rsidR="005C096D">
          <w:t>specifik</w:t>
        </w:r>
      </w:ins>
      <w:ins w:id="66" w:author="Olivia Imner" w:date="2018-12-02T11:42:00Z">
        <w:r w:rsidR="005C096D">
          <w:t xml:space="preserve"> </w:t>
        </w:r>
      </w:ins>
      <w:ins w:id="67" w:author="Olivia Imner" w:date="2018-12-02T11:11:00Z">
        <w:r w:rsidR="005C096D">
          <w:t>modell,</w:t>
        </w:r>
        <w:r w:rsidR="00604187">
          <w:t xml:space="preserve"> vilket gav förståelse till vilket</w:t>
        </w:r>
        <w:r>
          <w:t xml:space="preserve"> perspektiv modellen </w:t>
        </w:r>
      </w:ins>
      <w:ins w:id="68" w:author="Olivia Imner" w:date="2018-12-02T13:57:00Z">
        <w:r w:rsidR="00EB647C">
          <w:t>korresponderar</w:t>
        </w:r>
      </w:ins>
      <w:ins w:id="69" w:author="Olivia Imner" w:date="2018-12-02T11:11:00Z">
        <w:r w:rsidR="00EB647C">
          <w:t xml:space="preserve"> bäst med</w:t>
        </w:r>
        <w:r>
          <w:t xml:space="preserve">. </w:t>
        </w:r>
      </w:ins>
      <w:commentRangeStart w:id="70"/>
      <w:ins w:id="71" w:author="Olivia Imner" w:date="2018-12-02T11:32:00Z">
        <w:r w:rsidR="001A2E41">
          <w:t>Jämfört med Mayes</w:t>
        </w:r>
      </w:ins>
      <w:ins w:id="72" w:author="Olivia Imner" w:date="2018-12-02T12:05:00Z">
        <w:r w:rsidR="006607E1">
          <w:t xml:space="preserve"> &amp; de Freitas</w:t>
        </w:r>
      </w:ins>
      <w:ins w:id="73" w:author="Olivia Imner" w:date="2018-12-02T11:32:00Z">
        <w:r w:rsidR="001A2E41">
          <w:t xml:space="preserve">, vår strategi har som fördel att vi </w:t>
        </w:r>
      </w:ins>
      <w:ins w:id="74" w:author="Olivia Imner" w:date="2018-12-02T11:38:00Z">
        <w:r w:rsidR="001A2E41">
          <w:t>använder oss av</w:t>
        </w:r>
      </w:ins>
      <w:ins w:id="75" w:author="Olivia Imner" w:date="2018-12-02T11:32:00Z">
        <w:r w:rsidR="001A2E41">
          <w:t xml:space="preserve"> ett flertal frågor</w:t>
        </w:r>
      </w:ins>
      <w:ins w:id="76" w:author="Olivia Imner" w:date="2018-12-02T11:39:00Z">
        <w:r w:rsidR="001A2E41">
          <w:t xml:space="preserve"> per perspektiv</w:t>
        </w:r>
      </w:ins>
      <w:ins w:id="77" w:author="Olivia Imner" w:date="2018-12-02T12:05:00Z">
        <w:r w:rsidR="006607E1">
          <w:t xml:space="preserve"> vilket ger </w:t>
        </w:r>
      </w:ins>
      <w:ins w:id="78" w:author="Olivia Imner" w:date="2018-12-02T12:06:00Z">
        <w:r w:rsidR="006607E1">
          <w:t>ett</w:t>
        </w:r>
      </w:ins>
      <w:ins w:id="79" w:author="Olivia Imner" w:date="2018-12-02T12:05:00Z">
        <w:r w:rsidR="006607E1">
          <w:t xml:space="preserve"> mer noggrant </w:t>
        </w:r>
      </w:ins>
      <w:ins w:id="80" w:author="Olivia Imner" w:date="2018-12-02T12:06:00Z">
        <w:r w:rsidR="006607E1">
          <w:t>resultat</w:t>
        </w:r>
      </w:ins>
      <w:ins w:id="81" w:author="Olivia Imner" w:date="2018-12-02T11:40:00Z">
        <w:r w:rsidR="001A2E41">
          <w:t>.</w:t>
        </w:r>
      </w:ins>
      <w:ins w:id="82" w:author="Olivia Imner" w:date="2018-12-02T11:45:00Z">
        <w:r w:rsidR="005C096D">
          <w:t xml:space="preserve"> I</w:t>
        </w:r>
      </w:ins>
      <w:ins w:id="83" w:author="Olivia Imner" w:date="2018-12-02T11:43:00Z">
        <w:r w:rsidR="005C096D">
          <w:t xml:space="preserve"> och med att</w:t>
        </w:r>
      </w:ins>
      <w:ins w:id="84" w:author="Olivia Imner" w:date="2018-12-02T11:45:00Z">
        <w:r w:rsidR="005C096D">
          <w:t xml:space="preserve"> vår strategi </w:t>
        </w:r>
      </w:ins>
      <w:ins w:id="85" w:author="Olivia Imner" w:date="2018-12-02T11:46:00Z">
        <w:r w:rsidR="005C096D">
          <w:t xml:space="preserve">representerar </w:t>
        </w:r>
      </w:ins>
      <w:ins w:id="86" w:author="Olivia Imner" w:date="2018-12-02T11:43:00Z">
        <w:r w:rsidR="005C096D">
          <w:t>varje perspektiv med en model</w:t>
        </w:r>
      </w:ins>
      <w:ins w:id="87" w:author="Olivia Imner" w:date="2018-12-02T11:44:00Z">
        <w:r w:rsidR="005C096D">
          <w:t>l</w:t>
        </w:r>
      </w:ins>
      <w:ins w:id="88" w:author="Olivia Imner" w:date="2018-12-02T11:43:00Z">
        <w:r w:rsidR="005C096D">
          <w:t>,</w:t>
        </w:r>
      </w:ins>
      <w:ins w:id="89" w:author="Olivia Imner" w:date="2018-12-02T11:32:00Z">
        <w:r w:rsidR="001A2E41">
          <w:t xml:space="preserve"> </w:t>
        </w:r>
      </w:ins>
      <w:ins w:id="90" w:author="Olivia Imner" w:date="2018-12-02T11:51:00Z">
        <w:r w:rsidR="005C096D">
          <w:t>ha</w:t>
        </w:r>
      </w:ins>
      <w:ins w:id="91" w:author="Olivia Imner" w:date="2018-12-02T11:52:00Z">
        <w:r w:rsidR="00D23CFF">
          <w:t>r vi också</w:t>
        </w:r>
      </w:ins>
      <w:ins w:id="92" w:author="Olivia Imner" w:date="2018-12-02T11:51:00Z">
        <w:r w:rsidR="005C096D">
          <w:t xml:space="preserve"> möjlighet att</w:t>
        </w:r>
      </w:ins>
      <w:ins w:id="93" w:author="Olivia Imner" w:date="2018-12-02T11:44:00Z">
        <w:r w:rsidR="005C096D">
          <w:t xml:space="preserve"> direkt identifiera en </w:t>
        </w:r>
      </w:ins>
      <w:ins w:id="94" w:author="Olivia Imner" w:date="2018-12-02T11:51:00Z">
        <w:r w:rsidR="005C096D">
          <w:t>kandidat</w:t>
        </w:r>
      </w:ins>
      <w:ins w:id="95" w:author="Olivia Imner" w:date="2018-12-02T11:44:00Z">
        <w:r w:rsidR="005C096D">
          <w:t xml:space="preserve"> modell </w:t>
        </w:r>
      </w:ins>
      <w:ins w:id="96" w:author="Olivia Imner" w:date="2018-12-02T11:47:00Z">
        <w:r w:rsidR="005C096D">
          <w:t>som skulle kunna implementeras i företaget</w:t>
        </w:r>
      </w:ins>
      <w:ins w:id="97" w:author="Olivia Imner" w:date="2018-12-02T11:33:00Z">
        <w:r w:rsidR="001A2E41">
          <w:t>.</w:t>
        </w:r>
      </w:ins>
      <w:commentRangeEnd w:id="70"/>
      <w:ins w:id="98" w:author="Olivia Imner" w:date="2018-12-02T13:59:00Z">
        <w:r w:rsidR="00EB647C">
          <w:rPr>
            <w:rStyle w:val="Kommentarsreferens"/>
          </w:rPr>
          <w:commentReference w:id="70"/>
        </w:r>
      </w:ins>
      <w:ins w:id="100"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w:t>
      </w:r>
      <w:r w:rsidR="00F358E4">
        <w:lastRenderedPageBreak/>
        <w:t>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6AE19E72" w:rsidR="00590E58" w:rsidRPr="00A56627" w:rsidRDefault="00710303" w:rsidP="00CA1731">
      <w:pPr>
        <w:spacing w:line="480" w:lineRule="auto"/>
        <w:jc w:val="both"/>
        <w:rPr>
          <w:rFonts w:eastAsia="Times New Roman" w:cs="Times New Roman"/>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commentRangeStart w:id="101"/>
      <w:r w:rsidR="00453A19">
        <w:rPr>
          <w:rFonts w:asciiTheme="majorHAnsi" w:eastAsia="Times New Roman" w:hAnsiTheme="majorHAnsi" w:cs="Arial"/>
          <w:color w:val="222222"/>
          <w:shd w:val="clear" w:color="auto" w:fill="FFFFFF"/>
        </w:rPr>
        <w:fldChar w:fldCharType="begin"/>
      </w:r>
      <w:r w:rsidR="00F81DA7">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453A19">
        <w:rPr>
          <w:rFonts w:asciiTheme="majorHAnsi" w:eastAsia="Times New Roman" w:hAnsiTheme="majorHAnsi" w:cs="Arial"/>
          <w:color w:val="222222"/>
          <w:shd w:val="clear" w:color="auto" w:fill="FFFFFF"/>
        </w:rPr>
        <w:fldChar w:fldCharType="separate"/>
      </w:r>
      <w:proofErr w:type="spellStart"/>
      <w:r w:rsidR="00347005" w:rsidRPr="00E84263">
        <w:t>Kocadere</w:t>
      </w:r>
      <w:proofErr w:type="spellEnd"/>
      <w:r w:rsidR="00347005" w:rsidRPr="00E84263">
        <w:t xml:space="preserve"> &amp; </w:t>
      </w:r>
      <w:proofErr w:type="spellStart"/>
      <w:r w:rsidR="00347005" w:rsidRPr="00E84263">
        <w:t>Ozgen</w:t>
      </w:r>
      <w:proofErr w:type="spellEnd"/>
      <w:r w:rsidR="00453A19" w:rsidRPr="00E84263">
        <w:t xml:space="preserve"> </w:t>
      </w:r>
      <w:r w:rsidR="00347005" w:rsidRPr="00E84263">
        <w:t>(</w:t>
      </w:r>
      <w:r w:rsidR="00453A19" w:rsidRPr="00E84263">
        <w:t>2012</w:t>
      </w:r>
      <w:r w:rsidR="00347005" w:rsidRPr="00E84263">
        <w:t>)</w:t>
      </w:r>
      <w:r w:rsidR="00453A19">
        <w:rPr>
          <w:rFonts w:ascii="Cambria" w:hAnsiTheme="majorHAnsi"/>
          <w:color w:val="000000"/>
          <w:szCs w:val="24"/>
          <w:u w:val="dash"/>
        </w:rPr>
        <w:t xml:space="preserve"> </w:t>
      </w:r>
      <w:r w:rsidR="00453A19">
        <w:rPr>
          <w:rFonts w:asciiTheme="majorHAnsi" w:eastAsia="Times New Roman" w:hAnsiTheme="majorHAnsi" w:cs="Arial"/>
          <w:color w:val="222222"/>
          <w:shd w:val="clear" w:color="auto" w:fill="FFFFFF"/>
        </w:rPr>
        <w:fldChar w:fldCharType="end"/>
      </w:r>
      <w:r w:rsidR="00A362AF">
        <w:rPr>
          <w:rFonts w:eastAsia="Times New Roman" w:cs="Arial"/>
          <w:color w:val="222222"/>
          <w:shd w:val="clear" w:color="auto" w:fill="FFFFFF"/>
        </w:rPr>
        <w:t>har utnyttjat</w:t>
      </w:r>
      <w:r w:rsidR="00ED39A7">
        <w:rPr>
          <w:rFonts w:eastAsia="Times New Roman" w:cs="Arial"/>
          <w:color w:val="222222"/>
          <w:shd w:val="clear" w:color="auto" w:fill="FFFFFF"/>
        </w:rPr>
        <w:t xml:space="preserve"> studenter för att utföra en kursevaluering </w:t>
      </w:r>
      <w:r w:rsidR="00A362AF">
        <w:rPr>
          <w:rFonts w:eastAsia="Times New Roman" w:cs="Arial"/>
          <w:color w:val="222222"/>
          <w:shd w:val="clear" w:color="auto" w:fill="FFFFFF"/>
        </w:rPr>
        <w:t>utifrån en pedagogisk modell</w:t>
      </w:r>
      <w:r w:rsidR="00ED39A7">
        <w:rPr>
          <w:rFonts w:eastAsia="Times New Roman" w:cs="Arial"/>
          <w:color w:val="222222"/>
          <w:shd w:val="clear" w:color="auto" w:fill="FFFFFF"/>
        </w:rPr>
        <w:t xml:space="preserve">. </w:t>
      </w:r>
      <w:r w:rsidR="00FF075E">
        <w:rPr>
          <w:rFonts w:eastAsia="Times New Roman" w:cs="Arial"/>
          <w:color w:val="222222"/>
          <w:shd w:val="clear" w:color="auto" w:fill="FFFFFF"/>
        </w:rPr>
        <w:t xml:space="preserve">Studien genomfördes </w:t>
      </w:r>
      <w:r w:rsidR="00ED39A7">
        <w:rPr>
          <w:rFonts w:eastAsia="Times New Roman" w:cs="Arial"/>
          <w:color w:val="222222"/>
          <w:shd w:val="clear" w:color="auto" w:fill="FFFFFF"/>
        </w:rPr>
        <w:t xml:space="preserve">tillsammans med en </w:t>
      </w:r>
      <w:r w:rsidR="00F92F7E">
        <w:rPr>
          <w:rFonts w:eastAsia="Times New Roman" w:cs="Arial"/>
          <w:color w:val="222222"/>
          <w:shd w:val="clear" w:color="auto" w:fill="FFFFFF"/>
        </w:rPr>
        <w:t>likvärdig</w:t>
      </w:r>
      <w:r w:rsidR="00A362AF">
        <w:rPr>
          <w:rFonts w:eastAsia="Times New Roman" w:cs="Arial"/>
          <w:color w:val="222222"/>
          <w:shd w:val="clear" w:color="auto" w:fill="FFFFFF"/>
        </w:rPr>
        <w:t xml:space="preserve"> poängskala </w:t>
      </w:r>
      <w:r w:rsidR="00D324F6">
        <w:rPr>
          <w:rFonts w:eastAsia="Times New Roman" w:cs="Arial"/>
          <w:color w:val="222222"/>
          <w:shd w:val="clear" w:color="auto" w:fill="FFFFFF"/>
        </w:rPr>
        <w:t xml:space="preserve">som </w:t>
      </w:r>
      <w:r w:rsidR="00A362AF">
        <w:rPr>
          <w:rFonts w:eastAsia="Times New Roman" w:cs="Arial"/>
          <w:color w:val="222222"/>
          <w:shd w:val="clear" w:color="auto" w:fill="FFFFFF"/>
        </w:rPr>
        <w:t>används i denna studie</w:t>
      </w:r>
      <w:r w:rsidR="00FF075E">
        <w:rPr>
          <w:rFonts w:eastAsia="Times New Roman" w:cs="Arial"/>
          <w:color w:val="222222"/>
          <w:shd w:val="clear" w:color="auto" w:fill="FFFFFF"/>
        </w:rPr>
        <w:t>. S</w:t>
      </w:r>
      <w:r w:rsidR="00AA2E09">
        <w:rPr>
          <w:rFonts w:eastAsia="Times New Roman" w:cs="Arial"/>
          <w:color w:val="222222"/>
          <w:shd w:val="clear" w:color="auto" w:fill="FFFFFF"/>
        </w:rPr>
        <w:t xml:space="preserve">killnaden är </w:t>
      </w:r>
      <w:r w:rsidR="00FF075E">
        <w:rPr>
          <w:rFonts w:eastAsia="Times New Roman" w:cs="Arial"/>
          <w:color w:val="222222"/>
          <w:shd w:val="clear" w:color="auto" w:fill="FFFFFF"/>
        </w:rPr>
        <w:t xml:space="preserve">att </w:t>
      </w:r>
      <w:r w:rsidR="00DD2EEF" w:rsidRPr="00A56627">
        <w:fldChar w:fldCharType="begin"/>
      </w:r>
      <w:r w:rsidR="00DD2EEF"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DD2EEF" w:rsidRPr="00A56627">
        <w:fldChar w:fldCharType="separate"/>
      </w:r>
      <w:proofErr w:type="spellStart"/>
      <w:r w:rsidR="00DD2EEF" w:rsidRPr="00A56627">
        <w:t>Kocadere</w:t>
      </w:r>
      <w:proofErr w:type="spellEnd"/>
      <w:r w:rsidR="00DD2EEF" w:rsidRPr="00A56627">
        <w:t xml:space="preserve"> &amp; </w:t>
      </w:r>
      <w:proofErr w:type="spellStart"/>
      <w:r w:rsidR="00DD2EEF" w:rsidRPr="00A56627">
        <w:t>Ozgen</w:t>
      </w:r>
      <w:proofErr w:type="spellEnd"/>
      <w:r w:rsidR="00DD2EEF" w:rsidRPr="00A56627">
        <w:t xml:space="preserve"> (2012) </w:t>
      </w:r>
      <w:r w:rsidR="00DD2EEF" w:rsidRPr="00A56627">
        <w:fldChar w:fldCharType="end"/>
      </w:r>
      <w:r w:rsidR="00AA2E09">
        <w:rPr>
          <w:rFonts w:eastAsia="Times New Roman" w:cs="Arial"/>
          <w:color w:val="222222"/>
          <w:shd w:val="clear" w:color="auto" w:fill="FFFFFF"/>
        </w:rPr>
        <w:t xml:space="preserve">endast </w:t>
      </w:r>
      <w:r w:rsidR="00FF075E">
        <w:rPr>
          <w:rFonts w:eastAsia="Times New Roman" w:cs="Arial"/>
          <w:color w:val="222222"/>
          <w:shd w:val="clear" w:color="auto" w:fill="FFFFFF"/>
        </w:rPr>
        <w:t xml:space="preserve">evaluerar </w:t>
      </w:r>
      <w:r w:rsidR="00AA2E09">
        <w:rPr>
          <w:rFonts w:eastAsia="Times New Roman" w:cs="Arial"/>
          <w:color w:val="222222"/>
          <w:shd w:val="clear" w:color="auto" w:fill="FFFFFF"/>
        </w:rPr>
        <w:t xml:space="preserve">sex faktorer </w:t>
      </w:r>
      <w:r w:rsidR="00FF075E">
        <w:rPr>
          <w:rFonts w:eastAsia="Times New Roman" w:cs="Arial"/>
          <w:color w:val="222222"/>
          <w:shd w:val="clear" w:color="auto" w:fill="FFFFFF"/>
        </w:rPr>
        <w:t xml:space="preserve">utifrån </w:t>
      </w:r>
      <w:r w:rsidR="00370EA5">
        <w:rPr>
          <w:rFonts w:eastAsia="Times New Roman" w:cs="Arial"/>
          <w:color w:val="222222"/>
          <w:shd w:val="clear" w:color="auto" w:fill="FFFFFF"/>
        </w:rPr>
        <w:t xml:space="preserve">en </w:t>
      </w:r>
      <w:r w:rsidR="00AA2E09">
        <w:rPr>
          <w:rFonts w:eastAsia="Times New Roman" w:cs="Arial"/>
          <w:color w:val="222222"/>
          <w:shd w:val="clear" w:color="auto" w:fill="FFFFFF"/>
        </w:rPr>
        <w:t>pedagogisk modell</w:t>
      </w:r>
      <w:r w:rsidR="00370EA5">
        <w:rPr>
          <w:rFonts w:eastAsia="Times New Roman" w:cs="Arial"/>
          <w:color w:val="222222"/>
          <w:shd w:val="clear" w:color="auto" w:fill="FFFFFF"/>
        </w:rPr>
        <w:t xml:space="preserve"> </w:t>
      </w:r>
      <w:r w:rsidR="00FF075E">
        <w:rPr>
          <w:rFonts w:eastAsia="Times New Roman" w:cs="Arial"/>
          <w:color w:val="222222"/>
          <w:shd w:val="clear" w:color="auto" w:fill="FFFFFF"/>
        </w:rPr>
        <w:t>och</w:t>
      </w:r>
      <w:r w:rsidR="00AA2E09">
        <w:rPr>
          <w:rFonts w:eastAsia="Times New Roman" w:cs="Arial"/>
          <w:color w:val="222222"/>
          <w:shd w:val="clear" w:color="auto" w:fill="FFFFFF"/>
        </w:rPr>
        <w:t xml:space="preserve"> vilke</w:t>
      </w:r>
      <w:r w:rsidR="00370EA5">
        <w:rPr>
          <w:rFonts w:eastAsia="Times New Roman" w:cs="Arial"/>
          <w:color w:val="222222"/>
          <w:shd w:val="clear" w:color="auto" w:fill="FFFFFF"/>
        </w:rPr>
        <w:t>n</w:t>
      </w:r>
      <w:r w:rsidR="00AA2E09">
        <w:rPr>
          <w:rFonts w:eastAsia="Times New Roman" w:cs="Arial"/>
          <w:color w:val="222222"/>
          <w:shd w:val="clear" w:color="auto" w:fill="FFFFFF"/>
        </w:rPr>
        <w:t xml:space="preserve"> </w:t>
      </w:r>
      <w:r w:rsidR="00370EA5">
        <w:rPr>
          <w:rFonts w:eastAsia="Times New Roman" w:cs="Arial"/>
          <w:color w:val="222222"/>
          <w:shd w:val="clear" w:color="auto" w:fill="FFFFFF"/>
        </w:rPr>
        <w:t>validitet</w:t>
      </w:r>
      <w:r w:rsidR="00F92F7E">
        <w:rPr>
          <w:rFonts w:eastAsia="Times New Roman" w:cs="Arial"/>
          <w:color w:val="222222"/>
          <w:shd w:val="clear" w:color="auto" w:fill="FFFFFF"/>
        </w:rPr>
        <w:t xml:space="preserve"> faktorerna</w:t>
      </w:r>
      <w:r w:rsidR="00AA2E09">
        <w:rPr>
          <w:rFonts w:eastAsia="Times New Roman" w:cs="Arial"/>
          <w:color w:val="222222"/>
          <w:shd w:val="clear" w:color="auto" w:fill="FFFFFF"/>
        </w:rPr>
        <w:t xml:space="preserve"> har </w:t>
      </w:r>
      <w:r w:rsidR="00FF075E">
        <w:rPr>
          <w:rFonts w:eastAsia="Times New Roman" w:cs="Arial"/>
          <w:color w:val="222222"/>
          <w:shd w:val="clear" w:color="auto" w:fill="FFFFFF"/>
        </w:rPr>
        <w:t xml:space="preserve">i </w:t>
      </w:r>
      <w:r w:rsidR="00AA2E09">
        <w:rPr>
          <w:rFonts w:eastAsia="Times New Roman" w:cs="Arial"/>
          <w:color w:val="222222"/>
          <w:shd w:val="clear" w:color="auto" w:fill="FFFFFF"/>
        </w:rPr>
        <w:t>kursen</w:t>
      </w:r>
      <w:r w:rsidR="00A362AF">
        <w:rPr>
          <w:rFonts w:eastAsia="Times New Roman" w:cs="Arial"/>
          <w:color w:val="222222"/>
          <w:shd w:val="clear" w:color="auto" w:fill="FFFFFF"/>
        </w:rPr>
        <w:t xml:space="preserve">. </w:t>
      </w:r>
      <w:r w:rsidR="00ED39A7">
        <w:rPr>
          <w:rFonts w:eastAsia="Times New Roman" w:cs="Arial"/>
          <w:color w:val="222222"/>
          <w:shd w:val="clear" w:color="auto" w:fill="FFFFFF"/>
        </w:rPr>
        <w:t xml:space="preserve">Studien </w:t>
      </w:r>
      <w:r w:rsidR="0080601C">
        <w:rPr>
          <w:rFonts w:eastAsia="Times New Roman" w:cs="Arial"/>
          <w:color w:val="222222"/>
          <w:shd w:val="clear" w:color="auto" w:fill="FFFFFF"/>
        </w:rPr>
        <w:t>visade vilka</w:t>
      </w:r>
      <w:r w:rsidR="00ED39A7">
        <w:rPr>
          <w:rFonts w:eastAsia="Times New Roman" w:cs="Arial"/>
          <w:color w:val="222222"/>
          <w:shd w:val="clear" w:color="auto" w:fill="FFFFFF"/>
        </w:rPr>
        <w:t xml:space="preserve"> </w:t>
      </w:r>
      <w:r w:rsidR="00AA2E09">
        <w:rPr>
          <w:rFonts w:eastAsia="Times New Roman" w:cs="Arial"/>
          <w:color w:val="222222"/>
          <w:shd w:val="clear" w:color="auto" w:fill="FFFFFF"/>
        </w:rPr>
        <w:t xml:space="preserve">av </w:t>
      </w:r>
      <w:r w:rsidR="00C12E25">
        <w:rPr>
          <w:rFonts w:eastAsia="Times New Roman" w:cs="Arial"/>
          <w:color w:val="222222"/>
          <w:shd w:val="clear" w:color="auto" w:fill="FFFFFF"/>
        </w:rPr>
        <w:t>faktorer</w:t>
      </w:r>
      <w:r w:rsidR="00AA2E09">
        <w:rPr>
          <w:rFonts w:eastAsia="Times New Roman" w:cs="Arial"/>
          <w:color w:val="222222"/>
          <w:shd w:val="clear" w:color="auto" w:fill="FFFFFF"/>
        </w:rPr>
        <w:t xml:space="preserve">na </w:t>
      </w:r>
      <w:r w:rsidR="0051204E">
        <w:rPr>
          <w:rFonts w:eastAsia="Times New Roman" w:cs="Arial"/>
          <w:color w:val="222222"/>
          <w:shd w:val="clear" w:color="auto" w:fill="FFFFFF"/>
        </w:rPr>
        <w:t xml:space="preserve">som passade in </w:t>
      </w:r>
      <w:r w:rsidR="00AA2E09">
        <w:rPr>
          <w:rFonts w:eastAsia="Times New Roman" w:cs="Arial"/>
          <w:color w:val="222222"/>
          <w:shd w:val="clear" w:color="auto" w:fill="FFFFFF"/>
        </w:rPr>
        <w:t xml:space="preserve">med </w:t>
      </w:r>
      <w:r w:rsidR="0051204E">
        <w:rPr>
          <w:rFonts w:eastAsia="Times New Roman" w:cs="Arial"/>
          <w:color w:val="222222"/>
          <w:shd w:val="clear" w:color="auto" w:fill="FFFFFF"/>
        </w:rPr>
        <w:t xml:space="preserve">kursens tillvägagångssätt </w:t>
      </w:r>
      <w:r w:rsidR="00ED39A7">
        <w:rPr>
          <w:rFonts w:eastAsia="Times New Roman" w:cs="Arial"/>
          <w:color w:val="222222"/>
          <w:shd w:val="clear" w:color="auto" w:fill="FFFFFF"/>
        </w:rPr>
        <w:t>och kunde därmed ge information för förbättring.</w:t>
      </w:r>
      <w:r w:rsidR="00604187">
        <w:rPr>
          <w:rFonts w:eastAsia="Times New Roman" w:cs="Arial"/>
          <w:color w:val="222222"/>
          <w:shd w:val="clear" w:color="auto" w:fill="FFFFFF"/>
        </w:rPr>
        <w:t xml:space="preserve"> </w:t>
      </w:r>
      <w:r w:rsidR="00141643" w:rsidRPr="00A56627">
        <w:rPr>
          <w:rFonts w:eastAsia="Times New Roman" w:cs="Times New Roman"/>
          <w:color w:val="222222"/>
          <w:shd w:val="clear" w:color="auto" w:fill="FFFFFF"/>
        </w:rPr>
        <w:t xml:space="preserve">Eftersom </w:t>
      </w:r>
      <w:r w:rsidR="00A56627" w:rsidRPr="00A56627">
        <w:fldChar w:fldCharType="begin"/>
      </w:r>
      <w:r w:rsidR="00A56627" w:rsidRPr="00A56627">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A56627" w:rsidRPr="00A56627">
        <w:fldChar w:fldCharType="separate"/>
      </w:r>
      <w:proofErr w:type="spellStart"/>
      <w:r w:rsidR="00A56627" w:rsidRPr="00A56627">
        <w:t>Kocadere</w:t>
      </w:r>
      <w:proofErr w:type="spellEnd"/>
      <w:r w:rsidR="00A56627" w:rsidRPr="00A56627">
        <w:t xml:space="preserve"> &amp; </w:t>
      </w:r>
      <w:proofErr w:type="spellStart"/>
      <w:r w:rsidR="00A56627" w:rsidRPr="00A56627">
        <w:t>Ozgen</w:t>
      </w:r>
      <w:proofErr w:type="spellEnd"/>
      <w:r w:rsidR="00A56627" w:rsidRPr="00A56627">
        <w:t xml:space="preserve"> (2012) </w:t>
      </w:r>
      <w:r w:rsidR="00A56627" w:rsidRPr="00A56627">
        <w:fldChar w:fldCharType="end"/>
      </w:r>
      <w:r w:rsidR="00604187" w:rsidRPr="00A56627">
        <w:rPr>
          <w:rFonts w:cs="Times New Roman"/>
        </w:rPr>
        <w:fldChar w:fldCharType="begin"/>
      </w:r>
      <w:r w:rsidR="00604187" w:rsidRPr="00A56627">
        <w:rPr>
          <w:rFonts w:cs="Times New Roman"/>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604187" w:rsidRPr="00A56627">
        <w:rPr>
          <w:rFonts w:cs="Times New Roman"/>
        </w:rPr>
        <w:fldChar w:fldCharType="separate"/>
      </w:r>
      <w:r w:rsidR="00604187" w:rsidRPr="00A56627">
        <w:rPr>
          <w:rFonts w:cs="Times New Roman"/>
        </w:rPr>
        <w:fldChar w:fldCharType="end"/>
      </w:r>
      <w:r w:rsidR="00347005" w:rsidRPr="00A56627">
        <w:rPr>
          <w:rFonts w:eastAsia="Times New Roman" w:cs="Times New Roman"/>
          <w:color w:val="222222"/>
          <w:shd w:val="clear" w:color="auto" w:fill="FFFFFF"/>
        </w:rPr>
        <w:t xml:space="preserve">använder en motsvarande evalueringsmetod </w:t>
      </w:r>
      <w:r w:rsidR="00141643" w:rsidRPr="00A56627">
        <w:rPr>
          <w:rFonts w:eastAsia="Times New Roman" w:cs="Times New Roman"/>
          <w:color w:val="222222"/>
          <w:shd w:val="clear" w:color="auto" w:fill="FFFFFF"/>
        </w:rPr>
        <w:t>tillsammans med studenter</w:t>
      </w:r>
      <w:r w:rsidR="00F92F7E">
        <w:rPr>
          <w:rFonts w:eastAsia="Times New Roman" w:cs="Times New Roman"/>
          <w:color w:val="222222"/>
          <w:shd w:val="clear" w:color="auto" w:fill="FFFFFF"/>
        </w:rPr>
        <w:t>,</w:t>
      </w:r>
      <w:r w:rsidR="00141643" w:rsidRPr="00A56627">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 xml:space="preserve">är </w:t>
      </w:r>
      <w:r w:rsidR="005A763F" w:rsidRPr="00A56627">
        <w:rPr>
          <w:rFonts w:eastAsia="Times New Roman" w:cs="Times New Roman"/>
          <w:color w:val="222222"/>
          <w:shd w:val="clear" w:color="auto" w:fill="FFFFFF"/>
        </w:rPr>
        <w:t>fördelen</w:t>
      </w:r>
      <w:r w:rsidR="00141643" w:rsidRPr="00A56627">
        <w:rPr>
          <w:rFonts w:eastAsia="Times New Roman" w:cs="Times New Roman"/>
          <w:color w:val="222222"/>
          <w:shd w:val="clear" w:color="auto" w:fill="FFFFFF"/>
        </w:rPr>
        <w:t xml:space="preserve"> att studien får </w:t>
      </w:r>
      <w:r w:rsidR="00370EA5" w:rsidRPr="00A56627">
        <w:rPr>
          <w:rFonts w:eastAsia="Times New Roman" w:cs="Times New Roman"/>
          <w:color w:val="222222"/>
          <w:shd w:val="clear" w:color="auto" w:fill="FFFFFF"/>
        </w:rPr>
        <w:t>ytterligare</w:t>
      </w:r>
      <w:r w:rsidR="00141643" w:rsidRPr="00A56627">
        <w:rPr>
          <w:rFonts w:eastAsia="Times New Roman" w:cs="Times New Roman"/>
          <w:color w:val="222222"/>
          <w:shd w:val="clear" w:color="auto" w:fill="FFFFFF"/>
        </w:rPr>
        <w:t xml:space="preserve"> reliabilitet</w:t>
      </w:r>
      <w:r w:rsidR="005A763F">
        <w:rPr>
          <w:rFonts w:eastAsia="Times New Roman" w:cs="Times New Roman"/>
          <w:color w:val="222222"/>
          <w:shd w:val="clear" w:color="auto" w:fill="FFFFFF"/>
        </w:rPr>
        <w:t xml:space="preserve">. </w:t>
      </w:r>
      <w:r w:rsidR="00F92F7E">
        <w:rPr>
          <w:rFonts w:eastAsia="Times New Roman" w:cs="Times New Roman"/>
          <w:color w:val="222222"/>
          <w:shd w:val="clear" w:color="auto" w:fill="FFFFFF"/>
        </w:rPr>
        <w:t>Fördelen i denna studie är att e</w:t>
      </w:r>
      <w:r w:rsidR="005A763F">
        <w:rPr>
          <w:rFonts w:eastAsia="Times New Roman" w:cs="Times New Roman"/>
          <w:color w:val="222222"/>
          <w:shd w:val="clear" w:color="auto" w:fill="FFFFFF"/>
        </w:rPr>
        <w:t xml:space="preserve">valueringsmetoden </w:t>
      </w:r>
      <w:r w:rsidR="00DD2EEF">
        <w:rPr>
          <w:rFonts w:eastAsia="Times New Roman" w:cs="Times New Roman"/>
          <w:color w:val="222222"/>
          <w:shd w:val="clear" w:color="auto" w:fill="FFFFFF"/>
        </w:rPr>
        <w:t>utvinner</w:t>
      </w:r>
      <w:r w:rsidR="00570209">
        <w:rPr>
          <w:rFonts w:eastAsia="Times New Roman" w:cs="Times New Roman"/>
          <w:color w:val="222222"/>
          <w:shd w:val="clear" w:color="auto" w:fill="FFFFFF"/>
        </w:rPr>
        <w:t xml:space="preserve"> fler</w:t>
      </w:r>
      <w:r w:rsidR="00DD2EEF">
        <w:rPr>
          <w:rFonts w:eastAsia="Times New Roman" w:cs="Times New Roman"/>
          <w:color w:val="222222"/>
          <w:shd w:val="clear" w:color="auto" w:fill="FFFFFF"/>
        </w:rPr>
        <w:t>a</w:t>
      </w:r>
      <w:r w:rsidR="00570209">
        <w:rPr>
          <w:rFonts w:eastAsia="Times New Roman" w:cs="Times New Roman"/>
          <w:color w:val="222222"/>
          <w:shd w:val="clear" w:color="auto" w:fill="FFFFFF"/>
        </w:rPr>
        <w:t xml:space="preserve"> </w:t>
      </w:r>
      <w:r w:rsidR="005A763F">
        <w:rPr>
          <w:rFonts w:eastAsia="Times New Roman" w:cs="Times New Roman"/>
          <w:color w:val="222222"/>
          <w:shd w:val="clear" w:color="auto" w:fill="FFFFFF"/>
        </w:rPr>
        <w:t>detaljer</w:t>
      </w:r>
      <w:r w:rsidR="00570209">
        <w:rPr>
          <w:rFonts w:eastAsia="Times New Roman" w:cs="Times New Roman"/>
          <w:color w:val="222222"/>
          <w:shd w:val="clear" w:color="auto" w:fill="FFFFFF"/>
        </w:rPr>
        <w:t xml:space="preserve"> </w:t>
      </w:r>
      <w:r w:rsidR="00BA7030">
        <w:rPr>
          <w:rFonts w:eastAsia="Times New Roman" w:cs="Times New Roman"/>
          <w:color w:val="222222"/>
          <w:shd w:val="clear" w:color="auto" w:fill="FFFFFF"/>
        </w:rPr>
        <w:t xml:space="preserve">angående </w:t>
      </w:r>
      <w:r w:rsidR="00570209">
        <w:rPr>
          <w:rFonts w:eastAsia="Times New Roman" w:cs="Times New Roman"/>
          <w:color w:val="222222"/>
          <w:shd w:val="clear" w:color="auto" w:fill="FFFFFF"/>
        </w:rPr>
        <w:t>Grades kurser</w:t>
      </w:r>
      <w:r w:rsidR="00BA7030">
        <w:rPr>
          <w:rFonts w:eastAsia="Times New Roman" w:cs="Times New Roman"/>
          <w:color w:val="222222"/>
          <w:shd w:val="clear" w:color="auto" w:fill="FFFFFF"/>
        </w:rPr>
        <w:t xml:space="preserve"> tillsammans med DIM</w:t>
      </w:r>
      <w:r w:rsidR="00570209">
        <w:rPr>
          <w:rFonts w:eastAsia="Times New Roman" w:cs="Times New Roman"/>
          <w:color w:val="222222"/>
          <w:shd w:val="clear" w:color="auto" w:fill="FFFFFF"/>
        </w:rPr>
        <w:t>.</w:t>
      </w:r>
      <w:commentRangeEnd w:id="101"/>
      <w:r w:rsidR="00BA7030">
        <w:rPr>
          <w:rStyle w:val="Kommentarsreferens"/>
        </w:rPr>
        <w:commentReference w:id="101"/>
      </w:r>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w:t>
      </w:r>
      <w:r w:rsidR="00ED77BB">
        <w:lastRenderedPageBreak/>
        <w:t>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02" w:name="_Toc401327942"/>
      <w:r w:rsidRPr="004E58AD">
        <w:t>Tack</w:t>
      </w:r>
      <w:bookmarkEnd w:id="102"/>
    </w:p>
    <w:p w14:paraId="78DAD096" w14:textId="0B71A207"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03" w:name="_Toc391456186"/>
      <w:bookmarkStart w:id="104" w:name="_Toc401327943"/>
      <w:bookmarkEnd w:id="103"/>
      <w:r w:rsidRPr="004E58AD">
        <w:t>Referenser</w:t>
      </w:r>
      <w:bookmarkEnd w:id="104"/>
    </w:p>
    <w:p w14:paraId="34026666" w14:textId="111D8A02"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begin"/>
      </w:r>
      <w:r w:rsidR="00F81DA7">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r w:rsidR="00E2695E">
        <w:rPr>
          <w:rFonts w:cs="Times New Roman"/>
          <w:color w:val="000000"/>
          <w:szCs w:val="24"/>
        </w:rPr>
        <w:t>Automatic</w:t>
      </w:r>
      <w:proofErr w:type="spellEnd"/>
      <w:r w:rsidR="00E2695E">
        <w:rPr>
          <w:rFonts w:cs="Times New Roman"/>
          <w:color w:val="000000"/>
          <w:szCs w:val="24"/>
        </w:rPr>
        <w:t xml:space="preserve"> citation </w:t>
      </w:r>
      <w:proofErr w:type="spellStart"/>
      <w:r w:rsidR="00E2695E">
        <w:rPr>
          <w:rFonts w:cs="Times New Roman"/>
          <w:color w:val="000000"/>
          <w:szCs w:val="24"/>
        </w:rPr>
        <w:t>updates</w:t>
      </w:r>
      <w:proofErr w:type="spellEnd"/>
      <w:r w:rsidR="00E2695E">
        <w:rPr>
          <w:rFonts w:cs="Times New Roman"/>
          <w:color w:val="000000"/>
          <w:szCs w:val="24"/>
        </w:rPr>
        <w:t xml:space="preserve"> </w:t>
      </w:r>
      <w:proofErr w:type="spellStart"/>
      <w:r w:rsidR="00E2695E">
        <w:rPr>
          <w:rFonts w:cs="Times New Roman"/>
          <w:color w:val="000000"/>
          <w:szCs w:val="24"/>
        </w:rPr>
        <w:t>are</w:t>
      </w:r>
      <w:proofErr w:type="spellEnd"/>
      <w:r w:rsidR="00E2695E">
        <w:rPr>
          <w:rFonts w:cs="Times New Roman"/>
          <w:color w:val="000000"/>
          <w:szCs w:val="24"/>
        </w:rPr>
        <w:t xml:space="preserve"> </w:t>
      </w:r>
      <w:proofErr w:type="spellStart"/>
      <w:r w:rsidR="00E2695E">
        <w:rPr>
          <w:rFonts w:cs="Times New Roman"/>
          <w:color w:val="000000"/>
          <w:szCs w:val="24"/>
        </w:rPr>
        <w:t>disabled</w:t>
      </w:r>
      <w:proofErr w:type="spellEnd"/>
      <w:r w:rsidR="00E2695E">
        <w:rPr>
          <w:rFonts w:cs="Times New Roman"/>
          <w:color w:val="000000"/>
          <w:szCs w:val="24"/>
        </w:rPr>
        <w:t xml:space="preserve">. To </w:t>
      </w:r>
      <w:proofErr w:type="spellStart"/>
      <w:r w:rsidR="00E2695E">
        <w:rPr>
          <w:rFonts w:cs="Times New Roman"/>
          <w:color w:val="000000"/>
          <w:szCs w:val="24"/>
        </w:rPr>
        <w:t>see</w:t>
      </w:r>
      <w:proofErr w:type="spellEnd"/>
      <w:r w:rsidR="00E2695E">
        <w:rPr>
          <w:rFonts w:cs="Times New Roman"/>
          <w:color w:val="000000"/>
          <w:szCs w:val="24"/>
        </w:rPr>
        <w:t xml:space="preserve"> the </w:t>
      </w:r>
      <w:proofErr w:type="spellStart"/>
      <w:r w:rsidR="00E2695E">
        <w:rPr>
          <w:rFonts w:cs="Times New Roman"/>
          <w:color w:val="000000"/>
          <w:szCs w:val="24"/>
        </w:rPr>
        <w:t>bibliography</w:t>
      </w:r>
      <w:proofErr w:type="spellEnd"/>
      <w:r w:rsidR="00E2695E">
        <w:rPr>
          <w:rFonts w:cs="Times New Roman"/>
          <w:color w:val="000000"/>
          <w:szCs w:val="24"/>
        </w:rPr>
        <w:t xml:space="preserve">, </w:t>
      </w:r>
      <w:proofErr w:type="spellStart"/>
      <w:r w:rsidR="00E2695E">
        <w:rPr>
          <w:rFonts w:cs="Times New Roman"/>
          <w:color w:val="000000"/>
          <w:szCs w:val="24"/>
        </w:rPr>
        <w:t>click</w:t>
      </w:r>
      <w:proofErr w:type="spellEnd"/>
      <w:r w:rsidR="00E2695E">
        <w:rPr>
          <w:rFonts w:cs="Times New Roman"/>
          <w:color w:val="000000"/>
          <w:szCs w:val="24"/>
        </w:rPr>
        <w:t xml:space="preserve"> </w:t>
      </w:r>
      <w:proofErr w:type="spellStart"/>
      <w:r w:rsidR="00E2695E">
        <w:rPr>
          <w:rFonts w:cs="Times New Roman"/>
          <w:color w:val="000000"/>
          <w:szCs w:val="24"/>
        </w:rPr>
        <w:t>Refresh</w:t>
      </w:r>
      <w:proofErr w:type="spellEnd"/>
      <w:r w:rsidR="00E2695E">
        <w:rPr>
          <w:rFonts w:cs="Times New Roman"/>
          <w:color w:val="000000"/>
          <w:szCs w:val="24"/>
        </w:rPr>
        <w:t xml:space="preserve"> in the </w:t>
      </w:r>
      <w:proofErr w:type="spellStart"/>
      <w:r w:rsidR="00E2695E">
        <w:rPr>
          <w:rFonts w:cs="Times New Roman"/>
          <w:color w:val="000000"/>
          <w:szCs w:val="24"/>
        </w:rPr>
        <w:t>Zotero</w:t>
      </w:r>
      <w:proofErr w:type="spellEnd"/>
      <w:r w:rsidR="00E2695E">
        <w:rPr>
          <w:rFonts w:cs="Times New Roman"/>
          <w:color w:val="000000"/>
          <w:szCs w:val="24"/>
        </w:rPr>
        <w:t xml:space="preserve"> toolbar.</w:t>
      </w: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105" w:name="_Toc391456187"/>
      <w:bookmarkStart w:id="106" w:name="_Toc401327944"/>
      <w:bookmarkEnd w:id="105"/>
      <w:r w:rsidRPr="009F3187">
        <w:t>Bilagor</w:t>
      </w:r>
      <w:bookmarkEnd w:id="106"/>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107" w:name="_Toc391456188"/>
      <w:bookmarkEnd w:id="107"/>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08" w:name="_Toc391456189"/>
      <w:bookmarkEnd w:id="108"/>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Olivia Imner" w:date="2018-12-06T10:39:00Z" w:initials="OI">
    <w:p w14:paraId="683586B3" w14:textId="60A7D0C4" w:rsidR="00B837BB" w:rsidRDefault="00B837BB">
      <w:pPr>
        <w:pStyle w:val="Kommentarer"/>
      </w:pPr>
      <w:r>
        <w:rPr>
          <w:rStyle w:val="Kommentarsreferens"/>
        </w:rPr>
        <w:annotationRef/>
      </w:r>
      <w:r>
        <w:t xml:space="preserve">Det du skrev. </w:t>
      </w:r>
    </w:p>
    <w:p w14:paraId="30AFBB0E" w14:textId="77777777" w:rsidR="00B837BB" w:rsidRDefault="00B837BB">
      <w:pPr>
        <w:pStyle w:val="Kommentarer"/>
      </w:pPr>
    </w:p>
  </w:comment>
  <w:comment w:id="37" w:author="Olivia Imner" w:date="2018-12-02T21:05:00Z" w:initials="OI">
    <w:p w14:paraId="6465A0CA" w14:textId="554C84F7" w:rsidR="00E2695E" w:rsidRDefault="00E2695E">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roofErr w:type="spellStart"/>
      <w:r>
        <w:rPr>
          <w:rFonts w:cs="Times New Roman"/>
        </w:rPr>
        <w:t>fixed</w:t>
      </w:r>
      <w:proofErr w:type="spellEnd"/>
    </w:p>
  </w:comment>
  <w:comment w:id="70" w:author="Olivia Imner" w:date="2018-12-02T18:27:00Z" w:initials="OI">
    <w:p w14:paraId="3C62F6A4" w14:textId="459A33BA" w:rsidR="00E2695E" w:rsidRDefault="00E2695E">
      <w:pPr>
        <w:pStyle w:val="Kommentarer"/>
      </w:pPr>
      <w:ins w:id="99"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01" w:author="Olivia Imner" w:date="2018-12-06T10:18:00Z" w:initials="OI">
    <w:p w14:paraId="41D75471" w14:textId="77777777" w:rsidR="00E2695E" w:rsidRDefault="00E2695E">
      <w:pPr>
        <w:pStyle w:val="Kommentarer"/>
      </w:pPr>
      <w:r>
        <w:rPr>
          <w:rStyle w:val="Kommentarsreferens"/>
        </w:rPr>
        <w:annotationRef/>
      </w:r>
      <w:r>
        <w:t xml:space="preserve">Nytt </w:t>
      </w:r>
    </w:p>
    <w:p w14:paraId="07C23C3D" w14:textId="7CCF44DE" w:rsidR="00E2695E" w:rsidRDefault="00E2695E">
      <w:pPr>
        <w:pStyle w:val="Kommentarer"/>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2695E" w:rsidRDefault="00E2695E">
      <w:r>
        <w:separator/>
      </w:r>
    </w:p>
  </w:endnote>
  <w:endnote w:type="continuationSeparator" w:id="0">
    <w:p w14:paraId="4F768654" w14:textId="77777777" w:rsidR="00E2695E" w:rsidRDefault="00E26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2695E" w:rsidRDefault="00E2695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2695E" w:rsidRDefault="00E2695E">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E2695E" w:rsidRDefault="00E2695E">
        <w:pPr>
          <w:pStyle w:val="Footer1"/>
          <w:jc w:val="center"/>
        </w:pPr>
        <w:r>
          <w:fldChar w:fldCharType="begin"/>
        </w:r>
        <w:r>
          <w:instrText>PAGE</w:instrText>
        </w:r>
        <w:r>
          <w:fldChar w:fldCharType="separate"/>
        </w:r>
        <w:r w:rsidR="00B837BB">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E2695E" w:rsidRDefault="00E2695E">
        <w:pPr>
          <w:pStyle w:val="Footer1"/>
          <w:jc w:val="center"/>
        </w:pPr>
        <w:r>
          <w:fldChar w:fldCharType="begin"/>
        </w:r>
        <w:r>
          <w:instrText>PAGE</w:instrText>
        </w:r>
        <w:r>
          <w:fldChar w:fldCharType="separate"/>
        </w:r>
        <w:r w:rsidR="00B837B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2695E" w:rsidRDefault="00E2695E">
      <w:r>
        <w:separator/>
      </w:r>
    </w:p>
  </w:footnote>
  <w:footnote w:type="continuationSeparator" w:id="0">
    <w:p w14:paraId="71DB8F98" w14:textId="77777777" w:rsidR="00E2695E" w:rsidRDefault="00E2695E">
      <w:r>
        <w:continuationSeparator/>
      </w:r>
    </w:p>
  </w:footnote>
  <w:footnote w:id="1">
    <w:p w14:paraId="5824ECF3" w14:textId="4B98B15A" w:rsidR="00E2695E" w:rsidRPr="005D1A1C" w:rsidRDefault="00E2695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E2695E" w:rsidRPr="005D1A1C" w:rsidRDefault="00E2695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E2695E" w:rsidRPr="005D1A1C" w:rsidRDefault="00E2695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E2695E" w:rsidRPr="005D1A1C" w:rsidRDefault="00E2695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E2695E" w:rsidRPr="005D1A1C" w:rsidRDefault="00E2695E"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E2695E" w:rsidRDefault="00E2695E"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005"/>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D2EEF"/>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719C261-7281-4244-A249-6D600223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25</Pages>
  <Words>15141</Words>
  <Characters>80253</Characters>
  <Application>Microsoft Macintosh Word</Application>
  <DocSecurity>0</DocSecurity>
  <Lines>668</Lines>
  <Paragraphs>190</Paragraphs>
  <ScaleCrop>false</ScaleCrop>
  <Company>Stockholms universitetsbibliotek</Company>
  <LinksUpToDate>false</LinksUpToDate>
  <CharactersWithSpaces>95204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43</cp:revision>
  <cp:lastPrinted>2018-11-06T10:11:00Z</cp:lastPrinted>
  <dcterms:created xsi:type="dcterms:W3CDTF">2018-11-22T15:58:00Z</dcterms:created>
  <dcterms:modified xsi:type="dcterms:W3CDTF">2018-12-06T09:39:00Z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