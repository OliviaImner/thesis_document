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BE257F" w:rsidRDefault="00BE257F">
                            <w:pPr>
                              <w:pStyle w:val="Frontpagetext"/>
                              <w:rPr>
                                <w:sz w:val="28"/>
                                <w:szCs w:val="28"/>
                              </w:rPr>
                            </w:pPr>
                            <w:r>
                              <w:rPr>
                                <w:sz w:val="28"/>
                                <w:szCs w:val="28"/>
                              </w:rPr>
                              <w:t xml:space="preserve">Institutionen för data- </w:t>
                            </w:r>
                            <w:r>
                              <w:rPr>
                                <w:sz w:val="28"/>
                                <w:szCs w:val="28"/>
                              </w:rPr>
                              <w:br/>
                              <w:t>och systemvetenskap</w:t>
                            </w:r>
                          </w:p>
                          <w:p w14:paraId="0DD0DA7D" w14:textId="77777777" w:rsidR="00BE257F" w:rsidRDefault="00BE257F">
                            <w:pPr>
                              <w:pStyle w:val="TextBox"/>
                            </w:pPr>
                            <w:r>
                              <w:t xml:space="preserve">Examensarbete 15 </w:t>
                            </w:r>
                            <w:proofErr w:type="spellStart"/>
                            <w:r>
                              <w:t>hp</w:t>
                            </w:r>
                            <w:proofErr w:type="spellEnd"/>
                          </w:p>
                          <w:p w14:paraId="205AAAC7" w14:textId="77777777" w:rsidR="00BE257F" w:rsidRDefault="00BE257F">
                            <w:pPr>
                              <w:pStyle w:val="TextBox"/>
                            </w:pPr>
                            <w:r>
                              <w:t>Data- och systemvetenskap</w:t>
                            </w:r>
                          </w:p>
                          <w:p w14:paraId="51566511" w14:textId="77777777" w:rsidR="00BE257F" w:rsidRDefault="00BE257F">
                            <w:pPr>
                              <w:pStyle w:val="Textruta"/>
                            </w:pPr>
                            <w:r>
                              <w:t xml:space="preserve">Kurs- eller utbildningsprogram (180 </w:t>
                            </w:r>
                            <w:proofErr w:type="spellStart"/>
                            <w:r>
                              <w:t>hp</w:t>
                            </w:r>
                            <w:proofErr w:type="spellEnd"/>
                            <w:r>
                              <w:t xml:space="preserve">) </w:t>
                            </w:r>
                          </w:p>
                          <w:p w14:paraId="7A700FAB" w14:textId="05793D08" w:rsidR="00BE257F" w:rsidRDefault="00BE257F">
                            <w:pPr>
                              <w:pStyle w:val="Textruta"/>
                            </w:pPr>
                            <w:r>
                              <w:t>Höstterminen 2018</w:t>
                            </w:r>
                          </w:p>
                          <w:p w14:paraId="381612CD" w14:textId="77777777" w:rsidR="00BE257F" w:rsidRDefault="00BE257F">
                            <w:pPr>
                              <w:pStyle w:val="Textruta"/>
                            </w:pPr>
                            <w:r>
                              <w:t>Handledare: Robert Ramberg</w:t>
                            </w:r>
                          </w:p>
                          <w:p w14:paraId="41DC09BB" w14:textId="358B72E7" w:rsidR="00BE257F" w:rsidRDefault="00BE257F">
                            <w:pPr>
                              <w:pStyle w:val="Textruta"/>
                            </w:pPr>
                            <w:r>
                              <w:t>Granskare: Patrik Hernvall</w:t>
                            </w:r>
                          </w:p>
                          <w:p w14:paraId="316E1ACF" w14:textId="77777777" w:rsidR="00BE257F" w:rsidRPr="00EE4EEC" w:rsidRDefault="00BE257F">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BE257F" w:rsidRDefault="00BE257F">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197DB1" w:rsidRDefault="00197DB1">
                      <w:pPr>
                        <w:pStyle w:val="Frontpagetext"/>
                        <w:rPr>
                          <w:sz w:val="28"/>
                          <w:szCs w:val="28"/>
                        </w:rPr>
                      </w:pPr>
                      <w:r>
                        <w:rPr>
                          <w:sz w:val="28"/>
                          <w:szCs w:val="28"/>
                        </w:rPr>
                        <w:t xml:space="preserve">Institutionen för data- </w:t>
                      </w:r>
                      <w:r>
                        <w:rPr>
                          <w:sz w:val="28"/>
                          <w:szCs w:val="28"/>
                        </w:rPr>
                        <w:br/>
                        <w:t>och systemvetenskap</w:t>
                      </w:r>
                    </w:p>
                    <w:p w14:paraId="0DD0DA7D" w14:textId="77777777" w:rsidR="00197DB1" w:rsidRDefault="00197DB1">
                      <w:pPr>
                        <w:pStyle w:val="TextBox"/>
                      </w:pPr>
                      <w:r>
                        <w:t xml:space="preserve">Examensarbete 15 </w:t>
                      </w:r>
                      <w:proofErr w:type="spellStart"/>
                      <w:r>
                        <w:t>hp</w:t>
                      </w:r>
                      <w:proofErr w:type="spellEnd"/>
                    </w:p>
                    <w:p w14:paraId="205AAAC7" w14:textId="77777777" w:rsidR="00197DB1" w:rsidRDefault="00197DB1">
                      <w:pPr>
                        <w:pStyle w:val="TextBox"/>
                      </w:pPr>
                      <w:r>
                        <w:t>Data- och systemvetenskap</w:t>
                      </w:r>
                    </w:p>
                    <w:p w14:paraId="51566511" w14:textId="77777777" w:rsidR="00197DB1" w:rsidRDefault="00197DB1">
                      <w:pPr>
                        <w:pStyle w:val="Textruta"/>
                      </w:pPr>
                      <w:r>
                        <w:t xml:space="preserve">Kurs- eller utbildningsprogram (180 </w:t>
                      </w:r>
                      <w:proofErr w:type="spellStart"/>
                      <w:r>
                        <w:t>hp</w:t>
                      </w:r>
                      <w:proofErr w:type="spellEnd"/>
                      <w:r>
                        <w:t xml:space="preserve">) </w:t>
                      </w:r>
                    </w:p>
                    <w:p w14:paraId="7A700FAB" w14:textId="05793D08" w:rsidR="00197DB1" w:rsidRDefault="00197DB1">
                      <w:pPr>
                        <w:pStyle w:val="Textruta"/>
                      </w:pPr>
                      <w:r>
                        <w:t>Höstterminen 2018</w:t>
                      </w:r>
                    </w:p>
                    <w:p w14:paraId="381612CD" w14:textId="77777777" w:rsidR="00197DB1" w:rsidRDefault="00197DB1">
                      <w:pPr>
                        <w:pStyle w:val="Textruta"/>
                      </w:pPr>
                      <w:r>
                        <w:t>Handledare: Robert Ramberg</w:t>
                      </w:r>
                    </w:p>
                    <w:p w14:paraId="41DC09BB" w14:textId="358B72E7" w:rsidR="00197DB1" w:rsidRDefault="00197DB1">
                      <w:pPr>
                        <w:pStyle w:val="Textruta"/>
                      </w:pPr>
                      <w:r>
                        <w:t>Granskare: Patrik Hernvall</w:t>
                      </w:r>
                    </w:p>
                    <w:p w14:paraId="316E1ACF" w14:textId="77777777" w:rsidR="00197DB1" w:rsidRPr="00EE4EEC" w:rsidRDefault="00197DB1">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197DB1" w:rsidRDefault="00197DB1">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0587F940" w14:textId="289558E5" w:rsidR="00D45847"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ins w:id="2" w:author="Olivia Imner" w:date="2019-01-01T08:26:00Z">
        <w:r w:rsidR="00346798">
          <w:t xml:space="preserve">strukturerad </w:t>
        </w:r>
      </w:ins>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r w:rsidR="00850895">
        <w:br w:type="page"/>
      </w:r>
    </w:p>
    <w:p w14:paraId="0801F9C7" w14:textId="7E8209D5" w:rsidR="00DB3821" w:rsidRPr="00547B0E" w:rsidRDefault="00850895" w:rsidP="009D27B3">
      <w:pPr>
        <w:pStyle w:val="Heading11"/>
      </w:pPr>
      <w:bookmarkStart w:id="3" w:name="_Toc391456179"/>
      <w:bookmarkStart w:id="4" w:name="_Toc401327935"/>
      <w:bookmarkEnd w:id="3"/>
      <w:r>
        <w:lastRenderedPageBreak/>
        <w:t>Introduktion</w:t>
      </w:r>
      <w:bookmarkEnd w:id="4"/>
    </w:p>
    <w:p w14:paraId="300F89A0" w14:textId="7B1EB672"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 xml:space="preserve">-lärandet skapar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64624E" w:rsidP="00CA1731">
      <w:pPr>
        <w:spacing w:line="480" w:lineRule="auto"/>
        <w:jc w:val="both"/>
        <w:rPr>
          <w:ins w:id="5" w:author="Olivia Imner" w:date="2019-01-01T16:14:00Z"/>
        </w:rPr>
      </w:pPr>
      <w:r>
        <w:rPr>
          <w:rStyle w:val="Kommentarsreferens"/>
        </w:rPr>
        <w:commentReference w:id="6"/>
      </w:r>
    </w:p>
    <w:p w14:paraId="0514F12A" w14:textId="41ADCC40" w:rsidR="00C77690" w:rsidRPr="00C77690" w:rsidRDefault="00C77690" w:rsidP="00C77690">
      <w:pPr>
        <w:spacing w:line="480" w:lineRule="auto"/>
        <w:rPr>
          <w:b/>
        </w:rPr>
      </w:pPr>
      <w:ins w:id="7" w:author="Olivia Imner" w:date="2019-01-01T16:15:00Z">
        <w:r w:rsidRPr="00C77690">
          <w:rPr>
            <w:b/>
          </w:rPr>
          <w:t>Pedagogiska perspektiv och modeller för lärande</w:t>
        </w:r>
      </w:ins>
    </w:p>
    <w:p w14:paraId="682F2A56" w14:textId="77777777"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lastRenderedPageBreak/>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Kognitiv (</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329F8244"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 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p>
    <w:p w14:paraId="47BA92BD" w14:textId="77777777" w:rsidR="004A54DB" w:rsidRDefault="004A54DB" w:rsidP="004A54DB">
      <w:pPr>
        <w:spacing w:line="480" w:lineRule="auto"/>
        <w:jc w:val="both"/>
      </w:pPr>
    </w:p>
    <w:p w14:paraId="5FA485B7" w14:textId="45AAA39C"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(Conole, 2010,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5B0F1DD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 xml:space="preserve">”lärande genom social interaktion”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C91F45">
        <w:instrText xml:space="preserve"> ADDIN ZOTERO_ITEM CSL_CITATION {"citationID":"6dBYzKaD","properties":{"formattedCitation":"(Gr\\uc0\\u225{}inne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(Gráinne 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w:t>
      </w:r>
      <w:r w:rsidR="00D56AA9">
        <w:lastRenderedPageBreak/>
        <w:t xml:space="preserve">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64624E" w:rsidP="004A54DB">
      <w:pPr>
        <w:spacing w:line="480" w:lineRule="auto"/>
        <w:jc w:val="both"/>
        <w:rPr>
          <w:ins w:id="8" w:author="Olivia Imner" w:date="2019-01-01T16:11:00Z"/>
        </w:rPr>
      </w:pPr>
      <w:r>
        <w:rPr>
          <w:rStyle w:val="Kommentarsreferens"/>
        </w:rPr>
        <w:commentReference w:id="9"/>
      </w:r>
    </w:p>
    <w:p w14:paraId="78074A72" w14:textId="453A4CE4" w:rsidR="00C77690" w:rsidRPr="00C77690" w:rsidRDefault="00C77690" w:rsidP="00C77690">
      <w:pPr>
        <w:spacing w:line="480" w:lineRule="auto"/>
        <w:rPr>
          <w:b/>
        </w:rPr>
      </w:pPr>
      <w:ins w:id="10" w:author="Olivia Imner" w:date="2019-01-01T16:11:00Z">
        <w:r>
          <w:rPr>
            <w:b/>
          </w:rPr>
          <w:t>Grades bakgrund</w:t>
        </w:r>
      </w:ins>
    </w:p>
    <w:p w14:paraId="5349BBBF" w14:textId="77777777" w:rsidR="004A1CFE" w:rsidRDefault="00A2390B" w:rsidP="004A1CFE">
      <w:pPr>
        <w:spacing w:line="480" w:lineRule="auto"/>
        <w:jc w:val="both"/>
        <w:rPr>
          <w:ins w:id="11" w:author="Olivia Imner" w:date="2019-01-01T15:50:00Z"/>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183881" w:rsidRDefault="00183881" w:rsidP="00183881">
      <w:pPr>
        <w:spacing w:line="480" w:lineRule="auto"/>
        <w:rPr>
          <w:b/>
        </w:rPr>
      </w:pPr>
      <w:ins w:id="12" w:author="Olivia Imner" w:date="2019-01-01T15:49:00Z">
        <w:r>
          <w:rPr>
            <w:b/>
          </w:rPr>
          <w:t>Sammanfattning av studiens mål, metod, och slutsatser</w:t>
        </w:r>
      </w:ins>
    </w:p>
    <w:p w14:paraId="3EC0EA8E" w14:textId="57B88577"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 xml:space="preserve">ur </w:t>
      </w:r>
      <w:r w:rsidR="001E05E5">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detta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 xml:space="preserve">med en representativ modell </w:t>
      </w:r>
      <w:r w:rsidRPr="00713E7C">
        <w:rPr>
          <w:rFonts w:cs="Times New Roman"/>
        </w:rPr>
        <w:lastRenderedPageBreak/>
        <w:t>(DIM,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w:t>
      </w:r>
      <w:r w:rsidR="00442178">
        <w:rPr>
          <w:rFonts w:cs="Times New Roman"/>
        </w:rPr>
        <w:t>riktlinjer</w:t>
      </w:r>
      <w:r w:rsidR="00442178" w:rsidRPr="00713E7C">
        <w:rPr>
          <w:rFonts w:cs="Times New Roman"/>
        </w:rPr>
        <w:t xml:space="preserve"> </w:t>
      </w:r>
      <w:r w:rsidR="00EB72CF">
        <w:rPr>
          <w:rFonts w:cs="Times New Roman"/>
        </w:rPr>
        <w:t>samt</w:t>
      </w:r>
      <w:r w:rsidRPr="00713E7C">
        <w:rPr>
          <w:rFonts w:cs="Times New Roman"/>
        </w:rPr>
        <w:t xml:space="preserve"> att DIM hade en bättre prestation jämfört med </w:t>
      </w:r>
      <w:r w:rsidR="00412495">
        <w:rPr>
          <w:rFonts w:cs="Times New Roman"/>
        </w:rPr>
        <w:t>KLM och ATM</w:t>
      </w:r>
      <w:r w:rsidR="00E83E99">
        <w:rPr>
          <w:rFonts w:cs="Times New Roman"/>
        </w:rPr>
        <w:t xml:space="preserve">.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utgångspunkt 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 xml:space="preserve">vilken </w:t>
      </w:r>
      <w:r w:rsidR="008670D1">
        <w:rPr>
          <w:rFonts w:cs="Times New Roman"/>
        </w:rPr>
        <w:t>för och- nackdelar</w:t>
      </w:r>
      <w:r w:rsidR="00EA50F0">
        <w:rPr>
          <w:rFonts w:cs="Times New Roman"/>
        </w:rPr>
        <w:t xml:space="preserve">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w:t>
      </w:r>
      <w:r w:rsidR="0048422A">
        <w:rPr>
          <w:lang w:eastAsia="sv-SE"/>
        </w:rPr>
        <w:t>e</w:t>
      </w:r>
      <w:r w:rsidR="003B34BD">
        <w:rPr>
          <w:lang w:eastAsia="sv-SE"/>
        </w:rPr>
        <w:t xml:space="preserve"> pedagogisk modell för varje kurs.</w:t>
      </w:r>
    </w:p>
    <w:p w14:paraId="605C34FB" w14:textId="77777777" w:rsidR="009462CB" w:rsidRDefault="00850895" w:rsidP="009D27B3">
      <w:pPr>
        <w:pStyle w:val="Heading11"/>
      </w:pPr>
      <w:bookmarkStart w:id="13" w:name="_Toc391456181"/>
      <w:bookmarkStart w:id="14" w:name="_Toc401327937"/>
      <w:bookmarkEnd w:id="13"/>
      <w:r>
        <w:t>Metod</w:t>
      </w:r>
      <w:bookmarkStart w:id="15" w:name="_Toc391456182"/>
      <w:bookmarkStart w:id="16" w:name="_Toc401327938"/>
      <w:bookmarkEnd w:id="14"/>
      <w:bookmarkEnd w:id="15"/>
    </w:p>
    <w:bookmarkEnd w:id="16"/>
    <w:p w14:paraId="2EA8083A" w14:textId="4895105C"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8508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Pr="009462CB">
        <w:rPr>
          <w:rFonts w:cs="Times New Roman"/>
        </w:rPr>
        <w:t xml:space="preserv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4F84C256"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Användning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är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8508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w:t>
      </w:r>
      <w:r w:rsidRPr="009462CB">
        <w:rPr>
          <w:rFonts w:cs="Times New Roman"/>
        </w:rPr>
        <w:lastRenderedPageBreak/>
        <w:t>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till</w:t>
      </w:r>
      <w:r w:rsidR="00674AA9">
        <w:rPr>
          <w:rFonts w:cs="Times New Roman"/>
        </w:rPr>
        <w:t>gängliga. Ett kvantitativt uppläg</w:t>
      </w:r>
      <w:r w:rsidRPr="009462CB">
        <w:rPr>
          <w:rFonts w:cs="Times New Roman"/>
        </w:rPr>
        <w:t xml:space="preserve">g valdes huvudsakligen med tanke på framtida studier. Kvantitativ data stödjer statistisk analys, </w:t>
      </w:r>
      <w:r w:rsidR="00E369F3">
        <w:rPr>
          <w:rFonts w:cs="Times New Roman"/>
        </w:rPr>
        <w:t>underlättar</w:t>
      </w:r>
      <w:r w:rsidRPr="009462CB">
        <w:rPr>
          <w:rFonts w:cs="Times New Roman"/>
        </w:rPr>
        <w:t xml:space="preserve"> analys av större urvalsgrupper, och </w:t>
      </w:r>
      <w:r w:rsidR="00E369F3">
        <w:rPr>
          <w:rFonts w:cs="Times New Roman"/>
        </w:rPr>
        <w:t xml:space="preserve">ger </w:t>
      </w:r>
      <w:r w:rsidRPr="009462CB">
        <w:rPr>
          <w:rFonts w:cs="Times New Roman"/>
        </w:rPr>
        <w:t>ett specifikt mått på de undersökta variablerna. Alla dessa egenskaper av kvantitativ data skulle man vilja ta del av i en större framtida studie och, därför skulle denna studie gynnas av att den preliminära explorativa studien utfördes på samma viss.</w:t>
      </w:r>
    </w:p>
    <w:p w14:paraId="51B9005F" w14:textId="77777777" w:rsidR="009462CB" w:rsidRPr="009462CB" w:rsidRDefault="009462CB"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405D96E2"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3066C7">
        <w:rPr>
          <w:rFonts w:cs="Times New Roman"/>
        </w:rPr>
        <w:t>.</w:t>
      </w:r>
      <w:del w:id="17" w:author="Olivia Imner" w:date="2019-01-01T15:51:00Z">
        <w:r w:rsidR="00527434" w:rsidDel="00183881">
          <w:rPr>
            <w:rFonts w:cs="Times New Roman"/>
          </w:rPr>
          <w:delText xml:space="preserve"> </w:delText>
        </w:r>
      </w:del>
      <w:r w:rsidR="00183881">
        <w:rPr>
          <w:rFonts w:cs="Times New Roman"/>
        </w:rPr>
        <w:t xml:space="preserve"> </w:t>
      </w:r>
      <w:r w:rsidR="00183881" w:rsidRPr="00BE257F">
        <w:rPr>
          <w:rFonts w:cs="Times New Roman"/>
        </w:rPr>
        <w:t xml:space="preserve">Sammanfattningsvis genomfördes framtagandet av intervjufrågorna </w:t>
      </w:r>
      <w:ins w:id="18" w:author="Olivia Imner" w:date="2019-01-01T16:09:00Z">
        <w:r w:rsidR="00C77690">
          <w:rPr>
            <w:rFonts w:cs="Times New Roman"/>
          </w:rPr>
          <w:t>med följande moment:</w:t>
        </w:r>
      </w:ins>
    </w:p>
    <w:p w14:paraId="1134CFA4" w14:textId="15976A87" w:rsidR="00183881" w:rsidRPr="00BE257F" w:rsidRDefault="00BE257F" w:rsidP="00BE257F">
      <w:pPr>
        <w:pStyle w:val="Kommentarer"/>
        <w:numPr>
          <w:ilvl w:val="0"/>
          <w:numId w:val="21"/>
        </w:numPr>
        <w:rPr>
          <w:rFonts w:cs="Times New Roman"/>
          <w:sz w:val="22"/>
          <w:szCs w:val="22"/>
        </w:rPr>
      </w:pPr>
      <w:r w:rsidRPr="00BE257F">
        <w:rPr>
          <w:rFonts w:cs="Times New Roman"/>
          <w:sz w:val="22"/>
          <w:szCs w:val="22"/>
        </w:rPr>
        <w:t>Inledande</w:t>
      </w:r>
      <w:r w:rsidR="00183881" w:rsidRPr="00BE257F">
        <w:rPr>
          <w:rFonts w:cs="Times New Roman"/>
          <w:sz w:val="22"/>
          <w:szCs w:val="22"/>
        </w:rPr>
        <w:t xml:space="preserve"> arbetet </w:t>
      </w:r>
      <w:r w:rsidRPr="00BE257F">
        <w:rPr>
          <w:rFonts w:cs="Times New Roman"/>
          <w:sz w:val="22"/>
          <w:szCs w:val="22"/>
        </w:rPr>
        <w:t>för att</w:t>
      </w:r>
      <w:r w:rsidR="00183881" w:rsidRPr="00BE257F">
        <w:rPr>
          <w:rFonts w:cs="Times New Roman"/>
          <w:sz w:val="22"/>
          <w:szCs w:val="22"/>
        </w:rPr>
        <w:t xml:space="preserve"> undersöka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195DBDDD"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p>
    <w:p w14:paraId="4FAB7491" w14:textId="3B088195"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p>
    <w:p w14:paraId="3E5A8ACE" w14:textId="34F2425A" w:rsidR="00183881" w:rsidRPr="00183881" w:rsidDel="00C77690" w:rsidRDefault="00183881" w:rsidP="00183881">
      <w:pPr>
        <w:pStyle w:val="Kommentarer"/>
        <w:ind w:left="720"/>
        <w:rPr>
          <w:del w:id="19" w:author="Olivia Imner" w:date="2019-01-01T16:16:00Z"/>
        </w:rPr>
      </w:pPr>
    </w:p>
    <w:p w14:paraId="4CE833B0" w14:textId="77777777" w:rsidR="00C77690" w:rsidRDefault="00C77690" w:rsidP="000B1921">
      <w:pPr>
        <w:tabs>
          <w:tab w:val="left" w:pos="1134"/>
        </w:tabs>
        <w:spacing w:line="480" w:lineRule="auto"/>
        <w:jc w:val="both"/>
        <w:rPr>
          <w:ins w:id="20" w:author="Olivia Imner" w:date="2019-01-01T16:16:00Z"/>
          <w:rFonts w:cs="Times New Roman"/>
        </w:rPr>
      </w:pPr>
    </w:p>
    <w:p w14:paraId="25D56B1E" w14:textId="2E6D68FB"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ins w:id="21" w:author="Olivia Imner" w:date="2019-01-01T16:01:00Z">
        <w:r w:rsidR="00BE257F">
          <w:rPr>
            <w:rFonts w:cs="Times New Roman"/>
          </w:rPr>
          <w:t xml:space="preserve"> (Moment 1)</w:t>
        </w:r>
      </w:ins>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w:t>
      </w:r>
      <w:ins w:id="22" w:author="Olivia Imner" w:date="2019-01-01T16:01:00Z">
        <w:r w:rsidR="00BE257F">
          <w:t xml:space="preserve"> (Moment 2)</w:t>
        </w:r>
      </w:ins>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ins w:id="23" w:author="Olivia Imner" w:date="2019-01-01T16:01:00Z">
        <w:r w:rsidR="00BE257F">
          <w:t xml:space="preserve"> (Moment 3)</w:t>
        </w:r>
      </w:ins>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w:t>
      </w:r>
      <w:r>
        <w:lastRenderedPageBreak/>
        <w:t>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ins w:id="24" w:author="Olivia Imner" w:date="2019-01-01T16:02:00Z">
        <w:r w:rsidR="00BE257F">
          <w:t xml:space="preserve">Moment 4, </w:t>
        </w:r>
      </w:ins>
      <w:r>
        <w:t xml:space="preserve">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ins w:id="25" w:author="Olivia Imner" w:date="2019-01-01T16:09:00Z">
        <w:r w:rsidR="00C77690">
          <w:t xml:space="preserve">Moment 5, </w:t>
        </w:r>
      </w:ins>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bookmarkStart w:id="26" w:name="_GoBack"/>
      <w:bookmarkEnd w:id="26"/>
    </w:p>
    <w:p w14:paraId="4D6BD85E" w14:textId="27A0CBD2"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tyst lokal utan </w:t>
      </w:r>
      <w:r w:rsidR="00067904">
        <w:t>störningsmöjligheter</w:t>
      </w:r>
      <w:r>
        <w:t xml:space="preserve">. Intervjun började med att förklara </w:t>
      </w:r>
      <w:r w:rsidR="00067904">
        <w:t>för</w:t>
      </w:r>
      <w:r>
        <w:t xml:space="preserve"> respondenten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27" w:name="_Toc391456183"/>
      <w:bookmarkStart w:id="28" w:name="_Toc401327939"/>
      <w:r w:rsidRPr="000B1921">
        <w:rPr>
          <w:rFonts w:cs="Times New Roman"/>
          <w:b/>
          <w:sz w:val="24"/>
          <w:szCs w:val="24"/>
        </w:rPr>
        <w:lastRenderedPageBreak/>
        <w:t>Utvärdering</w:t>
      </w:r>
      <w:bookmarkEnd w:id="27"/>
      <w:bookmarkEnd w:id="28"/>
    </w:p>
    <w:p w14:paraId="427737B0" w14:textId="0F36E6CD" w:rsidR="004C158E" w:rsidRDefault="000E3605" w:rsidP="000B1921">
      <w:pPr>
        <w:tabs>
          <w:tab w:val="left" w:pos="1134"/>
        </w:tabs>
        <w:spacing w:line="480" w:lineRule="auto"/>
        <w:jc w:val="both"/>
        <w:rPr>
          <w:ins w:id="29" w:author="Olivia Imner" w:date="2019-01-01T15:22:00Z"/>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ins w:id="30" w:author="Olivia Imner" w:date="2019-01-01T15:22:00Z">
        <w:r w:rsidR="004C158E">
          <w:rPr>
            <w:rFonts w:eastAsia="Times New Roman" w:cs="Times New Roman"/>
            <w:lang w:eastAsia="sv-SE"/>
          </w:rPr>
          <w:t xml:space="preserve"> </w:t>
        </w:r>
      </w:ins>
      <w:ins w:id="31" w:author="Olivia Imner" w:date="2019-01-01T15:29:00Z">
        <w:r w:rsidR="0089551B">
          <w:rPr>
            <w:rFonts w:eastAsia="Times New Roman" w:cs="Times New Roman"/>
            <w:lang w:eastAsia="sv-SE"/>
          </w:rPr>
          <w:t>Sammanfattningsvis</w:t>
        </w:r>
      </w:ins>
      <w:ins w:id="32" w:author="Olivia Imner" w:date="2019-01-01T15:28:00Z">
        <w:r w:rsidR="0089551B">
          <w:rPr>
            <w:rFonts w:eastAsia="Times New Roman" w:cs="Times New Roman"/>
            <w:lang w:eastAsia="sv-SE"/>
          </w:rPr>
          <w:t xml:space="preserve"> </w:t>
        </w:r>
      </w:ins>
      <w:ins w:id="33" w:author="Olivia Imner" w:date="2019-01-01T15:21:00Z">
        <w:r w:rsidR="004C158E">
          <w:rPr>
            <w:rFonts w:eastAsia="Times New Roman" w:cs="Times New Roman"/>
            <w:lang w:eastAsia="sv-SE"/>
          </w:rPr>
          <w:t xml:space="preserve">utfördes </w:t>
        </w:r>
      </w:ins>
      <w:ins w:id="34" w:author="Olivia Imner" w:date="2019-01-01T15:28:00Z">
        <w:r w:rsidR="0089551B">
          <w:rPr>
            <w:rFonts w:eastAsia="Times New Roman" w:cs="Times New Roman"/>
            <w:lang w:eastAsia="sv-SE"/>
          </w:rPr>
          <w:t xml:space="preserve">utvärderingen </w:t>
        </w:r>
      </w:ins>
      <w:ins w:id="35" w:author="Olivia Imner" w:date="2019-01-01T15:22:00Z">
        <w:r w:rsidR="004C158E">
          <w:rPr>
            <w:rFonts w:eastAsia="Times New Roman" w:cs="Times New Roman"/>
            <w:lang w:eastAsia="sv-SE"/>
          </w:rPr>
          <w:t xml:space="preserve">via de följande </w:t>
        </w:r>
      </w:ins>
      <w:ins w:id="36" w:author="Olivia Imner" w:date="2019-01-01T15:32:00Z">
        <w:r w:rsidR="0089551B">
          <w:rPr>
            <w:rFonts w:eastAsia="Times New Roman" w:cs="Times New Roman"/>
            <w:lang w:eastAsia="sv-SE"/>
          </w:rPr>
          <w:t>momenten</w:t>
        </w:r>
      </w:ins>
      <w:ins w:id="37" w:author="Olivia Imner" w:date="2019-01-01T15:22:00Z">
        <w:r w:rsidR="004C158E">
          <w:rPr>
            <w:rFonts w:eastAsia="Times New Roman" w:cs="Times New Roman"/>
            <w:lang w:eastAsia="sv-SE"/>
          </w:rPr>
          <w:t>:</w:t>
        </w:r>
      </w:ins>
    </w:p>
    <w:p w14:paraId="2CC189E4" w14:textId="0855FFE1" w:rsidR="004C158E" w:rsidRPr="00BE257F" w:rsidRDefault="0089551B" w:rsidP="004C158E">
      <w:pPr>
        <w:pStyle w:val="Kommentarer"/>
        <w:numPr>
          <w:ilvl w:val="0"/>
          <w:numId w:val="22"/>
        </w:numPr>
        <w:rPr>
          <w:ins w:id="38" w:author="Olivia Imner" w:date="2019-01-01T15:22:00Z"/>
          <w:rFonts w:eastAsia="Times New Roman" w:cs="Times New Roman"/>
          <w:sz w:val="22"/>
          <w:szCs w:val="22"/>
          <w:lang w:eastAsia="sv-SE"/>
        </w:rPr>
      </w:pPr>
      <w:ins w:id="39" w:author="Olivia Imner" w:date="2019-01-01T15:30:00Z">
        <w:r w:rsidRPr="00BE257F">
          <w:rPr>
            <w:rFonts w:eastAsia="Times New Roman" w:cs="Times New Roman"/>
            <w:sz w:val="22"/>
            <w:szCs w:val="22"/>
            <w:lang w:eastAsia="sv-SE"/>
          </w:rPr>
          <w:t>Analys</w:t>
        </w:r>
      </w:ins>
      <w:ins w:id="40" w:author="Olivia Imner" w:date="2019-01-01T15:22:00Z">
        <w:r w:rsidR="004C158E" w:rsidRPr="00BE257F">
          <w:rPr>
            <w:rFonts w:eastAsia="Times New Roman" w:cs="Times New Roman"/>
            <w:sz w:val="22"/>
            <w:szCs w:val="22"/>
            <w:lang w:eastAsia="sv-SE"/>
          </w:rPr>
          <w:t xml:space="preserve"> av DIM’s modellelement</w:t>
        </w:r>
      </w:ins>
    </w:p>
    <w:p w14:paraId="17D3C8D9" w14:textId="2EBD9784" w:rsidR="004C158E" w:rsidRPr="00BE257F" w:rsidRDefault="0089551B" w:rsidP="004C158E">
      <w:pPr>
        <w:pStyle w:val="Kommentarer"/>
        <w:numPr>
          <w:ilvl w:val="0"/>
          <w:numId w:val="22"/>
        </w:numPr>
        <w:rPr>
          <w:ins w:id="41" w:author="Olivia Imner" w:date="2019-01-01T15:22:00Z"/>
          <w:sz w:val="22"/>
          <w:szCs w:val="22"/>
        </w:rPr>
      </w:pPr>
      <w:ins w:id="42" w:author="Olivia Imner" w:date="2019-01-01T15:22:00Z">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ins>
      <w:ins w:id="43" w:author="Olivia Imner" w:date="2019-01-01T15:23:00Z">
        <w:r w:rsidRPr="00BE257F">
          <w:rPr>
            <w:rFonts w:eastAsia="Times New Roman" w:cs="Times New Roman"/>
            <w:sz w:val="22"/>
            <w:szCs w:val="22"/>
            <w:lang w:eastAsia="sv-SE"/>
          </w:rPr>
          <w:t>et</w:t>
        </w:r>
      </w:ins>
    </w:p>
    <w:p w14:paraId="32CCD837" w14:textId="0EB6E5F8" w:rsidR="004C158E" w:rsidRPr="00BE257F" w:rsidRDefault="0089551B" w:rsidP="004C158E">
      <w:pPr>
        <w:pStyle w:val="Kommentarer"/>
        <w:numPr>
          <w:ilvl w:val="0"/>
          <w:numId w:val="22"/>
        </w:numPr>
        <w:rPr>
          <w:ins w:id="44" w:author="Olivia Imner" w:date="2019-01-01T15:22:00Z"/>
          <w:sz w:val="22"/>
          <w:szCs w:val="22"/>
        </w:rPr>
      </w:pPr>
      <w:ins w:id="45" w:author="Olivia Imner" w:date="2019-01-01T15:22:00Z">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ins>
    </w:p>
    <w:p w14:paraId="778F9656" w14:textId="2ED651A3" w:rsidR="004C158E" w:rsidRPr="00BE257F" w:rsidRDefault="0089551B" w:rsidP="004C158E">
      <w:pPr>
        <w:pStyle w:val="Kommentarer"/>
        <w:numPr>
          <w:ilvl w:val="0"/>
          <w:numId w:val="22"/>
        </w:numPr>
        <w:rPr>
          <w:ins w:id="46" w:author="Olivia Imner" w:date="2019-01-01T15:35:00Z"/>
          <w:sz w:val="22"/>
          <w:szCs w:val="22"/>
        </w:rPr>
      </w:pPr>
      <w:ins w:id="47" w:author="Olivia Imner" w:date="2019-01-01T15:22:00Z">
        <w:r w:rsidRPr="00BE257F">
          <w:rPr>
            <w:sz w:val="22"/>
            <w:szCs w:val="22"/>
          </w:rPr>
          <w:t>U</w:t>
        </w:r>
        <w:r w:rsidR="004C158E" w:rsidRPr="00BE257F">
          <w:rPr>
            <w:sz w:val="22"/>
            <w:szCs w:val="22"/>
          </w:rPr>
          <w:t>tvär</w:t>
        </w:r>
        <w:r w:rsidRPr="00BE257F">
          <w:rPr>
            <w:sz w:val="22"/>
            <w:szCs w:val="22"/>
          </w:rPr>
          <w:t>deringen</w:t>
        </w:r>
      </w:ins>
    </w:p>
    <w:p w14:paraId="3ECB580F" w14:textId="33A4E1B1" w:rsidR="00183881" w:rsidRPr="00BE257F" w:rsidRDefault="00183881" w:rsidP="004C158E">
      <w:pPr>
        <w:pStyle w:val="Kommentarer"/>
        <w:numPr>
          <w:ilvl w:val="0"/>
          <w:numId w:val="22"/>
        </w:numPr>
        <w:rPr>
          <w:ins w:id="48" w:author="Olivia Imner" w:date="2019-01-01T15:22:00Z"/>
          <w:sz w:val="22"/>
          <w:szCs w:val="22"/>
        </w:rPr>
      </w:pPr>
      <w:ins w:id="49" w:author="Olivia Imner" w:date="2019-01-01T15:35:00Z">
        <w:r w:rsidRPr="00BE257F">
          <w:rPr>
            <w:sz w:val="22"/>
            <w:szCs w:val="22"/>
          </w:rPr>
          <w:t>Analys</w:t>
        </w:r>
      </w:ins>
    </w:p>
    <w:p w14:paraId="254AD643" w14:textId="77777777" w:rsidR="004C158E" w:rsidRDefault="004C158E" w:rsidP="000B1921">
      <w:pPr>
        <w:tabs>
          <w:tab w:val="left" w:pos="1134"/>
        </w:tabs>
        <w:spacing w:line="480" w:lineRule="auto"/>
        <w:jc w:val="both"/>
        <w:rPr>
          <w:ins w:id="50" w:author="Olivia Imner" w:date="2019-01-01T15:22:00Z"/>
          <w:rFonts w:eastAsia="Times New Roman" w:cs="Times New Roman"/>
          <w:lang w:eastAsia="sv-SE"/>
        </w:rPr>
      </w:pPr>
    </w:p>
    <w:p w14:paraId="58B6265B" w14:textId="6FE00C0F" w:rsidR="00780A57" w:rsidRPr="009D27B3"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del w:id="51" w:author="Olivia Imner" w:date="2019-01-01T15:31:00Z">
        <w:r w:rsidDel="0089551B">
          <w:rPr>
            <w:rFonts w:eastAsia="Times New Roman" w:cs="Times New Roman"/>
            <w:lang w:eastAsia="sv-SE"/>
          </w:rPr>
          <w:delText xml:space="preserve">dessa </w:delText>
        </w:r>
      </w:del>
      <w:ins w:id="52" w:author="Olivia Imner" w:date="2019-01-01T15:31:00Z">
        <w:r w:rsidR="0089551B">
          <w:rPr>
            <w:rFonts w:eastAsia="Times New Roman" w:cs="Times New Roman"/>
            <w:lang w:eastAsia="sv-SE"/>
          </w:rPr>
          <w:t xml:space="preserve">DIM’s </w:t>
        </w:r>
      </w:ins>
      <w:r>
        <w:rPr>
          <w:rFonts w:eastAsia="Times New Roman" w:cs="Times New Roman"/>
          <w:lang w:eastAsia="sv-SE"/>
        </w:rPr>
        <w:t xml:space="preserve">riktlinjer </w:t>
      </w:r>
      <w:r w:rsidR="00850895">
        <w:rPr>
          <w:rFonts w:eastAsia="Times New Roman" w:cs="Times New Roman"/>
          <w:lang w:eastAsia="sv-SE"/>
        </w:rPr>
        <w:t>sammanställde</w:t>
      </w:r>
      <w:r>
        <w:rPr>
          <w:rFonts w:eastAsia="Times New Roman" w:cs="Times New Roman"/>
          <w:lang w:eastAsia="sv-SE"/>
        </w:rPr>
        <w:t>s</w:t>
      </w:r>
      <w:r w:rsidR="00850895">
        <w:rPr>
          <w:rFonts w:eastAsia="Times New Roman" w:cs="Times New Roman"/>
          <w:lang w:eastAsia="sv-SE"/>
        </w:rPr>
        <w:t xml:space="preserve"> en samman</w:t>
      </w:r>
      <w:r>
        <w:rPr>
          <w:rFonts w:eastAsia="Times New Roman" w:cs="Times New Roman"/>
          <w:lang w:eastAsia="sv-SE"/>
        </w:rPr>
        <w:t>fattning av DIM’s modellelement</w:t>
      </w:r>
      <w:r w:rsidR="00FA6353">
        <w:rPr>
          <w:rFonts w:eastAsia="Times New Roman" w:cs="Times New Roman"/>
          <w:lang w:eastAsia="sv-SE"/>
        </w:rPr>
        <w:t xml:space="preserve"> (</w:t>
      </w:r>
      <w:ins w:id="53" w:author="Olivia Imner" w:date="2019-01-01T15:35:00Z">
        <w:r w:rsidR="00183881">
          <w:rPr>
            <w:rFonts w:eastAsia="Times New Roman" w:cs="Times New Roman"/>
            <w:lang w:eastAsia="sv-SE"/>
          </w:rPr>
          <w:t xml:space="preserve">Moment 1- 2, </w:t>
        </w:r>
      </w:ins>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w:t>
      </w:r>
      <w:ins w:id="54" w:author="Olivia Imner" w:date="2019-01-01T15:35:00Z">
        <w:r w:rsidR="00183881">
          <w:rPr>
            <w:rFonts w:eastAsia="Times New Roman" w:cs="Times New Roman"/>
            <w:lang w:eastAsia="sv-SE"/>
          </w:rPr>
          <w:t xml:space="preserve">Moment 3, </w:t>
        </w:r>
      </w:ins>
      <w:r w:rsidR="00E43D1C">
        <w:rPr>
          <w:rFonts w:eastAsia="Times New Roman" w:cs="Times New Roman"/>
          <w:lang w:eastAsia="sv-SE"/>
        </w:rPr>
        <w:t>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ins w:id="55" w:author="Olivia Imner" w:date="2019-01-01T15:35:00Z">
        <w:r w:rsidR="00183881">
          <w:rPr>
            <w:rFonts w:eastAsia="Times New Roman" w:cs="Times New Roman"/>
            <w:lang w:eastAsia="sv-SE"/>
          </w:rPr>
          <w:t xml:space="preserve"> (Moment 3)</w:t>
        </w:r>
      </w:ins>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A5A58">
        <w:rPr>
          <w:rFonts w:eastAsia="Times New Roman" w:cs="Times New Roman"/>
          <w:lang w:eastAsia="sv-SE"/>
        </w:rPr>
        <w:t>studiens ledare</w:t>
      </w:r>
      <w:r w:rsidR="00850895">
        <w:rPr>
          <w:rFonts w:eastAsia="Times New Roman" w:cs="Times New Roman"/>
          <w:lang w:eastAsia="sv-SE"/>
        </w:rPr>
        <w:t xml:space="preserve"> med hjälp av de 17 påståendena</w:t>
      </w:r>
      <w:ins w:id="56" w:author="Olivia Imner" w:date="2019-01-01T15:36:00Z">
        <w:r w:rsidR="00183881">
          <w:rPr>
            <w:rFonts w:eastAsia="Times New Roman" w:cs="Times New Roman"/>
            <w:lang w:eastAsia="sv-SE"/>
          </w:rPr>
          <w:t xml:space="preserve"> (Moment 4)</w:t>
        </w:r>
      </w:ins>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ins w:id="57" w:author="Olivia Imner" w:date="2019-01-01T15:36:00Z">
        <w:r w:rsidR="00183881">
          <w:rPr>
            <w:rFonts w:eastAsia="Times New Roman" w:cs="Times New Roman"/>
            <w:lang w:eastAsia="sv-SE"/>
          </w:rPr>
          <w:t xml:space="preserve"> (Moment 5)</w:t>
        </w:r>
      </w:ins>
      <w:r w:rsidR="00850895">
        <w:rPr>
          <w:rFonts w:eastAsia="Times New Roman" w:cs="Times New Roman"/>
          <w:lang w:eastAsia="sv-SE"/>
        </w:rPr>
        <w:t xml:space="preserve">. </w:t>
      </w:r>
    </w:p>
    <w:p w14:paraId="650E9956" w14:textId="7B631B81" w:rsidR="00582DFC" w:rsidRPr="009B18DA" w:rsidRDefault="00850895" w:rsidP="009D27B3">
      <w:pPr>
        <w:pStyle w:val="Heading11"/>
      </w:pPr>
      <w:bookmarkStart w:id="58" w:name="_Toc391456184"/>
      <w:bookmarkStart w:id="59" w:name="_Toc401327940"/>
      <w:bookmarkEnd w:id="58"/>
      <w:r w:rsidRPr="00E43D1C">
        <w:t>Resultat</w:t>
      </w:r>
      <w:bookmarkEnd w:id="59"/>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33203489"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w:t>
      </w:r>
      <w:r w:rsidR="0072154A">
        <w:lastRenderedPageBreak/>
        <w:t>detta var möjligt</w:t>
      </w:r>
      <w:r>
        <w:t xml:space="preserve">. </w:t>
      </w:r>
      <w:r w:rsidR="00830D00">
        <w:t>Slutligen</w:t>
      </w:r>
      <w:r w:rsidR="000E3605">
        <w:t xml:space="preserve"> skapades </w:t>
      </w:r>
      <w:r w:rsidR="000412CF">
        <w:t xml:space="preserve">intervjufrågor </w:t>
      </w:r>
      <w:r w:rsidR="000E3605">
        <w:t>som presenterades på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A761002" w14:textId="73031030"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A80803">
        <w:t>fall (Figur 1b).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648758C4">
            <wp:extent cx="5760719" cy="3316798"/>
            <wp:effectExtent l="0" t="0" r="5715"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19" cy="3316798"/>
                    </a:xfrm>
                    <a:prstGeom prst="rect">
                      <a:avLst/>
                    </a:prstGeom>
                  </pic:spPr>
                </pic:pic>
              </a:graphicData>
            </a:graphic>
          </wp:inline>
        </w:drawing>
      </w:r>
    </w:p>
    <w:p w14:paraId="1762915B" w14:textId="66867483"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4E3DD262"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11C8128C" w:rsidR="00D45847" w:rsidRDefault="00E91509" w:rsidP="00CA1731">
      <w:pPr>
        <w:spacing w:line="480" w:lineRule="auto"/>
        <w:jc w:val="both"/>
      </w:pPr>
      <w:r>
        <w:lastRenderedPageBreak/>
        <w:t xml:space="preserve">För att få en djupare </w:t>
      </w:r>
      <w:r w:rsidR="00043AE1">
        <w:t>in</w:t>
      </w:r>
      <w:r>
        <w:t>blick inom Grades prestanda i varje fas, delade vi upp de erhållna poäng</w:t>
      </w:r>
      <w:r w:rsidR="00043AE1">
        <w:t>en</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0354A76A"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10FF352C"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60" w:name="_Toc489811950"/>
      <w:bookmarkStart w:id="61"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60"/>
      <w:bookmarkEnd w:id="61"/>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62" w:name="_Toc391456185"/>
      <w:bookmarkStart w:id="63" w:name="_Toc401327941"/>
      <w:bookmarkEnd w:id="62"/>
      <w:r w:rsidRPr="004E58AD">
        <w:t>Diskussion</w:t>
      </w:r>
      <w:bookmarkEnd w:id="63"/>
    </w:p>
    <w:p w14:paraId="6D0F922C" w14:textId="5F3E59BD"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w:t>
      </w:r>
      <w:r w:rsidR="009462CB">
        <w:t>s</w:t>
      </w:r>
      <w:r w:rsidR="000C1D43">
        <w:t xml:space="preserve"> nuvarande pedagogik. Resultatet visade att </w:t>
      </w:r>
      <w:r w:rsidR="00E45207">
        <w:t xml:space="preserve">DIM och, följaktligen, </w:t>
      </w:r>
      <w:r w:rsidR="000C1D43">
        <w:t xml:space="preserve">det </w:t>
      </w:r>
      <w:r w:rsidR="00FC2E6B">
        <w:t>A</w:t>
      </w:r>
      <w:r w:rsidR="000C1D43">
        <w:t xml:space="preserve">ssociativa perspektivet var lämpligast för att inrama 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1140DA24" w:rsidR="00AC7484" w:rsidRPr="00802217" w:rsidRDefault="00564255" w:rsidP="00CA1731">
      <w:pPr>
        <w:spacing w:line="480" w:lineRule="auto"/>
        <w:jc w:val="both"/>
        <w:rPr>
          <w:rFonts w:cs="Times New Roman"/>
        </w:rPr>
      </w:pPr>
      <w:r>
        <w:lastRenderedPageBreak/>
        <w:t xml:space="preserve">I </w:t>
      </w:r>
      <w:r w:rsidR="00AB703B">
        <w:t>denn</w:t>
      </w:r>
      <w:r w:rsidR="006607E1">
        <w:t xml:space="preserve">a </w:t>
      </w:r>
      <w:r>
        <w:t>studie utnyttjades en</w:t>
      </w:r>
      <w:ins w:id="64" w:author="Olivia Imner" w:date="2019-01-01T08:28:00Z">
        <w:r w:rsidR="005F5F47">
          <w:t xml:space="preserve"> strukturerad</w:t>
        </w:r>
      </w:ins>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t>att kartlägga individuella pedagogiska modeller på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företaget. </w:t>
      </w:r>
      <w:r w:rsidR="006607E1">
        <w:rPr>
          <w:rFonts w:cs="Times New Roman"/>
        </w:rPr>
        <w:t>E</w:t>
      </w:r>
      <w:r w:rsidR="00C14F1C">
        <w:rPr>
          <w:rFonts w:cs="Times New Roman"/>
        </w:rPr>
        <w:t>n</w:t>
      </w:r>
      <w:r w:rsidR="006607E1">
        <w:rPr>
          <w:rFonts w:cs="Times New Roman"/>
        </w:rPr>
        <w:t xml:space="preserve"> alternativ forskningsmetod skulle kunna vara att använda en enkät för att utvinna en större bredd på informationsflödet</w:t>
      </w:r>
      <w:r w:rsidR="006607E1">
        <w:t xml:space="preserve">, </w:t>
      </w:r>
      <w:r w:rsidR="006607E1">
        <w:rPr>
          <w:rFonts w:cs="Times New Roman"/>
        </w:rPr>
        <w:t xml:space="preserve">eftersom fler </w:t>
      </w:r>
      <w:r w:rsidR="006607E1">
        <w:t xml:space="preserve">frågor </w:t>
      </w:r>
      <w:r w:rsidR="006607E1">
        <w:rPr>
          <w:rFonts w:cs="Times New Roman"/>
        </w:rPr>
        <w:t xml:space="preserve">kan ställas till flera personer. Dock </w:t>
      </w:r>
      <w:r w:rsidR="00C14F1C">
        <w:rPr>
          <w:rFonts w:cs="Times New Roman"/>
        </w:rPr>
        <w:t>ökar</w:t>
      </w:r>
      <w:r w:rsidR="006607E1">
        <w:rPr>
          <w:rFonts w:cs="Times New Roman"/>
        </w:rPr>
        <w:t xml:space="preserve"> risken för missförstånd av fråg</w:t>
      </w:r>
      <w:r w:rsidR="00C14F1C">
        <w:rPr>
          <w:rFonts w:cs="Times New Roman"/>
        </w:rPr>
        <w:t>orna</w:t>
      </w:r>
      <w:r w:rsidR="006607E1">
        <w:rPr>
          <w:rFonts w:cs="Times New Roman"/>
        </w:rPr>
        <w:t xml:space="preserve">, eftersom det inte finns någon chans för vidare förklaringar. </w:t>
      </w:r>
      <w:r w:rsidR="00C14F1C">
        <w:rPr>
          <w:rFonts w:cs="Times New Roman"/>
          <w:color w:val="353535"/>
        </w:rPr>
        <w:t>Trots att</w:t>
      </w:r>
      <w:r w:rsidR="006607E1">
        <w:rPr>
          <w:rFonts w:cs="Times New Roman"/>
          <w:color w:val="353535"/>
        </w:rPr>
        <w:t xml:space="preserve"> en intervju bedömdes vara den mest lämpliga metoden, </w:t>
      </w:r>
      <w:r w:rsidR="006607E1" w:rsidRPr="001E114D">
        <w:rPr>
          <w:rFonts w:cs="Times New Roman"/>
          <w:color w:val="353535"/>
        </w:rPr>
        <w:t>finns det vissa faktorer som</w:t>
      </w:r>
      <w:r w:rsidR="006607E1" w:rsidRPr="00802217">
        <w:rPr>
          <w:rFonts w:cs="Times New Roman"/>
          <w:color w:val="353535"/>
        </w:rPr>
        <w:t xml:space="preserve"> kan ha påverkat intervjuresultatet på ett okänt sätt.</w:t>
      </w:r>
      <w:r w:rsidR="006607E1">
        <w:rPr>
          <w:rFonts w:ascii="AppleSystemUIFont" w:hAnsi="AppleSystemUIFont" w:cs="AppleSystemUIFont"/>
          <w:color w:val="353535"/>
          <w:sz w:val="24"/>
          <w:szCs w:val="24"/>
        </w:rPr>
        <w:t xml:space="preserve"> </w:t>
      </w:r>
      <w:r w:rsidR="006607E1">
        <w:t xml:space="preserve">Intervjun bestod endast av en respondent och följden kan bli att resultatet skulle vara mer reliabla om flera personer kunde intervjuas. De specifika frågor som </w:t>
      </w:r>
      <w:r w:rsidR="00C14F1C">
        <w:t>ställdes</w:t>
      </w:r>
      <w:r w:rsidR="006607E1">
        <w:t xml:space="preserve"> till intervjupersonen vid intervjutillfället är en annan faktor som skulle kunna påverka resultatet. Framtida studier skulle gynnas av att utöka antal</w:t>
      </w:r>
      <w:r w:rsidR="00C14F1C">
        <w:t>et</w:t>
      </w:r>
      <w:r w:rsidR="006607E1">
        <w:t xml:space="preserve"> frågor som korresponderar till de undersökta modellerna, ett flertal nyckelpersoner som utvecklar frågarna tillsammans, samt intervju</w:t>
      </w:r>
      <w:r w:rsidR="00C14F1C">
        <w:t>er</w:t>
      </w:r>
      <w:r w:rsidR="006607E1">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w:t>
      </w:r>
      <w:r w:rsidR="00C14F1C">
        <w:t>t</w:t>
      </w:r>
      <w:r w:rsidR="00AC7484">
        <w:t xml:space="preserve"> av de två perspektiv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6EC2CD66" w14:textId="16DA3DF9" w:rsidR="00807816" w:rsidRDefault="00710303" w:rsidP="00CA1731">
      <w:pPr>
        <w:spacing w:line="480" w:lineRule="auto"/>
        <w:jc w:val="both"/>
        <w:rPr>
          <w:rFonts w:eastAsia="Times New Roman" w:cs="Arial"/>
          <w:color w:val="222222"/>
          <w:shd w:val="clear" w:color="auto" w:fill="FFFFFF"/>
        </w:rPr>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mer 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endast en person</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reliabla</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807816">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07816">
        <w:rPr>
          <w:rFonts w:eastAsia="Times New Roman" w:cs="Arial"/>
          <w:color w:val="222222"/>
          <w:shd w:val="clear" w:color="auto" w:fill="FFFFFF"/>
        </w:rPr>
        <w:t xml:space="preserve"> (</w:t>
      </w:r>
      <w:r w:rsidR="00807816">
        <w:rPr>
          <w:rFonts w:asciiTheme="majorHAnsi" w:eastAsia="Times New Roman" w:hAnsiTheme="majorHAnsi" w:cs="Arial"/>
          <w:color w:val="222222"/>
          <w:shd w:val="clear" w:color="auto" w:fill="FFFFFF"/>
        </w:rPr>
        <w:fldChar w:fldCharType="begin"/>
      </w:r>
      <w:r w:rsidR="00807816">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07816">
        <w:rPr>
          <w:rFonts w:asciiTheme="majorHAnsi" w:eastAsia="Times New Roman" w:hAnsiTheme="majorHAnsi" w:cs="Arial"/>
          <w:color w:val="222222"/>
          <w:shd w:val="clear" w:color="auto" w:fill="FFFFFF"/>
        </w:rPr>
        <w:fldChar w:fldCharType="separate"/>
      </w:r>
      <w:r w:rsidR="00807816" w:rsidRPr="00E84263">
        <w:t>Kocadere &amp; Ozgen</w:t>
      </w:r>
      <w:r w:rsidR="00807816">
        <w:t>,</w:t>
      </w:r>
      <w:r w:rsidR="00807816" w:rsidRPr="00E84263">
        <w:t xml:space="preserve"> 2012)</w:t>
      </w:r>
      <w:r w:rsidR="00807816">
        <w:t>.</w:t>
      </w:r>
      <w:r w:rsidR="00807816">
        <w:rPr>
          <w:rFonts w:ascii="Cambria" w:hAnsiTheme="majorHAnsi"/>
          <w:color w:val="000000"/>
          <w:szCs w:val="24"/>
          <w:u w:val="dash"/>
        </w:rPr>
        <w:t xml:space="preserve"> </w:t>
      </w:r>
      <w:r w:rsidR="00807816">
        <w:rPr>
          <w:rFonts w:asciiTheme="majorHAnsi" w:eastAsia="Times New Roman" w:hAnsiTheme="majorHAnsi" w:cs="Arial"/>
          <w:color w:val="222222"/>
          <w:shd w:val="clear" w:color="auto" w:fill="FFFFFF"/>
        </w:rPr>
        <w:fldChar w:fldCharType="end"/>
      </w:r>
      <w:r w:rsidR="00DD61A8">
        <w:rPr>
          <w:rFonts w:eastAsia="Times New Roman" w:cs="Arial"/>
          <w:color w:val="222222"/>
          <w:shd w:val="clear" w:color="auto" w:fill="FFFFFF"/>
        </w:rPr>
        <w:t xml:space="preserve">En likvärdig poängskala som </w:t>
      </w:r>
      <w:proofErr w:type="gramStart"/>
      <w:r w:rsidR="00DD6FAA">
        <w:rPr>
          <w:rFonts w:eastAsia="Times New Roman" w:cs="Arial"/>
          <w:color w:val="222222"/>
          <w:shd w:val="clear" w:color="auto" w:fill="FFFFFF"/>
        </w:rPr>
        <w:t>nyttjats</w:t>
      </w:r>
      <w:proofErr w:type="gramEnd"/>
      <w:r w:rsidR="00DD6FAA">
        <w:rPr>
          <w:rFonts w:eastAsia="Times New Roman" w:cs="Arial"/>
          <w:color w:val="222222"/>
          <w:shd w:val="clear" w:color="auto" w:fill="FFFFFF"/>
        </w:rPr>
        <w:t xml:space="preserve">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proofErr w:type="spellStart"/>
      <w:r w:rsidR="00807816">
        <w:t>Kocadere</w:t>
      </w:r>
      <w:proofErr w:type="spellEnd"/>
      <w:r w:rsidR="00807816">
        <w:t xml:space="preserve"> &amp; </w:t>
      </w:r>
      <w:proofErr w:type="spellStart"/>
      <w:r w:rsidR="00807816">
        <w:t>Ozgen</w:t>
      </w:r>
      <w:proofErr w:type="spellEnd"/>
      <w:r w:rsidR="00807816">
        <w:t xml:space="preserve"> studien </w:t>
      </w:r>
      <w:r w:rsidR="003475D1">
        <w:t xml:space="preserve">har </w:t>
      </w:r>
      <w:r w:rsidR="00807816">
        <w:t>däremot bara 6 frågor som representera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293A103E" w:rsidR="003475EE" w:rsidRDefault="00667FC8" w:rsidP="00CA1731">
      <w:pPr>
        <w:spacing w:line="480" w:lineRule="auto"/>
        <w:jc w:val="both"/>
      </w:pPr>
      <w:r>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 xml:space="preserve">en </w:t>
      </w:r>
      <w:r>
        <w:lastRenderedPageBreak/>
        <w:t>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65" w:name="_Toc401327942"/>
      <w:r w:rsidRPr="004E58AD">
        <w:t>Tack</w:t>
      </w:r>
      <w:bookmarkEnd w:id="65"/>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66" w:name="_Toc391456186"/>
      <w:bookmarkStart w:id="67" w:name="_Toc401327943"/>
      <w:bookmarkEnd w:id="66"/>
      <w:r w:rsidRPr="004E58AD">
        <w:lastRenderedPageBreak/>
        <w:t>Referenser</w:t>
      </w:r>
      <w:bookmarkEnd w:id="67"/>
    </w:p>
    <w:p w14:paraId="291E8527" w14:textId="77777777" w:rsidR="002A2729" w:rsidRPr="002A2729" w:rsidRDefault="00B67ECD">
      <w:pPr>
        <w:widowControl w:val="0"/>
        <w:autoSpaceDE w:val="0"/>
        <w:autoSpaceDN w:val="0"/>
        <w:adjustRightInd w:val="0"/>
        <w:rPr>
          <w:rFonts w:cs="Times New Roman"/>
          <w:color w:val="000000"/>
          <w:szCs w:val="24"/>
        </w:rPr>
      </w:pPr>
      <w:r w:rsidRPr="004D2145">
        <w:rPr>
          <w:rFonts w:eastAsia="Times New Roman" w:cs="Times New Roman"/>
          <w:color w:val="222222"/>
          <w:shd w:val="clear" w:color="auto" w:fill="FFFFFF"/>
        </w:rPr>
        <w:fldChar w:fldCharType="begin"/>
      </w:r>
      <w:r w:rsidR="002A2729">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2A2729" w:rsidRPr="002A2729">
        <w:rPr>
          <w:rFonts w:cs="Times New Roman"/>
          <w:color w:val="000000"/>
          <w:szCs w:val="24"/>
        </w:rPr>
        <w:t>Businessreflex. (2016, December 2). E-learning – mer lärande på effektivare sätt? Retrieved August 31, 2018, from goo.gl/SbUuNe</w:t>
      </w:r>
    </w:p>
    <w:p w14:paraId="12E6F393"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Carlberg, N. (2017, March 5). Branschanalys e-learning Sverige 2015. Retrieved October 7, 2018, from goo.gl/ZU9VLM</w:t>
      </w:r>
    </w:p>
    <w:p w14:paraId="411B100A"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Clark, R. C., &amp; Mayer, R. E. (2012). </w:t>
      </w:r>
      <w:r w:rsidRPr="002A2729">
        <w:rPr>
          <w:rFonts w:cs="Times New Roman"/>
          <w:i/>
          <w:iCs/>
          <w:color w:val="000000"/>
          <w:szCs w:val="24"/>
        </w:rPr>
        <w:t>Scenario-based e-Learning: Evidence-Based Guidelines for Online Workforce Learning</w:t>
      </w:r>
      <w:r w:rsidRPr="002A2729">
        <w:rPr>
          <w:rFonts w:cs="Times New Roman"/>
          <w:color w:val="000000"/>
          <w:szCs w:val="24"/>
        </w:rPr>
        <w:t>. John Wiley &amp; Sons.</w:t>
      </w:r>
    </w:p>
    <w:p w14:paraId="46432DF8"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Conole, G., Dyke, M., Oliver, M., &amp; Seale, J. (2004). Mapping pedagogy and tools for effective learning design. </w:t>
      </w:r>
      <w:r w:rsidRPr="002A2729">
        <w:rPr>
          <w:rFonts w:cs="Times New Roman"/>
          <w:i/>
          <w:iCs/>
          <w:color w:val="000000"/>
          <w:szCs w:val="24"/>
        </w:rPr>
        <w:t>Computers &amp; Education</w:t>
      </w:r>
      <w:r w:rsidRPr="002A2729">
        <w:rPr>
          <w:rFonts w:cs="Times New Roman"/>
          <w:color w:val="000000"/>
          <w:szCs w:val="24"/>
        </w:rPr>
        <w:t xml:space="preserve">, </w:t>
      </w:r>
      <w:r w:rsidRPr="002A2729">
        <w:rPr>
          <w:rFonts w:cs="Times New Roman"/>
          <w:i/>
          <w:iCs/>
          <w:color w:val="000000"/>
          <w:szCs w:val="24"/>
        </w:rPr>
        <w:t>43</w:t>
      </w:r>
      <w:r w:rsidRPr="002A2729">
        <w:rPr>
          <w:rFonts w:cs="Times New Roman"/>
          <w:color w:val="000000"/>
          <w:szCs w:val="24"/>
        </w:rPr>
        <w:t>(1–2), 17–33. https://doi.org/10.1016/j.compedu.2003.12.018</w:t>
      </w:r>
    </w:p>
    <w:p w14:paraId="1A4750DF"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Conole, Gráinne. (2010). </w:t>
      </w:r>
      <w:r w:rsidRPr="002A2729">
        <w:rPr>
          <w:rFonts w:cs="Times New Roman"/>
          <w:i/>
          <w:iCs/>
          <w:color w:val="000000"/>
          <w:szCs w:val="24"/>
        </w:rPr>
        <w:t>Review of Pedagogical Models and their use in e-learning</w:t>
      </w:r>
      <w:r w:rsidRPr="002A2729">
        <w:rPr>
          <w:rFonts w:cs="Times New Roman"/>
          <w:color w:val="000000"/>
          <w:szCs w:val="24"/>
        </w:rPr>
        <w:t>. Milton Keynes: Open University. Retrieved from goo.gl/AfBK7R</w:t>
      </w:r>
    </w:p>
    <w:p w14:paraId="3CF64351" w14:textId="6E6612F5"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Dabbagh, N. (2005). Pedagogical models for E-Learning: A theory-based design framework. In </w:t>
      </w:r>
      <w:r w:rsidRPr="002A2729">
        <w:rPr>
          <w:rFonts w:cs="Times New Roman"/>
          <w:i/>
          <w:iCs/>
          <w:color w:val="000000"/>
          <w:szCs w:val="24"/>
        </w:rPr>
        <w:t>In International Journal of Technology in Teaching and Learning</w:t>
      </w:r>
      <w:r w:rsidR="002F0574">
        <w:rPr>
          <w:rFonts w:cs="Times New Roman"/>
          <w:color w:val="000000"/>
          <w:szCs w:val="24"/>
        </w:rPr>
        <w:t xml:space="preserve"> (</w:t>
      </w:r>
      <w:r w:rsidRPr="002A2729">
        <w:rPr>
          <w:rFonts w:cs="Times New Roman"/>
          <w:color w:val="000000"/>
          <w:szCs w:val="24"/>
        </w:rPr>
        <w:t>p. 25–44).</w:t>
      </w:r>
    </w:p>
    <w:p w14:paraId="4E815F21"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Dalsgaard, C. (2005). Pedagogical quality in e-learning. </w:t>
      </w:r>
      <w:r w:rsidRPr="002A2729">
        <w:rPr>
          <w:rFonts w:cs="Times New Roman"/>
          <w:i/>
          <w:iCs/>
          <w:color w:val="000000"/>
          <w:szCs w:val="24"/>
        </w:rPr>
        <w:t>Eleed</w:t>
      </w:r>
      <w:r w:rsidRPr="002A2729">
        <w:rPr>
          <w:rFonts w:cs="Times New Roman"/>
          <w:color w:val="000000"/>
          <w:szCs w:val="24"/>
        </w:rPr>
        <w:t xml:space="preserve">, </w:t>
      </w:r>
      <w:r w:rsidRPr="002A2729">
        <w:rPr>
          <w:rFonts w:cs="Times New Roman"/>
          <w:i/>
          <w:iCs/>
          <w:color w:val="000000"/>
          <w:szCs w:val="24"/>
        </w:rPr>
        <w:t>1</w:t>
      </w:r>
      <w:r w:rsidRPr="002A2729">
        <w:rPr>
          <w:rFonts w:cs="Times New Roman"/>
          <w:color w:val="000000"/>
          <w:szCs w:val="24"/>
        </w:rPr>
        <w:t>(1). Retrieved from https://eleed.campussource.de/archive/1/78/index_html</w:t>
      </w:r>
    </w:p>
    <w:p w14:paraId="542B539F"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de Jong, N., Verstegen, D. M. L., Tan, F. E. S., &amp; O’Connor, S. J. (2013). A comparison of classroom and online asynchronous problem-based learning for students undertaking statistics training as part of a Public Health Masters degree. </w:t>
      </w:r>
      <w:r w:rsidRPr="002A2729">
        <w:rPr>
          <w:rFonts w:cs="Times New Roman"/>
          <w:i/>
          <w:iCs/>
          <w:color w:val="000000"/>
          <w:szCs w:val="24"/>
        </w:rPr>
        <w:t>Advances in Health Sciences Education: Theory and Practice</w:t>
      </w:r>
      <w:r w:rsidRPr="002A2729">
        <w:rPr>
          <w:rFonts w:cs="Times New Roman"/>
          <w:color w:val="000000"/>
          <w:szCs w:val="24"/>
        </w:rPr>
        <w:t xml:space="preserve">, </w:t>
      </w:r>
      <w:r w:rsidRPr="002A2729">
        <w:rPr>
          <w:rFonts w:cs="Times New Roman"/>
          <w:i/>
          <w:iCs/>
          <w:color w:val="000000"/>
          <w:szCs w:val="24"/>
        </w:rPr>
        <w:t>18</w:t>
      </w:r>
      <w:r w:rsidRPr="002A2729">
        <w:rPr>
          <w:rFonts w:cs="Times New Roman"/>
          <w:color w:val="000000"/>
          <w:szCs w:val="24"/>
        </w:rPr>
        <w:t>(2), 245–264. https://doi.org/10.1007/s10459-012-9368-x</w:t>
      </w:r>
    </w:p>
    <w:p w14:paraId="1D33E46A"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Engeström, Y. (1987). </w:t>
      </w:r>
      <w:r w:rsidRPr="002A2729">
        <w:rPr>
          <w:rFonts w:cs="Times New Roman"/>
          <w:i/>
          <w:iCs/>
          <w:color w:val="000000"/>
          <w:szCs w:val="24"/>
        </w:rPr>
        <w:t>Learning by expanding: An activity-theoretical approach to developmental research</w:t>
      </w:r>
      <w:r w:rsidRPr="002A2729">
        <w:rPr>
          <w:rFonts w:cs="Times New Roman"/>
          <w:color w:val="000000"/>
          <w:szCs w:val="24"/>
        </w:rPr>
        <w:t>. p. 78.</w:t>
      </w:r>
    </w:p>
    <w:p w14:paraId="6ACE6E54"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European Union Reference Laboratories. (2001). </w:t>
      </w:r>
      <w:r w:rsidRPr="002A2729">
        <w:rPr>
          <w:rFonts w:cs="Times New Roman"/>
          <w:i/>
          <w:iCs/>
          <w:color w:val="000000"/>
          <w:szCs w:val="24"/>
        </w:rPr>
        <w:t>eLearning : Designing Tomorrow’s Education An Interim Report</w:t>
      </w:r>
      <w:r w:rsidRPr="002A2729">
        <w:rPr>
          <w:rFonts w:cs="Times New Roman"/>
          <w:color w:val="000000"/>
          <w:szCs w:val="24"/>
        </w:rPr>
        <w:t>. International Co-operation Europe Ltd: Commission Of The European Communities. Retrieved from goo.gl/nhn8QH</w:t>
      </w:r>
    </w:p>
    <w:p w14:paraId="0C6B72B9"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Kauchak, D. P., &amp; Eggen, P. D. (2011). </w:t>
      </w:r>
      <w:r w:rsidRPr="002A2729">
        <w:rPr>
          <w:rFonts w:cs="Times New Roman"/>
          <w:i/>
          <w:iCs/>
          <w:color w:val="000000"/>
          <w:szCs w:val="24"/>
        </w:rPr>
        <w:t>Learning and teaching: research-based methods</w:t>
      </w:r>
      <w:r w:rsidRPr="002A2729">
        <w:rPr>
          <w:rFonts w:cs="Times New Roman"/>
          <w:color w:val="000000"/>
          <w:szCs w:val="24"/>
        </w:rPr>
        <w:t>. Boston: Pearson.</w:t>
      </w:r>
    </w:p>
    <w:p w14:paraId="111CCD65"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19005949"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Kocadere, S. A., &amp; Ozgen, D. (2012). Assessment of Basic Design Course in Terms of Constructivist Learning Theory. </w:t>
      </w:r>
      <w:r w:rsidRPr="002A2729">
        <w:rPr>
          <w:rFonts w:cs="Times New Roman"/>
          <w:i/>
          <w:iCs/>
          <w:color w:val="000000"/>
          <w:szCs w:val="24"/>
        </w:rPr>
        <w:t>Procedia - Social and Behavioral Sciences</w:t>
      </w:r>
      <w:r w:rsidRPr="002A2729">
        <w:rPr>
          <w:rFonts w:cs="Times New Roman"/>
          <w:color w:val="000000"/>
          <w:szCs w:val="24"/>
        </w:rPr>
        <w:t xml:space="preserve">, </w:t>
      </w:r>
      <w:r w:rsidRPr="002A2729">
        <w:rPr>
          <w:rFonts w:cs="Times New Roman"/>
          <w:i/>
          <w:iCs/>
          <w:color w:val="000000"/>
          <w:szCs w:val="24"/>
        </w:rPr>
        <w:t>51</w:t>
      </w:r>
      <w:r w:rsidRPr="002A2729">
        <w:rPr>
          <w:rFonts w:cs="Times New Roman"/>
          <w:color w:val="000000"/>
          <w:szCs w:val="24"/>
        </w:rPr>
        <w:t>, 115–119. https://doi.org/10.1016/j.sbspro.2012.08.128</w:t>
      </w:r>
    </w:p>
    <w:p w14:paraId="3D6E04D6"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Magliaro, S. G., Lockee, B. B., &amp; Burton, J. K. (2005). Direct instruction revisited: A key model for instructional technology. </w:t>
      </w:r>
      <w:r w:rsidRPr="002A2729">
        <w:rPr>
          <w:rFonts w:cs="Times New Roman"/>
          <w:i/>
          <w:iCs/>
          <w:color w:val="000000"/>
          <w:szCs w:val="24"/>
        </w:rPr>
        <w:t>Educational Technology Research and Development</w:t>
      </w:r>
      <w:r w:rsidRPr="002A2729">
        <w:rPr>
          <w:rFonts w:cs="Times New Roman"/>
          <w:color w:val="000000"/>
          <w:szCs w:val="24"/>
        </w:rPr>
        <w:t xml:space="preserve">, </w:t>
      </w:r>
      <w:r w:rsidRPr="002A2729">
        <w:rPr>
          <w:rFonts w:cs="Times New Roman"/>
          <w:i/>
          <w:iCs/>
          <w:color w:val="000000"/>
          <w:szCs w:val="24"/>
        </w:rPr>
        <w:t>53</w:t>
      </w:r>
      <w:r w:rsidRPr="002A2729">
        <w:rPr>
          <w:rFonts w:cs="Times New Roman"/>
          <w:color w:val="000000"/>
          <w:szCs w:val="24"/>
        </w:rPr>
        <w:t>(4), 41–55. https://doi.org/10.1007/BF02504684</w:t>
      </w:r>
    </w:p>
    <w:p w14:paraId="40BC4BE0"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Malhotra, N. K., &amp; Birks, D. F. (2006). </w:t>
      </w:r>
      <w:r w:rsidRPr="002A2729">
        <w:rPr>
          <w:rFonts w:cs="Times New Roman"/>
          <w:i/>
          <w:iCs/>
          <w:color w:val="000000"/>
          <w:szCs w:val="24"/>
        </w:rPr>
        <w:t>Marketing Research - An Applied Approach - European</w:t>
      </w:r>
      <w:r w:rsidRPr="002A2729">
        <w:rPr>
          <w:rFonts w:cs="Times New Roman"/>
          <w:color w:val="000000"/>
          <w:szCs w:val="24"/>
        </w:rPr>
        <w:t xml:space="preserve"> (Updated Second European Edition). Prentice Hall, Inc., a Pearson Education company.</w:t>
      </w:r>
    </w:p>
    <w:p w14:paraId="12B7AAD1"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Mayes, T., &amp; de Freitas, S. (2004). Review of e-learning theories, frameworks and models. </w:t>
      </w:r>
      <w:r w:rsidRPr="002A2729">
        <w:rPr>
          <w:rFonts w:cs="Times New Roman"/>
          <w:i/>
          <w:iCs/>
          <w:color w:val="000000"/>
          <w:szCs w:val="24"/>
        </w:rPr>
        <w:t>JISC E-Learning Models Desk Study</w:t>
      </w:r>
      <w:r w:rsidRPr="002A2729">
        <w:rPr>
          <w:rFonts w:cs="Times New Roman"/>
          <w:color w:val="000000"/>
          <w:szCs w:val="24"/>
        </w:rPr>
        <w:t>, (1).</w:t>
      </w:r>
    </w:p>
    <w:p w14:paraId="2B20D09F"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Moraros, J., Islam, A., Yu, S., Banow, R., &amp; Schindelka, B. (2015). Flipping for success: evaluating the effectiveness of a novel teaching approach in a graduate level setting. </w:t>
      </w:r>
      <w:r w:rsidRPr="002A2729">
        <w:rPr>
          <w:rFonts w:cs="Times New Roman"/>
          <w:i/>
          <w:iCs/>
          <w:color w:val="000000"/>
          <w:szCs w:val="24"/>
        </w:rPr>
        <w:t>BMC Medical Education</w:t>
      </w:r>
      <w:r w:rsidRPr="002A2729">
        <w:rPr>
          <w:rFonts w:cs="Times New Roman"/>
          <w:color w:val="000000"/>
          <w:szCs w:val="24"/>
        </w:rPr>
        <w:t xml:space="preserve">, </w:t>
      </w:r>
      <w:r w:rsidRPr="002A2729">
        <w:rPr>
          <w:rFonts w:cs="Times New Roman"/>
          <w:i/>
          <w:iCs/>
          <w:color w:val="000000"/>
          <w:szCs w:val="24"/>
        </w:rPr>
        <w:t>15</w:t>
      </w:r>
      <w:r w:rsidRPr="002A2729">
        <w:rPr>
          <w:rFonts w:cs="Times New Roman"/>
          <w:color w:val="000000"/>
          <w:szCs w:val="24"/>
        </w:rPr>
        <w:t>. https://doi.org/10.1186/s12909-015-0317-2</w:t>
      </w:r>
    </w:p>
    <w:p w14:paraId="24F01C2F"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Pange, A., &amp; Pange, J. (2011). Is E-learning Based On Learning Theories? A Literature Review. </w:t>
      </w:r>
      <w:r w:rsidRPr="002A2729">
        <w:rPr>
          <w:rFonts w:cs="Times New Roman"/>
          <w:i/>
          <w:iCs/>
          <w:color w:val="000000"/>
          <w:szCs w:val="24"/>
        </w:rPr>
        <w:t>World Academy of Science, Engineering &amp; Technology</w:t>
      </w:r>
      <w:r w:rsidRPr="002A2729">
        <w:rPr>
          <w:rFonts w:cs="Times New Roman"/>
          <w:color w:val="000000"/>
          <w:szCs w:val="24"/>
        </w:rPr>
        <w:t xml:space="preserve">, </w:t>
      </w:r>
      <w:r w:rsidRPr="002A2729">
        <w:rPr>
          <w:rFonts w:cs="Times New Roman"/>
          <w:i/>
          <w:iCs/>
          <w:color w:val="000000"/>
          <w:szCs w:val="24"/>
        </w:rPr>
        <w:t>5</w:t>
      </w:r>
      <w:r w:rsidRPr="002A2729">
        <w:rPr>
          <w:rFonts w:cs="Times New Roman"/>
          <w:color w:val="000000"/>
          <w:szCs w:val="24"/>
        </w:rPr>
        <w:t>(8).</w:t>
      </w:r>
    </w:p>
    <w:p w14:paraId="2A76084C"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Yeh, Y.-C. (2009). Integrating e-learning into the Direct-instruction Model to enhance the effectiveness of critical-thinking instruction. </w:t>
      </w:r>
      <w:r w:rsidRPr="002A2729">
        <w:rPr>
          <w:rFonts w:cs="Times New Roman"/>
          <w:i/>
          <w:iCs/>
          <w:color w:val="000000"/>
          <w:szCs w:val="24"/>
        </w:rPr>
        <w:t>Instructional Science</w:t>
      </w:r>
      <w:r w:rsidRPr="002A2729">
        <w:rPr>
          <w:rFonts w:cs="Times New Roman"/>
          <w:color w:val="000000"/>
          <w:szCs w:val="24"/>
        </w:rPr>
        <w:t xml:space="preserve">, </w:t>
      </w:r>
      <w:r w:rsidRPr="002A2729">
        <w:rPr>
          <w:rFonts w:cs="Times New Roman"/>
          <w:i/>
          <w:iCs/>
          <w:color w:val="000000"/>
          <w:szCs w:val="24"/>
        </w:rPr>
        <w:t>37</w:t>
      </w:r>
      <w:r w:rsidRPr="002A2729">
        <w:rPr>
          <w:rFonts w:cs="Times New Roman"/>
          <w:color w:val="000000"/>
          <w:szCs w:val="24"/>
        </w:rPr>
        <w:t>(2), 185–203. Retrieved from goo.gl/Lo4tFB</w:t>
      </w:r>
    </w:p>
    <w:p w14:paraId="34026666" w14:textId="259689FE"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68" w:name="_Toc391456187"/>
      <w:bookmarkStart w:id="69" w:name="_Toc401327944"/>
      <w:bookmarkEnd w:id="68"/>
      <w:r w:rsidRPr="009F3187">
        <w:lastRenderedPageBreak/>
        <w:t>Bilagor</w:t>
      </w:r>
      <w:bookmarkEnd w:id="69"/>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70" w:name="_Toc391456188"/>
      <w:bookmarkEnd w:id="70"/>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002A59">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002A59">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002A59">
        <w:rPr>
          <w:rStyle w:val="Fotnotsreferens"/>
        </w:rPr>
        <w:footnoteReference w:id="3"/>
      </w:r>
      <w:r w:rsidR="00850895">
        <w:rPr>
          <w:rFonts w:eastAsia="Times New Roman" w:cs="Times New Roman"/>
          <w:color w:val="333333"/>
        </w:rPr>
        <w:t xml:space="preserve"> (kognitiva färdigheter) för att gestalta</w:t>
      </w:r>
      <w:r w:rsidR="00850895" w:rsidRPr="00002A59">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002A59">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002A59">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71" w:name="_Toc391456189"/>
      <w:bookmarkEnd w:id="71"/>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C95447">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Olivia Imner" w:date="2019-01-01T15:13:00Z" w:initials="OI">
    <w:p w14:paraId="68289879" w14:textId="207B18AA" w:rsidR="00BE257F" w:rsidRDefault="00BE257F" w:rsidP="0064624E">
      <w:pPr>
        <w:pStyle w:val="Kommentarer"/>
      </w:pPr>
      <w:r>
        <w:rPr>
          <w:rStyle w:val="Kommentarsreferens"/>
        </w:rPr>
        <w:annotationRef/>
      </w:r>
      <w:r>
        <w:rPr>
          <w:rStyle w:val="Kommentarsreferens"/>
        </w:rPr>
        <w:annotationRef/>
      </w:r>
      <w:r>
        <w:br/>
        <w:t>”Pedagogiska perspektiv och modeller för lärande”</w:t>
      </w:r>
      <w:r>
        <w:br/>
      </w:r>
    </w:p>
    <w:p w14:paraId="2DD0E1E4" w14:textId="4176B5E7" w:rsidR="00BE257F" w:rsidRDefault="00BE257F">
      <w:pPr>
        <w:pStyle w:val="Kommentarer"/>
      </w:pPr>
    </w:p>
  </w:comment>
  <w:comment w:id="9" w:author="Olivia Imner" w:date="2019-01-01T16:12:00Z" w:initials="OI">
    <w:p w14:paraId="335FA2C8" w14:textId="2B1D3772" w:rsidR="00BE257F" w:rsidRDefault="00BE257F">
      <w:pPr>
        <w:pStyle w:val="Kommentarer"/>
      </w:pPr>
      <w:r>
        <w:rPr>
          <w:rStyle w:val="Kommentarsreferens"/>
        </w:rPr>
        <w:annotationRef/>
      </w:r>
      <w:r>
        <w:t>”</w:t>
      </w:r>
      <w:r w:rsidR="00C77690">
        <w:t>Bakgrund</w:t>
      </w:r>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BE257F" w:rsidRDefault="00BE257F">
      <w:r>
        <w:separator/>
      </w:r>
    </w:p>
  </w:endnote>
  <w:endnote w:type="continuationSeparator" w:id="0">
    <w:p w14:paraId="4F768654" w14:textId="77777777" w:rsidR="00BE257F" w:rsidRDefault="00BE25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BE257F" w:rsidRDefault="00BE257F">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BE257F" w:rsidRDefault="00BE257F">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BE257F" w:rsidRDefault="00BE257F">
        <w:pPr>
          <w:pStyle w:val="Footer1"/>
          <w:jc w:val="center"/>
        </w:pPr>
        <w:r>
          <w:fldChar w:fldCharType="begin"/>
        </w:r>
        <w:r>
          <w:instrText>PAGE</w:instrText>
        </w:r>
        <w:r>
          <w:fldChar w:fldCharType="separate"/>
        </w:r>
        <w:r w:rsidR="00C77690">
          <w:rPr>
            <w:noProof/>
          </w:rPr>
          <w:t>8</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BE257F" w:rsidRDefault="00BE257F">
        <w:pPr>
          <w:pStyle w:val="Footer1"/>
          <w:jc w:val="center"/>
        </w:pPr>
        <w:r>
          <w:fldChar w:fldCharType="begin"/>
        </w:r>
        <w:r>
          <w:instrText>PAGE</w:instrText>
        </w:r>
        <w:r>
          <w:fldChar w:fldCharType="separate"/>
        </w:r>
        <w:r w:rsidR="00C77690">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BE257F" w:rsidRDefault="00BE257F">
      <w:r>
        <w:separator/>
      </w:r>
    </w:p>
  </w:footnote>
  <w:footnote w:type="continuationSeparator" w:id="0">
    <w:p w14:paraId="71DB8F98" w14:textId="77777777" w:rsidR="00BE257F" w:rsidRDefault="00BE257F">
      <w:r>
        <w:continuationSeparator/>
      </w:r>
    </w:p>
  </w:footnote>
  <w:footnote w:id="1">
    <w:p w14:paraId="5824ECF3" w14:textId="4B98B15A" w:rsidR="00BE257F" w:rsidRPr="005D1A1C" w:rsidRDefault="00BE257F"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BE257F" w:rsidRPr="005D1A1C" w:rsidRDefault="00BE257F"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BE257F" w:rsidRPr="005D1A1C" w:rsidRDefault="00BE257F"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BE257F" w:rsidRPr="005D1A1C" w:rsidRDefault="00BE257F"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BE257F" w:rsidRPr="005D1A1C" w:rsidRDefault="00BE257F"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BE257F" w:rsidRDefault="00BE257F" w:rsidP="00CF61C4">
      <w:pPr>
        <w:pStyle w:val="Fotnotstext"/>
        <w:jc w:val="both"/>
      </w:pPr>
      <w:r w:rsidRPr="00002A59">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8">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0">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5"/>
  </w:num>
  <w:num w:numId="2">
    <w:abstractNumId w:val="7"/>
  </w:num>
  <w:num w:numId="3">
    <w:abstractNumId w:val="6"/>
  </w:num>
  <w:num w:numId="4">
    <w:abstractNumId w:val="12"/>
  </w:num>
  <w:num w:numId="5">
    <w:abstractNumId w:val="20"/>
  </w:num>
  <w:num w:numId="6">
    <w:abstractNumId w:val="21"/>
  </w:num>
  <w:num w:numId="7">
    <w:abstractNumId w:val="15"/>
  </w:num>
  <w:num w:numId="8">
    <w:abstractNumId w:val="11"/>
  </w:num>
  <w:num w:numId="9">
    <w:abstractNumId w:val="16"/>
  </w:num>
  <w:num w:numId="10">
    <w:abstractNumId w:val="0"/>
  </w:num>
  <w:num w:numId="11">
    <w:abstractNumId w:val="13"/>
  </w:num>
  <w:num w:numId="12">
    <w:abstractNumId w:val="14"/>
  </w:num>
  <w:num w:numId="13">
    <w:abstractNumId w:val="2"/>
  </w:num>
  <w:num w:numId="14">
    <w:abstractNumId w:val="17"/>
  </w:num>
  <w:num w:numId="15">
    <w:abstractNumId w:val="8"/>
  </w:num>
  <w:num w:numId="16">
    <w:abstractNumId w:val="10"/>
  </w:num>
  <w:num w:numId="17">
    <w:abstractNumId w:val="18"/>
  </w:num>
  <w:num w:numId="18">
    <w:abstractNumId w:val="9"/>
  </w:num>
  <w:num w:numId="19">
    <w:abstractNumId w:val="1"/>
  </w:num>
  <w:num w:numId="20">
    <w:abstractNumId w:val="19"/>
  </w:num>
  <w:num w:numId="21">
    <w:abstractNumId w:val="4"/>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21305"/>
    <w:rsid w:val="00024931"/>
    <w:rsid w:val="000331BF"/>
    <w:rsid w:val="000359B7"/>
    <w:rsid w:val="00035BFB"/>
    <w:rsid w:val="00036B5F"/>
    <w:rsid w:val="00041127"/>
    <w:rsid w:val="000412CF"/>
    <w:rsid w:val="000413AA"/>
    <w:rsid w:val="00041A1C"/>
    <w:rsid w:val="000424D5"/>
    <w:rsid w:val="000427E4"/>
    <w:rsid w:val="00043579"/>
    <w:rsid w:val="00043AE1"/>
    <w:rsid w:val="00044A39"/>
    <w:rsid w:val="0004547A"/>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775D"/>
    <w:rsid w:val="0016757F"/>
    <w:rsid w:val="001701BE"/>
    <w:rsid w:val="001732AB"/>
    <w:rsid w:val="001830ED"/>
    <w:rsid w:val="00183881"/>
    <w:rsid w:val="00184373"/>
    <w:rsid w:val="00186B8B"/>
    <w:rsid w:val="001907E6"/>
    <w:rsid w:val="00190936"/>
    <w:rsid w:val="00191B85"/>
    <w:rsid w:val="0019256B"/>
    <w:rsid w:val="001974A0"/>
    <w:rsid w:val="00197B05"/>
    <w:rsid w:val="00197DB1"/>
    <w:rsid w:val="001A09C0"/>
    <w:rsid w:val="001A2E41"/>
    <w:rsid w:val="001A34FF"/>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21E2"/>
    <w:rsid w:val="00224B2D"/>
    <w:rsid w:val="00227C61"/>
    <w:rsid w:val="00227C8F"/>
    <w:rsid w:val="00230FB4"/>
    <w:rsid w:val="00231746"/>
    <w:rsid w:val="00233434"/>
    <w:rsid w:val="00234C76"/>
    <w:rsid w:val="0023519E"/>
    <w:rsid w:val="002352A5"/>
    <w:rsid w:val="00235307"/>
    <w:rsid w:val="00235908"/>
    <w:rsid w:val="00242648"/>
    <w:rsid w:val="002427A4"/>
    <w:rsid w:val="002435CA"/>
    <w:rsid w:val="0024424B"/>
    <w:rsid w:val="00244800"/>
    <w:rsid w:val="002464E9"/>
    <w:rsid w:val="002468FE"/>
    <w:rsid w:val="00253BB6"/>
    <w:rsid w:val="00255B32"/>
    <w:rsid w:val="00256B80"/>
    <w:rsid w:val="00257181"/>
    <w:rsid w:val="002578D6"/>
    <w:rsid w:val="00257CB5"/>
    <w:rsid w:val="00257DD5"/>
    <w:rsid w:val="00261F22"/>
    <w:rsid w:val="00262ADC"/>
    <w:rsid w:val="00265FDF"/>
    <w:rsid w:val="00267E98"/>
    <w:rsid w:val="002705D4"/>
    <w:rsid w:val="002717B1"/>
    <w:rsid w:val="00274813"/>
    <w:rsid w:val="00285087"/>
    <w:rsid w:val="0028519F"/>
    <w:rsid w:val="00286276"/>
    <w:rsid w:val="00286D84"/>
    <w:rsid w:val="00293F1A"/>
    <w:rsid w:val="0029547E"/>
    <w:rsid w:val="00297AF9"/>
    <w:rsid w:val="002A2729"/>
    <w:rsid w:val="002A3A54"/>
    <w:rsid w:val="002A4176"/>
    <w:rsid w:val="002A6849"/>
    <w:rsid w:val="002A6EF3"/>
    <w:rsid w:val="002B1E41"/>
    <w:rsid w:val="002B2E86"/>
    <w:rsid w:val="002B32A2"/>
    <w:rsid w:val="002B4A17"/>
    <w:rsid w:val="002C5DCC"/>
    <w:rsid w:val="002C6BFF"/>
    <w:rsid w:val="002D30EE"/>
    <w:rsid w:val="002D38C1"/>
    <w:rsid w:val="002D66C8"/>
    <w:rsid w:val="002E1134"/>
    <w:rsid w:val="002E22B2"/>
    <w:rsid w:val="002E3B76"/>
    <w:rsid w:val="002E3DAC"/>
    <w:rsid w:val="002E538A"/>
    <w:rsid w:val="002E64C7"/>
    <w:rsid w:val="002E792E"/>
    <w:rsid w:val="002F0574"/>
    <w:rsid w:val="002F4EB7"/>
    <w:rsid w:val="00300501"/>
    <w:rsid w:val="003036F3"/>
    <w:rsid w:val="00304D18"/>
    <w:rsid w:val="00304EA1"/>
    <w:rsid w:val="00305460"/>
    <w:rsid w:val="00305D18"/>
    <w:rsid w:val="003066C7"/>
    <w:rsid w:val="003073A8"/>
    <w:rsid w:val="00313701"/>
    <w:rsid w:val="00313D60"/>
    <w:rsid w:val="003148A7"/>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4A49"/>
    <w:rsid w:val="00346798"/>
    <w:rsid w:val="00347005"/>
    <w:rsid w:val="003475D1"/>
    <w:rsid w:val="003475EE"/>
    <w:rsid w:val="00347A7F"/>
    <w:rsid w:val="0035370A"/>
    <w:rsid w:val="00354045"/>
    <w:rsid w:val="00354528"/>
    <w:rsid w:val="003557DE"/>
    <w:rsid w:val="00355C23"/>
    <w:rsid w:val="003630F8"/>
    <w:rsid w:val="00363562"/>
    <w:rsid w:val="00364A69"/>
    <w:rsid w:val="003673BF"/>
    <w:rsid w:val="00370975"/>
    <w:rsid w:val="00370EA5"/>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5EB1"/>
    <w:rsid w:val="003C06CF"/>
    <w:rsid w:val="003C298D"/>
    <w:rsid w:val="003C4177"/>
    <w:rsid w:val="003C6B23"/>
    <w:rsid w:val="003D1A09"/>
    <w:rsid w:val="003D2164"/>
    <w:rsid w:val="003E0991"/>
    <w:rsid w:val="003E2AEF"/>
    <w:rsid w:val="003E2B2E"/>
    <w:rsid w:val="003E2D9F"/>
    <w:rsid w:val="003E654F"/>
    <w:rsid w:val="003E735C"/>
    <w:rsid w:val="003E7604"/>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5054A"/>
    <w:rsid w:val="00451DEF"/>
    <w:rsid w:val="00452D11"/>
    <w:rsid w:val="00453A19"/>
    <w:rsid w:val="00457C43"/>
    <w:rsid w:val="004601AF"/>
    <w:rsid w:val="00460759"/>
    <w:rsid w:val="004609DA"/>
    <w:rsid w:val="00462A53"/>
    <w:rsid w:val="00463CEE"/>
    <w:rsid w:val="004642EB"/>
    <w:rsid w:val="00464E06"/>
    <w:rsid w:val="00470E31"/>
    <w:rsid w:val="0047515C"/>
    <w:rsid w:val="0047588C"/>
    <w:rsid w:val="0047590E"/>
    <w:rsid w:val="004759F2"/>
    <w:rsid w:val="004763AF"/>
    <w:rsid w:val="004822AA"/>
    <w:rsid w:val="00482460"/>
    <w:rsid w:val="00482617"/>
    <w:rsid w:val="004827B5"/>
    <w:rsid w:val="00482F2B"/>
    <w:rsid w:val="0048422A"/>
    <w:rsid w:val="004853DA"/>
    <w:rsid w:val="004862A6"/>
    <w:rsid w:val="00491CC8"/>
    <w:rsid w:val="00493097"/>
    <w:rsid w:val="004979BB"/>
    <w:rsid w:val="004A0102"/>
    <w:rsid w:val="004A010C"/>
    <w:rsid w:val="004A07F5"/>
    <w:rsid w:val="004A08DF"/>
    <w:rsid w:val="004A1CFE"/>
    <w:rsid w:val="004A54DB"/>
    <w:rsid w:val="004A5707"/>
    <w:rsid w:val="004A62A2"/>
    <w:rsid w:val="004A6D58"/>
    <w:rsid w:val="004A704C"/>
    <w:rsid w:val="004B0686"/>
    <w:rsid w:val="004B2F3D"/>
    <w:rsid w:val="004B3714"/>
    <w:rsid w:val="004B4647"/>
    <w:rsid w:val="004B73CD"/>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E1416"/>
    <w:rsid w:val="005E268B"/>
    <w:rsid w:val="005E3782"/>
    <w:rsid w:val="005E3C6F"/>
    <w:rsid w:val="005E4262"/>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4CAB"/>
    <w:rsid w:val="00655118"/>
    <w:rsid w:val="00657871"/>
    <w:rsid w:val="006601B2"/>
    <w:rsid w:val="006605E3"/>
    <w:rsid w:val="006606DD"/>
    <w:rsid w:val="006607E1"/>
    <w:rsid w:val="006652B4"/>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10303"/>
    <w:rsid w:val="0071030E"/>
    <w:rsid w:val="00712B8D"/>
    <w:rsid w:val="007131A3"/>
    <w:rsid w:val="00713E7C"/>
    <w:rsid w:val="00714353"/>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710D1"/>
    <w:rsid w:val="0077261B"/>
    <w:rsid w:val="007733D5"/>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C7CD3"/>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2217"/>
    <w:rsid w:val="008040AF"/>
    <w:rsid w:val="0080525B"/>
    <w:rsid w:val="0080601C"/>
    <w:rsid w:val="00806CE6"/>
    <w:rsid w:val="0080781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6D95"/>
    <w:rsid w:val="00850895"/>
    <w:rsid w:val="0085402C"/>
    <w:rsid w:val="00854BBA"/>
    <w:rsid w:val="0085546B"/>
    <w:rsid w:val="00860782"/>
    <w:rsid w:val="00860CFB"/>
    <w:rsid w:val="00862308"/>
    <w:rsid w:val="00862662"/>
    <w:rsid w:val="00864EC1"/>
    <w:rsid w:val="00865EB8"/>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225C"/>
    <w:rsid w:val="008928B6"/>
    <w:rsid w:val="00893C8F"/>
    <w:rsid w:val="0089551B"/>
    <w:rsid w:val="00897661"/>
    <w:rsid w:val="00897EA6"/>
    <w:rsid w:val="008A06D0"/>
    <w:rsid w:val="008A16A6"/>
    <w:rsid w:val="008A4F8B"/>
    <w:rsid w:val="008A57EE"/>
    <w:rsid w:val="008A6219"/>
    <w:rsid w:val="008A67A7"/>
    <w:rsid w:val="008A6C94"/>
    <w:rsid w:val="008A7794"/>
    <w:rsid w:val="008B04F7"/>
    <w:rsid w:val="008B0888"/>
    <w:rsid w:val="008B2D29"/>
    <w:rsid w:val="008B38B8"/>
    <w:rsid w:val="008C1E9D"/>
    <w:rsid w:val="008C3521"/>
    <w:rsid w:val="008C6C9D"/>
    <w:rsid w:val="008D01A7"/>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BE3"/>
    <w:rsid w:val="00992BD5"/>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7788"/>
    <w:rsid w:val="009D7AA6"/>
    <w:rsid w:val="009D7B5B"/>
    <w:rsid w:val="009E28C0"/>
    <w:rsid w:val="009E3D27"/>
    <w:rsid w:val="009E4AF8"/>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2E09"/>
    <w:rsid w:val="00AA375E"/>
    <w:rsid w:val="00AA3AFD"/>
    <w:rsid w:val="00AA51AE"/>
    <w:rsid w:val="00AB4ABD"/>
    <w:rsid w:val="00AB6B7B"/>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ECC"/>
    <w:rsid w:val="00B1197D"/>
    <w:rsid w:val="00B17BFA"/>
    <w:rsid w:val="00B2517C"/>
    <w:rsid w:val="00B257FF"/>
    <w:rsid w:val="00B306BC"/>
    <w:rsid w:val="00B3075A"/>
    <w:rsid w:val="00B31418"/>
    <w:rsid w:val="00B31D7F"/>
    <w:rsid w:val="00B32D13"/>
    <w:rsid w:val="00B33CEE"/>
    <w:rsid w:val="00B3436A"/>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6EEE"/>
    <w:rsid w:val="00B93DE6"/>
    <w:rsid w:val="00B95069"/>
    <w:rsid w:val="00BA0F17"/>
    <w:rsid w:val="00BA3DCC"/>
    <w:rsid w:val="00BA47F1"/>
    <w:rsid w:val="00BA62A8"/>
    <w:rsid w:val="00BA6D11"/>
    <w:rsid w:val="00BA7030"/>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C780E"/>
    <w:rsid w:val="00BD0BAF"/>
    <w:rsid w:val="00BD2BD1"/>
    <w:rsid w:val="00BD39C4"/>
    <w:rsid w:val="00BD42C9"/>
    <w:rsid w:val="00BD5132"/>
    <w:rsid w:val="00BE257F"/>
    <w:rsid w:val="00BE2E0E"/>
    <w:rsid w:val="00BE4185"/>
    <w:rsid w:val="00BE6335"/>
    <w:rsid w:val="00BF2EDC"/>
    <w:rsid w:val="00BF621B"/>
    <w:rsid w:val="00C00002"/>
    <w:rsid w:val="00C01248"/>
    <w:rsid w:val="00C02FBE"/>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6701"/>
    <w:rsid w:val="00C67983"/>
    <w:rsid w:val="00C67B0B"/>
    <w:rsid w:val="00C707E6"/>
    <w:rsid w:val="00C770CB"/>
    <w:rsid w:val="00C77690"/>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0B2E"/>
    <w:rsid w:val="00D924A7"/>
    <w:rsid w:val="00D939B2"/>
    <w:rsid w:val="00D970EE"/>
    <w:rsid w:val="00DA0666"/>
    <w:rsid w:val="00DA1086"/>
    <w:rsid w:val="00DA1B11"/>
    <w:rsid w:val="00DB1910"/>
    <w:rsid w:val="00DB3821"/>
    <w:rsid w:val="00DB3CC8"/>
    <w:rsid w:val="00DB4ED3"/>
    <w:rsid w:val="00DC27C1"/>
    <w:rsid w:val="00DC5094"/>
    <w:rsid w:val="00DC7A9B"/>
    <w:rsid w:val="00DD03E4"/>
    <w:rsid w:val="00DD0905"/>
    <w:rsid w:val="00DD12F3"/>
    <w:rsid w:val="00DD1792"/>
    <w:rsid w:val="00DD2EEF"/>
    <w:rsid w:val="00DD61A8"/>
    <w:rsid w:val="00DD6FAA"/>
    <w:rsid w:val="00DE04EB"/>
    <w:rsid w:val="00DE1202"/>
    <w:rsid w:val="00DE1A92"/>
    <w:rsid w:val="00DE36DE"/>
    <w:rsid w:val="00DE4DD3"/>
    <w:rsid w:val="00DF1A0C"/>
    <w:rsid w:val="00DF3880"/>
    <w:rsid w:val="00E0078E"/>
    <w:rsid w:val="00E02ACD"/>
    <w:rsid w:val="00E03192"/>
    <w:rsid w:val="00E040F7"/>
    <w:rsid w:val="00E048BB"/>
    <w:rsid w:val="00E04FD4"/>
    <w:rsid w:val="00E05F45"/>
    <w:rsid w:val="00E0678A"/>
    <w:rsid w:val="00E100AE"/>
    <w:rsid w:val="00E12474"/>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C61"/>
    <w:rsid w:val="00E45207"/>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733F"/>
    <w:rsid w:val="00ED77BB"/>
    <w:rsid w:val="00EE35A9"/>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451FB"/>
    <w:rsid w:val="00F51FA5"/>
    <w:rsid w:val="00F5225C"/>
    <w:rsid w:val="00F557F1"/>
    <w:rsid w:val="00F5632E"/>
    <w:rsid w:val="00F56940"/>
    <w:rsid w:val="00F57D86"/>
    <w:rsid w:val="00F611BE"/>
    <w:rsid w:val="00F628A3"/>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A6353"/>
    <w:rsid w:val="00FB3E6B"/>
    <w:rsid w:val="00FB56B1"/>
    <w:rsid w:val="00FB7215"/>
    <w:rsid w:val="00FB77D5"/>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C7CF5A6E-F809-7544-8B6B-78DFA6814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26</Pages>
  <Words>15361</Words>
  <Characters>81416</Characters>
  <Application>Microsoft Macintosh Word</Application>
  <DocSecurity>0</DocSecurity>
  <Lines>678</Lines>
  <Paragraphs>193</Paragraphs>
  <ScaleCrop>false</ScaleCrop>
  <Company>Stockholms universitetsbibliotek</Company>
  <LinksUpToDate>false</LinksUpToDate>
  <CharactersWithSpaces>96584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5</cp:revision>
  <cp:lastPrinted>2018-11-06T10:11:00Z</cp:lastPrinted>
  <dcterms:created xsi:type="dcterms:W3CDTF">2018-12-12T16:31:00Z</dcterms:created>
  <dcterms:modified xsi:type="dcterms:W3CDTF">2019-01-01T15:21:00Z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zotero-version="5.0.58"&gt;&lt;session id="jnIboToJ"/&gt;&lt;style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