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2E1134" w:rsidRDefault="002E1134">
                            <w:pPr>
                              <w:pStyle w:val="Frontpagetext"/>
                              <w:rPr>
                                <w:sz w:val="28"/>
                                <w:szCs w:val="28"/>
                              </w:rPr>
                            </w:pPr>
                            <w:r>
                              <w:rPr>
                                <w:sz w:val="28"/>
                                <w:szCs w:val="28"/>
                              </w:rPr>
                              <w:t xml:space="preserve">Institutionen för data- </w:t>
                            </w:r>
                            <w:r>
                              <w:rPr>
                                <w:sz w:val="28"/>
                                <w:szCs w:val="28"/>
                              </w:rPr>
                              <w:br/>
                              <w:t>och systemvetenskap</w:t>
                            </w:r>
                          </w:p>
                          <w:p w14:paraId="0DD0DA7D" w14:textId="77777777" w:rsidR="002E1134" w:rsidRDefault="002E1134">
                            <w:pPr>
                              <w:pStyle w:val="TextBox"/>
                            </w:pPr>
                            <w:r>
                              <w:t xml:space="preserve">Examensarbete 15 </w:t>
                            </w:r>
                            <w:proofErr w:type="spellStart"/>
                            <w:r>
                              <w:t>hp</w:t>
                            </w:r>
                            <w:proofErr w:type="spellEnd"/>
                          </w:p>
                          <w:p w14:paraId="205AAAC7" w14:textId="77777777" w:rsidR="002E1134" w:rsidRDefault="002E1134">
                            <w:pPr>
                              <w:pStyle w:val="TextBox"/>
                            </w:pPr>
                            <w:r>
                              <w:t>Data- och systemvetenskap</w:t>
                            </w:r>
                          </w:p>
                          <w:p w14:paraId="51566511" w14:textId="77777777" w:rsidR="002E1134" w:rsidRDefault="002E1134">
                            <w:pPr>
                              <w:pStyle w:val="Textruta"/>
                            </w:pPr>
                            <w:r>
                              <w:t xml:space="preserve">Kurs- eller utbildningsprogram (180 </w:t>
                            </w:r>
                            <w:proofErr w:type="spellStart"/>
                            <w:r>
                              <w:t>hp</w:t>
                            </w:r>
                            <w:proofErr w:type="spellEnd"/>
                            <w:r>
                              <w:t xml:space="preserve">) </w:t>
                            </w:r>
                          </w:p>
                          <w:p w14:paraId="7A700FAB" w14:textId="05793D08" w:rsidR="002E1134" w:rsidRDefault="002E1134">
                            <w:pPr>
                              <w:pStyle w:val="Textruta"/>
                            </w:pPr>
                            <w:r>
                              <w:t>Höstterminen 2018</w:t>
                            </w:r>
                          </w:p>
                          <w:p w14:paraId="381612CD" w14:textId="77777777" w:rsidR="002E1134" w:rsidRDefault="002E1134">
                            <w:pPr>
                              <w:pStyle w:val="Textruta"/>
                            </w:pPr>
                            <w:r>
                              <w:t>Handledare: Robert Ramberg</w:t>
                            </w:r>
                          </w:p>
                          <w:p w14:paraId="41DC09BB" w14:textId="358B72E7" w:rsidR="002E1134" w:rsidRDefault="002E1134">
                            <w:pPr>
                              <w:pStyle w:val="Textruta"/>
                            </w:pPr>
                            <w:r>
                              <w:t>Granskare: Patrik Hernvall</w:t>
                            </w:r>
                          </w:p>
                          <w:p w14:paraId="316E1ACF" w14:textId="77777777" w:rsidR="002E1134" w:rsidRPr="00EE4EEC" w:rsidRDefault="002E1134">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2E1134" w:rsidRDefault="002E1134">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A1F0B" w:rsidRDefault="00CA1F0B">
                      <w:pPr>
                        <w:pStyle w:val="Frontpagetext"/>
                        <w:rPr>
                          <w:sz w:val="28"/>
                          <w:szCs w:val="28"/>
                        </w:rPr>
                      </w:pPr>
                      <w:r>
                        <w:rPr>
                          <w:sz w:val="28"/>
                          <w:szCs w:val="28"/>
                        </w:rPr>
                        <w:t xml:space="preserve">Institutionen för data- </w:t>
                      </w:r>
                      <w:r>
                        <w:rPr>
                          <w:sz w:val="28"/>
                          <w:szCs w:val="28"/>
                        </w:rPr>
                        <w:br/>
                        <w:t>och systemvetenskap</w:t>
                      </w:r>
                    </w:p>
                    <w:p w14:paraId="0DD0DA7D" w14:textId="77777777" w:rsidR="00CA1F0B" w:rsidRDefault="00CA1F0B">
                      <w:pPr>
                        <w:pStyle w:val="TextBox"/>
                      </w:pPr>
                      <w:r>
                        <w:t xml:space="preserve">Examensarbete 15 </w:t>
                      </w:r>
                      <w:proofErr w:type="spellStart"/>
                      <w:r>
                        <w:t>hp</w:t>
                      </w:r>
                      <w:proofErr w:type="spellEnd"/>
                    </w:p>
                    <w:p w14:paraId="205AAAC7" w14:textId="77777777" w:rsidR="00CA1F0B" w:rsidRDefault="00CA1F0B">
                      <w:pPr>
                        <w:pStyle w:val="TextBox"/>
                      </w:pPr>
                      <w:r>
                        <w:t>Data- och systemvetenskap</w:t>
                      </w:r>
                    </w:p>
                    <w:p w14:paraId="51566511" w14:textId="77777777" w:rsidR="00CA1F0B" w:rsidRDefault="00CA1F0B">
                      <w:pPr>
                        <w:pStyle w:val="Textruta"/>
                      </w:pPr>
                      <w:r>
                        <w:t xml:space="preserve">Kurs- eller utbildningsprogram (180 </w:t>
                      </w:r>
                      <w:proofErr w:type="spellStart"/>
                      <w:r>
                        <w:t>hp</w:t>
                      </w:r>
                      <w:proofErr w:type="spellEnd"/>
                      <w:r>
                        <w:t xml:space="preserve">) </w:t>
                      </w:r>
                    </w:p>
                    <w:p w14:paraId="7A700FAB" w14:textId="05793D08" w:rsidR="00CA1F0B" w:rsidRDefault="00CA1F0B">
                      <w:pPr>
                        <w:pStyle w:val="Textruta"/>
                      </w:pPr>
                      <w:r>
                        <w:t>Höstterminen 2018</w:t>
                      </w:r>
                    </w:p>
                    <w:p w14:paraId="381612CD" w14:textId="77777777" w:rsidR="00CA1F0B" w:rsidRDefault="00CA1F0B">
                      <w:pPr>
                        <w:pStyle w:val="Textruta"/>
                      </w:pPr>
                      <w:r>
                        <w:t>Handledare: Robert Ramberg</w:t>
                      </w:r>
                    </w:p>
                    <w:p w14:paraId="41DC09BB" w14:textId="358B72E7" w:rsidR="00CA1F0B" w:rsidRDefault="00CA1F0B">
                      <w:pPr>
                        <w:pStyle w:val="Textruta"/>
                      </w:pPr>
                      <w:r>
                        <w:t>Granskare: Patrik Hernvall</w:t>
                      </w:r>
                    </w:p>
                    <w:p w14:paraId="316E1ACF" w14:textId="77777777" w:rsidR="00CA1F0B" w:rsidRPr="00EE4EEC" w:rsidRDefault="00CA1F0B">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A1F0B" w:rsidRDefault="00CA1F0B">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proofErr w:type="gramStart"/>
      <w:r w:rsidRPr="00AC7EB3">
        <w:rPr>
          <w:i/>
          <w:sz w:val="22"/>
          <w:szCs w:val="22"/>
          <w:lang w:val="en-US"/>
        </w:rPr>
        <w:t>participate</w:t>
      </w:r>
      <w:proofErr w:type="gramEnd"/>
      <w:r w:rsidRPr="00AC7EB3">
        <w:rPr>
          <w:i/>
          <w:sz w:val="22"/>
          <w:szCs w:val="22"/>
          <w:lang w:val="en-US"/>
        </w:rPr>
        <w:t xml:space="preserv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0" w:name="_Toc391456178"/>
      <w:bookmarkStart w:id="1" w:name="_Toc401327934"/>
      <w:bookmarkEnd w:id="0"/>
      <w:r>
        <w:lastRenderedPageBreak/>
        <w:t>Synopsis</w:t>
      </w:r>
      <w:bookmarkEnd w:id="1"/>
    </w:p>
    <w:p w14:paraId="0587F940" w14:textId="0787FC1C" w:rsidR="00D45847"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del w:id="2" w:author="Olivia Imner" w:date="2018-11-27T09:27:00Z">
        <w:r w:rsidR="00B639A7" w:rsidDel="003E0991">
          <w:delText xml:space="preserve">kvalitativ </w:delText>
        </w:r>
      </w:del>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ins w:id="3" w:author="Olivia Imner" w:date="2018-12-01T16:42:00Z">
        <w:r w:rsidR="002B32A2">
          <w:t>Studien</w:t>
        </w:r>
      </w:ins>
      <w:del w:id="4" w:author="Olivia Imner" w:date="2018-12-01T16:42:00Z">
        <w:r w:rsidR="00265FDF" w:rsidDel="002B32A2">
          <w:delText>Vi</w:delText>
        </w:r>
      </w:del>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r w:rsidR="00850895">
        <w:br w:type="page"/>
      </w:r>
    </w:p>
    <w:p w14:paraId="0801F9C7" w14:textId="7E8209D5" w:rsidR="00DB3821" w:rsidRPr="00547B0E" w:rsidRDefault="00850895" w:rsidP="009D27B3">
      <w:pPr>
        <w:pStyle w:val="Heading11"/>
      </w:pPr>
      <w:bookmarkStart w:id="5" w:name="_Toc391456179"/>
      <w:bookmarkStart w:id="6" w:name="_Toc401327935"/>
      <w:bookmarkEnd w:id="5"/>
      <w:r>
        <w:lastRenderedPageBreak/>
        <w:t>Introduktion</w:t>
      </w:r>
      <w:bookmarkEnd w:id="6"/>
    </w:p>
    <w:p w14:paraId="300F89A0" w14:textId="7B1EB672"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 xml:space="preserve">-lärandet skapar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682F2A56" w14:textId="77777777"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329F8244"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 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p>
    <w:p w14:paraId="47BA92BD" w14:textId="77777777" w:rsidR="004A54DB" w:rsidRDefault="004A54DB" w:rsidP="004A54DB">
      <w:pPr>
        <w:spacing w:line="480" w:lineRule="auto"/>
        <w:jc w:val="both"/>
      </w:pPr>
    </w:p>
    <w:p w14:paraId="5FA485B7" w14:textId="45AAA39C"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DE4DD3">
        <w:t xml:space="preserve"> (Conole, 2010,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5B0F1DD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 xml:space="preserve">”lärande genom social interaktion”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C91F45">
        <w:instrText xml:space="preserve"> ADDIN ZOTERO_ITEM CSL_CITATION {"citationID":"6dBYzKaD","properties":{"formattedCitation":"(Gr\\uc0\\u225{}inne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(Gráinne 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2244146D" w14:textId="77777777" w:rsidR="00261F22" w:rsidRDefault="00261F22" w:rsidP="004A1CFE">
      <w:pPr>
        <w:spacing w:line="480" w:lineRule="auto"/>
        <w:jc w:val="both"/>
      </w:pPr>
    </w:p>
    <w:p w14:paraId="3EC0EA8E" w14:textId="2B33A331"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 xml:space="preserve">ur </w:t>
      </w:r>
      <w:r w:rsidR="001E05E5">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detta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w:t>
      </w:r>
      <w:r w:rsidR="00442178">
        <w:rPr>
          <w:rFonts w:cs="Times New Roman"/>
        </w:rPr>
        <w:t>riktlinjer</w:t>
      </w:r>
      <w:r w:rsidR="00442178" w:rsidRPr="00713E7C">
        <w:rPr>
          <w:rFonts w:cs="Times New Roman"/>
        </w:rPr>
        <w:t xml:space="preserve"> </w:t>
      </w:r>
      <w:r w:rsidR="00EB72CF">
        <w:rPr>
          <w:rFonts w:cs="Times New Roman"/>
        </w:rPr>
        <w:t>samt</w:t>
      </w:r>
      <w:r w:rsidRPr="00713E7C">
        <w:rPr>
          <w:rFonts w:cs="Times New Roman"/>
        </w:rPr>
        <w:t xml:space="preserve"> att DIM hade en bättre prestation jämfört med </w:t>
      </w:r>
      <w:r w:rsidR="00412495">
        <w:rPr>
          <w:rFonts w:cs="Times New Roman"/>
        </w:rPr>
        <w:t>KLM och ATM</w:t>
      </w:r>
      <w:r w:rsidR="00E83E99">
        <w:rPr>
          <w:rFonts w:cs="Times New Roman"/>
        </w:rPr>
        <w:t xml:space="preserve">.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utgångspunkt för att fortsätta undersöka vilka modeller som skulle </w:t>
      </w:r>
      <w:r w:rsidRPr="00713E7C">
        <w:rPr>
          <w:rFonts w:cs="Times New Roman"/>
        </w:rPr>
        <w:lastRenderedPageBreak/>
        <w:t>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 xml:space="preserve">vilken </w:t>
      </w:r>
      <w:r w:rsidR="008670D1">
        <w:rPr>
          <w:rFonts w:cs="Times New Roman"/>
        </w:rPr>
        <w:t>för och- nackdelar</w:t>
      </w:r>
      <w:r w:rsidR="00EA50F0">
        <w:rPr>
          <w:rFonts w:cs="Times New Roman"/>
        </w:rPr>
        <w:t xml:space="preserve">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w:t>
      </w:r>
      <w:ins w:id="7" w:author="Olivia Imner" w:date="2018-11-27T08:59:00Z">
        <w:r w:rsidR="0048422A">
          <w:rPr>
            <w:lang w:eastAsia="sv-SE"/>
          </w:rPr>
          <w:t>e</w:t>
        </w:r>
      </w:ins>
      <w:r w:rsidR="003B34BD">
        <w:rPr>
          <w:lang w:eastAsia="sv-SE"/>
        </w:rPr>
        <w:t xml:space="preserve"> pedagogisk modell för varje kurs.</w:t>
      </w:r>
    </w:p>
    <w:p w14:paraId="1897F9F4" w14:textId="70CE0C18" w:rsidR="00582DFC" w:rsidRDefault="00850895" w:rsidP="009D27B3">
      <w:pPr>
        <w:pStyle w:val="Heading11"/>
      </w:pPr>
      <w:bookmarkStart w:id="8" w:name="_Toc391456181"/>
      <w:bookmarkStart w:id="9" w:name="_Toc401327937"/>
      <w:bookmarkEnd w:id="8"/>
      <w:r>
        <w:t>Metod</w:t>
      </w:r>
      <w:bookmarkStart w:id="10" w:name="_Toc391456182"/>
      <w:bookmarkStart w:id="11" w:name="_Toc401327938"/>
      <w:bookmarkEnd w:id="9"/>
      <w:bookmarkEnd w:id="10"/>
    </w:p>
    <w:p w14:paraId="4F1EA438" w14:textId="170DC84A" w:rsidR="00D45847" w:rsidRPr="00CA1731" w:rsidRDefault="003C298D" w:rsidP="00CA1731">
      <w:pPr>
        <w:tabs>
          <w:tab w:val="left" w:pos="1134"/>
        </w:tabs>
        <w:spacing w:line="360" w:lineRule="auto"/>
        <w:rPr>
          <w:rFonts w:cs="Times New Roman"/>
          <w:b/>
          <w:sz w:val="24"/>
          <w:szCs w:val="24"/>
        </w:rPr>
      </w:pPr>
      <w:r>
        <w:rPr>
          <w:rFonts w:cs="Times New Roman"/>
          <w:b/>
          <w:sz w:val="24"/>
          <w:szCs w:val="24"/>
        </w:rPr>
        <w:t>Framtagande av intervju</w:t>
      </w:r>
      <w:r w:rsidR="00E30B7E">
        <w:rPr>
          <w:rFonts w:cs="Times New Roman"/>
          <w:b/>
          <w:sz w:val="24"/>
          <w:szCs w:val="24"/>
        </w:rPr>
        <w:t>frågor</w:t>
      </w:r>
      <w:bookmarkEnd w:id="11"/>
    </w:p>
    <w:p w14:paraId="25D56B1E" w14:textId="5507C636" w:rsidR="00E41077" w:rsidRPr="00CA1F0B" w:rsidRDefault="00850895" w:rsidP="000B1921">
      <w:pPr>
        <w:tabs>
          <w:tab w:val="left" w:pos="1134"/>
        </w:tabs>
        <w:spacing w:line="480" w:lineRule="auto"/>
        <w:jc w:val="both"/>
      </w:pPr>
      <w:r>
        <w:rPr>
          <w:rFonts w:cs="Times New Roman"/>
        </w:rPr>
        <w:t xml:space="preserve">Målet med att göra en 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del w:id="12" w:author="Olivia Imner" w:date="2018-11-27T09:27:00Z">
        <w:r w:rsidR="00897661" w:rsidDel="003E0991">
          <w:rPr>
            <w:rFonts w:cs="Times New Roman"/>
          </w:rPr>
          <w:delText>kvali</w:delText>
        </w:r>
        <w:r w:rsidR="00340590" w:rsidDel="003E0991">
          <w:rPr>
            <w:rFonts w:cs="Times New Roman"/>
          </w:rPr>
          <w:delText xml:space="preserve">tativ </w:delText>
        </w:r>
      </w:del>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och likaså vilka pedagogiska modeller som är passande för e-lärande.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 xml:space="preserve">utesluta modeller där modellkriteriet skiljde sig markant från andra modeller i </w:t>
      </w:r>
      <w:r w:rsidR="00224B2D">
        <w:lastRenderedPageBreak/>
        <w:t xml:space="preserve">perspektivet.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042EBC37"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tyst lokal utan </w:t>
      </w:r>
      <w:r w:rsidR="00067904">
        <w:t>störningsmöjligheter</w:t>
      </w:r>
      <w:r>
        <w:t xml:space="preserve">. Intervjun började med att förklara </w:t>
      </w:r>
      <w:r w:rsidR="00067904">
        <w:t>för</w:t>
      </w:r>
      <w:r>
        <w:t xml:space="preserve"> respondenten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ins w:id="13" w:author="Olivia Imner" w:date="2018-11-27T09:20:00Z">
        <w:r w:rsidR="001B33D1">
          <w:t>det fanns</w:t>
        </w:r>
      </w:ins>
      <w:del w:id="14" w:author="Olivia Imner" w:date="2018-11-27T09:20:00Z">
        <w:r w:rsidR="00067904" w:rsidDel="001B33D1">
          <w:delText>de hade</w:delText>
        </w:r>
      </w:del>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5" w:name="_Toc391456183"/>
      <w:bookmarkStart w:id="16" w:name="_Toc401327939"/>
      <w:r w:rsidRPr="000B1921">
        <w:rPr>
          <w:rFonts w:cs="Times New Roman"/>
          <w:b/>
          <w:sz w:val="24"/>
          <w:szCs w:val="24"/>
        </w:rPr>
        <w:t>Utvärdering</w:t>
      </w:r>
      <w:bookmarkEnd w:id="15"/>
      <w:bookmarkEnd w:id="16"/>
    </w:p>
    <w:p w14:paraId="58B6265B" w14:textId="4ED04800"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A5A58">
        <w:rPr>
          <w:rFonts w:eastAsia="Times New Roman" w:cs="Times New Roman"/>
          <w:lang w:eastAsia="sv-SE"/>
        </w:rPr>
        <w:t>studiens ledare</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 xml:space="preserve">element. </w:t>
      </w:r>
    </w:p>
    <w:p w14:paraId="650E9956" w14:textId="7B631B81" w:rsidR="00582DFC" w:rsidRPr="009B18DA" w:rsidRDefault="00850895" w:rsidP="009D27B3">
      <w:pPr>
        <w:pStyle w:val="Heading11"/>
      </w:pPr>
      <w:bookmarkStart w:id="17" w:name="_Toc391456184"/>
      <w:bookmarkStart w:id="18" w:name="_Toc401327940"/>
      <w:bookmarkEnd w:id="17"/>
      <w:r w:rsidRPr="00E43D1C">
        <w:t>Resultat</w:t>
      </w:r>
      <w:bookmarkEnd w:id="18"/>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1D9F92A4"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A761002" w14:textId="0AB69605" w:rsidR="00E972C5" w:rsidRDefault="00850895" w:rsidP="00CA1731">
      <w:pPr>
        <w:spacing w:line="480" w:lineRule="auto"/>
        <w:jc w:val="both"/>
      </w:pPr>
      <w:r>
        <w:lastRenderedPageBreak/>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fall (Figur 1b).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lättare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648758C4">
            <wp:extent cx="5760719" cy="3316798"/>
            <wp:effectExtent l="0" t="0" r="5715"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19" cy="3316798"/>
                    </a:xfrm>
                    <a:prstGeom prst="rect">
                      <a:avLst/>
                    </a:prstGeom>
                  </pic:spPr>
                </pic:pic>
              </a:graphicData>
            </a:graphic>
          </wp:inline>
        </w:drawing>
      </w:r>
    </w:p>
    <w:p w14:paraId="1762915B" w14:textId="66867483"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lastRenderedPageBreak/>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72B3AD4A"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del w:id="19" w:author="Olivia Imner" w:date="2018-11-27T09:04:00Z">
        <w:r w:rsidR="00874DE4" w:rsidDel="0048422A">
          <w:delText>materiella</w:delText>
        </w:r>
        <w:r w:rsidR="00D808DD" w:rsidDel="0048422A">
          <w:delText xml:space="preserve"> </w:delText>
        </w:r>
      </w:del>
      <w:r w:rsidR="00D808DD">
        <w:t xml:space="preserve">sammanfattningar </w:t>
      </w:r>
      <w:ins w:id="20" w:author="Olivia Imner" w:date="2018-11-27T09:05:00Z">
        <w:r w:rsidR="0048422A">
          <w:t xml:space="preserve">av materialet </w:t>
        </w:r>
      </w:ins>
      <w:r w:rsidR="00D808DD">
        <w:t xml:space="preserve">och övningar. </w:t>
      </w:r>
      <w:r w:rsidR="00234C76">
        <w:t xml:space="preserve">Samtidigt visar resultatet generellt sätt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 xml:space="preserve">Framgångar inom dessa </w:t>
      </w:r>
      <w:r w:rsidR="00521970">
        <w:lastRenderedPageBreak/>
        <w:t>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F90A9F5"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w:t>
      </w:r>
      <w:r w:rsidR="003A5A58">
        <w:t xml:space="preserve"> hos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w:t>
      </w:r>
      <w:r w:rsidR="00850895">
        <w:lastRenderedPageBreak/>
        <w:t>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ins w:id="21" w:author="Olivia Imner" w:date="2018-12-01T16:32:00Z">
        <w:r w:rsidR="0089225C">
          <w:t xml:space="preserve">antyder </w:t>
        </w:r>
      </w:ins>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22" w:name="_Toc489811950"/>
      <w:bookmarkStart w:id="23"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22"/>
      <w:bookmarkEnd w:id="23"/>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24" w:name="_Toc391456185"/>
      <w:bookmarkStart w:id="25" w:name="_Toc401327941"/>
      <w:bookmarkEnd w:id="24"/>
      <w:r w:rsidRPr="004E58AD">
        <w:lastRenderedPageBreak/>
        <w:t>Diskussion</w:t>
      </w:r>
      <w:bookmarkEnd w:id="25"/>
    </w:p>
    <w:p w14:paraId="6D0F922C" w14:textId="599B1407"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r w:rsidR="00A71251">
        <w:t xml:space="preserve">strategi </w:t>
      </w:r>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 xml:space="preserve">ssociativa perspektivet var lämpligast för att inrama Grades pedagogiska </w:t>
      </w:r>
      <w:r w:rsidR="006D6C38">
        <w:t>riktlinjer</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8B0888">
        <w:t xml:space="preserve">Studien </w:t>
      </w:r>
      <w:ins w:id="26" w:author="Olivia Imner" w:date="2018-11-27T18:04:00Z">
        <w:r w:rsidR="008B0888">
          <w:t xml:space="preserve">avsåg också att förstå vilka för och- nackdelar som finns med Grades befintliga pedagogiska riktlinjer och därför utvärderades fyra av Grades tidigare </w:t>
        </w:r>
      </w:ins>
      <w:ins w:id="27" w:author="Olivia Imner" w:date="2018-11-27T18:06:00Z">
        <w:r w:rsidR="008B0888">
          <w:t>kurser enligt DIM’s riktlinjer.</w:t>
        </w:r>
      </w:ins>
      <w:r w:rsidR="008B0888">
        <w:t xml:space="preserve"> </w:t>
      </w:r>
      <w:ins w:id="28" w:author="Olivia Imner" w:date="2018-11-27T18:06:00Z">
        <w:r w:rsidR="008B0888">
          <w:t>Det</w:t>
        </w:r>
      </w:ins>
      <w:ins w:id="29" w:author="Olivia Imner" w:date="2018-11-27T18:07:00Z">
        <w:r w:rsidR="008B0888">
          <w:t xml:space="preserve"> som</w:t>
        </w:r>
      </w:ins>
      <w:ins w:id="30" w:author="Olivia Imner" w:date="2018-11-27T18:06:00Z">
        <w:r w:rsidR="008B0888">
          <w:t xml:space="preserve"> </w:t>
        </w:r>
      </w:ins>
      <w:commentRangeStart w:id="31"/>
      <w:del w:id="32" w:author="Olivia Imner" w:date="2018-11-27T18:06:00Z">
        <w:r w:rsidR="00551BEB" w:rsidDel="008B0888">
          <w:delText>V</w:delText>
        </w:r>
      </w:del>
      <w:commentRangeEnd w:id="31"/>
      <w:r w:rsidR="008265DC">
        <w:rPr>
          <w:rStyle w:val="Kommentarsreferens"/>
        </w:rPr>
        <w:commentReference w:id="31"/>
      </w:r>
      <w:del w:id="33" w:author="Olivia Imner" w:date="2018-11-27T18:06:00Z">
        <w:r w:rsidR="00551BEB" w:rsidDel="008B0888">
          <w:delText xml:space="preserve">i </w:delText>
        </w:r>
      </w:del>
      <w:r w:rsidR="00457C43">
        <w:t>identifierade</w:t>
      </w:r>
      <w:ins w:id="34" w:author="Olivia Imner" w:date="2018-11-27T18:07:00Z">
        <w:r w:rsidR="008B0888">
          <w:t>s var</w:t>
        </w:r>
      </w:ins>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756A3223" w:rsidR="00AC7484" w:rsidRPr="00802217" w:rsidRDefault="008227FA" w:rsidP="00CA1731">
      <w:pPr>
        <w:spacing w:line="480" w:lineRule="auto"/>
        <w:jc w:val="both"/>
        <w:rPr>
          <w:rFonts w:cs="Times New Roman"/>
        </w:rPr>
      </w:pPr>
      <w:r>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w:t>
      </w:r>
      <w:r w:rsidR="006D6C38">
        <w:t>ska riktlinjer</w:t>
      </w:r>
      <w:r w:rsidR="00AC7484">
        <w:t xml:space="preserve">. </w:t>
      </w:r>
      <w:r w:rsidR="00047967">
        <w:t xml:space="preserve">I studien utnyttjades en </w:t>
      </w:r>
      <w:del w:id="35" w:author="Olivia Imner" w:date="2018-11-27T09:27:00Z">
        <w:r w:rsidR="00A51BA1" w:rsidDel="003E0991">
          <w:delText xml:space="preserve">kvalitativ </w:delText>
        </w:r>
      </w:del>
      <w:r w:rsidR="00A51BA1">
        <w:t>intervju</w:t>
      </w:r>
      <w:r w:rsidR="0015775D">
        <w:t xml:space="preserve"> </w:t>
      </w:r>
      <w:r w:rsidR="00047967">
        <w:t>för att</w:t>
      </w:r>
      <w:r w:rsidR="00A51BA1">
        <w:t xml:space="preserve"> </w:t>
      </w:r>
      <w:r w:rsidR="00401673">
        <w:t xml:space="preserve">utföra </w:t>
      </w:r>
      <w:r w:rsidR="00A51BA1">
        <w:t>studien</w:t>
      </w:r>
      <w:r w:rsidR="0015775D">
        <w:t xml:space="preserve"> och uppnå de mål som angivits</w:t>
      </w:r>
      <w:r w:rsidR="00047967">
        <w:t xml:space="preserve">. </w:t>
      </w:r>
      <w:r w:rsidR="005E4262">
        <w:rPr>
          <w:rFonts w:cs="Times New Roman"/>
        </w:rPr>
        <w:t xml:space="preserve">Ett alternativ forskningsmetod </w:t>
      </w:r>
      <w:r w:rsidR="00401673">
        <w:rPr>
          <w:rFonts w:cs="Times New Roman"/>
        </w:rPr>
        <w:t xml:space="preserve">skulle kunna </w:t>
      </w:r>
      <w:r w:rsidR="005E4262">
        <w:rPr>
          <w:rFonts w:cs="Times New Roman"/>
        </w:rPr>
        <w:t xml:space="preserve">vara att använda en enkät </w:t>
      </w:r>
      <w:r w:rsidR="00841C6E">
        <w:rPr>
          <w:rFonts w:cs="Times New Roman"/>
        </w:rPr>
        <w:t>för att utvinna en större bredd på informationsflödet</w:t>
      </w:r>
      <w:r w:rsidR="00841C6E">
        <w:t xml:space="preserve">, </w:t>
      </w:r>
      <w:r w:rsidR="00FC6287">
        <w:rPr>
          <w:rFonts w:cs="Times New Roman"/>
        </w:rPr>
        <w:t xml:space="preserve">eftersom fler </w:t>
      </w:r>
      <w:r w:rsidR="000412CF">
        <w:t xml:space="preserve">frågor </w:t>
      </w:r>
      <w:r w:rsidR="00841C6E">
        <w:rPr>
          <w:rFonts w:cs="Times New Roman"/>
        </w:rPr>
        <w:t xml:space="preserve">kan </w:t>
      </w:r>
      <w:r w:rsidR="003A5A58">
        <w:rPr>
          <w:rFonts w:cs="Times New Roman"/>
        </w:rPr>
        <w:t>ställas till flera personer</w:t>
      </w:r>
      <w:r w:rsidR="00841C6E">
        <w:rPr>
          <w:rFonts w:cs="Times New Roman"/>
        </w:rPr>
        <w:t>.</w:t>
      </w:r>
      <w:r w:rsidR="00AC1E16">
        <w:rPr>
          <w:rFonts w:cs="Times New Roman"/>
        </w:rPr>
        <w:t xml:space="preserve"> </w:t>
      </w:r>
      <w:r w:rsidR="00B33CEE">
        <w:rPr>
          <w:rFonts w:cs="Times New Roman"/>
        </w:rPr>
        <w:t xml:space="preserve">Dock finns </w:t>
      </w:r>
      <w:r w:rsidR="001A5D5F">
        <w:rPr>
          <w:rFonts w:cs="Times New Roman"/>
        </w:rPr>
        <w:t>risken</w:t>
      </w:r>
      <w:r w:rsidR="00B33CEE">
        <w:rPr>
          <w:rFonts w:cs="Times New Roman"/>
        </w:rPr>
        <w:t xml:space="preserve"> för </w:t>
      </w:r>
      <w:r w:rsidR="001A5D5F">
        <w:rPr>
          <w:rFonts w:cs="Times New Roman"/>
        </w:rPr>
        <w:t xml:space="preserve">att </w:t>
      </w:r>
      <w:r w:rsidR="00B33CEE">
        <w:rPr>
          <w:rFonts w:cs="Times New Roman"/>
        </w:rPr>
        <w:t xml:space="preserve">missförstånd av </w:t>
      </w:r>
      <w:r w:rsidR="00AC1E16">
        <w:rPr>
          <w:rFonts w:cs="Times New Roman"/>
        </w:rPr>
        <w:t>fråg</w:t>
      </w:r>
      <w:r w:rsidR="000412CF">
        <w:rPr>
          <w:rFonts w:cs="Times New Roman"/>
        </w:rPr>
        <w:t>an</w:t>
      </w:r>
      <w:r w:rsidR="00003F6D">
        <w:rPr>
          <w:rFonts w:cs="Times New Roman"/>
        </w:rPr>
        <w:t xml:space="preserve"> </w:t>
      </w:r>
      <w:r w:rsidR="00002ECD">
        <w:rPr>
          <w:rFonts w:cs="Times New Roman"/>
        </w:rPr>
        <w:t xml:space="preserve">ökar </w:t>
      </w:r>
      <w:r w:rsidR="00B33CEE">
        <w:rPr>
          <w:rFonts w:cs="Times New Roman"/>
        </w:rPr>
        <w:t xml:space="preserve">med en enkät, eftersom det inte finns någon chans för vidare förklaringar. </w:t>
      </w:r>
      <w:r w:rsidR="00002ECD">
        <w:rPr>
          <w:rFonts w:cs="Times New Roman"/>
          <w:color w:val="353535"/>
        </w:rPr>
        <w:t xml:space="preserve">Fast </w:t>
      </w:r>
      <w:r w:rsidR="001E114D">
        <w:rPr>
          <w:rFonts w:cs="Times New Roman"/>
          <w:color w:val="353535"/>
        </w:rPr>
        <w:t xml:space="preserve">en </w:t>
      </w:r>
      <w:r w:rsidR="00002ECD">
        <w:rPr>
          <w:rFonts w:cs="Times New Roman"/>
          <w:color w:val="353535"/>
        </w:rPr>
        <w:t xml:space="preserve">intervju bedömdes att vara </w:t>
      </w:r>
      <w:r w:rsidR="001E114D">
        <w:rPr>
          <w:rFonts w:cs="Times New Roman"/>
          <w:color w:val="353535"/>
        </w:rPr>
        <w:t xml:space="preserve">den mest lämpliga metoden att använda, </w:t>
      </w:r>
      <w:r w:rsidR="00802217" w:rsidRPr="001E114D">
        <w:rPr>
          <w:rFonts w:cs="Times New Roman"/>
          <w:color w:val="353535"/>
        </w:rPr>
        <w:t>finns det vissa faktorer som</w:t>
      </w:r>
      <w:r w:rsidR="00802217" w:rsidRPr="00802217">
        <w:rPr>
          <w:rFonts w:cs="Times New Roman"/>
          <w:color w:val="353535"/>
        </w:rPr>
        <w:t xml:space="preserve"> kan h</w:t>
      </w:r>
      <w:bookmarkStart w:id="36" w:name="_GoBack"/>
      <w:bookmarkEnd w:id="36"/>
      <w:r w:rsidR="00802217" w:rsidRPr="00802217">
        <w:rPr>
          <w:rFonts w:cs="Times New Roman"/>
          <w:color w:val="353535"/>
        </w:rPr>
        <w:t>a påverkat intervjuresultatet på ett okänt sätt.</w:t>
      </w:r>
      <w:r w:rsidR="00802217">
        <w:rPr>
          <w:rFonts w:ascii="AppleSystemUIFont" w:hAnsi="AppleSystemUIFont" w:cs="AppleSystemUIFont"/>
          <w:color w:val="353535"/>
          <w:sz w:val="24"/>
          <w:szCs w:val="24"/>
        </w:rPr>
        <w:t xml:space="preserve"> </w:t>
      </w:r>
      <w:r w:rsidR="00002ECD">
        <w:t>I</w:t>
      </w:r>
      <w:r w:rsidR="0043087E">
        <w:t>nter</w:t>
      </w:r>
      <w:r w:rsidR="00D970EE">
        <w:t xml:space="preserve">vjun bestod </w:t>
      </w:r>
      <w:r w:rsidR="00BB10E9">
        <w:t xml:space="preserve">endast </w:t>
      </w:r>
      <w:r w:rsidR="00D970EE">
        <w:t xml:space="preserve">av en </w:t>
      </w:r>
      <w:r w:rsidR="00431498">
        <w:t>respondent</w:t>
      </w:r>
      <w:r w:rsidR="00D970EE">
        <w:t xml:space="preserve"> och</w:t>
      </w:r>
      <w:r w:rsidR="0043087E">
        <w:t xml:space="preserve"> </w:t>
      </w:r>
      <w:r w:rsidR="00B818BA">
        <w:t xml:space="preserve">följden </w:t>
      </w:r>
      <w:r w:rsidR="00482617">
        <w:t xml:space="preserve">kan </w:t>
      </w:r>
      <w:r w:rsidR="00BB10E9">
        <w:t>bli</w:t>
      </w:r>
      <w:r w:rsidR="00B818BA">
        <w:t xml:space="preserve"> att </w:t>
      </w:r>
      <w:r w:rsidR="00431498">
        <w:t>resultatet</w:t>
      </w:r>
      <w:r w:rsidR="00482617">
        <w:t xml:space="preserve"> skulle vara mer </w:t>
      </w:r>
      <w:r w:rsidR="00431498">
        <w:t>reliabla</w:t>
      </w:r>
      <w:r w:rsidR="00482617">
        <w:t xml:space="preserve"> om flera personer</w:t>
      </w:r>
      <w:r w:rsidR="00431498">
        <w:t xml:space="preserve"> kunde intervjuas</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w:t>
      </w:r>
      <w:r w:rsidR="00F358E4">
        <w:lastRenderedPageBreak/>
        <w:t>nyckel</w:t>
      </w:r>
      <w:r w:rsidR="00AC7484">
        <w:t>personer som utvecklar frågarna tillsammans</w:t>
      </w:r>
      <w:r w:rsidR="00BB10E9">
        <w:t>, samt intervju med</w:t>
      </w:r>
      <w:r w:rsidR="00753381">
        <w:t xml:space="preserve"> åtskilliga</w:t>
      </w:r>
      <w:r w:rsidR="00BB10E9">
        <w:t xml:space="preserve"> </w:t>
      </w:r>
      <w:r w:rsidR="00F358E4">
        <w:t>på Grade som utvecklar kurser utöver</w:t>
      </w:r>
      <w:r w:rsidR="00BB10E9">
        <w:t xml:space="preserve">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20C537C3"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commentRangeStart w:id="37"/>
      <w:r w:rsidR="00457C43">
        <w:t>.</w:t>
      </w:r>
      <w:commentRangeEnd w:id="37"/>
      <w:r w:rsidR="00354045">
        <w:rPr>
          <w:rStyle w:val="Kommentarsreferens"/>
        </w:rPr>
        <w:commentReference w:id="37"/>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reliabla</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w:t>
      </w:r>
      <w:r w:rsidR="00BC2F57">
        <w:t>personer</w:t>
      </w:r>
      <w:r w:rsidR="00DB3CC8">
        <w:t xml:space="preserve"> hanterar </w:t>
      </w:r>
      <w:r w:rsidR="00674179">
        <w:t>påståenden</w:t>
      </w:r>
      <w:r w:rsidR="002E3DAC">
        <w:t>.</w:t>
      </w:r>
    </w:p>
    <w:p w14:paraId="211E84E5" w14:textId="77777777" w:rsidR="00C67B0B" w:rsidRDefault="00C67B0B" w:rsidP="00CA1731">
      <w:pPr>
        <w:spacing w:line="480" w:lineRule="auto"/>
        <w:jc w:val="both"/>
      </w:pPr>
    </w:p>
    <w:p w14:paraId="04042C3D" w14:textId="39B17EFD" w:rsidR="003475EE" w:rsidRDefault="00667FC8" w:rsidP="00CA1731">
      <w:pPr>
        <w:spacing w:line="480" w:lineRule="auto"/>
        <w:jc w:val="both"/>
      </w:pPr>
      <w:commentRangeStart w:id="38"/>
      <w:r>
        <w:t xml:space="preserve">Det </w:t>
      </w:r>
      <w:commentRangeEnd w:id="38"/>
      <w:r w:rsidR="00AD6630">
        <w:rPr>
          <w:rStyle w:val="Kommentarsreferens"/>
        </w:rPr>
        <w:commentReference w:id="38"/>
      </w:r>
      <w:r>
        <w:t xml:space="preserve">är inte nödvändigtvis att 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ins w:id="39" w:author="Olivia Imner" w:date="2018-12-01T16:33:00Z">
        <w:r w:rsidR="0089225C">
          <w:t xml:space="preserve"> </w:t>
        </w:r>
      </w:ins>
      <w:del w:id="40" w:author="Olivia Imner" w:date="2018-12-01T16:33:00Z">
        <w:r w:rsidR="00590E58" w:rsidDel="0089225C">
          <w:delText xml:space="preserve"> </w:delText>
        </w:r>
      </w:del>
      <w:r w:rsidR="00590E58">
        <w:t>pedagogisk</w:t>
      </w:r>
      <w:r w:rsidR="002B1E41">
        <w:t xml:space="preserve"> </w:t>
      </w:r>
      <w:del w:id="41" w:author="Olivia Imner" w:date="2018-12-01T16:33:00Z">
        <w:r w:rsidR="002B1E41" w:rsidDel="0089225C">
          <w:delText>strategi/</w:delText>
        </w:r>
      </w:del>
      <w:r w:rsidR="002B1E41">
        <w:t>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w:t>
      </w:r>
      <w:r w:rsidR="007E6083">
        <w:lastRenderedPageBreak/>
        <w:t xml:space="preserve">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 xml:space="preserve">ger specifika förslag på </w:t>
      </w:r>
      <w:commentRangeStart w:id="42"/>
      <w:r w:rsidR="00DE1A92">
        <w:t>förbättringar</w:t>
      </w:r>
      <w:commentRangeEnd w:id="42"/>
      <w:r w:rsidR="00C3101B">
        <w:rPr>
          <w:rStyle w:val="Kommentarsreferens"/>
        </w:rPr>
        <w:commentReference w:id="42"/>
      </w:r>
      <w:r w:rsidR="00DE1A92">
        <w:t>.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43" w:name="_Toc401327942"/>
      <w:r w:rsidRPr="004E58AD">
        <w:t>Tack</w:t>
      </w:r>
      <w:bookmarkEnd w:id="43"/>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9D27B3">
      <w:pPr>
        <w:pStyle w:val="Heading11"/>
      </w:pPr>
      <w:bookmarkStart w:id="44" w:name="_Toc391456186"/>
      <w:bookmarkStart w:id="45" w:name="_Toc401327943"/>
      <w:bookmarkEnd w:id="44"/>
      <w:r w:rsidRPr="004E58AD">
        <w:t>Referenser</w:t>
      </w:r>
      <w:bookmarkEnd w:id="45"/>
    </w:p>
    <w:p w14:paraId="58650485" w14:textId="60B99ABE" w:rsidR="00C91F45" w:rsidRPr="00C91F45" w:rsidRDefault="00B67ECD">
      <w:pPr>
        <w:widowControl w:val="0"/>
        <w:autoSpaceDE w:val="0"/>
        <w:autoSpaceDN w:val="0"/>
        <w:adjustRightInd w:val="0"/>
        <w:rPr>
          <w:rFonts w:cs="Times New Roman"/>
          <w:color w:val="000000"/>
          <w:szCs w:val="24"/>
        </w:rPr>
      </w:pPr>
      <w:r w:rsidRPr="004D2145">
        <w:rPr>
          <w:rFonts w:eastAsia="Times New Roman" w:cs="Times New Roman"/>
          <w:color w:val="222222"/>
          <w:shd w:val="clear" w:color="auto" w:fill="FFFFFF"/>
        </w:rPr>
        <w:fldChar w:fldCharType="begin"/>
      </w:r>
      <w:r w:rsidR="00C91F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C91F45" w:rsidRPr="00C91F45">
        <w:rPr>
          <w:rFonts w:cs="Times New Roman"/>
          <w:color w:val="000000"/>
          <w:szCs w:val="24"/>
        </w:rPr>
        <w:t>Businessreflex. (2016, December 2). E-learning – mer lärande på effektivare sätt?</w:t>
      </w:r>
      <w:ins w:id="46" w:author="Olivia Imner" w:date="2018-12-01T18:22:00Z">
        <w:r w:rsidR="002E1134">
          <w:rPr>
            <w:rFonts w:cs="Times New Roman"/>
            <w:color w:val="000000"/>
            <w:szCs w:val="24"/>
          </w:rPr>
          <w:t xml:space="preserve"> </w:t>
        </w:r>
      </w:ins>
      <w:r w:rsidR="00C91F45" w:rsidRPr="002E1134">
        <w:rPr>
          <w:rFonts w:cs="Times New Roman"/>
          <w:color w:val="000000"/>
          <w:szCs w:val="24"/>
          <w:lang w:val="en-GB"/>
        </w:rPr>
        <w:t>Retrieved</w:t>
      </w:r>
      <w:r w:rsidR="00C91F45" w:rsidRPr="00C91F45">
        <w:rPr>
          <w:rFonts w:cs="Times New Roman"/>
          <w:color w:val="000000"/>
          <w:szCs w:val="24"/>
        </w:rPr>
        <w:t xml:space="preserve"> August 31, 2018, from goo.gl/SbUuNe</w:t>
      </w:r>
    </w:p>
    <w:p w14:paraId="366B3590"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Carlberg, N. (2017, March 5). Branschanalys e-learning Sverige 2015. Retrieved October 7, 2018, from goo.gl/ZU9VLM</w:t>
      </w:r>
    </w:p>
    <w:p w14:paraId="49F2A795"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Clark, R. C., &amp; Mayer, R. E. (2012). </w:t>
      </w:r>
      <w:r w:rsidRPr="00C91F45">
        <w:rPr>
          <w:rFonts w:cs="Times New Roman"/>
          <w:i/>
          <w:iCs/>
          <w:color w:val="000000"/>
          <w:szCs w:val="24"/>
        </w:rPr>
        <w:t>Scenario-based e-Learning: Evidence-Based Guidelines for Online Workforce Learning</w:t>
      </w:r>
      <w:r w:rsidRPr="00C91F45">
        <w:rPr>
          <w:rFonts w:cs="Times New Roman"/>
          <w:color w:val="000000"/>
          <w:szCs w:val="24"/>
        </w:rPr>
        <w:t>. John Wiley &amp; Sons.</w:t>
      </w:r>
    </w:p>
    <w:p w14:paraId="7D13E9E6"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Conole, G., Dyke, M., Oliver, M., &amp; Seale, J. (2004). Mapping pedagogy and tools for effective learning design. </w:t>
      </w:r>
      <w:r w:rsidRPr="00C91F45">
        <w:rPr>
          <w:rFonts w:cs="Times New Roman"/>
          <w:i/>
          <w:iCs/>
          <w:color w:val="000000"/>
          <w:szCs w:val="24"/>
        </w:rPr>
        <w:t>Computers &amp; Education</w:t>
      </w:r>
      <w:r w:rsidRPr="00C91F45">
        <w:rPr>
          <w:rFonts w:cs="Times New Roman"/>
          <w:color w:val="000000"/>
          <w:szCs w:val="24"/>
        </w:rPr>
        <w:t xml:space="preserve">, </w:t>
      </w:r>
      <w:r w:rsidRPr="00C91F45">
        <w:rPr>
          <w:rFonts w:cs="Times New Roman"/>
          <w:i/>
          <w:iCs/>
          <w:color w:val="000000"/>
          <w:szCs w:val="24"/>
        </w:rPr>
        <w:t>43</w:t>
      </w:r>
      <w:r w:rsidRPr="00C91F45">
        <w:rPr>
          <w:rFonts w:cs="Times New Roman"/>
          <w:color w:val="000000"/>
          <w:szCs w:val="24"/>
        </w:rPr>
        <w:t>(1–2), 17–33. https://doi.org/10.1016/j.compedu.2003.12.018</w:t>
      </w:r>
    </w:p>
    <w:p w14:paraId="0001168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Conole, Gráinne. (2010). </w:t>
      </w:r>
      <w:r w:rsidRPr="00C91F45">
        <w:rPr>
          <w:rFonts w:cs="Times New Roman"/>
          <w:i/>
          <w:iCs/>
          <w:color w:val="000000"/>
          <w:szCs w:val="24"/>
        </w:rPr>
        <w:t>Review of Pedagogical Models and their use in e-learning</w:t>
      </w:r>
      <w:r w:rsidRPr="00C91F45">
        <w:rPr>
          <w:rFonts w:cs="Times New Roman"/>
          <w:color w:val="000000"/>
          <w:szCs w:val="24"/>
        </w:rPr>
        <w:t>. Milton Keynes: Open University. Retrieved from goo.gl/AfBK7R</w:t>
      </w:r>
    </w:p>
    <w:p w14:paraId="44CA7AE2"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Dabbagh, N. (2005). Pedagogical models for E-Learning: A theory-based design framework. In </w:t>
      </w:r>
      <w:r w:rsidRPr="00C91F45">
        <w:rPr>
          <w:rFonts w:cs="Times New Roman"/>
          <w:i/>
          <w:iCs/>
          <w:color w:val="000000"/>
          <w:szCs w:val="24"/>
        </w:rPr>
        <w:t>In International Journal of Technology in Teaching and Learning</w:t>
      </w:r>
      <w:r w:rsidRPr="00C91F45">
        <w:rPr>
          <w:rFonts w:cs="Times New Roman"/>
          <w:color w:val="000000"/>
          <w:szCs w:val="24"/>
        </w:rPr>
        <w:t xml:space="preserve"> (pp. 25–44).</w:t>
      </w:r>
    </w:p>
    <w:p w14:paraId="26D90646"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Dalsgaard, C. (2005). Pedagogical quality in e-learning. </w:t>
      </w:r>
      <w:r w:rsidRPr="00C91F45">
        <w:rPr>
          <w:rFonts w:cs="Times New Roman"/>
          <w:i/>
          <w:iCs/>
          <w:color w:val="000000"/>
          <w:szCs w:val="24"/>
        </w:rPr>
        <w:t>Eleed</w:t>
      </w:r>
      <w:r w:rsidRPr="00C91F45">
        <w:rPr>
          <w:rFonts w:cs="Times New Roman"/>
          <w:color w:val="000000"/>
          <w:szCs w:val="24"/>
        </w:rPr>
        <w:t xml:space="preserve">, </w:t>
      </w:r>
      <w:r w:rsidRPr="00C91F45">
        <w:rPr>
          <w:rFonts w:cs="Times New Roman"/>
          <w:i/>
          <w:iCs/>
          <w:color w:val="000000"/>
          <w:szCs w:val="24"/>
        </w:rPr>
        <w:t>1</w:t>
      </w:r>
      <w:r w:rsidRPr="00C91F45">
        <w:rPr>
          <w:rFonts w:cs="Times New Roman"/>
          <w:color w:val="000000"/>
          <w:szCs w:val="24"/>
        </w:rPr>
        <w:t>(1). Retrieved from https://eleed.campussource.de/archive/1/78/index_html</w:t>
      </w:r>
    </w:p>
    <w:p w14:paraId="6ED2686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de Jong, N., Verstegen, D. M. L., Tan, F. E. S., &amp; O’Connor, S. J. (2013). A comparison of classroom and online asynchronous problem-based learning for students undertaking statistics training as part of a Public Health Masters degree. </w:t>
      </w:r>
      <w:r w:rsidRPr="00C91F45">
        <w:rPr>
          <w:rFonts w:cs="Times New Roman"/>
          <w:i/>
          <w:iCs/>
          <w:color w:val="000000"/>
          <w:szCs w:val="24"/>
        </w:rPr>
        <w:t>Advances in Health Sciences Education: Theory and Practice</w:t>
      </w:r>
      <w:r w:rsidRPr="00C91F45">
        <w:rPr>
          <w:rFonts w:cs="Times New Roman"/>
          <w:color w:val="000000"/>
          <w:szCs w:val="24"/>
        </w:rPr>
        <w:t xml:space="preserve">, </w:t>
      </w:r>
      <w:r w:rsidRPr="00C91F45">
        <w:rPr>
          <w:rFonts w:cs="Times New Roman"/>
          <w:i/>
          <w:iCs/>
          <w:color w:val="000000"/>
          <w:szCs w:val="24"/>
        </w:rPr>
        <w:t>18</w:t>
      </w:r>
      <w:r w:rsidRPr="00C91F45">
        <w:rPr>
          <w:rFonts w:cs="Times New Roman"/>
          <w:color w:val="000000"/>
          <w:szCs w:val="24"/>
        </w:rPr>
        <w:t>(2), 245–264. https://doi.org/10.1007/s10459-012-9368-x</w:t>
      </w:r>
    </w:p>
    <w:p w14:paraId="18FCCB88"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Engeström, Y. (1987). </w:t>
      </w:r>
      <w:r w:rsidRPr="00C91F45">
        <w:rPr>
          <w:rFonts w:cs="Times New Roman"/>
          <w:i/>
          <w:iCs/>
          <w:color w:val="000000"/>
          <w:szCs w:val="24"/>
        </w:rPr>
        <w:t>Learning by expanding: An activity-theoretical approach to developmental research</w:t>
      </w:r>
      <w:r w:rsidRPr="00C91F45">
        <w:rPr>
          <w:rFonts w:cs="Times New Roman"/>
          <w:color w:val="000000"/>
          <w:szCs w:val="24"/>
        </w:rPr>
        <w:t>. p. 78.</w:t>
      </w:r>
    </w:p>
    <w:p w14:paraId="3518E138"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lastRenderedPageBreak/>
        <w:t xml:space="preserve">European Union Reference Laboratories. (2001). </w:t>
      </w:r>
      <w:r w:rsidRPr="00C91F45">
        <w:rPr>
          <w:rFonts w:cs="Times New Roman"/>
          <w:i/>
          <w:iCs/>
          <w:color w:val="000000"/>
          <w:szCs w:val="24"/>
        </w:rPr>
        <w:t>eLearning : Designing Tomorrow’s Education An Interim Report</w:t>
      </w:r>
      <w:r w:rsidRPr="00C91F45">
        <w:rPr>
          <w:rFonts w:cs="Times New Roman"/>
          <w:color w:val="000000"/>
          <w:szCs w:val="24"/>
        </w:rPr>
        <w:t>. International Co-operation Europe Ltd: Commission Of The European Communities. Retrieved from goo.gl/nhn8QH</w:t>
      </w:r>
    </w:p>
    <w:p w14:paraId="1684FFC2"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Kauchak, D. P., &amp; Eggen, P. D. (2011). </w:t>
      </w:r>
      <w:r w:rsidRPr="00C91F45">
        <w:rPr>
          <w:rFonts w:cs="Times New Roman"/>
          <w:i/>
          <w:iCs/>
          <w:color w:val="000000"/>
          <w:szCs w:val="24"/>
        </w:rPr>
        <w:t>Learning and teaching: research-based methods</w:t>
      </w:r>
      <w:r w:rsidRPr="00C91F45">
        <w:rPr>
          <w:rFonts w:cs="Times New Roman"/>
          <w:color w:val="000000"/>
          <w:szCs w:val="24"/>
        </w:rPr>
        <w:t>. Boston: Pearson.</w:t>
      </w:r>
    </w:p>
    <w:p w14:paraId="075463DC"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4B87B31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Magliaro, S. G., Lockee, B. B., &amp; Burton, J. K. (2005). Direct instruction revisited: A key model for instructional technology. </w:t>
      </w:r>
      <w:r w:rsidRPr="00C91F45">
        <w:rPr>
          <w:rFonts w:cs="Times New Roman"/>
          <w:i/>
          <w:iCs/>
          <w:color w:val="000000"/>
          <w:szCs w:val="24"/>
        </w:rPr>
        <w:t>Educational Technology Research and Development</w:t>
      </w:r>
      <w:r w:rsidRPr="00C91F45">
        <w:rPr>
          <w:rFonts w:cs="Times New Roman"/>
          <w:color w:val="000000"/>
          <w:szCs w:val="24"/>
        </w:rPr>
        <w:t xml:space="preserve">, </w:t>
      </w:r>
      <w:r w:rsidRPr="00C91F45">
        <w:rPr>
          <w:rFonts w:cs="Times New Roman"/>
          <w:i/>
          <w:iCs/>
          <w:color w:val="000000"/>
          <w:szCs w:val="24"/>
        </w:rPr>
        <w:t>53</w:t>
      </w:r>
      <w:r w:rsidRPr="00C91F45">
        <w:rPr>
          <w:rFonts w:cs="Times New Roman"/>
          <w:color w:val="000000"/>
          <w:szCs w:val="24"/>
        </w:rPr>
        <w:t>(4), 41–55. https://doi.org/10.1007/BF02504684</w:t>
      </w:r>
    </w:p>
    <w:p w14:paraId="2FEEF7E3"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Mayes, T., &amp; de Freitas, S. (2004). Review of e-learning theories, frameworks and models. </w:t>
      </w:r>
      <w:r w:rsidRPr="00C91F45">
        <w:rPr>
          <w:rFonts w:cs="Times New Roman"/>
          <w:i/>
          <w:iCs/>
          <w:color w:val="000000"/>
          <w:szCs w:val="24"/>
        </w:rPr>
        <w:t>JISC E-Learning Models Desk Study</w:t>
      </w:r>
      <w:r w:rsidRPr="00C91F45">
        <w:rPr>
          <w:rFonts w:cs="Times New Roman"/>
          <w:color w:val="000000"/>
          <w:szCs w:val="24"/>
        </w:rPr>
        <w:t>, (1).</w:t>
      </w:r>
    </w:p>
    <w:p w14:paraId="7DA89A93"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Moraros, J., Islam, A., Yu, S., Banow, R., &amp; Schindelka, B. (2015). Flipping for success: evaluating the effectiveness of a novel teaching approach in a graduate level setting. </w:t>
      </w:r>
      <w:r w:rsidRPr="00C91F45">
        <w:rPr>
          <w:rFonts w:cs="Times New Roman"/>
          <w:i/>
          <w:iCs/>
          <w:color w:val="000000"/>
          <w:szCs w:val="24"/>
        </w:rPr>
        <w:t>BMC Medical Education</w:t>
      </w:r>
      <w:r w:rsidRPr="00C91F45">
        <w:rPr>
          <w:rFonts w:cs="Times New Roman"/>
          <w:color w:val="000000"/>
          <w:szCs w:val="24"/>
        </w:rPr>
        <w:t xml:space="preserve">, </w:t>
      </w:r>
      <w:r w:rsidRPr="00C91F45">
        <w:rPr>
          <w:rFonts w:cs="Times New Roman"/>
          <w:i/>
          <w:iCs/>
          <w:color w:val="000000"/>
          <w:szCs w:val="24"/>
        </w:rPr>
        <w:t>15</w:t>
      </w:r>
      <w:r w:rsidRPr="00C91F45">
        <w:rPr>
          <w:rFonts w:cs="Times New Roman"/>
          <w:color w:val="000000"/>
          <w:szCs w:val="24"/>
        </w:rPr>
        <w:t>. https://doi.org/10.1186/s12909-015-0317-2</w:t>
      </w:r>
    </w:p>
    <w:p w14:paraId="483EF4CF"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Pange, A., &amp; Pange, J. (2011). Is E-learning Based On Learning Theories? A Literature Review. </w:t>
      </w:r>
      <w:r w:rsidRPr="00C91F45">
        <w:rPr>
          <w:rFonts w:cs="Times New Roman"/>
          <w:i/>
          <w:iCs/>
          <w:color w:val="000000"/>
          <w:szCs w:val="24"/>
        </w:rPr>
        <w:t>World Academy of Science, Engineering &amp; Technology</w:t>
      </w:r>
      <w:r w:rsidRPr="00C91F45">
        <w:rPr>
          <w:rFonts w:cs="Times New Roman"/>
          <w:color w:val="000000"/>
          <w:szCs w:val="24"/>
        </w:rPr>
        <w:t xml:space="preserve">, </w:t>
      </w:r>
      <w:r w:rsidRPr="00C91F45">
        <w:rPr>
          <w:rFonts w:cs="Times New Roman"/>
          <w:i/>
          <w:iCs/>
          <w:color w:val="000000"/>
          <w:szCs w:val="24"/>
        </w:rPr>
        <w:t>5</w:t>
      </w:r>
      <w:r w:rsidRPr="00C91F45">
        <w:rPr>
          <w:rFonts w:cs="Times New Roman"/>
          <w:color w:val="000000"/>
          <w:szCs w:val="24"/>
        </w:rPr>
        <w:t>(8).</w:t>
      </w:r>
    </w:p>
    <w:p w14:paraId="32428955"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Yeh, Y.-C. (2009). Integrating e-learning into the Direct-instruction Model to enhance the effectiveness of critical-thinking instruction. </w:t>
      </w:r>
      <w:r w:rsidRPr="00C91F45">
        <w:rPr>
          <w:rFonts w:cs="Times New Roman"/>
          <w:i/>
          <w:iCs/>
          <w:color w:val="000000"/>
          <w:szCs w:val="24"/>
        </w:rPr>
        <w:t>Instructional Science</w:t>
      </w:r>
      <w:r w:rsidRPr="00C91F45">
        <w:rPr>
          <w:rFonts w:cs="Times New Roman"/>
          <w:color w:val="000000"/>
          <w:szCs w:val="24"/>
        </w:rPr>
        <w:t xml:space="preserve">, </w:t>
      </w:r>
      <w:r w:rsidRPr="00C91F45">
        <w:rPr>
          <w:rFonts w:cs="Times New Roman"/>
          <w:i/>
          <w:iCs/>
          <w:color w:val="000000"/>
          <w:szCs w:val="24"/>
        </w:rPr>
        <w:t>37</w:t>
      </w:r>
      <w:r w:rsidRPr="00C91F45">
        <w:rPr>
          <w:rFonts w:cs="Times New Roman"/>
          <w:color w:val="000000"/>
          <w:szCs w:val="24"/>
        </w:rPr>
        <w:t>(2), 185–203. Retrieved from goo.gl/Lo4tFB</w:t>
      </w:r>
    </w:p>
    <w:p w14:paraId="34026666" w14:textId="6EE53F23"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47" w:name="_Toc391456187"/>
      <w:bookmarkStart w:id="48" w:name="_Toc401327944"/>
      <w:bookmarkEnd w:id="47"/>
      <w:r w:rsidRPr="009F3187">
        <w:lastRenderedPageBreak/>
        <w:t>Bilagor</w:t>
      </w:r>
      <w:bookmarkEnd w:id="48"/>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49" w:name="_Toc391456188"/>
      <w:bookmarkEnd w:id="49"/>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186B8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186B8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186B8B">
        <w:rPr>
          <w:rStyle w:val="Fotnotsreferens"/>
        </w:rPr>
        <w:footnoteReference w:id="3"/>
      </w:r>
      <w:r w:rsidR="00850895">
        <w:rPr>
          <w:rFonts w:eastAsia="Times New Roman" w:cs="Times New Roman"/>
          <w:color w:val="333333"/>
        </w:rPr>
        <w:t xml:space="preserve"> (kognitiva färdigheter) för att gestalta</w:t>
      </w:r>
      <w:r w:rsidR="00850895" w:rsidRPr="00186B8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186B8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186B8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50" w:name="_Toc391456189"/>
      <w:bookmarkEnd w:id="50"/>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C95447">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1" w:author="Olivia Imner" w:date="2018-11-27T18:03:00Z" w:initials="OI">
    <w:p w14:paraId="6465A0CA" w14:textId="7145D056" w:rsidR="002E1134" w:rsidRDefault="002E1134">
      <w:pPr>
        <w:pStyle w:val="Kommentarer"/>
      </w:pPr>
      <w:r>
        <w:rPr>
          <w:rStyle w:val="Kommentarsreferens"/>
        </w:rPr>
        <w:annotationRef/>
      </w:r>
      <w:proofErr w:type="spellStart"/>
      <w:r>
        <w:t>Potentially</w:t>
      </w:r>
      <w:proofErr w:type="spellEnd"/>
      <w:r>
        <w:t xml:space="preserve"> </w:t>
      </w:r>
      <w:proofErr w:type="spellStart"/>
      <w:r>
        <w:t>repeat</w:t>
      </w:r>
      <w:proofErr w:type="spellEnd"/>
      <w:r>
        <w:t xml:space="preserve"> the 2nd syfte </w:t>
      </w:r>
      <w:proofErr w:type="spellStart"/>
      <w:r>
        <w:t>before</w:t>
      </w:r>
      <w:proofErr w:type="spellEnd"/>
      <w:r>
        <w:t xml:space="preserve"> </w:t>
      </w:r>
      <w:proofErr w:type="spellStart"/>
      <w:r>
        <w:t>this</w:t>
      </w:r>
      <w:proofErr w:type="spellEnd"/>
      <w:r>
        <w:t xml:space="preserve"> </w:t>
      </w:r>
      <w:proofErr w:type="spellStart"/>
      <w:r>
        <w:t>sentance</w:t>
      </w:r>
      <w:proofErr w:type="spellEnd"/>
      <w:r>
        <w:t>…</w:t>
      </w:r>
      <w:r w:rsidRPr="006235FC">
        <w:rPr>
          <w:rFonts w:cs="Times New Roman"/>
        </w:rPr>
        <w:t xml:space="preserve"> </w:t>
      </w:r>
      <w:r>
        <w:rPr>
          <w:rFonts w:cs="Times New Roman"/>
        </w:rPr>
        <w:t>Studien syftade också på att förstå vilken för och- nackdelar finns med Grades nuvarande pedagogiska riktlinjer och därför, utvärderades fyra av Grades tidigare kurser enligt DIM’s riktlinjer.</w:t>
      </w:r>
    </w:p>
  </w:comment>
  <w:comment w:id="37" w:author="Olivia Imner" w:date="2018-11-27T14:55:00Z" w:initials="OI">
    <w:p w14:paraId="7D5FEC65" w14:textId="0E795F04" w:rsidR="002E1134" w:rsidRDefault="002E1134">
      <w:pPr>
        <w:pStyle w:val="Kommentarer"/>
      </w:pPr>
      <w:r>
        <w:rPr>
          <w:rStyle w:val="Kommentarsreferens"/>
        </w:rPr>
        <w:annotationRef/>
      </w:r>
      <w:r>
        <w:t>D</w:t>
      </w:r>
      <w:r w:rsidRPr="00EF5A81">
        <w:t>et Associativa perspektivet</w:t>
      </w:r>
      <w:r>
        <w:t xml:space="preserve"> är oftast beskriven som ”lärande genom utförande av strukturerade uppgifter” och</w:t>
      </w:r>
      <w:r w:rsidRPr="00EF5A81">
        <w:t xml:space="preserve"> </w:t>
      </w:r>
      <w:r>
        <w:t xml:space="preserve">karakteriseras av, till exempel, beteende modifiering och lärande genom association och förstärkning </w:t>
      </w:r>
      <w:r w:rsidRPr="00EF5A81">
        <w:fldChar w:fldCharType="begin"/>
      </w:r>
      <w:r>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Pr="00EF5A81">
        <w:fldChar w:fldCharType="separate"/>
      </w:r>
      <w:r w:rsidRPr="00EF5A81">
        <w:rPr>
          <w:rFonts w:cs="Times New Roman"/>
        </w:rPr>
        <w:t>(Conole, 2010)</w:t>
      </w:r>
      <w:r w:rsidRPr="00EF5A81">
        <w:fldChar w:fldCharType="end"/>
      </w:r>
      <w:r w:rsidRPr="00EF5A81">
        <w:t xml:space="preserve">. Aktiviteterna handlar om att förändra beteende genom att ge direkt återkoppling efter själva utförandet </w:t>
      </w:r>
      <w:r w:rsidRPr="00EF5A81">
        <w:fldChar w:fldCharType="begin"/>
      </w:r>
      <w:r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Pr="00EF5A81">
        <w:rPr>
          <w:rFonts w:ascii="Myriad Pro Cond" w:hAnsi="Myriad Pro Cond" w:cs="Myriad Pro Cond"/>
        </w:rPr>
        <w:instrText>ﬀ</w:instrText>
      </w:r>
      <w:r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Pr="00EF5A81">
        <w:fldChar w:fldCharType="separate"/>
      </w:r>
      <w:r w:rsidRPr="00EF5A81">
        <w:rPr>
          <w:noProof/>
        </w:rPr>
        <w:t>(Conole, et.al., 2004)</w:t>
      </w:r>
      <w:r w:rsidRPr="00EF5A81">
        <w:fldChar w:fldCharType="end"/>
      </w:r>
      <w:r w:rsidRPr="00EF5A81">
        <w:t>.</w:t>
      </w:r>
    </w:p>
  </w:comment>
  <w:comment w:id="38" w:author="Olivia Imner" w:date="2018-11-27T13:30:00Z" w:initials="OI">
    <w:p w14:paraId="008BB982" w14:textId="4E756B75" w:rsidR="002E1134" w:rsidRDefault="002E1134">
      <w:pPr>
        <w:pStyle w:val="Kommentarer"/>
      </w:pPr>
      <w:r>
        <w:rPr>
          <w:rStyle w:val="Kommentarsreferens"/>
        </w:rPr>
        <w:annotationRef/>
      </w:r>
      <w:r>
        <w:t xml:space="preserve">Lärometoderna grundar sig ofta i pedagogiska modeller och etableras i många fall igenom testning och bevisning av validiteten med hjälp av undervisningen av studenter </w:t>
      </w:r>
      <w:r w:rsidRPr="0032261D">
        <w:fldChar w:fldCharType="begin"/>
      </w:r>
      <w:r>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Pr="0032261D">
        <w:fldChar w:fldCharType="separate"/>
      </w:r>
      <w:r>
        <w:t xml:space="preserve">(de Jong, et.al., </w:t>
      </w:r>
      <w:r w:rsidRPr="0032261D">
        <w:t>2013; Khalil &amp; Elkhider, 2016; Moraros, et.al., 2015)</w:t>
      </w:r>
      <w:r w:rsidRPr="0032261D">
        <w:fldChar w:fldCharType="end"/>
      </w:r>
      <w:r w:rsidRPr="0032261D">
        <w:t>.</w:t>
      </w:r>
    </w:p>
  </w:comment>
  <w:comment w:id="42" w:author="Olivia Imner" w:date="2018-11-27T14:57:00Z" w:initials="OI">
    <w:p w14:paraId="09ED747B" w14:textId="78246081" w:rsidR="002E1134" w:rsidRDefault="002E1134">
      <w:pPr>
        <w:pStyle w:val="Kommentarer"/>
      </w:pPr>
      <w:r>
        <w:rPr>
          <w:rStyle w:val="Kommentarsreferens"/>
        </w:rPr>
        <w:annotationRef/>
      </w:r>
      <w:r>
        <w:t xml:space="preserve">Det har uppvisats att majoriteten av e-kurser inte bygger på en antagen pedagogik och därmed har orsakat grova brister i lärandestrategier, kursinnehållet, delkursens tid och takt, gränssnittdesignen, och uppnåendet av tillfredsställande studentfokus i kursen </w:t>
      </w:r>
      <w:r>
        <w:fldChar w:fldCharType="begin"/>
      </w:r>
      <w:r>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fldChar w:fldCharType="separate"/>
      </w:r>
      <w:r>
        <w:rPr>
          <w:noProof/>
        </w:rPr>
        <w:t>(Pange &amp; Pange, 2011)</w:t>
      </w:r>
      <w:r>
        <w:fldChar w:fldCharType="end"/>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2E1134" w:rsidRDefault="002E1134">
      <w:r>
        <w:separator/>
      </w:r>
    </w:p>
  </w:endnote>
  <w:endnote w:type="continuationSeparator" w:id="0">
    <w:p w14:paraId="4F768654" w14:textId="77777777" w:rsidR="002E1134" w:rsidRDefault="002E11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2E1134" w:rsidRDefault="002E1134">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2E1134" w:rsidRDefault="002E1134">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2E1134" w:rsidRDefault="002E1134">
        <w:pPr>
          <w:pStyle w:val="Footer1"/>
          <w:jc w:val="center"/>
        </w:pPr>
        <w:r>
          <w:fldChar w:fldCharType="begin"/>
        </w:r>
        <w:r>
          <w:instrText>PAGE</w:instrText>
        </w:r>
        <w:r>
          <w:fldChar w:fldCharType="separate"/>
        </w:r>
        <w:r w:rsidR="001C6ACF">
          <w:rPr>
            <w:noProof/>
          </w:rPr>
          <w:t>13</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2E1134" w:rsidRDefault="002E1134">
        <w:pPr>
          <w:pStyle w:val="Footer1"/>
          <w:jc w:val="center"/>
        </w:pPr>
        <w:r>
          <w:fldChar w:fldCharType="begin"/>
        </w:r>
        <w:r>
          <w:instrText>PAGE</w:instrText>
        </w:r>
        <w:r>
          <w:fldChar w:fldCharType="separate"/>
        </w:r>
        <w:r w:rsidR="001C6ACF">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2E1134" w:rsidRDefault="002E1134">
      <w:r>
        <w:separator/>
      </w:r>
    </w:p>
  </w:footnote>
  <w:footnote w:type="continuationSeparator" w:id="0">
    <w:p w14:paraId="71DB8F98" w14:textId="77777777" w:rsidR="002E1134" w:rsidRDefault="002E1134">
      <w:r>
        <w:continuationSeparator/>
      </w:r>
    </w:p>
  </w:footnote>
  <w:footnote w:id="1">
    <w:p w14:paraId="5824ECF3" w14:textId="4B98B15A" w:rsidR="002E1134" w:rsidRPr="005D1A1C" w:rsidRDefault="002E1134"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2E1134" w:rsidRPr="005D1A1C" w:rsidRDefault="002E1134"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2E1134" w:rsidRPr="005D1A1C" w:rsidRDefault="002E1134"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2E1134" w:rsidRPr="005D1A1C" w:rsidRDefault="002E1134"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2E1134" w:rsidRPr="005D1A1C" w:rsidRDefault="002E1134"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2E1134" w:rsidRDefault="002E1134" w:rsidP="00CF61C4">
      <w:pPr>
        <w:pStyle w:val="Fotnotstext"/>
        <w:jc w:val="both"/>
      </w:pPr>
      <w:r w:rsidRPr="00186B8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10"/>
  </w:num>
  <w:num w:numId="5">
    <w:abstractNumId w:val="17"/>
  </w:num>
  <w:num w:numId="6">
    <w:abstractNumId w:val="18"/>
  </w:num>
  <w:num w:numId="7">
    <w:abstractNumId w:val="13"/>
  </w:num>
  <w:num w:numId="8">
    <w:abstractNumId w:val="9"/>
  </w:num>
  <w:num w:numId="9">
    <w:abstractNumId w:val="14"/>
  </w:num>
  <w:num w:numId="10">
    <w:abstractNumId w:val="0"/>
  </w:num>
  <w:num w:numId="11">
    <w:abstractNumId w:val="11"/>
  </w:num>
  <w:num w:numId="12">
    <w:abstractNumId w:val="12"/>
  </w:num>
  <w:num w:numId="13">
    <w:abstractNumId w:val="2"/>
  </w:num>
  <w:num w:numId="14">
    <w:abstractNumId w:val="15"/>
  </w:num>
  <w:num w:numId="15">
    <w:abstractNumId w:val="6"/>
  </w:num>
  <w:num w:numId="16">
    <w:abstractNumId w:val="8"/>
  </w:num>
  <w:num w:numId="17">
    <w:abstractNumId w:val="16"/>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ECD"/>
    <w:rsid w:val="000033C8"/>
    <w:rsid w:val="00003F6D"/>
    <w:rsid w:val="00004B10"/>
    <w:rsid w:val="00010A04"/>
    <w:rsid w:val="00011D9B"/>
    <w:rsid w:val="00012EE9"/>
    <w:rsid w:val="000132C0"/>
    <w:rsid w:val="00014B9D"/>
    <w:rsid w:val="000152C2"/>
    <w:rsid w:val="00021305"/>
    <w:rsid w:val="00024931"/>
    <w:rsid w:val="000331BF"/>
    <w:rsid w:val="000359B7"/>
    <w:rsid w:val="00035BFB"/>
    <w:rsid w:val="00036B5F"/>
    <w:rsid w:val="00041127"/>
    <w:rsid w:val="000412CF"/>
    <w:rsid w:val="000413AA"/>
    <w:rsid w:val="00041A1C"/>
    <w:rsid w:val="000424D5"/>
    <w:rsid w:val="000427E4"/>
    <w:rsid w:val="00043579"/>
    <w:rsid w:val="00044A39"/>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F82"/>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A5C"/>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203A"/>
    <w:rsid w:val="00113211"/>
    <w:rsid w:val="001133A4"/>
    <w:rsid w:val="00116196"/>
    <w:rsid w:val="001269BE"/>
    <w:rsid w:val="00127A70"/>
    <w:rsid w:val="00130629"/>
    <w:rsid w:val="00131159"/>
    <w:rsid w:val="001352A9"/>
    <w:rsid w:val="00135C34"/>
    <w:rsid w:val="00144DFA"/>
    <w:rsid w:val="00145DD9"/>
    <w:rsid w:val="00146793"/>
    <w:rsid w:val="00147B30"/>
    <w:rsid w:val="001558F4"/>
    <w:rsid w:val="0015775D"/>
    <w:rsid w:val="0016757F"/>
    <w:rsid w:val="001701BE"/>
    <w:rsid w:val="001732AB"/>
    <w:rsid w:val="001830ED"/>
    <w:rsid w:val="00184373"/>
    <w:rsid w:val="00186B8B"/>
    <w:rsid w:val="00190936"/>
    <w:rsid w:val="00191B85"/>
    <w:rsid w:val="0019256B"/>
    <w:rsid w:val="001974A0"/>
    <w:rsid w:val="00197B05"/>
    <w:rsid w:val="001A09C0"/>
    <w:rsid w:val="001A34FF"/>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21E2"/>
    <w:rsid w:val="00224B2D"/>
    <w:rsid w:val="00227C61"/>
    <w:rsid w:val="00227C8F"/>
    <w:rsid w:val="00230FB4"/>
    <w:rsid w:val="00231746"/>
    <w:rsid w:val="00233434"/>
    <w:rsid w:val="00234C76"/>
    <w:rsid w:val="0023519E"/>
    <w:rsid w:val="002352A5"/>
    <w:rsid w:val="00235307"/>
    <w:rsid w:val="00235908"/>
    <w:rsid w:val="00242648"/>
    <w:rsid w:val="002427A4"/>
    <w:rsid w:val="002435CA"/>
    <w:rsid w:val="00244800"/>
    <w:rsid w:val="002464E9"/>
    <w:rsid w:val="002468FE"/>
    <w:rsid w:val="00253BB6"/>
    <w:rsid w:val="00255B32"/>
    <w:rsid w:val="00256B80"/>
    <w:rsid w:val="00257181"/>
    <w:rsid w:val="002578D6"/>
    <w:rsid w:val="00257CB5"/>
    <w:rsid w:val="00257DD5"/>
    <w:rsid w:val="00261F22"/>
    <w:rsid w:val="00262ADC"/>
    <w:rsid w:val="00265FDF"/>
    <w:rsid w:val="00267E98"/>
    <w:rsid w:val="002705D4"/>
    <w:rsid w:val="002717B1"/>
    <w:rsid w:val="00274813"/>
    <w:rsid w:val="0028519F"/>
    <w:rsid w:val="00286276"/>
    <w:rsid w:val="00286D84"/>
    <w:rsid w:val="00293F1A"/>
    <w:rsid w:val="0029547E"/>
    <w:rsid w:val="00297AF9"/>
    <w:rsid w:val="002A3A54"/>
    <w:rsid w:val="002A4176"/>
    <w:rsid w:val="002A6849"/>
    <w:rsid w:val="002A6EF3"/>
    <w:rsid w:val="002B1E41"/>
    <w:rsid w:val="002B2E86"/>
    <w:rsid w:val="002B32A2"/>
    <w:rsid w:val="002B4A17"/>
    <w:rsid w:val="002C5DCC"/>
    <w:rsid w:val="002C6BFF"/>
    <w:rsid w:val="002D30EE"/>
    <w:rsid w:val="002D38C1"/>
    <w:rsid w:val="002D66C8"/>
    <w:rsid w:val="002E1134"/>
    <w:rsid w:val="002E22B2"/>
    <w:rsid w:val="002E3B76"/>
    <w:rsid w:val="002E3DAC"/>
    <w:rsid w:val="002E538A"/>
    <w:rsid w:val="002E64C7"/>
    <w:rsid w:val="002E792E"/>
    <w:rsid w:val="00300501"/>
    <w:rsid w:val="00304D18"/>
    <w:rsid w:val="00305460"/>
    <w:rsid w:val="00305D18"/>
    <w:rsid w:val="003066C7"/>
    <w:rsid w:val="003073A8"/>
    <w:rsid w:val="00313701"/>
    <w:rsid w:val="00313D60"/>
    <w:rsid w:val="003148A7"/>
    <w:rsid w:val="0032088C"/>
    <w:rsid w:val="0032261D"/>
    <w:rsid w:val="00322DBF"/>
    <w:rsid w:val="003251B2"/>
    <w:rsid w:val="0033419A"/>
    <w:rsid w:val="00335B04"/>
    <w:rsid w:val="00340590"/>
    <w:rsid w:val="003405AE"/>
    <w:rsid w:val="0034079D"/>
    <w:rsid w:val="00341BB8"/>
    <w:rsid w:val="00342848"/>
    <w:rsid w:val="00342CA7"/>
    <w:rsid w:val="00342D7D"/>
    <w:rsid w:val="0034349A"/>
    <w:rsid w:val="00344A49"/>
    <w:rsid w:val="003475EE"/>
    <w:rsid w:val="00347A7F"/>
    <w:rsid w:val="0035370A"/>
    <w:rsid w:val="00354045"/>
    <w:rsid w:val="00354528"/>
    <w:rsid w:val="003557DE"/>
    <w:rsid w:val="00355C23"/>
    <w:rsid w:val="00363562"/>
    <w:rsid w:val="003673BF"/>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5EB1"/>
    <w:rsid w:val="003C06CF"/>
    <w:rsid w:val="003C298D"/>
    <w:rsid w:val="003C4177"/>
    <w:rsid w:val="003C6B23"/>
    <w:rsid w:val="003D1A09"/>
    <w:rsid w:val="003D2164"/>
    <w:rsid w:val="003E0991"/>
    <w:rsid w:val="003E2AEF"/>
    <w:rsid w:val="003E2B2E"/>
    <w:rsid w:val="003E2D9F"/>
    <w:rsid w:val="003E654F"/>
    <w:rsid w:val="003E735C"/>
    <w:rsid w:val="003E7604"/>
    <w:rsid w:val="003F0E92"/>
    <w:rsid w:val="003F3081"/>
    <w:rsid w:val="003F3E31"/>
    <w:rsid w:val="003F3E6B"/>
    <w:rsid w:val="003F52E1"/>
    <w:rsid w:val="003F606D"/>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5054A"/>
    <w:rsid w:val="00451DEF"/>
    <w:rsid w:val="00452D11"/>
    <w:rsid w:val="00457C43"/>
    <w:rsid w:val="004601AF"/>
    <w:rsid w:val="00460759"/>
    <w:rsid w:val="004609DA"/>
    <w:rsid w:val="00462A53"/>
    <w:rsid w:val="00463CEE"/>
    <w:rsid w:val="004642EB"/>
    <w:rsid w:val="00464E06"/>
    <w:rsid w:val="00470E31"/>
    <w:rsid w:val="0047515C"/>
    <w:rsid w:val="0047588C"/>
    <w:rsid w:val="0047590E"/>
    <w:rsid w:val="004763AF"/>
    <w:rsid w:val="004822AA"/>
    <w:rsid w:val="00482460"/>
    <w:rsid w:val="00482617"/>
    <w:rsid w:val="004827B5"/>
    <w:rsid w:val="00482F2B"/>
    <w:rsid w:val="0048422A"/>
    <w:rsid w:val="004862A6"/>
    <w:rsid w:val="00491CC8"/>
    <w:rsid w:val="00493097"/>
    <w:rsid w:val="004979BB"/>
    <w:rsid w:val="004A0102"/>
    <w:rsid w:val="004A010C"/>
    <w:rsid w:val="004A07F5"/>
    <w:rsid w:val="004A08DF"/>
    <w:rsid w:val="004A1CFE"/>
    <w:rsid w:val="004A54DB"/>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D5E8E"/>
    <w:rsid w:val="004E28A6"/>
    <w:rsid w:val="004E4FA4"/>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741C"/>
    <w:rsid w:val="00567A32"/>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B4761"/>
    <w:rsid w:val="005B491B"/>
    <w:rsid w:val="005B4A1A"/>
    <w:rsid w:val="005B77FC"/>
    <w:rsid w:val="005C02EC"/>
    <w:rsid w:val="005C19E9"/>
    <w:rsid w:val="005D0C05"/>
    <w:rsid w:val="005D1A1C"/>
    <w:rsid w:val="005D2977"/>
    <w:rsid w:val="005E1416"/>
    <w:rsid w:val="005E268B"/>
    <w:rsid w:val="005E3782"/>
    <w:rsid w:val="005E3C6F"/>
    <w:rsid w:val="005E4262"/>
    <w:rsid w:val="005E7AB1"/>
    <w:rsid w:val="005F02AD"/>
    <w:rsid w:val="005F2B94"/>
    <w:rsid w:val="005F4614"/>
    <w:rsid w:val="005F76A4"/>
    <w:rsid w:val="006003A4"/>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AD5"/>
    <w:rsid w:val="00652AE0"/>
    <w:rsid w:val="00654CAB"/>
    <w:rsid w:val="00655118"/>
    <w:rsid w:val="00657871"/>
    <w:rsid w:val="006601B2"/>
    <w:rsid w:val="006606DD"/>
    <w:rsid w:val="006652B4"/>
    <w:rsid w:val="00667FC8"/>
    <w:rsid w:val="006705BD"/>
    <w:rsid w:val="006725C3"/>
    <w:rsid w:val="00673314"/>
    <w:rsid w:val="00674179"/>
    <w:rsid w:val="00674577"/>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5D72"/>
    <w:rsid w:val="006A67CB"/>
    <w:rsid w:val="006B0EE1"/>
    <w:rsid w:val="006B6439"/>
    <w:rsid w:val="006B70A6"/>
    <w:rsid w:val="006C00DB"/>
    <w:rsid w:val="006C0816"/>
    <w:rsid w:val="006C1E64"/>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10303"/>
    <w:rsid w:val="0071030E"/>
    <w:rsid w:val="00712B8D"/>
    <w:rsid w:val="007131A3"/>
    <w:rsid w:val="00713E7C"/>
    <w:rsid w:val="00714353"/>
    <w:rsid w:val="00715462"/>
    <w:rsid w:val="00716679"/>
    <w:rsid w:val="00720757"/>
    <w:rsid w:val="0072087F"/>
    <w:rsid w:val="0072154A"/>
    <w:rsid w:val="0072365C"/>
    <w:rsid w:val="00731293"/>
    <w:rsid w:val="00735C7B"/>
    <w:rsid w:val="007367F0"/>
    <w:rsid w:val="0074168A"/>
    <w:rsid w:val="00743622"/>
    <w:rsid w:val="00744110"/>
    <w:rsid w:val="00746296"/>
    <w:rsid w:val="007466FA"/>
    <w:rsid w:val="0074784D"/>
    <w:rsid w:val="00747A26"/>
    <w:rsid w:val="0075060F"/>
    <w:rsid w:val="00752279"/>
    <w:rsid w:val="00753381"/>
    <w:rsid w:val="0075412A"/>
    <w:rsid w:val="00756CE8"/>
    <w:rsid w:val="00764107"/>
    <w:rsid w:val="0076469F"/>
    <w:rsid w:val="007710D1"/>
    <w:rsid w:val="0077261B"/>
    <w:rsid w:val="007733D5"/>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D6050"/>
    <w:rsid w:val="007D7DFC"/>
    <w:rsid w:val="007E24A5"/>
    <w:rsid w:val="007E2995"/>
    <w:rsid w:val="007E2E4F"/>
    <w:rsid w:val="007E6083"/>
    <w:rsid w:val="007E6327"/>
    <w:rsid w:val="007F0323"/>
    <w:rsid w:val="007F11CF"/>
    <w:rsid w:val="007F1B19"/>
    <w:rsid w:val="007F35F0"/>
    <w:rsid w:val="007F5594"/>
    <w:rsid w:val="007F5A31"/>
    <w:rsid w:val="007F5F1C"/>
    <w:rsid w:val="007F6CEC"/>
    <w:rsid w:val="00802217"/>
    <w:rsid w:val="008040AF"/>
    <w:rsid w:val="0080525B"/>
    <w:rsid w:val="00806CE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40367"/>
    <w:rsid w:val="00841C6E"/>
    <w:rsid w:val="00846D95"/>
    <w:rsid w:val="00850895"/>
    <w:rsid w:val="00854BBA"/>
    <w:rsid w:val="0085546B"/>
    <w:rsid w:val="00860782"/>
    <w:rsid w:val="00860CFB"/>
    <w:rsid w:val="00862308"/>
    <w:rsid w:val="00862662"/>
    <w:rsid w:val="00864EC1"/>
    <w:rsid w:val="00865EB8"/>
    <w:rsid w:val="008670D1"/>
    <w:rsid w:val="00867CCB"/>
    <w:rsid w:val="008709DF"/>
    <w:rsid w:val="00874DE4"/>
    <w:rsid w:val="00875C23"/>
    <w:rsid w:val="00877587"/>
    <w:rsid w:val="00882330"/>
    <w:rsid w:val="00882763"/>
    <w:rsid w:val="0088278F"/>
    <w:rsid w:val="00882B2F"/>
    <w:rsid w:val="0088501B"/>
    <w:rsid w:val="00890D21"/>
    <w:rsid w:val="00891246"/>
    <w:rsid w:val="00891A2E"/>
    <w:rsid w:val="00891BF2"/>
    <w:rsid w:val="0089225C"/>
    <w:rsid w:val="008928B6"/>
    <w:rsid w:val="00893C8F"/>
    <w:rsid w:val="00897661"/>
    <w:rsid w:val="00897EA6"/>
    <w:rsid w:val="008A06D0"/>
    <w:rsid w:val="008A16A6"/>
    <w:rsid w:val="008A4F8B"/>
    <w:rsid w:val="008A57EE"/>
    <w:rsid w:val="008A6219"/>
    <w:rsid w:val="008A67A7"/>
    <w:rsid w:val="008A6C94"/>
    <w:rsid w:val="008B04F7"/>
    <w:rsid w:val="008B0888"/>
    <w:rsid w:val="008B2D29"/>
    <w:rsid w:val="008B38B8"/>
    <w:rsid w:val="008C1E9D"/>
    <w:rsid w:val="008C3521"/>
    <w:rsid w:val="008C6C9D"/>
    <w:rsid w:val="008D01A7"/>
    <w:rsid w:val="008D175A"/>
    <w:rsid w:val="008D24BF"/>
    <w:rsid w:val="008D2988"/>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5154D"/>
    <w:rsid w:val="00951E2F"/>
    <w:rsid w:val="00953C45"/>
    <w:rsid w:val="009562B9"/>
    <w:rsid w:val="00957CC5"/>
    <w:rsid w:val="00960D58"/>
    <w:rsid w:val="00960F14"/>
    <w:rsid w:val="00963C95"/>
    <w:rsid w:val="00964625"/>
    <w:rsid w:val="00964904"/>
    <w:rsid w:val="009658B7"/>
    <w:rsid w:val="009660E1"/>
    <w:rsid w:val="00971948"/>
    <w:rsid w:val="00973E43"/>
    <w:rsid w:val="00975FE4"/>
    <w:rsid w:val="00976A0C"/>
    <w:rsid w:val="009804A0"/>
    <w:rsid w:val="00980817"/>
    <w:rsid w:val="00981CC7"/>
    <w:rsid w:val="0098302A"/>
    <w:rsid w:val="00983750"/>
    <w:rsid w:val="00984248"/>
    <w:rsid w:val="009853E3"/>
    <w:rsid w:val="00985604"/>
    <w:rsid w:val="0098789C"/>
    <w:rsid w:val="00991BE3"/>
    <w:rsid w:val="00992BD5"/>
    <w:rsid w:val="009A0DB5"/>
    <w:rsid w:val="009A0EF4"/>
    <w:rsid w:val="009A1F30"/>
    <w:rsid w:val="009A5435"/>
    <w:rsid w:val="009A6388"/>
    <w:rsid w:val="009A74A3"/>
    <w:rsid w:val="009B18DA"/>
    <w:rsid w:val="009B2638"/>
    <w:rsid w:val="009B5FD4"/>
    <w:rsid w:val="009C0163"/>
    <w:rsid w:val="009C63F0"/>
    <w:rsid w:val="009D10D5"/>
    <w:rsid w:val="009D27B3"/>
    <w:rsid w:val="009D7788"/>
    <w:rsid w:val="009D7AA6"/>
    <w:rsid w:val="009D7B5B"/>
    <w:rsid w:val="009E28C0"/>
    <w:rsid w:val="009E3D27"/>
    <w:rsid w:val="009E4AF8"/>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61E8"/>
    <w:rsid w:val="00A41CB2"/>
    <w:rsid w:val="00A44A23"/>
    <w:rsid w:val="00A44BD4"/>
    <w:rsid w:val="00A46B98"/>
    <w:rsid w:val="00A512CD"/>
    <w:rsid w:val="00A51BA1"/>
    <w:rsid w:val="00A531A3"/>
    <w:rsid w:val="00A53F62"/>
    <w:rsid w:val="00A54A9F"/>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375E"/>
    <w:rsid w:val="00AA3AFD"/>
    <w:rsid w:val="00AB4ABD"/>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B00BFB"/>
    <w:rsid w:val="00B04C77"/>
    <w:rsid w:val="00B06ECC"/>
    <w:rsid w:val="00B1197D"/>
    <w:rsid w:val="00B17BFA"/>
    <w:rsid w:val="00B2517C"/>
    <w:rsid w:val="00B257FF"/>
    <w:rsid w:val="00B306BC"/>
    <w:rsid w:val="00B3075A"/>
    <w:rsid w:val="00B31418"/>
    <w:rsid w:val="00B31D7F"/>
    <w:rsid w:val="00B32D13"/>
    <w:rsid w:val="00B33CEE"/>
    <w:rsid w:val="00B3436A"/>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21EE"/>
    <w:rsid w:val="00B73674"/>
    <w:rsid w:val="00B75B9F"/>
    <w:rsid w:val="00B77B49"/>
    <w:rsid w:val="00B814D2"/>
    <w:rsid w:val="00B81899"/>
    <w:rsid w:val="00B818BA"/>
    <w:rsid w:val="00B86EEE"/>
    <w:rsid w:val="00B93DE6"/>
    <w:rsid w:val="00B95069"/>
    <w:rsid w:val="00BA0F17"/>
    <w:rsid w:val="00BA3DCC"/>
    <w:rsid w:val="00BA47F1"/>
    <w:rsid w:val="00BA62A8"/>
    <w:rsid w:val="00BA6D11"/>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D0BAF"/>
    <w:rsid w:val="00BD2BD1"/>
    <w:rsid w:val="00BD39C4"/>
    <w:rsid w:val="00BD42C9"/>
    <w:rsid w:val="00BD5132"/>
    <w:rsid w:val="00BE2E0E"/>
    <w:rsid w:val="00BE4185"/>
    <w:rsid w:val="00BE6335"/>
    <w:rsid w:val="00BF2EDC"/>
    <w:rsid w:val="00C00002"/>
    <w:rsid w:val="00C05B0F"/>
    <w:rsid w:val="00C06B55"/>
    <w:rsid w:val="00C11C02"/>
    <w:rsid w:val="00C145B8"/>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07E6"/>
    <w:rsid w:val="00C770CB"/>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24A7"/>
    <w:rsid w:val="00D939B2"/>
    <w:rsid w:val="00D970EE"/>
    <w:rsid w:val="00DA0666"/>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E4DD3"/>
    <w:rsid w:val="00DF1A0C"/>
    <w:rsid w:val="00DF3880"/>
    <w:rsid w:val="00E0078E"/>
    <w:rsid w:val="00E02ACD"/>
    <w:rsid w:val="00E040F7"/>
    <w:rsid w:val="00E048BB"/>
    <w:rsid w:val="00E04FD4"/>
    <w:rsid w:val="00E05F45"/>
    <w:rsid w:val="00E0678A"/>
    <w:rsid w:val="00E12474"/>
    <w:rsid w:val="00E1489B"/>
    <w:rsid w:val="00E2013D"/>
    <w:rsid w:val="00E2103E"/>
    <w:rsid w:val="00E23DBB"/>
    <w:rsid w:val="00E30B7E"/>
    <w:rsid w:val="00E31E16"/>
    <w:rsid w:val="00E35816"/>
    <w:rsid w:val="00E36747"/>
    <w:rsid w:val="00E41077"/>
    <w:rsid w:val="00E4277B"/>
    <w:rsid w:val="00E43D1C"/>
    <w:rsid w:val="00E43F55"/>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0825"/>
    <w:rsid w:val="00E91509"/>
    <w:rsid w:val="00E972C5"/>
    <w:rsid w:val="00E97FC1"/>
    <w:rsid w:val="00EA1899"/>
    <w:rsid w:val="00EA3071"/>
    <w:rsid w:val="00EA3C8B"/>
    <w:rsid w:val="00EA50F0"/>
    <w:rsid w:val="00EA5670"/>
    <w:rsid w:val="00EA7A8A"/>
    <w:rsid w:val="00EB1E68"/>
    <w:rsid w:val="00EB1EBB"/>
    <w:rsid w:val="00EB3A4E"/>
    <w:rsid w:val="00EB4251"/>
    <w:rsid w:val="00EB433D"/>
    <w:rsid w:val="00EB72CF"/>
    <w:rsid w:val="00EC1BE6"/>
    <w:rsid w:val="00EC4C26"/>
    <w:rsid w:val="00ED3A56"/>
    <w:rsid w:val="00ED4DF9"/>
    <w:rsid w:val="00ED733F"/>
    <w:rsid w:val="00ED77BB"/>
    <w:rsid w:val="00EE3EDE"/>
    <w:rsid w:val="00EE400D"/>
    <w:rsid w:val="00EE4EEC"/>
    <w:rsid w:val="00EE7E1E"/>
    <w:rsid w:val="00EF56C7"/>
    <w:rsid w:val="00EF5A81"/>
    <w:rsid w:val="00EF6328"/>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96BD6"/>
    <w:rsid w:val="00FA6353"/>
    <w:rsid w:val="00FB3E6B"/>
    <w:rsid w:val="00FB56B1"/>
    <w:rsid w:val="00FB7215"/>
    <w:rsid w:val="00FB77D5"/>
    <w:rsid w:val="00FC2E6B"/>
    <w:rsid w:val="00FC6287"/>
    <w:rsid w:val="00FD29BA"/>
    <w:rsid w:val="00FD48CF"/>
    <w:rsid w:val="00FD5664"/>
    <w:rsid w:val="00FE034F"/>
    <w:rsid w:val="00FE1F0A"/>
    <w:rsid w:val="00FE3122"/>
    <w:rsid w:val="00FE4F32"/>
    <w:rsid w:val="00FE505A"/>
    <w:rsid w:val="00FE510B"/>
    <w:rsid w:val="00FE6164"/>
    <w:rsid w:val="00FE729C"/>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comments" Target="comments.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C23CFE81-82DF-D249-9385-8392F703C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25</Pages>
  <Words>13608</Words>
  <Characters>72125</Characters>
  <Application>Microsoft Macintosh Word</Application>
  <DocSecurity>0</DocSecurity>
  <Lines>601</Lines>
  <Paragraphs>171</Paragraphs>
  <ScaleCrop>false</ScaleCrop>
  <Company>Stockholms universitetsbibliotek</Company>
  <LinksUpToDate>false</LinksUpToDate>
  <CharactersWithSpaces>85562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23</cp:revision>
  <cp:lastPrinted>2018-11-06T10:11:00Z</cp:lastPrinted>
  <dcterms:created xsi:type="dcterms:W3CDTF">2018-11-22T15:58:00Z</dcterms:created>
  <dcterms:modified xsi:type="dcterms:W3CDTF">2018-12-02T06:59:00Z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zotero-version="5.0.57"&gt;&lt;session id="8MKwawWq"/&gt;&lt;style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