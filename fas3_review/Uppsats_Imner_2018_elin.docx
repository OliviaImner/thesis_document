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02FBE" w:rsidRDefault="00C02FBE">
                            <w:pPr>
                              <w:pStyle w:val="Frontpagetext"/>
                              <w:rPr>
                                <w:sz w:val="28"/>
                                <w:szCs w:val="28"/>
                              </w:rPr>
                            </w:pPr>
                            <w:r>
                              <w:rPr>
                                <w:sz w:val="28"/>
                                <w:szCs w:val="28"/>
                              </w:rPr>
                              <w:t xml:space="preserve">Institutionen för data- </w:t>
                            </w:r>
                            <w:r>
                              <w:rPr>
                                <w:sz w:val="28"/>
                                <w:szCs w:val="28"/>
                              </w:rPr>
                              <w:br/>
                              <w:t>och systemvetenskap</w:t>
                            </w:r>
                          </w:p>
                          <w:p w14:paraId="0DD0DA7D" w14:textId="77777777" w:rsidR="00C02FBE" w:rsidRDefault="00C02FBE">
                            <w:pPr>
                              <w:pStyle w:val="TextBox"/>
                            </w:pPr>
                            <w:r>
                              <w:t>Examensarbete 15 hp</w:t>
                            </w:r>
                          </w:p>
                          <w:p w14:paraId="205AAAC7" w14:textId="77777777" w:rsidR="00C02FBE" w:rsidRDefault="00C02FBE">
                            <w:pPr>
                              <w:pStyle w:val="TextBox"/>
                            </w:pPr>
                            <w:r>
                              <w:t>Data- och systemvetenskap</w:t>
                            </w:r>
                          </w:p>
                          <w:p w14:paraId="51566511" w14:textId="77777777" w:rsidR="00C02FBE" w:rsidRDefault="00C02FBE">
                            <w:pPr>
                              <w:pStyle w:val="Textruta"/>
                            </w:pPr>
                            <w:r>
                              <w:t xml:space="preserve">Kurs- eller utbildningsprogram (180 hp) </w:t>
                            </w:r>
                          </w:p>
                          <w:p w14:paraId="7A700FAB" w14:textId="05793D08" w:rsidR="00C02FBE" w:rsidRDefault="00C02FBE">
                            <w:pPr>
                              <w:pStyle w:val="Textruta"/>
                            </w:pPr>
                            <w:r>
                              <w:t>Höstterminen 2018</w:t>
                            </w:r>
                          </w:p>
                          <w:p w14:paraId="381612CD" w14:textId="77777777" w:rsidR="00C02FBE" w:rsidRDefault="00C02FBE">
                            <w:pPr>
                              <w:pStyle w:val="Textruta"/>
                            </w:pPr>
                            <w:r>
                              <w:t>Handledare: Robert Ramberg</w:t>
                            </w:r>
                          </w:p>
                          <w:p w14:paraId="41DC09BB" w14:textId="358B72E7" w:rsidR="00C02FBE" w:rsidRDefault="00C02FBE">
                            <w:pPr>
                              <w:pStyle w:val="Textruta"/>
                            </w:pPr>
                            <w:r>
                              <w:t>Granskare: Patrik Hernvall</w:t>
                            </w:r>
                          </w:p>
                          <w:p w14:paraId="316E1ACF" w14:textId="77777777" w:rsidR="00C02FBE" w:rsidRPr="00EE4EEC" w:rsidRDefault="00C02FB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02FBE" w:rsidRDefault="00C02FBE">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197DB1" w:rsidRDefault="00197DB1">
                      <w:pPr>
                        <w:pStyle w:val="Frontpagetext"/>
                        <w:rPr>
                          <w:sz w:val="28"/>
                          <w:szCs w:val="28"/>
                        </w:rPr>
                      </w:pPr>
                      <w:r>
                        <w:rPr>
                          <w:sz w:val="28"/>
                          <w:szCs w:val="28"/>
                        </w:rPr>
                        <w:t xml:space="preserve">Institutionen för data- </w:t>
                      </w:r>
                      <w:r>
                        <w:rPr>
                          <w:sz w:val="28"/>
                          <w:szCs w:val="28"/>
                        </w:rPr>
                        <w:br/>
                        <w:t>och systemvetenskap</w:t>
                      </w:r>
                    </w:p>
                    <w:p w14:paraId="0DD0DA7D" w14:textId="77777777" w:rsidR="00197DB1" w:rsidRDefault="00197DB1">
                      <w:pPr>
                        <w:pStyle w:val="TextBox"/>
                      </w:pPr>
                      <w:r>
                        <w:t xml:space="preserve">Examensarbete 15 </w:t>
                      </w:r>
                      <w:proofErr w:type="spellStart"/>
                      <w:r>
                        <w:t>hp</w:t>
                      </w:r>
                      <w:proofErr w:type="spellEnd"/>
                    </w:p>
                    <w:p w14:paraId="205AAAC7" w14:textId="77777777" w:rsidR="00197DB1" w:rsidRDefault="00197DB1">
                      <w:pPr>
                        <w:pStyle w:val="TextBox"/>
                      </w:pPr>
                      <w:r>
                        <w:t>Data- och systemvetenskap</w:t>
                      </w:r>
                    </w:p>
                    <w:p w14:paraId="51566511" w14:textId="77777777" w:rsidR="00197DB1" w:rsidRDefault="00197DB1">
                      <w:pPr>
                        <w:pStyle w:val="Textruta"/>
                      </w:pPr>
                      <w:r>
                        <w:t xml:space="preserve">Kurs- eller utbildningsprogram (180 </w:t>
                      </w:r>
                      <w:proofErr w:type="spellStart"/>
                      <w:r>
                        <w:t>hp</w:t>
                      </w:r>
                      <w:proofErr w:type="spellEnd"/>
                      <w:r>
                        <w:t xml:space="preserve">) </w:t>
                      </w:r>
                    </w:p>
                    <w:p w14:paraId="7A700FAB" w14:textId="05793D08" w:rsidR="00197DB1" w:rsidRDefault="00197DB1">
                      <w:pPr>
                        <w:pStyle w:val="Textruta"/>
                      </w:pPr>
                      <w:r>
                        <w:t>Höstterminen 2018</w:t>
                      </w:r>
                    </w:p>
                    <w:p w14:paraId="381612CD" w14:textId="77777777" w:rsidR="00197DB1" w:rsidRDefault="00197DB1">
                      <w:pPr>
                        <w:pStyle w:val="Textruta"/>
                      </w:pPr>
                      <w:r>
                        <w:t>Handledare: Robert Ramberg</w:t>
                      </w:r>
                    </w:p>
                    <w:p w14:paraId="41DC09BB" w14:textId="358B72E7" w:rsidR="00197DB1" w:rsidRDefault="00197DB1">
                      <w:pPr>
                        <w:pStyle w:val="Textruta"/>
                      </w:pPr>
                      <w:r>
                        <w:t>Granskare: Patrik Hernvall</w:t>
                      </w:r>
                    </w:p>
                    <w:p w14:paraId="316E1ACF" w14:textId="77777777" w:rsidR="00197DB1" w:rsidRPr="00EE4EEC" w:rsidRDefault="00197DB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97DB1" w:rsidRDefault="00197DB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(Cogni</w:t>
      </w:r>
      <w:r w:rsidR="007B6EFB" w:rsidRPr="00EF5A81">
        <w:t>tive)</w:t>
      </w:r>
      <w:r w:rsidR="0062005C" w:rsidRPr="00EF5A81">
        <w:t xml:space="preserve"> och S</w:t>
      </w:r>
      <w:r w:rsidR="000413AA" w:rsidRPr="00EF5A81">
        <w:t>ociokulturellt</w:t>
      </w:r>
      <w:r w:rsidR="00EF5A81" w:rsidRPr="00EF5A81">
        <w:t xml:space="preserve"> (S</w:t>
      </w:r>
      <w:r w:rsidR="007B6EFB" w:rsidRPr="00EF5A81">
        <w:t>ituative)</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Brodie,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57B88577"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r w:rsidR="0048422A">
        <w:rPr>
          <w:lang w:eastAsia="sv-SE"/>
        </w:rPr>
        <w:t>e</w:t>
      </w:r>
      <w:r w:rsidR="003B34BD">
        <w:rPr>
          <w:lang w:eastAsia="sv-SE"/>
        </w:rPr>
        <w:t xml:space="preserve"> pedagogisk modell för varje kurs.</w:t>
      </w:r>
    </w:p>
    <w:p w14:paraId="605C34FB" w14:textId="77777777" w:rsidR="009462CB" w:rsidRDefault="00850895" w:rsidP="009D27B3">
      <w:pPr>
        <w:pStyle w:val="Heading11"/>
      </w:pPr>
      <w:bookmarkStart w:id="4" w:name="_Toc391456181"/>
      <w:bookmarkStart w:id="5" w:name="_Toc401327937"/>
      <w:bookmarkEnd w:id="4"/>
      <w:r>
        <w:t>Metod</w:t>
      </w:r>
      <w:bookmarkStart w:id="6" w:name="_Toc391456182"/>
      <w:bookmarkStart w:id="7" w:name="_Toc401327938"/>
      <w:bookmarkEnd w:id="5"/>
      <w:bookmarkEnd w:id="6"/>
    </w:p>
    <w:bookmarkEnd w:id="7"/>
    <w:p w14:paraId="2EA8083A" w14:textId="41726CD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ins w:id="8" w:author="Elin Edsbäcker" w:date="2018-12-12T13:28:00Z">
        <w:r w:rsidR="00E369F3">
          <w:rPr>
            <w:rFonts w:cs="Times New Roman"/>
          </w:rPr>
          <w:t>t</w:t>
        </w:r>
      </w:ins>
      <w:del w:id="9" w:author="Elin Edsbäcker" w:date="2018-12-12T13:28:00Z">
        <w:r w:rsidRPr="009462CB" w:rsidDel="00E369F3">
          <w:rPr>
            <w:rFonts w:cs="Times New Roman"/>
          </w:rPr>
          <w:delText>de</w:delText>
        </w:r>
      </w:del>
      <w:r w:rsidRPr="009462CB">
        <w:rPr>
          <w:rFonts w:cs="Times New Roman"/>
        </w:rPr>
        <w:t xml:space="preserve"> på ett litet urval och skulle gynnas av uppföljn</w:t>
      </w:r>
      <w:ins w:id="10" w:author="Elin Edsbäcker" w:date="2018-12-12T13:29:00Z">
        <w:r w:rsidR="00E369F3">
          <w:rPr>
            <w:rFonts w:cs="Times New Roman"/>
          </w:rPr>
          <w:t>ing</w:t>
        </w:r>
      </w:ins>
      <w:del w:id="11" w:author="Elin Edsbäcker" w:date="2018-12-12T13:29:00Z">
        <w:r w:rsidRPr="009462CB" w:rsidDel="00E369F3">
          <w:rPr>
            <w:rFonts w:cs="Times New Roman"/>
          </w:rPr>
          <w:delText>ing</w:delText>
        </w:r>
      </w:del>
      <w:r w:rsidRPr="009462CB">
        <w:rPr>
          <w:rFonts w:cs="Times New Roman"/>
        </w:rPr>
        <w:t xml:space="preserve"> i en större studie</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2D7399BA"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r w:rsidR="002F0574" w:rsidRPr="009462CB">
        <w:rPr>
          <w:rFonts w:cs="Times New Roman"/>
        </w:rPr>
        <w:t>nyttjas</w:t>
      </w:r>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ins w:id="12" w:author="Elin Edsbäcker" w:date="2018-12-12T13:30:00Z">
        <w:r w:rsidR="00E369F3">
          <w:rPr>
            <w:rFonts w:cs="Times New Roman"/>
          </w:rPr>
          <w:t>nna</w:t>
        </w:r>
      </w:ins>
      <w:del w:id="13" w:author="Elin Edsbäcker" w:date="2018-12-12T13:30:00Z">
        <w:r w:rsidRPr="009462CB" w:rsidDel="00E369F3">
          <w:rPr>
            <w:rFonts w:cs="Times New Roman"/>
          </w:rPr>
          <w:delText>tta</w:delText>
        </w:r>
      </w:del>
      <w:r w:rsidRPr="009462CB">
        <w:rPr>
          <w:rFonts w:cs="Times New Roman"/>
        </w:rPr>
        <w:t xml:space="preserve"> studie</w:t>
      </w:r>
      <w:del w:id="14" w:author="Elin Edsbäcker" w:date="2018-12-12T13:30:00Z">
        <w:r w:rsidRPr="009462CB" w:rsidDel="00E369F3">
          <w:rPr>
            <w:rFonts w:cs="Times New Roman"/>
          </w:rPr>
          <w:delText>n</w:delText>
        </w:r>
      </w:del>
      <w:r w:rsidRPr="009462CB">
        <w:rPr>
          <w:rFonts w:cs="Times New Roman"/>
        </w:rPr>
        <w:t xml:space="preserve"> är både forskningsfrågorna och metodiken</w:t>
      </w:r>
      <w:del w:id="15" w:author="Elin Edsbäcker" w:date="2018-12-12T13:31:00Z">
        <w:r w:rsidRPr="009462CB" w:rsidDel="00E369F3">
          <w:rPr>
            <w:rFonts w:cs="Times New Roman"/>
          </w:rPr>
          <w:delText xml:space="preserve"> att svara på dessa,</w:delText>
        </w:r>
      </w:del>
      <w:r w:rsidRPr="009462CB">
        <w:rPr>
          <w:rFonts w:cs="Times New Roman"/>
        </w:rPr>
        <w:t xml:space="preserve"> relativt outforska</w:t>
      </w:r>
      <w:ins w:id="16" w:author="Elin Edsbäcker" w:date="2018-12-12T13:30:00Z">
        <w:r w:rsidR="00E369F3">
          <w:rPr>
            <w:rFonts w:cs="Times New Roman"/>
          </w:rPr>
          <w:t>de</w:t>
        </w:r>
      </w:ins>
      <w:del w:id="17" w:author="Elin Edsbäcker" w:date="2018-12-12T13:30:00Z">
        <w:r w:rsidRPr="009462CB" w:rsidDel="00E369F3">
          <w:rPr>
            <w:rFonts w:cs="Times New Roman"/>
          </w:rPr>
          <w:delText>t</w:delText>
        </w:r>
      </w:del>
      <w:r w:rsidRPr="009462CB">
        <w:rPr>
          <w:rFonts w:cs="Times New Roman"/>
        </w:rPr>
        <w:t xml:space="preserve"> och därför är en explorativ strategi optimal. Framförallt</w:t>
      </w:r>
      <w:ins w:id="18" w:author="Elin Edsbäcker" w:date="2018-12-12T13:31:00Z">
        <w:r w:rsidR="00E369F3">
          <w:rPr>
            <w:rFonts w:cs="Times New Roman"/>
          </w:rPr>
          <w:t xml:space="preserve"> lämpar sig</w:t>
        </w:r>
      </w:ins>
      <w:del w:id="19" w:author="Elin Edsbäcker" w:date="2018-12-12T13:31:00Z">
        <w:r w:rsidRPr="009462CB" w:rsidDel="00E369F3">
          <w:rPr>
            <w:rFonts w:cs="Times New Roman"/>
          </w:rPr>
          <w:delText>,</w:delText>
        </w:r>
      </w:del>
      <w:r w:rsidRPr="009462CB">
        <w:rPr>
          <w:rFonts w:cs="Times New Roman"/>
        </w:rPr>
        <w:t xml:space="preserve"> </w:t>
      </w:r>
      <w:ins w:id="20" w:author="Elin Edsbäcker" w:date="2018-12-12T13:32:00Z">
        <w:r w:rsidR="00E369F3">
          <w:rPr>
            <w:rFonts w:cs="Times New Roman"/>
          </w:rPr>
          <w:t>d</w:t>
        </w:r>
      </w:ins>
      <w:r w:rsidRPr="009462CB">
        <w:rPr>
          <w:rFonts w:cs="Times New Roman"/>
        </w:rPr>
        <w:t>en explorativ</w:t>
      </w:r>
      <w:ins w:id="21" w:author="Elin Edsbäcker" w:date="2018-12-12T13:32:00Z">
        <w:r w:rsidR="00E369F3">
          <w:rPr>
            <w:rFonts w:cs="Times New Roman"/>
          </w:rPr>
          <w:t>a</w:t>
        </w:r>
      </w:ins>
      <w:r w:rsidRPr="009462CB">
        <w:rPr>
          <w:rFonts w:cs="Times New Roman"/>
        </w:rPr>
        <w:t xml:space="preserve"> forskningsstrategi</w:t>
      </w:r>
      <w:ins w:id="22" w:author="Elin Edsbäcker" w:date="2018-12-12T13:32:00Z">
        <w:r w:rsidR="00E369F3">
          <w:rPr>
            <w:rFonts w:cs="Times New Roman"/>
          </w:rPr>
          <w:t>n</w:t>
        </w:r>
      </w:ins>
      <w:del w:id="23" w:author="Elin Edsbäcker" w:date="2018-12-12T13:31:00Z">
        <w:r w:rsidRPr="009462CB" w:rsidDel="00E369F3">
          <w:rPr>
            <w:rFonts w:cs="Times New Roman"/>
          </w:rPr>
          <w:delText xml:space="preserve"> lämpar sig</w:delText>
        </w:r>
      </w:del>
      <w:r w:rsidRPr="009462CB">
        <w:rPr>
          <w:rFonts w:cs="Times New Roman"/>
        </w:rPr>
        <w:t xml:space="preserve"> bäst </w:t>
      </w:r>
      <w:del w:id="24" w:author="Elin Edsbäcker" w:date="2018-12-12T13:33:00Z">
        <w:r w:rsidRPr="009462CB" w:rsidDel="00E369F3">
          <w:rPr>
            <w:rFonts w:cs="Times New Roman"/>
          </w:rPr>
          <w:delText xml:space="preserve">att uppnå studiens mål </w:delText>
        </w:r>
      </w:del>
      <w:r w:rsidRPr="009462CB">
        <w:rPr>
          <w:rFonts w:cs="Times New Roman"/>
        </w:rPr>
        <w:t>med de resurserna som var till</w:t>
      </w:r>
      <w:r w:rsidR="00674AA9">
        <w:rPr>
          <w:rFonts w:cs="Times New Roman"/>
        </w:rPr>
        <w:t>gängliga. Ett kvantitativt uppläg</w:t>
      </w:r>
      <w:r w:rsidRPr="009462CB">
        <w:rPr>
          <w:rFonts w:cs="Times New Roman"/>
        </w:rPr>
        <w:t xml:space="preserve">g valdes huvudsakligen med tanke på framtida studier. Kvantitativ data stödjer statistisk analys, </w:t>
      </w:r>
      <w:ins w:id="25" w:author="Elin Edsbäcker" w:date="2018-12-12T13:37:00Z">
        <w:r w:rsidR="00E369F3">
          <w:rPr>
            <w:rFonts w:cs="Times New Roman"/>
          </w:rPr>
          <w:t>underlättar</w:t>
        </w:r>
      </w:ins>
      <w:del w:id="26" w:author="Elin Edsbäcker" w:date="2018-12-12T13:37:00Z">
        <w:r w:rsidRPr="009462CB" w:rsidDel="00E369F3">
          <w:rPr>
            <w:rFonts w:cs="Times New Roman"/>
          </w:rPr>
          <w:delText>lättare</w:delText>
        </w:r>
      </w:del>
      <w:r w:rsidRPr="009462CB">
        <w:rPr>
          <w:rFonts w:cs="Times New Roman"/>
        </w:rPr>
        <w:t xml:space="preserve"> analys av större urvalsgrupper, och </w:t>
      </w:r>
      <w:ins w:id="27" w:author="Elin Edsbäcker" w:date="2018-12-12T13:38:00Z">
        <w:r w:rsidR="00E369F3">
          <w:rPr>
            <w:rFonts w:cs="Times New Roman"/>
          </w:rPr>
          <w:t xml:space="preserve">ger </w:t>
        </w:r>
      </w:ins>
      <w:r w:rsidRPr="009462CB">
        <w:rPr>
          <w:rFonts w:cs="Times New Roman"/>
        </w:rPr>
        <w:t xml:space="preserve">ett specifikt mått på de </w:t>
      </w:r>
      <w:r w:rsidRPr="009462CB">
        <w:rPr>
          <w:rFonts w:cs="Times New Roman"/>
        </w:rPr>
        <w:lastRenderedPageBreak/>
        <w:t>undersökta variablerna. Alla dessa egenskaper av kvantitativ data skulle man vilja ta del av i en större framtida studie och, därför skulle denna studie gynnas av att den preliminära explorativa studien utfördes på samma viss.</w:t>
      </w:r>
    </w:p>
    <w:p w14:paraId="51B9005F" w14:textId="77777777" w:rsidR="009462CB" w:rsidRPr="009462CB" w:rsidRDefault="009462CB"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w:t>
      </w:r>
      <w:r w:rsidR="007F5A31">
        <w:lastRenderedPageBreak/>
        <w:t xml:space="preserve">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8" w:name="_Toc391456183"/>
      <w:bookmarkStart w:id="29" w:name="_Toc401327939"/>
      <w:r w:rsidRPr="000B1921">
        <w:rPr>
          <w:rFonts w:cs="Times New Roman"/>
          <w:b/>
          <w:sz w:val="24"/>
          <w:szCs w:val="24"/>
        </w:rPr>
        <w:t>Utvärdering</w:t>
      </w:r>
      <w:bookmarkEnd w:id="28"/>
      <w:bookmarkEnd w:id="29"/>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w:t>
      </w:r>
      <w:r w:rsidR="00850895">
        <w:rPr>
          <w:rFonts w:eastAsia="Times New Roman" w:cs="Times New Roman"/>
          <w:lang w:eastAsia="sv-SE"/>
        </w:rPr>
        <w:lastRenderedPageBreak/>
        <w:t xml:space="preserve">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30" w:name="_Toc391456184"/>
      <w:bookmarkStart w:id="31" w:name="_Toc401327940"/>
      <w:bookmarkEnd w:id="30"/>
      <w:r w:rsidRPr="00E43D1C">
        <w:t>Resultat</w:t>
      </w:r>
      <w:bookmarkEnd w:id="3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7D0407A8"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n och poängs</w:t>
      </w:r>
      <w:ins w:id="32" w:author="Elin Edsbäcker" w:date="2018-12-12T13:40:00Z">
        <w:r w:rsidR="00E369F3">
          <w:t>attes</w:t>
        </w:r>
      </w:ins>
      <w:del w:id="33" w:author="Elin Edsbäcker" w:date="2018-12-12T13:40:00Z">
        <w:r w:rsidR="000E3605" w:rsidDel="00E369F3">
          <w:delText>ätts</w:delText>
        </w:r>
      </w:del>
      <w:r w:rsidR="000E3605">
        <w:t xml:space="preserve">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2026D2BA" w:rsidR="00E972C5" w:rsidRDefault="00850895" w:rsidP="00CA1731">
      <w:pPr>
        <w:spacing w:line="480" w:lineRule="auto"/>
        <w:jc w:val="both"/>
      </w:pPr>
      <w:r>
        <w:t>Resultat</w:t>
      </w:r>
      <w:r w:rsidR="00780A57">
        <w:t>et</w:t>
      </w:r>
      <w:r>
        <w:t xml:space="preserve"> från intervjun visar att DIM har</w:t>
      </w:r>
      <w:del w:id="34" w:author="Elin Edsbäcker" w:date="2018-12-12T13:41:00Z">
        <w:r w:rsidDel="00E369F3">
          <w:delText xml:space="preserve"> ett</w:delText>
        </w:r>
      </w:del>
      <w:r>
        <w:t xml:space="preserve">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 xml:space="preserve">visade resultatet även att DIM var den mest lämpade modellen för </w:t>
      </w:r>
      <w:del w:id="35" w:author="Elin Edsbäcker" w:date="2018-12-12T13:42:00Z">
        <w:r w:rsidDel="00E369F3">
          <w:delText xml:space="preserve">att passa </w:delText>
        </w:r>
      </w:del>
      <w:r>
        <w:t>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ins w:id="36" w:author="Elin Edsbäcker" w:date="2018-12-12T13:42:00Z">
        <w:r w:rsidR="00E369F3">
          <w:t>en</w:t>
        </w:r>
      </w:ins>
      <w:r w:rsidR="00A80803">
        <w:t xml:space="preserve">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 xml:space="preserve">ssociativa </w:t>
      </w:r>
      <w:r w:rsidR="004A08DF">
        <w:lastRenderedPageBreak/>
        <w:t>perspektivet representera</w:t>
      </w:r>
      <w:r w:rsidR="00255B32">
        <w:t>r</w:t>
      </w:r>
      <w:r w:rsidR="004A08DF">
        <w:t xml:space="preserve"> en </w:t>
      </w:r>
      <w:r w:rsidR="003F0E92">
        <w:t xml:space="preserve">rimlig </w:t>
      </w:r>
      <w:r w:rsidR="004A08DF">
        <w:t xml:space="preserve">utgångspunkt för evaluering av modeller som </w:t>
      </w:r>
      <w:del w:id="37" w:author="Elin Edsbäcker" w:date="2018-12-12T13:43:00Z">
        <w:r w:rsidR="004A08DF" w:rsidDel="00E369F3">
          <w:delText xml:space="preserve">lättare </w:delText>
        </w:r>
      </w:del>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04647B5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ins w:id="38" w:author="Elin Edsbäcker" w:date="2018-12-12T13:45:00Z">
        <w:r w:rsidR="00043AE1">
          <w:t xml:space="preserve"> </w:t>
        </w:r>
      </w:ins>
      <w:del w:id="39" w:author="Elin Edsbäcker" w:date="2018-12-12T13:45:00Z">
        <w:r w:rsidR="00D85EB9" w:rsidDel="00043AE1">
          <w:delText xml:space="preserve">För att </w:delText>
        </w:r>
        <w:r w:rsidR="00335B04" w:rsidDel="00043AE1">
          <w:delText>genomföra</w:delText>
        </w:r>
        <w:r w:rsidR="00D85EB9" w:rsidDel="00043AE1">
          <w:delText xml:space="preserve"> evalueringen </w:delText>
        </w:r>
        <w:r w:rsidR="008B2D29" w:rsidDel="00043AE1">
          <w:delText xml:space="preserve">utfördes </w:delText>
        </w:r>
      </w:del>
      <w:ins w:id="40" w:author="Elin Edsbäcker" w:date="2018-12-12T13:45:00Z">
        <w:r w:rsidR="00043AE1">
          <w:t>I</w:t>
        </w:r>
      </w:ins>
      <w:del w:id="41" w:author="Elin Edsbäcker" w:date="2018-12-12T13:45:00Z">
        <w:r w:rsidR="008B2D29" w:rsidDel="00043AE1">
          <w:delText>i</w:delText>
        </w:r>
      </w:del>
      <w:r w:rsidR="008B2D29">
        <w:t>nledningsvis</w:t>
      </w:r>
      <w:ins w:id="42" w:author="Elin Edsbäcker" w:date="2018-12-12T13:45:00Z">
        <w:r w:rsidR="00043AE1">
          <w:t xml:space="preserve"> utfördes</w:t>
        </w:r>
      </w:ins>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Dessa resultat betecknar Grades förmågor att presentera information och meningen bakom kursen till studente</w:t>
      </w:r>
      <w:ins w:id="43" w:author="Elin Edsbäcker" w:date="2018-12-12T13:46:00Z">
        <w:r w:rsidR="00043AE1">
          <w:t>rna</w:t>
        </w:r>
      </w:ins>
      <w:del w:id="44" w:author="Elin Edsbäcker" w:date="2018-12-12T13:46:00Z">
        <w:r w:rsidR="00D808DD" w:rsidDel="00043AE1">
          <w:delText>n</w:delText>
        </w:r>
      </w:del>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ins w:id="45" w:author="Elin Edsbäcker" w:date="2018-12-12T13:46:00Z">
        <w:r w:rsidR="00043AE1">
          <w:t>e</w:t>
        </w:r>
      </w:ins>
      <w:del w:id="46" w:author="Elin Edsbäcker" w:date="2018-12-12T13:46:00Z">
        <w:r w:rsidR="00234C76" w:rsidDel="00043AE1">
          <w:delText>ä</w:delText>
        </w:r>
      </w:del>
      <w:r w:rsidR="00234C76">
        <w:t xml:space="preserve">tt </w:t>
      </w:r>
      <w:r w:rsidR="00234C76">
        <w:lastRenderedPageBreak/>
        <w:t xml:space="preserve">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5E3DDB2C" w:rsidR="00D45847" w:rsidRDefault="00E91509" w:rsidP="00CA1731">
      <w:pPr>
        <w:spacing w:line="480" w:lineRule="auto"/>
        <w:jc w:val="both"/>
      </w:pPr>
      <w:r>
        <w:t xml:space="preserve">För att få en djupare </w:t>
      </w:r>
      <w:ins w:id="47" w:author="Elin Edsbäcker" w:date="2018-12-12T13:47:00Z">
        <w:r w:rsidR="00043AE1">
          <w:t>in</w:t>
        </w:r>
      </w:ins>
      <w:r>
        <w:t>blick inom Grades prestanda i varje fas, delade vi upp de erhållna poäng</w:t>
      </w:r>
      <w:ins w:id="48" w:author="Elin Edsbäcker" w:date="2018-12-12T13:47:00Z">
        <w:r w:rsidR="00043AE1">
          <w:t>en</w:t>
        </w:r>
      </w:ins>
      <w:r>
        <w:t xml:space="preserve"> utefter varje</w:t>
      </w:r>
      <w:del w:id="49" w:author="Elin Edsbäcker" w:date="2018-12-12T13:48:00Z">
        <w:r w:rsidDel="00043AE1">
          <w:delText xml:space="preserve"> </w:delText>
        </w:r>
        <w:r w:rsidR="00694336" w:rsidDel="00043AE1">
          <w:delText>fas</w:delText>
        </w:r>
      </w:del>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elementen åstadkommas genom tillägg av tillfällen för studenten att visa sin</w:t>
      </w:r>
      <w:del w:id="50" w:author="Elin Edsbäcker" w:date="2018-12-12T13:48:00Z">
        <w:r w:rsidR="00227C61" w:rsidDel="00043AE1">
          <w:delText>a</w:delText>
        </w:r>
      </w:del>
      <w:r w:rsidR="00227C61">
        <w:t xml:space="preserve">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w:t>
      </w:r>
      <w:del w:id="51" w:author="Elin Edsbäcker" w:date="2018-12-12T13:49:00Z">
        <w:r w:rsidR="00850895" w:rsidDel="00043AE1">
          <w:delText>ut</w:delText>
        </w:r>
      </w:del>
      <w:r w:rsidR="00850895">
        <w:t xml:space="preserve">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w:t>
      </w:r>
      <w:ins w:id="52" w:author="Elin Edsbäcker" w:date="2018-12-12T13:49:00Z">
        <w:r w:rsidR="00043AE1">
          <w:t>n</w:t>
        </w:r>
      </w:ins>
      <w:del w:id="53" w:author="Elin Edsbäcker" w:date="2018-12-12T13:49:00Z">
        <w:r w:rsidR="00227C61" w:rsidDel="00043AE1">
          <w:delText>t</w:delText>
        </w:r>
      </w:del>
      <w:r w:rsidR="00227C61">
        <w:t xml:space="preserve"> i</w:t>
      </w:r>
      <w:ins w:id="54" w:author="Elin Edsbäcker" w:date="2018-12-12T13:49:00Z">
        <w:r w:rsidR="00043AE1">
          <w:t xml:space="preserve"> elementen</w:t>
        </w:r>
      </w:ins>
      <w:r w:rsidR="00227C61">
        <w:t xml:space="preserve"> </w:t>
      </w:r>
      <w:r w:rsidR="00227C61">
        <w:rPr>
          <w:i/>
        </w:rPr>
        <w:t>Självständiga övningar</w:t>
      </w:r>
      <w:r w:rsidR="00227C61">
        <w:t xml:space="preserve"> och </w:t>
      </w:r>
      <w:r w:rsidR="00227C61">
        <w:rPr>
          <w:i/>
        </w:rPr>
        <w:t>Periodisk Övervakning</w:t>
      </w:r>
      <w:r w:rsidR="00227C61">
        <w:t xml:space="preserve"> </w:t>
      </w:r>
      <w:del w:id="55" w:author="Elin Edsbäcker" w:date="2018-12-12T13:49:00Z">
        <w:r w:rsidR="00227C61" w:rsidDel="00043AE1">
          <w:delText>element</w:delText>
        </w:r>
      </w:del>
      <w:r w:rsidR="00227C61">
        <w:t xml:space="preserve"> grundades i </w:t>
      </w:r>
      <w:r w:rsidR="00DC7A9B">
        <w:t>att Grade inte lägger någo</w:t>
      </w:r>
      <w:ins w:id="56" w:author="Elin Edsbäcker" w:date="2018-12-12T13:50:00Z">
        <w:r w:rsidR="00043AE1">
          <w:t>n</w:t>
        </w:r>
      </w:ins>
      <w:del w:id="57" w:author="Elin Edsbäcker" w:date="2018-12-12T13:50:00Z">
        <w:r w:rsidR="00DC7A9B" w:rsidDel="00043AE1">
          <w:delText>n</w:delText>
        </w:r>
      </w:del>
      <w:r w:rsidR="00DC7A9B">
        <w:t xml:space="preserve"> större </w:t>
      </w:r>
      <w:ins w:id="58" w:author="Elin Edsbäcker" w:date="2018-12-12T13:50:00Z">
        <w:r w:rsidR="00043AE1">
          <w:t>vikt</w:t>
        </w:r>
      </w:ins>
      <w:del w:id="59" w:author="Elin Edsbäcker" w:date="2018-12-12T13:50:00Z">
        <w:r w:rsidR="00DC7A9B" w:rsidDel="00043AE1">
          <w:delText>fokus</w:delText>
        </w:r>
      </w:del>
      <w:r w:rsidR="00DC7A9B">
        <w:t xml:space="preserve"> </w:t>
      </w:r>
      <w:ins w:id="60" w:author="Elin Edsbäcker" w:date="2018-12-12T13:50:00Z">
        <w:r w:rsidR="00043AE1">
          <w:t>vid</w:t>
        </w:r>
      </w:ins>
      <w:del w:id="61" w:author="Elin Edsbäcker" w:date="2018-12-12T13:50:00Z">
        <w:r w:rsidR="00DC7A9B" w:rsidDel="00043AE1">
          <w:delText>på</w:delText>
        </w:r>
      </w:del>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del w:id="62" w:author="Elin Edsbäcker" w:date="2018-12-12T13:51:00Z">
        <w:r w:rsidR="0033419A" w:rsidDel="00043AE1">
          <w:delText xml:space="preserve">över </w:delText>
        </w:r>
      </w:del>
      <w:ins w:id="63" w:author="Elin Edsbäcker" w:date="2018-12-12T13:51:00Z">
        <w:r w:rsidR="00043AE1">
          <w:t xml:space="preserve">på </w:t>
        </w:r>
      </w:ins>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ins w:id="64" w:author="Elin Edsbäcker" w:date="2018-12-12T13:52:00Z">
        <w:r w:rsidR="00043AE1">
          <w:t>ågt</w:t>
        </w:r>
      </w:ins>
      <w:del w:id="65" w:author="Elin Edsbäcker" w:date="2018-12-12T13:52:00Z">
        <w:r w:rsidR="00521970" w:rsidDel="00043AE1">
          <w:delText>ägre</w:delText>
        </w:r>
      </w:del>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ins w:id="66" w:author="Elin Edsbäcker" w:date="2018-12-12T13:53:00Z">
        <w:r w:rsidR="00043AE1">
          <w:t xml:space="preserve"> Fasen</w:t>
        </w:r>
      </w:ins>
      <w:r w:rsidR="00227C61">
        <w:t xml:space="preserve"> </w:t>
      </w:r>
      <w:r w:rsidR="00850895">
        <w:rPr>
          <w:i/>
        </w:rPr>
        <w:t>Övervakning och Återkoppling</w:t>
      </w:r>
      <w:del w:id="67" w:author="Elin Edsbäcker" w:date="2018-12-12T13:53:00Z">
        <w:r w:rsidR="00850895" w:rsidDel="00043AE1">
          <w:delText xml:space="preserve"> fasen</w:delText>
        </w:r>
      </w:del>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ins w:id="68" w:author="Elin Edsbäcker" w:date="2018-12-12T13:53:00Z">
        <w:r w:rsidR="00043AE1">
          <w:t xml:space="preserve"> räddas</w:t>
        </w:r>
      </w:ins>
      <w:r w:rsidR="00850895">
        <w:t xml:space="preserve"> </w:t>
      </w:r>
      <w:r w:rsidR="00971948">
        <w:t>fasens medelvärde</w:t>
      </w:r>
      <w:del w:id="69" w:author="Elin Edsbäcker" w:date="2018-12-12T13:53:00Z">
        <w:r w:rsidR="00971948" w:rsidDel="00043AE1">
          <w:delText xml:space="preserve"> </w:delText>
        </w:r>
        <w:r w:rsidR="00882330" w:rsidDel="00043AE1">
          <w:delText>är</w:delText>
        </w:r>
      </w:del>
      <w:r w:rsidR="00A61540">
        <w:t xml:space="preserve"> delvis</w:t>
      </w:r>
      <w:del w:id="70" w:author="Elin Edsbäcker" w:date="2018-12-12T13:53:00Z">
        <w:r w:rsidR="00A61540" w:rsidDel="00043AE1">
          <w:delText xml:space="preserve"> </w:delText>
        </w:r>
        <w:r w:rsidR="00971948" w:rsidDel="00043AE1">
          <w:delText>rädda</w:delText>
        </w:r>
        <w:r w:rsidR="00A61540" w:rsidDel="00043AE1">
          <w:delText>d</w:delText>
        </w:r>
      </w:del>
      <w:r w:rsidR="00850895">
        <w:t xml:space="preserve"> av att elementet </w:t>
      </w:r>
      <w:r w:rsidR="00850895">
        <w:rPr>
          <w:i/>
        </w:rPr>
        <w:t>Support</w:t>
      </w:r>
      <w:r w:rsidR="00850895">
        <w:t xml:space="preserve"> har ett</w:t>
      </w:r>
      <w:del w:id="71" w:author="Elin Edsbäcker" w:date="2018-12-12T13:54:00Z">
        <w:r w:rsidR="00850895" w:rsidDel="00043AE1">
          <w:delText xml:space="preserve"> så</w:delText>
        </w:r>
      </w:del>
      <w:r w:rsidR="00850895">
        <w:t xml:space="preserve">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78A8774"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ins w:id="72" w:author="Elin Edsbäcker" w:date="2018-12-12T13:54:00Z">
        <w:r w:rsidR="00DC27C1">
          <w:t>t</w:t>
        </w:r>
      </w:ins>
      <w:del w:id="73" w:author="Elin Edsbäcker" w:date="2018-12-12T13:54:00Z">
        <w:r w:rsidR="00DE1202" w:rsidDel="00DC27C1">
          <w:delText>a</w:delText>
        </w:r>
      </w:del>
      <w:r w:rsidR="00DE1202">
        <w:t xml:space="preserve"> slumpmässig</w:t>
      </w:r>
      <w:ins w:id="74" w:author="Elin Edsbäcker" w:date="2018-12-12T13:54:00Z">
        <w:r w:rsidR="00DC27C1">
          <w:t>t</w:t>
        </w:r>
      </w:ins>
      <w:del w:id="75" w:author="Elin Edsbäcker" w:date="2018-12-12T13:54:00Z">
        <w:r w:rsidR="00DE1202" w:rsidDel="00DC27C1">
          <w:delText>a</w:delText>
        </w:r>
      </w:del>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ins w:id="76" w:author="Elin Edsbäcker" w:date="2018-12-12T13:55:00Z">
        <w:r w:rsidR="00DC27C1">
          <w:t>väl</w:t>
        </w:r>
      </w:ins>
      <w:r w:rsidR="00590E58">
        <w:t>anpassad</w:t>
      </w:r>
      <w:r w:rsidR="005A03C6">
        <w:t xml:space="preserve"> DIM är</w:t>
      </w:r>
      <w:r w:rsidR="003A5A58">
        <w:t xml:space="preserve"> </w:t>
      </w:r>
      <w:ins w:id="77" w:author="Elin Edsbäcker" w:date="2018-12-12T13:55:00Z">
        <w:r w:rsidR="00DC27C1">
          <w:t>för</w:t>
        </w:r>
      </w:ins>
      <w:del w:id="78" w:author="Elin Edsbäcker" w:date="2018-12-12T13:55:00Z">
        <w:r w:rsidR="003A5A58" w:rsidDel="00DC27C1">
          <w:delText>hos</w:delText>
        </w:r>
      </w:del>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9462CB">
        <w:t xml:space="preserve"> indikerar</w:t>
      </w:r>
      <w:r w:rsidR="00377747" w:rsidRPr="00377747">
        <w:t xml:space="preserve"> att DIM är lika lämplig för </w:t>
      </w:r>
      <w:ins w:id="79" w:author="Elin Edsbäcker" w:date="2018-12-12T13:56:00Z">
        <w:r w:rsidR="00DC27C1">
          <w:t>samtliga</w:t>
        </w:r>
      </w:ins>
      <w:del w:id="80" w:author="Elin Edsbäcker" w:date="2018-12-12T13:56:00Z">
        <w:r w:rsidR="00377747" w:rsidRPr="00377747" w:rsidDel="00DC27C1">
          <w:delText>de</w:delText>
        </w:r>
      </w:del>
      <w:r w:rsidR="00377747" w:rsidRPr="00377747">
        <w:t xml:space="preserve"> kurser som </w:t>
      </w:r>
      <w:del w:id="81" w:author="Elin Edsbäcker" w:date="2018-12-12T13:57:00Z">
        <w:r w:rsidR="00377747" w:rsidRPr="00377747" w:rsidDel="00DC27C1">
          <w:delText>är observerade</w:delText>
        </w:r>
      </w:del>
      <w:ins w:id="82" w:author="Elin Edsbäcker" w:date="2018-12-12T13:57:00Z">
        <w:r w:rsidR="00DC27C1">
          <w:t>granskats</w:t>
        </w:r>
      </w:ins>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0399ABB1"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ins w:id="83" w:author="Elin Edsbäcker" w:date="2018-12-12T13:58:00Z">
        <w:r w:rsidR="00DC27C1">
          <w:t>samtliga</w:t>
        </w:r>
      </w:ins>
      <w:del w:id="84" w:author="Elin Edsbäcker" w:date="2018-12-12T13:58:00Z">
        <w:r w:rsidR="00DF3880" w:rsidDel="00DC27C1">
          <w:delText>varenda</w:delText>
        </w:r>
      </w:del>
      <w:r w:rsidR="00DF3880">
        <w:t xml:space="preserve"> kurs</w:t>
      </w:r>
      <w:ins w:id="85" w:author="Elin Edsbäcker" w:date="2018-12-12T13:58:00Z">
        <w:r w:rsidR="00DC27C1">
          <w:t>er</w:t>
        </w:r>
      </w:ins>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 xml:space="preserve">na som </w:t>
      </w:r>
      <w:del w:id="86" w:author="Elin Edsbäcker" w:date="2018-12-12T13:58:00Z">
        <w:r w:rsidR="00D90862" w:rsidDel="00DC27C1">
          <w:delText>är</w:delText>
        </w:r>
        <w:r w:rsidDel="00DC27C1">
          <w:delText xml:space="preserve"> </w:delText>
        </w:r>
        <w:r w:rsidR="00DF3880" w:rsidDel="00DC27C1">
          <w:delText>utnyttjade</w:delText>
        </w:r>
      </w:del>
      <w:ins w:id="87" w:author="Elin Edsbäcker" w:date="2018-12-12T13:58:00Z">
        <w:r w:rsidR="00DC27C1">
          <w:t>används</w:t>
        </w:r>
      </w:ins>
      <w:r w:rsidR="00503EE6">
        <w:t xml:space="preserve"> av Grade och de</w:t>
      </w:r>
      <w:r>
        <w:t xml:space="preserve"> </w:t>
      </w:r>
      <w:r w:rsidR="00503EE6">
        <w:t>motsvarande</w:t>
      </w:r>
      <w:r>
        <w:t xml:space="preserve"> DIM</w:t>
      </w:r>
      <w:r w:rsidR="00694336">
        <w:t>-</w:t>
      </w:r>
      <w:r w:rsidR="00DF3880">
        <w:t>element</w:t>
      </w:r>
      <w:r w:rsidR="00694336">
        <w:t>en</w:t>
      </w:r>
      <w:r>
        <w:t>.</w:t>
      </w:r>
      <w:bookmarkStart w:id="88" w:name="_Toc489811950"/>
      <w:bookmarkStart w:id="89"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88"/>
      <w:bookmarkEnd w:id="89"/>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90" w:name="_Toc391456185"/>
      <w:bookmarkStart w:id="91" w:name="_Toc401327941"/>
      <w:bookmarkEnd w:id="90"/>
      <w:r w:rsidRPr="004E58AD">
        <w:t>Diskussion</w:t>
      </w:r>
      <w:bookmarkEnd w:id="91"/>
    </w:p>
    <w:p w14:paraId="6D0F922C" w14:textId="2A96A72F"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det skulle vara gynnsamt för Grade att anta en modellbaserad</w:t>
      </w:r>
      <w:del w:id="92" w:author="Elin Edsbäcker" w:date="2018-12-12T13:59:00Z">
        <w:r w:rsidR="008D175A" w:rsidDel="00DC27C1">
          <w:delText>e</w:delText>
        </w:r>
      </w:del>
      <w:r w:rsidR="008D175A">
        <w:t xml:space="preserve"> </w:t>
      </w:r>
      <w:r w:rsidR="00A71251">
        <w:t xml:space="preserve">strategi </w:t>
      </w:r>
      <w:r w:rsidR="008D175A">
        <w:t xml:space="preserve">för att </w:t>
      </w:r>
      <w:ins w:id="93" w:author="Elin Edsbäcker" w:date="2018-12-12T13:59:00Z">
        <w:r w:rsidR="00DC27C1">
          <w:t>ytterligare strukturera</w:t>
        </w:r>
        <w:r w:rsidR="00DC27C1" w:rsidDel="00DC27C1">
          <w:t xml:space="preserve"> </w:t>
        </w:r>
      </w:ins>
      <w:del w:id="94" w:author="Elin Edsbäcker" w:date="2018-12-12T13:59:00Z">
        <w:r w:rsidR="008D175A" w:rsidDel="00DC27C1">
          <w:delText xml:space="preserve">få </w:delText>
        </w:r>
      </w:del>
      <w:r w:rsidR="008D175A">
        <w:t>deras</w:t>
      </w:r>
      <w:r w:rsidR="00C21DDA" w:rsidRPr="00C84F64">
        <w:t xml:space="preserve"> pedagogik</w:t>
      </w:r>
      <w:del w:id="95" w:author="Elin Edsbäcker" w:date="2018-12-12T13:59:00Z">
        <w:r w:rsidR="00C21DDA" w:rsidRPr="00C84F64" w:rsidDel="00DC27C1">
          <w:delText xml:space="preserve"> ytterligare strukturerad</w:delText>
        </w:r>
      </w:del>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w:t>
      </w:r>
      <w:r w:rsidR="009462CB">
        <w:t>s</w:t>
      </w:r>
      <w:r w:rsidR="000C1D43">
        <w:t xml:space="preserve"> nuvarande pedagogik. Resultatet visade att </w:t>
      </w:r>
      <w:r w:rsidR="00E45207">
        <w:t xml:space="preserve">DIM och, följaktligen, </w:t>
      </w:r>
      <w:r w:rsidR="000C1D43">
        <w:t xml:space="preserve">det </w:t>
      </w:r>
      <w:r w:rsidR="00FC2E6B">
        <w:t>A</w:t>
      </w:r>
      <w:r w:rsidR="000C1D43">
        <w:t xml:space="preserve">ssociativa perspektivet var lämpligast för att inrama 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ins w:id="96" w:author="Elin Edsbäcker" w:date="2018-12-12T14:00:00Z">
        <w:r w:rsidR="00DC27C1">
          <w:t xml:space="preserve"> som</w:t>
        </w:r>
      </w:ins>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ins w:id="97" w:author="Elin Edsbäcker" w:date="2018-12-12T14:00:00Z">
        <w:r w:rsidR="00DC27C1">
          <w:t xml:space="preserve">främst </w:t>
        </w:r>
      </w:ins>
      <w:r w:rsidR="00F358E4">
        <w:t xml:space="preserve">skulle </w:t>
      </w:r>
      <w:r w:rsidR="00D54813">
        <w:t>bidra</w:t>
      </w:r>
      <w:r w:rsidR="00AC7484">
        <w:t xml:space="preserve"> </w:t>
      </w:r>
      <w:del w:id="98" w:author="Elin Edsbäcker" w:date="2018-12-12T14:00:00Z">
        <w:r w:rsidR="00231746" w:rsidDel="00DC27C1">
          <w:delText xml:space="preserve">främst </w:delText>
        </w:r>
      </w:del>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497203A4" w:rsidR="00AC7484" w:rsidRPr="00802217" w:rsidRDefault="00564255" w:rsidP="00CA1731">
      <w:pPr>
        <w:spacing w:line="480" w:lineRule="auto"/>
        <w:jc w:val="both"/>
        <w:rPr>
          <w:rFonts w:cs="Times New Roman"/>
        </w:rPr>
      </w:pPr>
      <w:r>
        <w:lastRenderedPageBreak/>
        <w:t xml:space="preserve">I </w:t>
      </w:r>
      <w:r w:rsidR="00AB703B">
        <w:t>denn</w:t>
      </w:r>
      <w:r w:rsidR="006607E1">
        <w:t xml:space="preserve">a </w:t>
      </w:r>
      <w:r>
        <w:t xml:space="preserve">studie utnyttjades en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ins w:id="99" w:author="Elin Edsbäcker" w:date="2018-12-12T14:01:00Z">
        <w:r w:rsidR="00DC27C1">
          <w:t>na</w:t>
        </w:r>
      </w:ins>
      <w:r>
        <w:t xml:space="preserve"> och, i och med det, kunde det mest passande </w:t>
      </w:r>
      <w:r w:rsidR="001A2E41">
        <w:t>perspektiv</w:t>
      </w:r>
      <w:r>
        <w:t xml:space="preserve"> för Grades nuvarande pedagogiska riktlinjer </w:t>
      </w:r>
      <w:del w:id="100" w:author="Elin Edsbäcker" w:date="2018-12-12T14:01:00Z">
        <w:r w:rsidDel="00DC27C1">
          <w:delText>bestämmas</w:delText>
        </w:r>
      </w:del>
      <w:ins w:id="101" w:author="Elin Edsbäcker" w:date="2018-12-12T14:01:00Z">
        <w:r w:rsidR="00DC27C1">
          <w:t>identifieras</w:t>
        </w:r>
      </w:ins>
      <w:r>
        <w:t xml:space="preserve">. </w:t>
      </w:r>
      <w:r w:rsidR="007430EC">
        <w:t xml:space="preserve">Denna strategi speglar strategin från tidigare studier </w:t>
      </w:r>
      <w:del w:id="102" w:author="Elin Edsbäcker" w:date="2018-12-12T14:02:00Z">
        <w:r w:rsidR="005C096D" w:rsidDel="00DC27C1">
          <w:delText>med målet</w:delText>
        </w:r>
      </w:del>
      <w:ins w:id="103" w:author="Elin Edsbäcker" w:date="2018-12-12T14:02:00Z">
        <w:r w:rsidR="00DC27C1">
          <w:t>som syftat</w:t>
        </w:r>
      </w:ins>
      <w:r w:rsidR="007430EC">
        <w:t xml:space="preserve"> </w:t>
      </w:r>
      <w:r>
        <w:t>att kartlägga individuella pedagogiska modeller på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w:t>
      </w:r>
      <w:del w:id="104" w:author="Elin Edsbäcker" w:date="2018-12-12T14:02:00Z">
        <w:r w:rsidR="00604187" w:rsidDel="00DC27C1">
          <w:delText xml:space="preserve"> till</w:delText>
        </w:r>
      </w:del>
      <w:r w:rsidR="00604187">
        <w:t xml:space="preserve"> vilket</w:t>
      </w:r>
      <w:r>
        <w:t xml:space="preserve"> perspektiv modellen </w:t>
      </w:r>
      <w:r w:rsidR="00EB647C">
        <w:t>korresponderar bäst med</w:t>
      </w:r>
      <w:r>
        <w:t>.</w:t>
      </w:r>
      <w:r w:rsidR="006605E3">
        <w:t xml:space="preserve"> Jämfört med Mayes &amp; de Freitas, hade strategi</w:t>
      </w:r>
      <w:ins w:id="105" w:author="Elin Edsbäcker" w:date="2018-12-12T14:03:00Z">
        <w:r w:rsidR="00DC27C1">
          <w:t>n</w:t>
        </w:r>
      </w:ins>
      <w:r w:rsidR="006605E3">
        <w:t xml:space="preserve"> som användes i denna studie</w:t>
      </w:r>
      <w:del w:id="106" w:author="Elin Edsbäcker" w:date="2018-12-12T14:04:00Z">
        <w:r w:rsidR="006605E3" w:rsidDel="00C14F1C">
          <w:delText xml:space="preserve"> en</w:delText>
        </w:r>
      </w:del>
      <w:r w:rsidR="006605E3">
        <w:t xml:space="preserve"> fördel</w:t>
      </w:r>
      <w:ins w:id="107" w:author="Elin Edsbäcker" w:date="2018-12-12T14:04:00Z">
        <w:r w:rsidR="00C14F1C">
          <w:t>en</w:t>
        </w:r>
      </w:ins>
      <w:del w:id="108" w:author="Elin Edsbäcker" w:date="2018-12-12T14:04:00Z">
        <w:r w:rsidR="0088041B" w:rsidDel="00C14F1C">
          <w:delText xml:space="preserve"> av</w:delText>
        </w:r>
      </w:del>
      <w:r w:rsidR="006605E3">
        <w:t xml:space="preserve"> att </w:t>
      </w:r>
      <w:del w:id="109" w:author="Elin Edsbäcker" w:date="2018-12-12T14:04:00Z">
        <w:r w:rsidR="006605E3" w:rsidDel="00C14F1C">
          <w:delText xml:space="preserve">utnyttja </w:delText>
        </w:r>
      </w:del>
      <w:ins w:id="110" w:author="Elin Edsbäcker" w:date="2018-12-12T14:04:00Z">
        <w:r w:rsidR="00C14F1C">
          <w:t xml:space="preserve">använda </w:t>
        </w:r>
      </w:ins>
      <w:r w:rsidR="006605E3">
        <w:t xml:space="preserve">ett flertal frågor per perspektiv, vilket ger ett mer </w:t>
      </w:r>
      <w:del w:id="111" w:author="Elin Edsbäcker" w:date="2018-12-12T14:05:00Z">
        <w:r w:rsidR="006605E3" w:rsidDel="00C14F1C">
          <w:delText xml:space="preserve">noggrant </w:delText>
        </w:r>
      </w:del>
      <w:ins w:id="112" w:author="Elin Edsbäcker" w:date="2018-12-12T14:05:00Z">
        <w:r w:rsidR="00C14F1C">
          <w:t xml:space="preserve">nyanserat </w:t>
        </w:r>
      </w:ins>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r w:rsidR="006607E1">
        <w:rPr>
          <w:rFonts w:cs="Times New Roman"/>
        </w:rPr>
        <w:t>E</w:t>
      </w:r>
      <w:ins w:id="113" w:author="Elin Edsbäcker" w:date="2018-12-12T14:06:00Z">
        <w:r w:rsidR="00C14F1C">
          <w:rPr>
            <w:rFonts w:cs="Times New Roman"/>
          </w:rPr>
          <w:t>n</w:t>
        </w:r>
      </w:ins>
      <w:del w:id="114" w:author="Elin Edsbäcker" w:date="2018-12-12T14:06:00Z">
        <w:r w:rsidR="006607E1" w:rsidDel="00C14F1C">
          <w:rPr>
            <w:rFonts w:cs="Times New Roman"/>
          </w:rPr>
          <w:delText>tt</w:delText>
        </w:r>
      </w:del>
      <w:r w:rsidR="006607E1">
        <w:rPr>
          <w:rFonts w:cs="Times New Roman"/>
        </w:rPr>
        <w:t xml:space="preserve">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w:t>
      </w:r>
      <w:ins w:id="115" w:author="Elin Edsbäcker" w:date="2018-12-12T14:07:00Z">
        <w:r w:rsidR="00C14F1C">
          <w:rPr>
            <w:rFonts w:cs="Times New Roman"/>
          </w:rPr>
          <w:t>ökar</w:t>
        </w:r>
      </w:ins>
      <w:del w:id="116" w:author="Elin Edsbäcker" w:date="2018-12-12T14:07:00Z">
        <w:r w:rsidR="006607E1" w:rsidDel="00C14F1C">
          <w:rPr>
            <w:rFonts w:cs="Times New Roman"/>
          </w:rPr>
          <w:delText>finns</w:delText>
        </w:r>
      </w:del>
      <w:r w:rsidR="006607E1">
        <w:rPr>
          <w:rFonts w:cs="Times New Roman"/>
        </w:rPr>
        <w:t xml:space="preserve"> risken för</w:t>
      </w:r>
      <w:del w:id="117" w:author="Elin Edsbäcker" w:date="2018-12-12T14:07:00Z">
        <w:r w:rsidR="006607E1" w:rsidDel="00C14F1C">
          <w:rPr>
            <w:rFonts w:cs="Times New Roman"/>
          </w:rPr>
          <w:delText xml:space="preserve"> att</w:delText>
        </w:r>
      </w:del>
      <w:r w:rsidR="006607E1">
        <w:rPr>
          <w:rFonts w:cs="Times New Roman"/>
        </w:rPr>
        <w:t xml:space="preserve"> missförstånd av fråg</w:t>
      </w:r>
      <w:ins w:id="118" w:author="Elin Edsbäcker" w:date="2018-12-12T14:07:00Z">
        <w:r w:rsidR="00C14F1C">
          <w:rPr>
            <w:rFonts w:cs="Times New Roman"/>
          </w:rPr>
          <w:t>orna</w:t>
        </w:r>
      </w:ins>
      <w:del w:id="119" w:author="Elin Edsbäcker" w:date="2018-12-12T14:07:00Z">
        <w:r w:rsidR="006607E1" w:rsidDel="00C14F1C">
          <w:rPr>
            <w:rFonts w:cs="Times New Roman"/>
          </w:rPr>
          <w:delText>an ökar</w:delText>
        </w:r>
      </w:del>
      <w:del w:id="120" w:author="Elin Edsbäcker" w:date="2018-12-12T14:08:00Z">
        <w:r w:rsidR="006607E1" w:rsidDel="00C14F1C">
          <w:rPr>
            <w:rFonts w:cs="Times New Roman"/>
          </w:rPr>
          <w:delText xml:space="preserve"> med en enkät</w:delText>
        </w:r>
      </w:del>
      <w:r w:rsidR="006607E1">
        <w:rPr>
          <w:rFonts w:cs="Times New Roman"/>
        </w:rPr>
        <w:t xml:space="preserve">, eftersom det inte finns någon chans för vidare förklaringar. </w:t>
      </w:r>
      <w:ins w:id="121" w:author="Elin Edsbäcker" w:date="2018-12-12T14:09:00Z">
        <w:r w:rsidR="00C14F1C">
          <w:rPr>
            <w:rFonts w:cs="Times New Roman"/>
            <w:color w:val="353535"/>
          </w:rPr>
          <w:t>Trots att</w:t>
        </w:r>
      </w:ins>
      <w:del w:id="122" w:author="Elin Edsbäcker" w:date="2018-12-12T14:09:00Z">
        <w:r w:rsidR="006607E1" w:rsidDel="00C14F1C">
          <w:rPr>
            <w:rFonts w:cs="Times New Roman"/>
            <w:color w:val="353535"/>
          </w:rPr>
          <w:delText>Fast</w:delText>
        </w:r>
      </w:del>
      <w:r w:rsidR="006607E1">
        <w:rPr>
          <w:rFonts w:cs="Times New Roman"/>
          <w:color w:val="353535"/>
        </w:rPr>
        <w:t xml:space="preserve"> en intervju bedömdes</w:t>
      </w:r>
      <w:del w:id="123" w:author="Elin Edsbäcker" w:date="2018-12-12T14:08:00Z">
        <w:r w:rsidR="006607E1" w:rsidDel="00C14F1C">
          <w:rPr>
            <w:rFonts w:cs="Times New Roman"/>
            <w:color w:val="353535"/>
          </w:rPr>
          <w:delText xml:space="preserve"> att</w:delText>
        </w:r>
      </w:del>
      <w:r w:rsidR="006607E1">
        <w:rPr>
          <w:rFonts w:cs="Times New Roman"/>
          <w:color w:val="353535"/>
        </w:rPr>
        <w:t xml:space="preserve"> vara den mest lämpliga metoden</w:t>
      </w:r>
      <w:del w:id="124" w:author="Elin Edsbäcker" w:date="2018-12-12T14:09:00Z">
        <w:r w:rsidR="006607E1" w:rsidDel="00C14F1C">
          <w:rPr>
            <w:rFonts w:cs="Times New Roman"/>
            <w:color w:val="353535"/>
          </w:rPr>
          <w:delText xml:space="preserve"> att använda</w:delText>
        </w:r>
      </w:del>
      <w:r w:rsidR="006607E1">
        <w:rPr>
          <w:rFonts w:cs="Times New Roman"/>
          <w:color w:val="353535"/>
        </w:rPr>
        <w:t xml:space="preserve">,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 xml:space="preserve">Intervjun bestod endast av en respondent och följden kan bli att resultatet skulle vara mer reliabla om flera personer kunde intervjuas. De specifika frågor som </w:t>
      </w:r>
      <w:del w:id="125" w:author="Elin Edsbäcker" w:date="2018-12-12T14:09:00Z">
        <w:r w:rsidR="006607E1" w:rsidDel="00C14F1C">
          <w:delText>valdes att ställa</w:delText>
        </w:r>
      </w:del>
      <w:ins w:id="126" w:author="Elin Edsbäcker" w:date="2018-12-12T14:09:00Z">
        <w:r w:rsidR="00C14F1C">
          <w:t>ställdes</w:t>
        </w:r>
      </w:ins>
      <w:r w:rsidR="006607E1">
        <w:t xml:space="preserve"> till intervjupersonen vid intervjutillfället är en annan faktor som skulle kunna</w:t>
      </w:r>
      <w:del w:id="127" w:author="Elin Edsbäcker" w:date="2018-12-12T14:09:00Z">
        <w:r w:rsidR="006607E1" w:rsidDel="00C14F1C">
          <w:delText xml:space="preserve"> har</w:delText>
        </w:r>
      </w:del>
      <w:r w:rsidR="006607E1">
        <w:t xml:space="preserve"> påverka</w:t>
      </w:r>
      <w:del w:id="128" w:author="Elin Edsbäcker" w:date="2018-12-12T14:09:00Z">
        <w:r w:rsidR="006607E1" w:rsidDel="00C14F1C">
          <w:delText>t</w:delText>
        </w:r>
      </w:del>
      <w:r w:rsidR="006607E1">
        <w:t xml:space="preserve"> resultatet. Framtida studier skulle gynnas av att utöka</w:t>
      </w:r>
      <w:del w:id="129" w:author="Elin Edsbäcker" w:date="2018-12-12T14:10:00Z">
        <w:r w:rsidR="006607E1" w:rsidDel="00C14F1C">
          <w:delText>t</w:delText>
        </w:r>
      </w:del>
      <w:r w:rsidR="006607E1">
        <w:t xml:space="preserve"> antal</w:t>
      </w:r>
      <w:ins w:id="130" w:author="Elin Edsbäcker" w:date="2018-12-12T14:10:00Z">
        <w:r w:rsidR="00C14F1C">
          <w:t>et</w:t>
        </w:r>
      </w:ins>
      <w:r w:rsidR="006607E1">
        <w:t xml:space="preserve"> frågor som korresponderar till de undersökta modellerna, ett flertal nyckelpersoner som utvecklar frågarna tillsammans, samt intervju</w:t>
      </w:r>
      <w:ins w:id="131" w:author="Elin Edsbäcker" w:date="2018-12-12T14:10:00Z">
        <w:r w:rsidR="00C14F1C">
          <w:t>er</w:t>
        </w:r>
      </w:ins>
      <w:r w:rsidR="006607E1">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del w:id="132" w:author="Elin Edsbäcker" w:date="2018-12-12T14:11:00Z">
        <w:r w:rsidR="00B434F4" w:rsidDel="00C14F1C">
          <w:delText xml:space="preserve"> från det Associativa perspektivet</w:delText>
        </w:r>
      </w:del>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ins w:id="133" w:author="Elin Edsbäcker" w:date="2018-12-12T14:11:00Z">
        <w:r w:rsidR="00C14F1C">
          <w:t>t</w:t>
        </w:r>
      </w:ins>
      <w:del w:id="134" w:author="Elin Edsbäcker" w:date="2018-12-12T14:11:00Z">
        <w:r w:rsidR="00AC7484" w:rsidDel="00C14F1C">
          <w:delText>n</w:delText>
        </w:r>
      </w:del>
      <w:r w:rsidR="00AC7484">
        <w:t xml:space="preserve">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6EC2CD66" w14:textId="70D25E24" w:rsidR="00807816"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ins w:id="135" w:author="Elin Edsbäcker" w:date="2018-12-12T14:11:00Z">
        <w:r w:rsidR="00C14F1C">
          <w:t>a</w:t>
        </w:r>
      </w:ins>
      <w:r w:rsidR="00457C43">
        <w:t xml:space="preserve"> poäng</w:t>
      </w:r>
      <w:ins w:id="136" w:author="Elin Edsbäcker" w:date="2018-12-12T14:11:00Z">
        <w:r w:rsidR="00C14F1C">
          <w:t>en</w:t>
        </w:r>
      </w:ins>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del w:id="137" w:author="Elin Edsbäcker" w:date="2018-12-12T14:12:00Z">
        <w:r w:rsidR="00513716" w:rsidDel="00C14F1C">
          <w:delText>Grade prio</w:delText>
        </w:r>
        <w:r w:rsidR="00BD5132" w:rsidDel="00C14F1C">
          <w:delText>riterar dessa faser</w:delText>
        </w:r>
        <w:r w:rsidR="00513716" w:rsidDel="00C14F1C">
          <w:delText xml:space="preserve"> men att </w:delText>
        </w:r>
      </w:del>
      <w:r w:rsidR="00513716">
        <w:t xml:space="preserve">de </w:t>
      </w:r>
      <w:del w:id="138" w:author="Elin Edsbäcker" w:date="2018-12-12T14:12:00Z">
        <w:r w:rsidR="00513716" w:rsidDel="00C14F1C">
          <w:delText xml:space="preserve">inte </w:delText>
        </w:r>
      </w:del>
      <w:ins w:id="139" w:author="Elin Edsbäcker" w:date="2018-12-12T14:12:00Z">
        <w:r w:rsidR="00C14F1C">
          <w:t>miss</w:t>
        </w:r>
      </w:ins>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del w:id="140" w:author="Elin Edsbäcker" w:date="2018-12-12T14:14:00Z">
        <w:r w:rsidR="00C46D9D" w:rsidDel="00C14F1C">
          <w:delText>att</w:delText>
        </w:r>
        <w:r w:rsidR="00AC7484" w:rsidDel="00C14F1C">
          <w:delText xml:space="preserve"> </w:delText>
        </w:r>
      </w:del>
      <w:ins w:id="141" w:author="Elin Edsbäcker" w:date="2018-12-12T14:14:00Z">
        <w:r w:rsidR="00C14F1C">
          <w:t xml:space="preserve">problemet ligger i </w:t>
        </w:r>
      </w:ins>
      <w:del w:id="142" w:author="Elin Edsbäcker" w:date="2018-12-12T14:13:00Z">
        <w:r w:rsidR="008A4F8B" w:rsidDel="00C14F1C">
          <w:delText xml:space="preserve">implantationen </w:delText>
        </w:r>
      </w:del>
      <w:ins w:id="143" w:author="Elin Edsbäcker" w:date="2018-12-12T14:13:00Z">
        <w:r w:rsidR="00C14F1C">
          <w:t>implementeringen</w:t>
        </w:r>
      </w:ins>
      <w:del w:id="144" w:author="Elin Edsbäcker" w:date="2018-12-12T14:14:00Z">
        <w:r w:rsidR="00AC7484" w:rsidDel="00C14F1C">
          <w:delText>inte lyckas</w:delText>
        </w:r>
      </w:del>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w:t>
      </w:r>
      <w:ins w:id="145" w:author="Elin Edsbäcker" w:date="2018-12-12T14:15:00Z">
        <w:r w:rsidR="00C02FBE">
          <w:t>, till exempel</w:t>
        </w:r>
      </w:ins>
      <w:del w:id="146" w:author="Elin Edsbäcker" w:date="2018-12-12T14:15:00Z">
        <w:r w:rsidR="00BA3DCC" w:rsidDel="00C02FBE">
          <w:delText xml:space="preserve"> </w:delText>
        </w:r>
        <w:r w:rsidR="001D42D7" w:rsidDel="00C02FBE">
          <w:delText xml:space="preserve">och </w:delText>
        </w:r>
      </w:del>
      <w:del w:id="147" w:author="Elin Edsbäcker" w:date="2018-12-12T14:14:00Z">
        <w:r w:rsidR="001D42D7" w:rsidDel="00C02FBE">
          <w:delText xml:space="preserve">kan ha </w:delText>
        </w:r>
      </w:del>
      <w:del w:id="148" w:author="Elin Edsbäcker" w:date="2018-12-12T14:15:00Z">
        <w:r w:rsidR="001D42D7" w:rsidDel="00C02FBE">
          <w:delText>haft inflytande på hur resultatet av utvärderingen övergick till att vara i slutändan</w:delText>
        </w:r>
      </w:del>
      <w:ins w:id="149" w:author="Elin Edsbäcker" w:date="2018-12-12T14:16:00Z">
        <w:r w:rsidR="00C02FBE">
          <w:t xml:space="preserve"> a</w:t>
        </w:r>
      </w:ins>
      <w:del w:id="150" w:author="Elin Edsbäcker" w:date="2018-12-12T14:16:00Z">
        <w:r w:rsidR="001D42D7" w:rsidDel="00C02FBE">
          <w:delText xml:space="preserve">. </w:delText>
        </w:r>
        <w:r w:rsidR="00D23CFF" w:rsidDel="00C02FBE">
          <w:delText>A</w:delText>
        </w:r>
      </w:del>
      <w:r w:rsidR="00D23CFF">
        <w:t xml:space="preserve">ntalet påståenden i utvärderingen och utformningen av </w:t>
      </w:r>
      <w:del w:id="151" w:author="Elin Edsbäcker" w:date="2018-12-12T14:15:00Z">
        <w:r w:rsidR="00D23CFF" w:rsidDel="00C02FBE">
          <w:delText xml:space="preserve">påståenden </w:delText>
        </w:r>
      </w:del>
      <w:ins w:id="152" w:author="Elin Edsbäcker" w:date="2018-12-12T14:15:00Z">
        <w:r w:rsidR="00C02FBE">
          <w:t>dess</w:t>
        </w:r>
      </w:ins>
      <w:ins w:id="153" w:author="Elin Edsbäcker" w:date="2018-12-12T14:16:00Z">
        <w:r w:rsidR="00C02FBE">
          <w:t>a</w:t>
        </w:r>
      </w:ins>
      <w:del w:id="154" w:author="Elin Edsbäcker" w:date="2018-12-12T14:16:00Z">
        <w:r w:rsidR="00D23CFF" w:rsidDel="00C02FBE">
          <w:delText>kan vara faktorer som påverkat resultatet</w:delText>
        </w:r>
      </w:del>
      <w:r w:rsidR="00D23CFF">
        <w:t xml:space="preserve">. Framförallt kan det ge ett </w:t>
      </w:r>
      <w:ins w:id="155" w:author="Elin Edsbäcker" w:date="2018-12-12T14:17:00Z">
        <w:r w:rsidR="00C02FBE">
          <w:t xml:space="preserve">mer </w:t>
        </w:r>
      </w:ins>
      <w:ins w:id="156" w:author="Elin Edsbäcker" w:date="2018-12-12T14:18:00Z">
        <w:r w:rsidR="00C02FBE">
          <w:t>förlitligt</w:t>
        </w:r>
      </w:ins>
      <w:del w:id="157" w:author="Elin Edsbäcker" w:date="2018-12-12T14:17:00Z">
        <w:r w:rsidR="00D23CFF" w:rsidDel="00C02FBE">
          <w:delText>noggrannare</w:delText>
        </w:r>
      </w:del>
      <w:r w:rsidR="00D23CFF">
        <w:t xml:space="preserve"> resultat om flera personer </w:t>
      </w:r>
      <w:del w:id="158" w:author="Elin Edsbäcker" w:date="2018-12-12T14:24:00Z">
        <w:r w:rsidR="00D23CFF" w:rsidDel="00C02FBE">
          <w:delText xml:space="preserve">hanterar </w:delText>
        </w:r>
      </w:del>
      <w:ins w:id="159" w:author="Elin Edsbäcker" w:date="2018-12-12T14:24:00Z">
        <w:r w:rsidR="00C02FBE">
          <w:t xml:space="preserve">formulerar </w:t>
        </w:r>
      </w:ins>
      <w:r w:rsidR="00D23CFF">
        <w:t xml:space="preserve">påståenden. </w:t>
      </w:r>
      <w:r w:rsidR="006A08E7">
        <w:t>Utvärdering</w:t>
      </w:r>
      <w:r w:rsidR="00F358E4">
        <w:t>en</w:t>
      </w:r>
      <w:r w:rsidR="006A08E7">
        <w:t xml:space="preserve"> genomfördes av endast en person</w:t>
      </w:r>
      <w:r w:rsidR="00F358E4">
        <w:t>, vilket</w:t>
      </w:r>
      <w:del w:id="160" w:author="Elin Edsbäcker" w:date="2018-12-12T14:19:00Z">
        <w:r w:rsidR="00F358E4" w:rsidDel="00C02FBE">
          <w:delText xml:space="preserve"> kan</w:delText>
        </w:r>
      </w:del>
      <w:r w:rsidR="00F358E4">
        <w:t xml:space="preserve"> riskera</w:t>
      </w:r>
      <w:ins w:id="161" w:author="Elin Edsbäcker" w:date="2018-12-12T14:19:00Z">
        <w:r w:rsidR="00C02FBE">
          <w:t>r</w:t>
        </w:r>
      </w:ins>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807816">
        <w:t xml:space="preserve">Kocadere &amp; Ozgen </w:t>
      </w:r>
      <w:r w:rsidR="00A362AF">
        <w:rPr>
          <w:rFonts w:eastAsia="Times New Roman" w:cs="Arial"/>
          <w:color w:val="222222"/>
          <w:shd w:val="clear" w:color="auto" w:fill="FFFFFF"/>
        </w:rPr>
        <w:t xml:space="preserve">har </w:t>
      </w:r>
      <w:del w:id="162" w:author="Elin Edsbäcker" w:date="2018-12-12T14:26:00Z">
        <w:r w:rsidR="00DD6FAA" w:rsidDel="00DD6FAA">
          <w:rPr>
            <w:rFonts w:eastAsia="Times New Roman" w:cs="Arial"/>
            <w:color w:val="222222"/>
            <w:shd w:val="clear" w:color="auto" w:fill="FFFFFF"/>
          </w:rPr>
          <w:delText>använt</w:delText>
        </w:r>
      </w:del>
      <w:ins w:id="163" w:author="Elin Edsbäcker" w:date="2018-12-12T14:26:00Z">
        <w:r w:rsidR="00DD6FAA">
          <w:rPr>
            <w:rFonts w:eastAsia="Times New Roman" w:cs="Arial"/>
            <w:color w:val="222222"/>
            <w:shd w:val="clear" w:color="auto" w:fill="FFFFFF"/>
          </w:rPr>
          <w:t>låtit</w:t>
        </w:r>
      </w:ins>
      <w:ins w:id="164" w:author="Elin Edsbäcker" w:date="2018-12-12T14:25:00Z">
        <w:r w:rsidR="00DD6FAA">
          <w:rPr>
            <w:rFonts w:eastAsia="Times New Roman" w:cs="Arial"/>
            <w:color w:val="222222"/>
            <w:shd w:val="clear" w:color="auto" w:fill="FFFFFF"/>
          </w:rPr>
          <w:t xml:space="preserve"> </w:t>
        </w:r>
      </w:ins>
      <w:r w:rsidR="00ED39A7">
        <w:rPr>
          <w:rFonts w:eastAsia="Times New Roman" w:cs="Arial"/>
          <w:color w:val="222222"/>
          <w:shd w:val="clear" w:color="auto" w:fill="FFFFFF"/>
        </w:rPr>
        <w:t xml:space="preserve">studenter </w:t>
      </w:r>
      <w:del w:id="165" w:author="Elin Edsbäcker" w:date="2018-12-12T14:26:00Z">
        <w:r w:rsidR="00ED39A7" w:rsidDel="00DD6FAA">
          <w:rPr>
            <w:rFonts w:eastAsia="Times New Roman" w:cs="Arial"/>
            <w:color w:val="222222"/>
            <w:shd w:val="clear" w:color="auto" w:fill="FFFFFF"/>
          </w:rPr>
          <w:delText xml:space="preserve">för att </w:delText>
        </w:r>
      </w:del>
      <w:r w:rsidR="00ED39A7">
        <w:rPr>
          <w:rFonts w:eastAsia="Times New Roman" w:cs="Arial"/>
          <w:color w:val="222222"/>
          <w:shd w:val="clear" w:color="auto" w:fill="FFFFFF"/>
        </w:rPr>
        <w:t xml:space="preserve">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del w:id="166" w:author="Elin Edsbäcker" w:date="2018-12-12T14:26:00Z">
        <w:r w:rsidR="00DD61A8" w:rsidDel="00DD6FAA">
          <w:rPr>
            <w:rFonts w:eastAsia="Times New Roman" w:cs="Arial"/>
            <w:color w:val="222222"/>
            <w:shd w:val="clear" w:color="auto" w:fill="FFFFFF"/>
          </w:rPr>
          <w:delText xml:space="preserve">används </w:delText>
        </w:r>
      </w:del>
      <w:ins w:id="167" w:author="Elin Edsbäcker" w:date="2018-12-12T14:26:00Z">
        <w:r w:rsidR="00DD6FAA">
          <w:rPr>
            <w:rFonts w:eastAsia="Times New Roman" w:cs="Arial"/>
            <w:color w:val="222222"/>
            <w:shd w:val="clear" w:color="auto" w:fill="FFFFFF"/>
          </w:rPr>
          <w:t>nyttjats</w:t>
        </w:r>
        <w:r w:rsidR="00DD6FAA">
          <w:rPr>
            <w:rFonts w:eastAsia="Times New Roman" w:cs="Arial"/>
            <w:color w:val="222222"/>
            <w:shd w:val="clear" w:color="auto" w:fill="FFFFFF"/>
          </w:rPr>
          <w:t xml:space="preserve"> </w:t>
        </w:r>
      </w:ins>
      <w:r w:rsidR="00DD61A8">
        <w:rPr>
          <w:rFonts w:eastAsia="Times New Roman" w:cs="Arial"/>
          <w:color w:val="222222"/>
          <w:shd w:val="clear" w:color="auto" w:fill="FFFFFF"/>
        </w:rPr>
        <w:t>i denna studie användes för att poängsätta hur väl kursens tillvägagångssätt passar in med modellkriterier</w:t>
      </w:r>
      <w:ins w:id="168" w:author="Elin Edsbäcker" w:date="2018-12-12T14:26:00Z">
        <w:r w:rsidR="00DD6FAA">
          <w:rPr>
            <w:rFonts w:eastAsia="Times New Roman" w:cs="Arial"/>
            <w:color w:val="222222"/>
            <w:shd w:val="clear" w:color="auto" w:fill="FFFFFF"/>
          </w:rPr>
          <w:t>na</w:t>
        </w:r>
      </w:ins>
      <w:r w:rsidR="00DD61A8">
        <w:rPr>
          <w:rFonts w:eastAsia="Times New Roman" w:cs="Arial"/>
          <w:color w:val="222222"/>
          <w:shd w:val="clear" w:color="auto" w:fill="FFFFFF"/>
        </w:rPr>
        <w:t xml:space="preserve">. </w:t>
      </w:r>
      <w:r w:rsidR="00807816">
        <w:t xml:space="preserve">Kocadere &amp; Ozgen studien </w:t>
      </w:r>
      <w:r w:rsidR="003475D1">
        <w:t xml:space="preserve">har </w:t>
      </w:r>
      <w:r w:rsidR="00807816">
        <w:t>däremot bara 6 frågor som representera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ins w:id="169" w:author="Elin Edsbäcker" w:date="2018-12-12T14:27:00Z">
        <w:r w:rsidR="00DD6FAA">
          <w:t xml:space="preserve"> totalt</w:t>
        </w:r>
      </w:ins>
      <w:r w:rsidR="003475D1">
        <w:t xml:space="preserve"> 17 frågor</w:t>
      </w:r>
      <w:del w:id="170" w:author="Elin Edsbäcker" w:date="2018-12-12T14:27:00Z">
        <w:r w:rsidR="003475D1" w:rsidDel="00DD6FAA">
          <w:delText xml:space="preserve"> totalt</w:delText>
        </w:r>
      </w:del>
      <w:r w:rsidR="003475D1">
        <w:t>, skulle deras studie</w:t>
      </w:r>
      <w:del w:id="171" w:author="Elin Edsbäcker" w:date="2018-12-12T14:27:00Z">
        <w:r w:rsidR="003475D1" w:rsidDel="00DD6FAA">
          <w:delText xml:space="preserve"> </w:delText>
        </w:r>
      </w:del>
      <w:r w:rsidR="003475D1">
        <w:t xml:space="preserve">upplägg gynnas av ett flertal frågor. </w:t>
      </w:r>
    </w:p>
    <w:p w14:paraId="211E84E5" w14:textId="77777777" w:rsidR="00C67B0B" w:rsidRDefault="00C67B0B" w:rsidP="00CA1731">
      <w:pPr>
        <w:spacing w:line="480" w:lineRule="auto"/>
        <w:jc w:val="both"/>
      </w:pPr>
    </w:p>
    <w:p w14:paraId="04042C3D" w14:textId="7C3A1507" w:rsidR="003475EE" w:rsidRDefault="00667FC8" w:rsidP="00CA1731">
      <w:pPr>
        <w:spacing w:line="480" w:lineRule="auto"/>
        <w:jc w:val="both"/>
      </w:pPr>
      <w:r>
        <w:t>Det är inte nödvändigtvis</w:t>
      </w:r>
      <w:ins w:id="172" w:author="Elin Edsbäcker" w:date="2018-12-12T14:28:00Z">
        <w:r w:rsidR="00DD6FAA">
          <w:t xml:space="preserve"> så</w:t>
        </w:r>
      </w:ins>
      <w:r>
        <w:t xml:space="preserve"> att</w:t>
      </w:r>
      <w:ins w:id="173" w:author="Elin Edsbäcker" w:date="2018-12-12T14:28:00Z">
        <w:r w:rsidR="00DD6FAA">
          <w:t xml:space="preserve"> </w:t>
        </w:r>
      </w:ins>
      <w:del w:id="174" w:author="Elin Edsbäcker" w:date="2018-12-12T14:28:00Z">
        <w:r w:rsidDel="00DD6FAA">
          <w:delText xml:space="preserve"> </w:delText>
        </w:r>
      </w:del>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del w:id="175" w:author="Elin Edsbäcker" w:date="2018-12-12T14:29:00Z">
        <w:r w:rsidDel="00DD6FAA">
          <w:delText xml:space="preserve">adopteras </w:delText>
        </w:r>
      </w:del>
      <w:ins w:id="176" w:author="Elin Edsbäcker" w:date="2018-12-12T14:29:00Z">
        <w:r w:rsidR="00DD6FAA">
          <w:t>användas</w:t>
        </w:r>
        <w:r w:rsidR="00DD6FAA">
          <w:t xml:space="preserve"> </w:t>
        </w:r>
      </w:ins>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 xml:space="preserve">en </w:t>
      </w:r>
      <w:r>
        <w:lastRenderedPageBreak/>
        <w:t>m</w:t>
      </w:r>
      <w:r w:rsidR="007E6083">
        <w:t xml:space="preserve">inimal skillnad mellan kurserna, vilket </w:t>
      </w:r>
      <w:r>
        <w:t xml:space="preserve">tyder på </w:t>
      </w:r>
      <w:r w:rsidR="00590E58">
        <w:t>att det inte är nödvändigt att anpassa en</w:t>
      </w:r>
      <w:ins w:id="177" w:author="Elin Edsbäcker" w:date="2018-12-12T14:29:00Z">
        <w:r w:rsidR="00DD6FAA">
          <w:t xml:space="preserve"> specifik</w:t>
        </w:r>
      </w:ins>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del w:id="178" w:author="Elin Edsbäcker" w:date="2018-12-12T14:30:00Z">
        <w:r w:rsidR="00674577" w:rsidDel="00DD6FAA">
          <w:delText xml:space="preserve">långt </w:delText>
        </w:r>
      </w:del>
      <w:ins w:id="179" w:author="Elin Edsbäcker" w:date="2018-12-12T14:30:00Z">
        <w:r w:rsidR="00DD6FAA">
          <w:t>stort</w:t>
        </w:r>
        <w:r w:rsidR="00DD6FAA">
          <w:t xml:space="preserve"> </w:t>
        </w:r>
      </w:ins>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ins w:id="180" w:author="Elin Edsbäcker" w:date="2018-12-12T14:30:00Z">
        <w:r w:rsidR="00DD6FAA">
          <w:t xml:space="preserve"> på</w:t>
        </w:r>
      </w:ins>
      <w:r w:rsidR="000152C2">
        <w:t xml:space="preserve"> om deras nya kunder har </w:t>
      </w:r>
      <w:r w:rsidR="00674577">
        <w:t>specifika</w:t>
      </w:r>
      <w:r w:rsidR="007E6083">
        <w:t xml:space="preserve"> behov, och </w:t>
      </w:r>
      <w:ins w:id="181" w:author="Elin Edsbäcker" w:date="2018-12-12T14:31:00Z">
        <w:r w:rsidR="00DD6FAA">
          <w:t>om</w:t>
        </w:r>
      </w:ins>
      <w:del w:id="182" w:author="Elin Edsbäcker" w:date="2018-12-12T14:31:00Z">
        <w:r w:rsidR="007E6083" w:rsidDel="00DD6FAA">
          <w:delText>där</w:delText>
        </w:r>
      </w:del>
      <w:r w:rsidR="007E6083">
        <w:t xml:space="preserve"> en</w:t>
      </w:r>
      <w:r w:rsidR="000152C2">
        <w:t xml:space="preserve"> implementerad modell</w:t>
      </w:r>
      <w:ins w:id="183" w:author="Elin Edsbäcker" w:date="2018-12-12T14:30:00Z">
        <w:r w:rsidR="00DD6FAA">
          <w:t xml:space="preserve"> </w:t>
        </w:r>
      </w:ins>
      <w:del w:id="184" w:author="Elin Edsbäcker" w:date="2018-12-12T14:31:00Z">
        <w:r w:rsidR="000152C2" w:rsidDel="00DD6FAA">
          <w:delText xml:space="preserve"> </w:delText>
        </w:r>
      </w:del>
      <w:r w:rsidR="000152C2">
        <w:t>skulle</w:t>
      </w:r>
      <w:del w:id="185" w:author="Elin Edsbäcker" w:date="2018-12-12T14:30:00Z">
        <w:r w:rsidR="006652B4" w:rsidDel="00DD6FAA">
          <w:delText xml:space="preserve"> inte</w:delText>
        </w:r>
      </w:del>
      <w:r w:rsidR="006652B4">
        <w:t xml:space="preserve"> vara </w:t>
      </w:r>
      <w:ins w:id="186" w:author="Elin Edsbäcker" w:date="2018-12-12T14:31:00Z">
        <w:r w:rsidR="00DD6FAA">
          <w:t>o</w:t>
        </w:r>
      </w:ins>
      <w:r w:rsidR="006652B4">
        <w:t>lämplig</w:t>
      </w:r>
      <w:del w:id="187" w:author="Elin Edsbäcker" w:date="2018-12-12T14:31:00Z">
        <w:r w:rsidR="006652B4" w:rsidDel="00DD6FAA">
          <w:delText xml:space="preserve"> att använda</w:delText>
        </w:r>
      </w:del>
      <w:r w:rsidR="006652B4">
        <w:t>.</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bookmarkStart w:id="188" w:name="_GoBack"/>
      <w:bookmarkEnd w:id="188"/>
    </w:p>
    <w:p w14:paraId="1EFE6459" w14:textId="77777777" w:rsidR="00E97FC1" w:rsidRPr="004E58AD" w:rsidRDefault="00E97FC1" w:rsidP="009D27B3">
      <w:pPr>
        <w:pStyle w:val="Heading11"/>
      </w:pPr>
      <w:bookmarkStart w:id="189" w:name="_Toc401327942"/>
      <w:r w:rsidRPr="004E58AD">
        <w:t>Tack</w:t>
      </w:r>
      <w:bookmarkEnd w:id="189"/>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90" w:name="_Toc391456186"/>
      <w:bookmarkStart w:id="191" w:name="_Toc401327943"/>
      <w:bookmarkEnd w:id="190"/>
      <w:r w:rsidRPr="004E58AD">
        <w:lastRenderedPageBreak/>
        <w:t>Referenser</w:t>
      </w:r>
      <w:bookmarkEnd w:id="191"/>
    </w:p>
    <w:p w14:paraId="291E8527" w14:textId="77777777" w:rsidR="002A2729" w:rsidRPr="002A2729"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2A2729">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2A2729" w:rsidRPr="002A2729">
        <w:rPr>
          <w:rFonts w:cs="Times New Roman"/>
          <w:color w:val="000000"/>
          <w:szCs w:val="24"/>
        </w:rPr>
        <w:t>Businessreflex. (2016, December 2). E-learning – mer lärande på effektivare sätt? Retrieved August 31, 2018, from goo.gl/SbUuNe</w:t>
      </w:r>
    </w:p>
    <w:p w14:paraId="12E6F393"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Carlberg, N. (2017, March 5). Branschanalys e-learning Sverige 2015. Retrieved October 7, 2018, from goo.gl/ZU9VLM</w:t>
      </w:r>
    </w:p>
    <w:p w14:paraId="411B100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Clark, R. C., &amp; Mayer, R. E. (2012). </w:t>
      </w:r>
      <w:r w:rsidRPr="002A2729">
        <w:rPr>
          <w:rFonts w:cs="Times New Roman"/>
          <w:i/>
          <w:iCs/>
          <w:color w:val="000000"/>
          <w:szCs w:val="24"/>
        </w:rPr>
        <w:t>Scenario-based e-Learning: Evidence-Based Guidelines for Online Workforce Learning</w:t>
      </w:r>
      <w:r w:rsidRPr="002A2729">
        <w:rPr>
          <w:rFonts w:cs="Times New Roman"/>
          <w:color w:val="000000"/>
          <w:szCs w:val="24"/>
        </w:rPr>
        <w:t>. John Wiley &amp; Sons.</w:t>
      </w:r>
    </w:p>
    <w:p w14:paraId="46432DF8"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G., Dyke, M., Oliver, M., &amp; Seale, J. (2004). Mapping pedagogy and tools for effective learning design. </w:t>
      </w:r>
      <w:r w:rsidRPr="002A2729">
        <w:rPr>
          <w:rFonts w:cs="Times New Roman"/>
          <w:i/>
          <w:iCs/>
          <w:color w:val="000000"/>
          <w:szCs w:val="24"/>
        </w:rPr>
        <w:t>Computers &amp; Education</w:t>
      </w:r>
      <w:r w:rsidRPr="002A2729">
        <w:rPr>
          <w:rFonts w:cs="Times New Roman"/>
          <w:color w:val="000000"/>
          <w:szCs w:val="24"/>
        </w:rPr>
        <w:t xml:space="preserve">, </w:t>
      </w:r>
      <w:r w:rsidRPr="002A2729">
        <w:rPr>
          <w:rFonts w:cs="Times New Roman"/>
          <w:i/>
          <w:iCs/>
          <w:color w:val="000000"/>
          <w:szCs w:val="24"/>
        </w:rPr>
        <w:t>43</w:t>
      </w:r>
      <w:r w:rsidRPr="002A2729">
        <w:rPr>
          <w:rFonts w:cs="Times New Roman"/>
          <w:color w:val="000000"/>
          <w:szCs w:val="24"/>
        </w:rPr>
        <w:t>(1–2), 17–33. https://doi.org/10.1016/j.compedu.2003.12.018</w:t>
      </w:r>
    </w:p>
    <w:p w14:paraId="1A4750D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Gráinne. (2010). </w:t>
      </w:r>
      <w:r w:rsidRPr="002A2729">
        <w:rPr>
          <w:rFonts w:cs="Times New Roman"/>
          <w:i/>
          <w:iCs/>
          <w:color w:val="000000"/>
          <w:szCs w:val="24"/>
        </w:rPr>
        <w:t>Review of Pedagogical Models and their use in e-learning</w:t>
      </w:r>
      <w:r w:rsidRPr="002A2729">
        <w:rPr>
          <w:rFonts w:cs="Times New Roman"/>
          <w:color w:val="000000"/>
          <w:szCs w:val="24"/>
        </w:rPr>
        <w:t>. Milton Keynes: Open University. Retrieved from goo.gl/AfBK7R</w:t>
      </w:r>
    </w:p>
    <w:p w14:paraId="3CF64351" w14:textId="6E6612F5"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Dabbagh, N. (2005). Pedagogical models for E-Learning: A theory-based design framework. In </w:t>
      </w:r>
      <w:r w:rsidRPr="002A2729">
        <w:rPr>
          <w:rFonts w:cs="Times New Roman"/>
          <w:i/>
          <w:iCs/>
          <w:color w:val="000000"/>
          <w:szCs w:val="24"/>
        </w:rPr>
        <w:t>In International Journal of Technology in Teaching and Learning</w:t>
      </w:r>
      <w:r w:rsidR="002F0574">
        <w:rPr>
          <w:rFonts w:cs="Times New Roman"/>
          <w:color w:val="000000"/>
          <w:szCs w:val="24"/>
        </w:rPr>
        <w:t xml:space="preserve"> (</w:t>
      </w:r>
      <w:r w:rsidRPr="002A2729">
        <w:rPr>
          <w:rFonts w:cs="Times New Roman"/>
          <w:color w:val="000000"/>
          <w:szCs w:val="24"/>
        </w:rPr>
        <w:t>p. 25–44).</w:t>
      </w:r>
    </w:p>
    <w:p w14:paraId="4E815F21"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Dalsgaard, C. (2005). Pedagogical quality in e-learning. </w:t>
      </w:r>
      <w:r w:rsidRPr="002A2729">
        <w:rPr>
          <w:rFonts w:cs="Times New Roman"/>
          <w:i/>
          <w:iCs/>
          <w:color w:val="000000"/>
          <w:szCs w:val="24"/>
        </w:rPr>
        <w:t>Eleed</w:t>
      </w:r>
      <w:r w:rsidRPr="002A2729">
        <w:rPr>
          <w:rFonts w:cs="Times New Roman"/>
          <w:color w:val="000000"/>
          <w:szCs w:val="24"/>
        </w:rPr>
        <w:t xml:space="preserve">, </w:t>
      </w:r>
      <w:r w:rsidRPr="002A2729">
        <w:rPr>
          <w:rFonts w:cs="Times New Roman"/>
          <w:i/>
          <w:iCs/>
          <w:color w:val="000000"/>
          <w:szCs w:val="24"/>
        </w:rPr>
        <w:t>1</w:t>
      </w:r>
      <w:r w:rsidRPr="002A2729">
        <w:rPr>
          <w:rFonts w:cs="Times New Roman"/>
          <w:color w:val="000000"/>
          <w:szCs w:val="24"/>
        </w:rPr>
        <w:t>(1). Retrieved from https://eleed.campussource.de/archive/1/78/index_html</w:t>
      </w:r>
    </w:p>
    <w:p w14:paraId="542B539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2A2729">
        <w:rPr>
          <w:rFonts w:cs="Times New Roman"/>
          <w:i/>
          <w:iCs/>
          <w:color w:val="000000"/>
          <w:szCs w:val="24"/>
        </w:rPr>
        <w:t>Advances in Health Sciences Education: Theory and Practice</w:t>
      </w:r>
      <w:r w:rsidRPr="002A2729">
        <w:rPr>
          <w:rFonts w:cs="Times New Roman"/>
          <w:color w:val="000000"/>
          <w:szCs w:val="24"/>
        </w:rPr>
        <w:t xml:space="preserve">, </w:t>
      </w:r>
      <w:r w:rsidRPr="002A2729">
        <w:rPr>
          <w:rFonts w:cs="Times New Roman"/>
          <w:i/>
          <w:iCs/>
          <w:color w:val="000000"/>
          <w:szCs w:val="24"/>
        </w:rPr>
        <w:t>18</w:t>
      </w:r>
      <w:r w:rsidRPr="002A2729">
        <w:rPr>
          <w:rFonts w:cs="Times New Roman"/>
          <w:color w:val="000000"/>
          <w:szCs w:val="24"/>
        </w:rPr>
        <w:t>(2), 245–264. https://doi.org/10.1007/s10459-012-9368-x</w:t>
      </w:r>
    </w:p>
    <w:p w14:paraId="1D33E46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Engeström, Y. (1987). </w:t>
      </w:r>
      <w:r w:rsidRPr="002A2729">
        <w:rPr>
          <w:rFonts w:cs="Times New Roman"/>
          <w:i/>
          <w:iCs/>
          <w:color w:val="000000"/>
          <w:szCs w:val="24"/>
        </w:rPr>
        <w:t>Learning by expanding: An activity-theoretical approach to developmental research</w:t>
      </w:r>
      <w:r w:rsidRPr="002A2729">
        <w:rPr>
          <w:rFonts w:cs="Times New Roman"/>
          <w:color w:val="000000"/>
          <w:szCs w:val="24"/>
        </w:rPr>
        <w:t>. p. 78.</w:t>
      </w:r>
    </w:p>
    <w:p w14:paraId="6ACE6E54"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European Union Reference Laboratories. (2001). </w:t>
      </w:r>
      <w:r w:rsidRPr="002A2729">
        <w:rPr>
          <w:rFonts w:cs="Times New Roman"/>
          <w:i/>
          <w:iCs/>
          <w:color w:val="000000"/>
          <w:szCs w:val="24"/>
        </w:rPr>
        <w:t>eLearning : Designing Tomorrow’s Education An Interim Report</w:t>
      </w:r>
      <w:r w:rsidRPr="002A2729">
        <w:rPr>
          <w:rFonts w:cs="Times New Roman"/>
          <w:color w:val="000000"/>
          <w:szCs w:val="24"/>
        </w:rPr>
        <w:t>. International Co-operation Europe Ltd: Commission Of The European Communities. Retrieved from goo.gl/nhn8QH</w:t>
      </w:r>
    </w:p>
    <w:p w14:paraId="0C6B72B9"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Kauchak, D. P., &amp; Eggen, P. D. (2011). </w:t>
      </w:r>
      <w:r w:rsidRPr="002A2729">
        <w:rPr>
          <w:rFonts w:cs="Times New Roman"/>
          <w:i/>
          <w:iCs/>
          <w:color w:val="000000"/>
          <w:szCs w:val="24"/>
        </w:rPr>
        <w:t>Learning and teaching: research-based methods</w:t>
      </w:r>
      <w:r w:rsidRPr="002A2729">
        <w:rPr>
          <w:rFonts w:cs="Times New Roman"/>
          <w:color w:val="000000"/>
          <w:szCs w:val="24"/>
        </w:rPr>
        <w:t>. Boston: Pearson.</w:t>
      </w:r>
    </w:p>
    <w:p w14:paraId="111CCD65"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19005949"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Kocadere, S. A., &amp; Ozgen, D. (2012). Assessment of Basic Design Course in Terms of Constructivist Learning Theory. </w:t>
      </w:r>
      <w:r w:rsidRPr="002A2729">
        <w:rPr>
          <w:rFonts w:cs="Times New Roman"/>
          <w:i/>
          <w:iCs/>
          <w:color w:val="000000"/>
          <w:szCs w:val="24"/>
        </w:rPr>
        <w:t>Procedia - Social and Behavioral Sciences</w:t>
      </w:r>
      <w:r w:rsidRPr="002A2729">
        <w:rPr>
          <w:rFonts w:cs="Times New Roman"/>
          <w:color w:val="000000"/>
          <w:szCs w:val="24"/>
        </w:rPr>
        <w:t xml:space="preserve">, </w:t>
      </w:r>
      <w:r w:rsidRPr="002A2729">
        <w:rPr>
          <w:rFonts w:cs="Times New Roman"/>
          <w:i/>
          <w:iCs/>
          <w:color w:val="000000"/>
          <w:szCs w:val="24"/>
        </w:rPr>
        <w:t>51</w:t>
      </w:r>
      <w:r w:rsidRPr="002A2729">
        <w:rPr>
          <w:rFonts w:cs="Times New Roman"/>
          <w:color w:val="000000"/>
          <w:szCs w:val="24"/>
        </w:rPr>
        <w:t>, 115–119. https://doi.org/10.1016/j.sbspro.2012.08.128</w:t>
      </w:r>
    </w:p>
    <w:p w14:paraId="3D6E04D6"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Magliaro, S. G., Lockee, B. B., &amp; Burton, J. K. (2005). Direct instruction revisited: A key model for instructional technology. </w:t>
      </w:r>
      <w:r w:rsidRPr="002A2729">
        <w:rPr>
          <w:rFonts w:cs="Times New Roman"/>
          <w:i/>
          <w:iCs/>
          <w:color w:val="000000"/>
          <w:szCs w:val="24"/>
        </w:rPr>
        <w:t>Educational Technology Research and Development</w:t>
      </w:r>
      <w:r w:rsidRPr="002A2729">
        <w:rPr>
          <w:rFonts w:cs="Times New Roman"/>
          <w:color w:val="000000"/>
          <w:szCs w:val="24"/>
        </w:rPr>
        <w:t xml:space="preserve">, </w:t>
      </w:r>
      <w:r w:rsidRPr="002A2729">
        <w:rPr>
          <w:rFonts w:cs="Times New Roman"/>
          <w:i/>
          <w:iCs/>
          <w:color w:val="000000"/>
          <w:szCs w:val="24"/>
        </w:rPr>
        <w:t>53</w:t>
      </w:r>
      <w:r w:rsidRPr="002A2729">
        <w:rPr>
          <w:rFonts w:cs="Times New Roman"/>
          <w:color w:val="000000"/>
          <w:szCs w:val="24"/>
        </w:rPr>
        <w:t>(4), 41–55. https://doi.org/10.1007/BF02504684</w:t>
      </w:r>
    </w:p>
    <w:p w14:paraId="40BC4BE0"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Malhotra, N. K., &amp; Birks, D. F. (2006). </w:t>
      </w:r>
      <w:r w:rsidRPr="002A2729">
        <w:rPr>
          <w:rFonts w:cs="Times New Roman"/>
          <w:i/>
          <w:iCs/>
          <w:color w:val="000000"/>
          <w:szCs w:val="24"/>
        </w:rPr>
        <w:t>Marketing Research - An Applied Approach - European</w:t>
      </w:r>
      <w:r w:rsidRPr="002A2729">
        <w:rPr>
          <w:rFonts w:cs="Times New Roman"/>
          <w:color w:val="000000"/>
          <w:szCs w:val="24"/>
        </w:rPr>
        <w:t xml:space="preserve"> (Updated Second European Edition). Prentice Hall, Inc., a Pearson Education company.</w:t>
      </w:r>
    </w:p>
    <w:p w14:paraId="12B7AAD1"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Mayes, T., &amp; de Freitas, S. (2004). Review of e-learning theories, frameworks and models. </w:t>
      </w:r>
      <w:r w:rsidRPr="002A2729">
        <w:rPr>
          <w:rFonts w:cs="Times New Roman"/>
          <w:i/>
          <w:iCs/>
          <w:color w:val="000000"/>
          <w:szCs w:val="24"/>
        </w:rPr>
        <w:t>JISC E-Learning Models Desk Study</w:t>
      </w:r>
      <w:r w:rsidRPr="002A2729">
        <w:rPr>
          <w:rFonts w:cs="Times New Roman"/>
          <w:color w:val="000000"/>
          <w:szCs w:val="24"/>
        </w:rPr>
        <w:t>, (1).</w:t>
      </w:r>
    </w:p>
    <w:p w14:paraId="2B20D09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Moraros, J., Islam, A., Yu, S., Banow, R., &amp; Schindelka, B. (2015). Flipping for success: evaluating the effectiveness of a novel teaching approach in a graduate level setting. </w:t>
      </w:r>
      <w:r w:rsidRPr="002A2729">
        <w:rPr>
          <w:rFonts w:cs="Times New Roman"/>
          <w:i/>
          <w:iCs/>
          <w:color w:val="000000"/>
          <w:szCs w:val="24"/>
        </w:rPr>
        <w:t>BMC Medical Education</w:t>
      </w:r>
      <w:r w:rsidRPr="002A2729">
        <w:rPr>
          <w:rFonts w:cs="Times New Roman"/>
          <w:color w:val="000000"/>
          <w:szCs w:val="24"/>
        </w:rPr>
        <w:t xml:space="preserve">, </w:t>
      </w:r>
      <w:r w:rsidRPr="002A2729">
        <w:rPr>
          <w:rFonts w:cs="Times New Roman"/>
          <w:i/>
          <w:iCs/>
          <w:color w:val="000000"/>
          <w:szCs w:val="24"/>
        </w:rPr>
        <w:t>15</w:t>
      </w:r>
      <w:r w:rsidRPr="002A2729">
        <w:rPr>
          <w:rFonts w:cs="Times New Roman"/>
          <w:color w:val="000000"/>
          <w:szCs w:val="24"/>
        </w:rPr>
        <w:t>. https://doi.org/10.1186/s12909-015-0317-2</w:t>
      </w:r>
    </w:p>
    <w:p w14:paraId="24F01C2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Pange, A., &amp; Pange, J. (2011). Is E-learning Based On Learning Theories? A Literature Review. </w:t>
      </w:r>
      <w:r w:rsidRPr="002A2729">
        <w:rPr>
          <w:rFonts w:cs="Times New Roman"/>
          <w:i/>
          <w:iCs/>
          <w:color w:val="000000"/>
          <w:szCs w:val="24"/>
        </w:rPr>
        <w:t>World Academy of Science, Engineering &amp; Technology</w:t>
      </w:r>
      <w:r w:rsidRPr="002A2729">
        <w:rPr>
          <w:rFonts w:cs="Times New Roman"/>
          <w:color w:val="000000"/>
          <w:szCs w:val="24"/>
        </w:rPr>
        <w:t xml:space="preserve">, </w:t>
      </w:r>
      <w:r w:rsidRPr="002A2729">
        <w:rPr>
          <w:rFonts w:cs="Times New Roman"/>
          <w:i/>
          <w:iCs/>
          <w:color w:val="000000"/>
          <w:szCs w:val="24"/>
        </w:rPr>
        <w:t>5</w:t>
      </w:r>
      <w:r w:rsidRPr="002A2729">
        <w:rPr>
          <w:rFonts w:cs="Times New Roman"/>
          <w:color w:val="000000"/>
          <w:szCs w:val="24"/>
        </w:rPr>
        <w:t>(8).</w:t>
      </w:r>
    </w:p>
    <w:p w14:paraId="2A76084C"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Yeh, Y.-C. (2009). Integrating e-learning into the Direct-instruction Model to enhance the effectiveness of critical-thinking instruction. </w:t>
      </w:r>
      <w:r w:rsidRPr="002A2729">
        <w:rPr>
          <w:rFonts w:cs="Times New Roman"/>
          <w:i/>
          <w:iCs/>
          <w:color w:val="000000"/>
          <w:szCs w:val="24"/>
        </w:rPr>
        <w:t>Instructional Science</w:t>
      </w:r>
      <w:r w:rsidRPr="002A2729">
        <w:rPr>
          <w:rFonts w:cs="Times New Roman"/>
          <w:color w:val="000000"/>
          <w:szCs w:val="24"/>
        </w:rPr>
        <w:t xml:space="preserve">, </w:t>
      </w:r>
      <w:r w:rsidRPr="002A2729">
        <w:rPr>
          <w:rFonts w:cs="Times New Roman"/>
          <w:i/>
          <w:iCs/>
          <w:color w:val="000000"/>
          <w:szCs w:val="24"/>
        </w:rPr>
        <w:t>37</w:t>
      </w:r>
      <w:r w:rsidRPr="002A2729">
        <w:rPr>
          <w:rFonts w:cs="Times New Roman"/>
          <w:color w:val="000000"/>
          <w:szCs w:val="24"/>
        </w:rPr>
        <w:t>(2), 185–203. Retrieved from goo.gl/Lo4tFB</w:t>
      </w:r>
    </w:p>
    <w:p w14:paraId="34026666" w14:textId="259689FE"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92" w:name="_Toc391456187"/>
      <w:bookmarkStart w:id="193" w:name="_Toc401327944"/>
      <w:bookmarkEnd w:id="192"/>
      <w:r w:rsidRPr="009F3187">
        <w:lastRenderedPageBreak/>
        <w:t>Bilagor</w:t>
      </w:r>
      <w:bookmarkEnd w:id="19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94" w:name="_Toc391456188"/>
      <w:bookmarkEnd w:id="19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95" w:name="_Toc391456189"/>
      <w:bookmarkEnd w:id="195"/>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5"/>
          <w:footerReference w:type="first" r:id="rId16"/>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02FBE" w:rsidRDefault="00C02FBE">
      <w:r>
        <w:separator/>
      </w:r>
    </w:p>
  </w:endnote>
  <w:endnote w:type="continuationSeparator" w:id="0">
    <w:p w14:paraId="4F768654" w14:textId="77777777" w:rsidR="00C02FBE" w:rsidRDefault="00C02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02FBE" w:rsidRDefault="00C02FB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02FBE" w:rsidRDefault="00C02FB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02FBE" w:rsidRDefault="00C02FBE">
        <w:pPr>
          <w:pStyle w:val="Footer1"/>
          <w:jc w:val="center"/>
        </w:pPr>
        <w:r>
          <w:fldChar w:fldCharType="begin"/>
        </w:r>
        <w:r>
          <w:instrText>PAGE</w:instrText>
        </w:r>
        <w:r>
          <w:fldChar w:fldCharType="separate"/>
        </w:r>
        <w:r w:rsidR="00DD6FAA">
          <w:rPr>
            <w:noProof/>
          </w:rPr>
          <w:t>16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02FBE" w:rsidRDefault="00C02FBE">
        <w:pPr>
          <w:pStyle w:val="Footer1"/>
          <w:jc w:val="center"/>
        </w:pPr>
        <w:r>
          <w:fldChar w:fldCharType="begin"/>
        </w:r>
        <w:r>
          <w:instrText>PAGE</w:instrText>
        </w:r>
        <w:r>
          <w:fldChar w:fldCharType="separate"/>
        </w:r>
        <w:r w:rsidR="00DD6FAA">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02FBE" w:rsidRDefault="00C02FBE">
      <w:r>
        <w:separator/>
      </w:r>
    </w:p>
  </w:footnote>
  <w:footnote w:type="continuationSeparator" w:id="0">
    <w:p w14:paraId="71DB8F98" w14:textId="77777777" w:rsidR="00C02FBE" w:rsidRDefault="00C02FBE">
      <w:r>
        <w:continuationSeparator/>
      </w:r>
    </w:p>
  </w:footnote>
  <w:footnote w:id="1">
    <w:p w14:paraId="5824ECF3" w14:textId="4B98B15A" w:rsidR="00C02FBE" w:rsidRPr="005D1A1C" w:rsidRDefault="00C02FB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02FBE" w:rsidRPr="005D1A1C" w:rsidRDefault="00C02FB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02FBE" w:rsidRPr="005D1A1C" w:rsidRDefault="00C02FB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02FBE" w:rsidRPr="005D1A1C" w:rsidRDefault="00C02FB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02FBE" w:rsidRPr="005D1A1C" w:rsidRDefault="00C02FB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02FBE" w:rsidRDefault="00C02FBE"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8"/>
  </w:num>
  <w:num w:numId="6">
    <w:abstractNumId w:val="19"/>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4373"/>
    <w:rsid w:val="00186B8B"/>
    <w:rsid w:val="001907E6"/>
    <w:rsid w:val="00190936"/>
    <w:rsid w:val="00191B85"/>
    <w:rsid w:val="0019256B"/>
    <w:rsid w:val="001974A0"/>
    <w:rsid w:val="00197B05"/>
    <w:rsid w:val="00197DB1"/>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087"/>
    <w:rsid w:val="0028519F"/>
    <w:rsid w:val="00286276"/>
    <w:rsid w:val="00286D84"/>
    <w:rsid w:val="00293F1A"/>
    <w:rsid w:val="0029547E"/>
    <w:rsid w:val="00297AF9"/>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7005"/>
    <w:rsid w:val="003475D1"/>
    <w:rsid w:val="003475EE"/>
    <w:rsid w:val="00347A7F"/>
    <w:rsid w:val="0035370A"/>
    <w:rsid w:val="00354045"/>
    <w:rsid w:val="00354528"/>
    <w:rsid w:val="003557DE"/>
    <w:rsid w:val="00355C23"/>
    <w:rsid w:val="003630F8"/>
    <w:rsid w:val="00363562"/>
    <w:rsid w:val="00364A69"/>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5E3"/>
    <w:rsid w:val="006606DD"/>
    <w:rsid w:val="006607E1"/>
    <w:rsid w:val="006652B4"/>
    <w:rsid w:val="00667FC8"/>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37BB"/>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1248"/>
    <w:rsid w:val="00C02FBE"/>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27C1"/>
    <w:rsid w:val="00DC5094"/>
    <w:rsid w:val="00DC7A9B"/>
    <w:rsid w:val="00DD03E4"/>
    <w:rsid w:val="00DD0905"/>
    <w:rsid w:val="00DD12F3"/>
    <w:rsid w:val="00DD1792"/>
    <w:rsid w:val="00DD2EEF"/>
    <w:rsid w:val="00DD61A8"/>
    <w:rsid w:val="00DD6FAA"/>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DC916B2E-C24A-D248-8AA1-78E6190A4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15356</Words>
  <Characters>81390</Characters>
  <Application>Microsoft Macintosh Word</Application>
  <DocSecurity>4</DocSecurity>
  <Lines>678</Lines>
  <Paragraphs>193</Paragraphs>
  <ScaleCrop>false</ScaleCrop>
  <Company>Stockholms universitetsbibliotek</Company>
  <LinksUpToDate>false</LinksUpToDate>
  <CharactersWithSpaces>96553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Elin Edsbäcker</cp:lastModifiedBy>
  <cp:revision>2</cp:revision>
  <cp:lastPrinted>2018-11-06T10:11:00Z</cp:lastPrinted>
  <dcterms:created xsi:type="dcterms:W3CDTF">2018-12-12T13:32:00Z</dcterms:created>
  <dcterms:modified xsi:type="dcterms:W3CDTF">2018-12-12T13:32:00Z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